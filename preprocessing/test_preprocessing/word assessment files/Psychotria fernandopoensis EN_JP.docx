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1A0F5F" w14:textId="77777777" w:rsidR="003130DE" w:rsidRDefault="003130DE">
      <w:pPr>
        <w:jc w:val="center"/>
        <w:divId w:val="427505584"/>
        <w:rPr>
          <w:rFonts w:ascii="Georgia" w:eastAsia="Times New Roman" w:hAnsi="Georgia"/>
          <w:b/>
          <w:bCs/>
          <w:sz w:val="29"/>
          <w:szCs w:val="29"/>
        </w:rPr>
      </w:pPr>
      <w:r>
        <w:rPr>
          <w:rFonts w:ascii="Georgia" w:eastAsia="Times New Roman" w:hAnsi="Georgia"/>
          <w:b/>
          <w:bCs/>
          <w:sz w:val="29"/>
          <w:szCs w:val="29"/>
        </w:rPr>
        <w:t>Draft</w:t>
      </w:r>
    </w:p>
    <w:p w14:paraId="4ECC8694" w14:textId="77777777" w:rsidR="003130DE" w:rsidRDefault="003130DE">
      <w:pPr>
        <w:divId w:val="2143649207"/>
        <w:rPr>
          <w:rFonts w:ascii="Georgia" w:eastAsia="Times New Roman" w:hAnsi="Georgia"/>
          <w:sz w:val="18"/>
          <w:szCs w:val="18"/>
        </w:rPr>
      </w:pPr>
      <w:r>
        <w:rPr>
          <w:rFonts w:ascii="Georgia" w:eastAsia="Times New Roman" w:hAnsi="Georgia"/>
          <w:noProof/>
          <w:sz w:val="18"/>
          <w:szCs w:val="18"/>
        </w:rPr>
        <w:drawing>
          <wp:inline distT="0" distB="0" distL="0" distR="0" wp14:anchorId="2B83DCD7" wp14:editId="7CBBFA6B">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1753B828" w14:textId="77777777" w:rsidR="003130DE" w:rsidRDefault="003130DE">
      <w:pPr>
        <w:shd w:val="clear" w:color="auto" w:fill="FFFFFF"/>
        <w:spacing w:before="100" w:beforeAutospacing="1" w:after="100" w:afterAutospacing="1"/>
        <w:jc w:val="right"/>
        <w:outlineLvl w:val="1"/>
        <w:divId w:val="214364920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Psychotria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fernandopoensis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E.M.</w:t>
      </w:r>
      <w:proofErr w:type="gramStart"/>
      <w:r>
        <w:rPr>
          <w:rFonts w:ascii="Georgia" w:eastAsia="Times New Roman" w:hAnsi="Georgia"/>
          <w:b/>
          <w:bCs/>
          <w:color w:val="000000"/>
          <w:kern w:val="36"/>
          <w:sz w:val="29"/>
          <w:szCs w:val="29"/>
        </w:rPr>
        <w:t>A.Petit</w:t>
      </w:r>
      <w:proofErr w:type="spellEnd"/>
      <w:proofErr w:type="gramEnd"/>
    </w:p>
    <w:p w14:paraId="01CC8896" w14:textId="77777777" w:rsidR="003130DE" w:rsidRDefault="003130DE">
      <w:pPr>
        <w:jc w:val="right"/>
        <w:divId w:val="2143649207"/>
        <w:rPr>
          <w:rFonts w:ascii="Georgia" w:eastAsia="Times New Roman" w:hAnsi="Georgia"/>
          <w:sz w:val="18"/>
          <w:szCs w:val="18"/>
        </w:rPr>
      </w:pPr>
      <w:r>
        <w:rPr>
          <w:rFonts w:ascii="Georgia" w:eastAsia="Times New Roman" w:hAnsi="Georgia"/>
          <w:sz w:val="18"/>
          <w:szCs w:val="18"/>
        </w:rPr>
        <w:t xml:space="preserve">PLANTAE - TRACHEOPHYTA - MAGNOLIOPSIDA - GENTIANALES - RUBIACEAE - </w:t>
      </w:r>
      <w:proofErr w:type="spellStart"/>
      <w:r>
        <w:rPr>
          <w:rFonts w:ascii="Georgia" w:eastAsia="Times New Roman" w:hAnsi="Georgia"/>
          <w:sz w:val="18"/>
          <w:szCs w:val="18"/>
        </w:rPr>
        <w:t>Psychotria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fernandopoensis</w:t>
      </w:r>
      <w:proofErr w:type="spellEnd"/>
    </w:p>
    <w:p w14:paraId="1EA0A2DC" w14:textId="77777777" w:rsidR="003130DE" w:rsidRDefault="003130DE">
      <w:pPr>
        <w:pStyle w:val="NormalWeb"/>
        <w:divId w:val="21138301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Grumilea</w:t>
      </w:r>
      <w:proofErr w:type="spellEnd"/>
      <w:r>
        <w:rPr>
          <w:rFonts w:ascii="Georgia" w:hAnsi="Georgia"/>
        </w:rPr>
        <w:t xml:space="preserve"> </w:t>
      </w:r>
      <w:proofErr w:type="spellStart"/>
      <w:r>
        <w:rPr>
          <w:rFonts w:ascii="Georgia" w:hAnsi="Georgia"/>
        </w:rPr>
        <w:t>sphaerocarpa</w:t>
      </w:r>
      <w:proofErr w:type="spellEnd"/>
      <w:r>
        <w:rPr>
          <w:rFonts w:ascii="Georgia" w:hAnsi="Georgia"/>
        </w:rPr>
        <w:t xml:space="preserve"> </w:t>
      </w:r>
      <w:proofErr w:type="spellStart"/>
      <w:r>
        <w:rPr>
          <w:rFonts w:ascii="Georgia" w:hAnsi="Georgia"/>
        </w:rPr>
        <w:t>Hiern</w:t>
      </w:r>
      <w:proofErr w:type="spellEnd"/>
      <w:r>
        <w:rPr>
          <w:rFonts w:ascii="Georgia" w:hAnsi="Georgia"/>
        </w:rPr>
        <w:t xml:space="preserve">; </w:t>
      </w:r>
      <w:proofErr w:type="spellStart"/>
      <w:r>
        <w:rPr>
          <w:rFonts w:ascii="Georgia" w:hAnsi="Georgia"/>
        </w:rPr>
        <w:t>Psychotria</w:t>
      </w:r>
      <w:proofErr w:type="spellEnd"/>
      <w:r>
        <w:rPr>
          <w:rFonts w:ascii="Georgia" w:hAnsi="Georgia"/>
        </w:rPr>
        <w:t xml:space="preserve"> </w:t>
      </w:r>
      <w:proofErr w:type="spellStart"/>
      <w:r>
        <w:rPr>
          <w:rFonts w:ascii="Georgia" w:hAnsi="Georgia"/>
        </w:rPr>
        <w:t>moliwensis</w:t>
      </w:r>
      <w:proofErr w:type="spellEnd"/>
      <w:r>
        <w:rPr>
          <w:rFonts w:ascii="Georgia" w:hAnsi="Georgia"/>
        </w:rPr>
        <w:t xml:space="preserve"> Bridson &amp; Cheek; </w:t>
      </w:r>
      <w:proofErr w:type="spellStart"/>
      <w:r>
        <w:rPr>
          <w:rFonts w:ascii="Georgia" w:hAnsi="Georgia"/>
        </w:rPr>
        <w:t>Psychotria</w:t>
      </w:r>
      <w:proofErr w:type="spellEnd"/>
      <w:r>
        <w:rPr>
          <w:rFonts w:ascii="Georgia" w:hAnsi="Georgia"/>
        </w:rPr>
        <w:t xml:space="preserve"> </w:t>
      </w:r>
      <w:proofErr w:type="spellStart"/>
      <w:r>
        <w:rPr>
          <w:rFonts w:ascii="Georgia" w:hAnsi="Georgia"/>
        </w:rPr>
        <w:t>sphaerocarpa</w:t>
      </w:r>
      <w:proofErr w:type="spellEnd"/>
      <w:r>
        <w:rPr>
          <w:rFonts w:ascii="Georgia" w:hAnsi="Georgia"/>
        </w:rPr>
        <w:t xml:space="preserve"> (</w:t>
      </w:r>
      <w:proofErr w:type="spellStart"/>
      <w:r>
        <w:rPr>
          <w:rFonts w:ascii="Georgia" w:hAnsi="Georgia"/>
        </w:rPr>
        <w:t>Hiern</w:t>
      </w:r>
      <w:proofErr w:type="spellEnd"/>
      <w:r>
        <w:rPr>
          <w:rFonts w:ascii="Georgia" w:hAnsi="Georgia"/>
        </w:rPr>
        <w:t xml:space="preserve">) Hutch. &amp; Dalziel; </w:t>
      </w:r>
      <w:proofErr w:type="spellStart"/>
      <w:r>
        <w:rPr>
          <w:rFonts w:ascii="Georgia" w:hAnsi="Georgia"/>
        </w:rPr>
        <w:t>Uragoga</w:t>
      </w:r>
      <w:proofErr w:type="spellEnd"/>
      <w:r>
        <w:rPr>
          <w:rFonts w:ascii="Georgia" w:hAnsi="Georgia"/>
        </w:rPr>
        <w:t xml:space="preserve"> </w:t>
      </w:r>
      <w:proofErr w:type="spellStart"/>
      <w:r>
        <w:rPr>
          <w:rFonts w:ascii="Georgia" w:hAnsi="Georgia"/>
        </w:rPr>
        <w:t>sphaerocarpa</w:t>
      </w:r>
      <w:proofErr w:type="spellEnd"/>
      <w:r>
        <w:rPr>
          <w:rFonts w:ascii="Georgia" w:hAnsi="Georgia"/>
        </w:rPr>
        <w:t xml:space="preserve"> (</w:t>
      </w:r>
      <w:proofErr w:type="spellStart"/>
      <w:r>
        <w:rPr>
          <w:rFonts w:ascii="Georgia" w:hAnsi="Georgia"/>
        </w:rPr>
        <w:t>Hiern</w:t>
      </w:r>
      <w:proofErr w:type="spellEnd"/>
      <w:r>
        <w:rPr>
          <w:rFonts w:ascii="Georgia" w:hAnsi="Georgia"/>
        </w:rPr>
        <w:t>) Kuntze</w:t>
      </w:r>
    </w:p>
    <w:p w14:paraId="13948687" w14:textId="77777777" w:rsidR="003130DE" w:rsidRDefault="003130DE">
      <w:pPr>
        <w:pStyle w:val="NormalWeb"/>
        <w:divId w:val="211383016"/>
        <w:rPr>
          <w:rFonts w:ascii="Georgia" w:hAnsi="Georgia"/>
        </w:rPr>
      </w:pPr>
      <w:r>
        <w:rPr>
          <w:rFonts w:ascii="Georgia" w:hAnsi="Georgia"/>
        </w:rPr>
        <w:t xml:space="preserve">This species needs to be merged with </w:t>
      </w:r>
      <w:proofErr w:type="spellStart"/>
      <w:r>
        <w:rPr>
          <w:rFonts w:ascii="Georgia" w:hAnsi="Georgia"/>
        </w:rPr>
        <w:t>Psychotria</w:t>
      </w:r>
      <w:proofErr w:type="spellEnd"/>
      <w:r>
        <w:rPr>
          <w:rFonts w:ascii="Georgia" w:hAnsi="Georgia"/>
        </w:rPr>
        <w:t xml:space="preserve"> </w:t>
      </w:r>
      <w:proofErr w:type="spellStart"/>
      <w:r>
        <w:rPr>
          <w:rFonts w:ascii="Georgia" w:hAnsi="Georgia"/>
        </w:rPr>
        <w:t>moliwensis</w:t>
      </w:r>
      <w:proofErr w:type="spellEnd"/>
      <w:r>
        <w:rPr>
          <w:rFonts w:ascii="Georgia" w:hAnsi="Georgia"/>
        </w:rPr>
        <w:t xml:space="preserve"> before publication. </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727D13" w14:paraId="5A9A449E" w14:textId="77777777">
        <w:trPr>
          <w:tblCellSpacing w:w="15" w:type="dxa"/>
          <w:jc w:val="center"/>
        </w:trPr>
        <w:tc>
          <w:tcPr>
            <w:tcW w:w="0" w:type="auto"/>
            <w:tcBorders>
              <w:bottom w:val="single" w:sz="6" w:space="0" w:color="000000"/>
            </w:tcBorders>
            <w:shd w:val="clear" w:color="auto" w:fill="BBBBBB"/>
            <w:vAlign w:val="center"/>
            <w:hideMark/>
          </w:tcPr>
          <w:p w14:paraId="43F9A0CA" w14:textId="77777777" w:rsidR="003130DE" w:rsidRDefault="003130DE">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27D13" w14:paraId="25F20DC2" w14:textId="77777777">
        <w:trPr>
          <w:tblCellSpacing w:w="15" w:type="dxa"/>
          <w:jc w:val="center"/>
        </w:trPr>
        <w:tc>
          <w:tcPr>
            <w:tcW w:w="0" w:type="auto"/>
            <w:vAlign w:val="center"/>
            <w:hideMark/>
          </w:tcPr>
          <w:p w14:paraId="6B473611" w14:textId="77777777" w:rsidR="003130DE" w:rsidRDefault="003130DE">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52068E63" w14:textId="77777777" w:rsidR="003130DE" w:rsidRDefault="003130DE">
      <w:pPr>
        <w:pStyle w:val="Heading1"/>
        <w:divId w:val="1476751069"/>
        <w:rPr>
          <w:rFonts w:ascii="Georgia" w:eastAsia="Times New Roman" w:hAnsi="Georgia"/>
          <w:sz w:val="29"/>
          <w:szCs w:val="29"/>
        </w:rPr>
      </w:pPr>
      <w:r>
        <w:rPr>
          <w:rFonts w:ascii="Georgia" w:eastAsia="Times New Roman" w:hAnsi="Georgia"/>
          <w:sz w:val="29"/>
          <w:szCs w:val="29"/>
        </w:rPr>
        <w:t>Red List Assessment</w:t>
      </w:r>
    </w:p>
    <w:p w14:paraId="60914DAB" w14:textId="77777777" w:rsidR="003130DE" w:rsidRDefault="003130DE">
      <w:pPr>
        <w:pStyle w:val="Heading2"/>
        <w:divId w:val="1476751069"/>
        <w:rPr>
          <w:rFonts w:ascii="Georgia" w:eastAsia="Times New Roman" w:hAnsi="Georgia"/>
          <w:sz w:val="27"/>
          <w:szCs w:val="27"/>
        </w:rPr>
      </w:pPr>
      <w:r>
        <w:rPr>
          <w:rFonts w:ascii="Georgia" w:eastAsia="Times New Roman" w:hAnsi="Georgia"/>
          <w:sz w:val="27"/>
          <w:szCs w:val="27"/>
        </w:rPr>
        <w:t>Assessment Information</w:t>
      </w:r>
    </w:p>
    <w:p w14:paraId="415D93EE" w14:textId="77777777" w:rsidR="003130DE" w:rsidRDefault="003130DE">
      <w:pPr>
        <w:pStyle w:val="NormalWeb"/>
        <w:divId w:val="1476751069"/>
        <w:rPr>
          <w:rFonts w:ascii="Georgia" w:hAnsi="Georgia"/>
        </w:rPr>
      </w:pPr>
      <w:r>
        <w:rPr>
          <w:rStyle w:val="datalabel1"/>
          <w:rFonts w:ascii="Georgia" w:hAnsi="Georgia"/>
        </w:rPr>
        <w:t xml:space="preserve">Assessor(s): </w:t>
      </w:r>
      <w:r>
        <w:rPr>
          <w:rFonts w:ascii="Georgia" w:hAnsi="Georgia"/>
        </w:rPr>
        <w:t>Davis, B.</w:t>
      </w:r>
    </w:p>
    <w:p w14:paraId="3E00E023" w14:textId="77777777" w:rsidR="003130DE" w:rsidRDefault="003130DE">
      <w:pPr>
        <w:pStyle w:val="NormalWeb"/>
        <w:divId w:val="1476751069"/>
        <w:rPr>
          <w:rFonts w:ascii="Georgia" w:hAnsi="Georgia"/>
        </w:rPr>
      </w:pPr>
      <w:r>
        <w:rPr>
          <w:rStyle w:val="datalabel1"/>
          <w:rFonts w:ascii="Georgia" w:hAnsi="Georgia"/>
        </w:rPr>
        <w:t xml:space="preserve">Regions: </w:t>
      </w:r>
      <w:r>
        <w:rPr>
          <w:rFonts w:ascii="Georgia" w:hAnsi="Georgia"/>
        </w:rPr>
        <w:t>Global</w:t>
      </w:r>
    </w:p>
    <w:p w14:paraId="42A36DEA" w14:textId="77777777" w:rsidR="003130DE" w:rsidRDefault="003130DE">
      <w:pPr>
        <w:pStyle w:val="Heading2"/>
        <w:divId w:val="1476751069"/>
        <w:rPr>
          <w:rFonts w:ascii="Georgia" w:eastAsia="Times New Roman" w:hAnsi="Georgia"/>
          <w:sz w:val="27"/>
          <w:szCs w:val="27"/>
        </w:rPr>
      </w:pPr>
      <w:r>
        <w:rPr>
          <w:rFonts w:ascii="Georgia" w:eastAsia="Times New Roman" w:hAnsi="Georgia"/>
          <w:sz w:val="27"/>
          <w:szCs w:val="27"/>
        </w:rPr>
        <w:t>Assessment Rationale</w:t>
      </w:r>
    </w:p>
    <w:p w14:paraId="12BC83A0" w14:textId="69840004" w:rsidR="003130DE" w:rsidRDefault="003130DE">
      <w:pPr>
        <w:pStyle w:val="NormalWeb"/>
        <w:divId w:val="1476751069"/>
        <w:rPr>
          <w:rFonts w:ascii="Georgia" w:hAnsi="Georgia"/>
        </w:rPr>
      </w:pPr>
      <w:r>
        <w:rPr>
          <w:rFonts w:ascii="Georgia" w:hAnsi="Georgia"/>
        </w:rPr>
        <w:t xml:space="preserve">This species occurs in the South-West Region of Cameroon, and from one </w:t>
      </w:r>
      <w:del w:id="0" w:author="Jack Plummer" w:date="2024-04-25T17:04:00Z" w16du:dateUtc="2024-04-25T16:04:00Z">
        <w:r w:rsidDel="00E02609">
          <w:rPr>
            <w:rFonts w:ascii="Georgia" w:hAnsi="Georgia"/>
          </w:rPr>
          <w:delText xml:space="preserve">possibly extinct occurrence </w:delText>
        </w:r>
      </w:del>
      <w:ins w:id="1" w:author="Jack Plummer" w:date="2024-04-25T17:04:00Z" w16du:dateUtc="2024-04-25T16:04:00Z">
        <w:r w:rsidR="00E02609">
          <w:rPr>
            <w:rFonts w:ascii="Georgia" w:hAnsi="Georgia"/>
          </w:rPr>
          <w:t>locality</w:t>
        </w:r>
        <w:r w:rsidR="00E02609">
          <w:rPr>
            <w:rFonts w:ascii="Georgia" w:hAnsi="Georgia"/>
          </w:rPr>
          <w:t xml:space="preserve"> </w:t>
        </w:r>
      </w:ins>
      <w:r>
        <w:rPr>
          <w:rFonts w:ascii="Georgia" w:hAnsi="Georgia"/>
        </w:rPr>
        <w:t>in Bioko, Equatorial Guinea</w:t>
      </w:r>
      <w:ins w:id="2" w:author="Jack Plummer" w:date="2024-04-25T17:04:00Z" w16du:dateUtc="2024-04-25T16:04:00Z">
        <w:r w:rsidR="00E02609">
          <w:rPr>
            <w:rFonts w:ascii="Georgia" w:hAnsi="Georgia"/>
          </w:rPr>
          <w:t>, where the species is now</w:t>
        </w:r>
      </w:ins>
      <w:ins w:id="3" w:author="Jack Plummer" w:date="2024-04-25T17:29:00Z" w16du:dateUtc="2024-04-25T16:29:00Z">
        <w:r w:rsidR="00FA4078">
          <w:rPr>
            <w:rFonts w:ascii="Georgia" w:hAnsi="Georgia"/>
          </w:rPr>
          <w:t xml:space="preserve"> considered to be</w:t>
        </w:r>
      </w:ins>
      <w:ins w:id="4" w:author="Jack Plummer" w:date="2024-04-25T17:04:00Z" w16du:dateUtc="2024-04-25T16:04:00Z">
        <w:r w:rsidR="00E02609">
          <w:rPr>
            <w:rFonts w:ascii="Georgia" w:hAnsi="Georgia"/>
          </w:rPr>
          <w:t xml:space="preserve"> </w:t>
        </w:r>
        <w:r w:rsidR="00E02609">
          <w:rPr>
            <w:rFonts w:ascii="Georgia" w:hAnsi="Georgia"/>
          </w:rPr>
          <w:t>possibly extinct</w:t>
        </w:r>
      </w:ins>
      <w:r>
        <w:rPr>
          <w:rFonts w:ascii="Georgia" w:hAnsi="Georgia"/>
        </w:rPr>
        <w:t xml:space="preserve">. The estimated </w:t>
      </w:r>
      <w:ins w:id="5" w:author="Jack Plummer" w:date="2024-04-25T17:04:00Z" w16du:dateUtc="2024-04-25T16:04:00Z">
        <w:r w:rsidR="00E02609">
          <w:rPr>
            <w:rFonts w:ascii="Georgia" w:hAnsi="Georgia"/>
          </w:rPr>
          <w:t>e</w:t>
        </w:r>
      </w:ins>
      <w:del w:id="6" w:author="Jack Plummer" w:date="2024-04-25T17:04:00Z" w16du:dateUtc="2024-04-25T16:04:00Z">
        <w:r w:rsidDel="00E02609">
          <w:rPr>
            <w:rFonts w:ascii="Georgia" w:hAnsi="Georgia"/>
          </w:rPr>
          <w:delText>E</w:delText>
        </w:r>
      </w:del>
      <w:r>
        <w:rPr>
          <w:rFonts w:ascii="Georgia" w:hAnsi="Georgia"/>
        </w:rPr>
        <w:t xml:space="preserve">xtent of </w:t>
      </w:r>
      <w:ins w:id="7" w:author="Jack Plummer" w:date="2024-04-25T17:04:00Z" w16du:dateUtc="2024-04-25T16:04:00Z">
        <w:r w:rsidR="00E02609">
          <w:rPr>
            <w:rFonts w:ascii="Georgia" w:hAnsi="Georgia"/>
          </w:rPr>
          <w:t>o</w:t>
        </w:r>
      </w:ins>
      <w:del w:id="8" w:author="Jack Plummer" w:date="2024-04-25T17:04:00Z" w16du:dateUtc="2024-04-25T16:04:00Z">
        <w:r w:rsidDel="00E02609">
          <w:rPr>
            <w:rFonts w:ascii="Georgia" w:hAnsi="Georgia"/>
          </w:rPr>
          <w:delText>O</w:delText>
        </w:r>
      </w:del>
      <w:r>
        <w:rPr>
          <w:rFonts w:ascii="Georgia" w:hAnsi="Georgia"/>
        </w:rPr>
        <w:t>ccurrence (EOO) of 1</w:t>
      </w:r>
      <w:ins w:id="9" w:author="Jack Plummer" w:date="2024-04-25T17:04:00Z" w16du:dateUtc="2024-04-25T16:04:00Z">
        <w:r w:rsidR="00E02609">
          <w:rPr>
            <w:rFonts w:ascii="Georgia" w:hAnsi="Georgia"/>
          </w:rPr>
          <w:t>,</w:t>
        </w:r>
      </w:ins>
      <w:r>
        <w:rPr>
          <w:rFonts w:ascii="Georgia" w:hAnsi="Georgia"/>
        </w:rPr>
        <w:t>793 km</w:t>
      </w:r>
      <w:r w:rsidRPr="00E02609">
        <w:rPr>
          <w:rFonts w:ascii="Georgia" w:hAnsi="Georgia"/>
          <w:vertAlign w:val="superscript"/>
          <w:rPrChange w:id="10" w:author="Jack Plummer" w:date="2024-04-25T17:05:00Z" w16du:dateUtc="2024-04-25T16:05:00Z">
            <w:rPr>
              <w:rFonts w:ascii="Georgia" w:hAnsi="Georgia"/>
            </w:rPr>
          </w:rPrChange>
        </w:rPr>
        <w:t>2</w:t>
      </w:r>
      <w:r>
        <w:rPr>
          <w:rFonts w:ascii="Georgia" w:hAnsi="Georgia"/>
        </w:rPr>
        <w:t xml:space="preserve"> and </w:t>
      </w:r>
      <w:ins w:id="11" w:author="Jack Plummer" w:date="2024-04-25T17:05:00Z" w16du:dateUtc="2024-04-25T16:05:00Z">
        <w:r w:rsidR="00E02609">
          <w:rPr>
            <w:rFonts w:ascii="Georgia" w:hAnsi="Georgia"/>
          </w:rPr>
          <w:t>a</w:t>
        </w:r>
      </w:ins>
      <w:del w:id="12" w:author="Jack Plummer" w:date="2024-04-25T17:05:00Z" w16du:dateUtc="2024-04-25T16:05:00Z">
        <w:r w:rsidDel="00E02609">
          <w:rPr>
            <w:rFonts w:ascii="Georgia" w:hAnsi="Georgia"/>
          </w:rPr>
          <w:delText>A</w:delText>
        </w:r>
      </w:del>
      <w:r>
        <w:rPr>
          <w:rFonts w:ascii="Georgia" w:hAnsi="Georgia"/>
        </w:rPr>
        <w:t xml:space="preserve">rea of </w:t>
      </w:r>
      <w:ins w:id="13" w:author="Jack Plummer" w:date="2024-04-25T17:05:00Z" w16du:dateUtc="2024-04-25T16:05:00Z">
        <w:r w:rsidR="00E02609">
          <w:rPr>
            <w:rFonts w:ascii="Georgia" w:hAnsi="Georgia"/>
          </w:rPr>
          <w:t>o</w:t>
        </w:r>
      </w:ins>
      <w:del w:id="14" w:author="Jack Plummer" w:date="2024-04-25T17:05:00Z" w16du:dateUtc="2024-04-25T16:05:00Z">
        <w:r w:rsidDel="00E02609">
          <w:rPr>
            <w:rFonts w:ascii="Georgia" w:hAnsi="Georgia"/>
          </w:rPr>
          <w:delText>O</w:delText>
        </w:r>
      </w:del>
      <w:r>
        <w:rPr>
          <w:rFonts w:ascii="Georgia" w:hAnsi="Georgia"/>
        </w:rPr>
        <w:t>ccupancy (AOO) of 28 km</w:t>
      </w:r>
      <w:r w:rsidRPr="00E02609">
        <w:rPr>
          <w:rFonts w:ascii="Georgia" w:hAnsi="Georgia"/>
          <w:vertAlign w:val="superscript"/>
          <w:rPrChange w:id="15" w:author="Jack Plummer" w:date="2024-04-25T17:05:00Z" w16du:dateUtc="2024-04-25T16:05:00Z">
            <w:rPr>
              <w:rFonts w:ascii="Georgia" w:hAnsi="Georgia"/>
            </w:rPr>
          </w:rPrChange>
        </w:rPr>
        <w:t>2</w:t>
      </w:r>
      <w:r>
        <w:rPr>
          <w:rFonts w:ascii="Georgia" w:hAnsi="Georgia"/>
        </w:rPr>
        <w:t xml:space="preserve"> are both below the Endangered threshold for criterion B. Two collections of this species, from Limbe and Bioko, are considered possibly extinct </w:t>
      </w:r>
      <w:del w:id="16" w:author="Jack Plummer" w:date="2024-04-25T17:05:00Z" w16du:dateUtc="2024-04-25T16:05:00Z">
        <w:r w:rsidDel="00E02609">
          <w:rPr>
            <w:rFonts w:ascii="Georgia" w:hAnsi="Georgia"/>
          </w:rPr>
          <w:delText>due to being</w:delText>
        </w:r>
      </w:del>
      <w:ins w:id="17" w:author="Jack Plummer" w:date="2024-04-25T17:05:00Z" w16du:dateUtc="2024-04-25T16:05:00Z">
        <w:r w:rsidR="00E02609">
          <w:rPr>
            <w:rFonts w:ascii="Georgia" w:hAnsi="Georgia"/>
          </w:rPr>
          <w:t>having been</w:t>
        </w:r>
      </w:ins>
      <w:r>
        <w:rPr>
          <w:rFonts w:ascii="Georgia" w:hAnsi="Georgia"/>
        </w:rPr>
        <w:t xml:space="preserve"> collected before 1900 and in areas where forest clearance and urban expansion </w:t>
      </w:r>
      <w:commentRangeStart w:id="18"/>
      <w:r>
        <w:rPr>
          <w:rFonts w:ascii="Georgia" w:hAnsi="Georgia"/>
        </w:rPr>
        <w:t xml:space="preserve">is likely </w:t>
      </w:r>
      <w:commentRangeEnd w:id="18"/>
      <w:r w:rsidR="00E02609">
        <w:rPr>
          <w:rStyle w:val="CommentReference"/>
        </w:rPr>
        <w:commentReference w:id="18"/>
      </w:r>
      <w:commentRangeStart w:id="19"/>
      <w:commentRangeStart w:id="20"/>
      <w:r w:rsidRPr="00E02609">
        <w:rPr>
          <w:rFonts w:ascii="Georgia" w:hAnsi="Georgia"/>
          <w:strike/>
          <w:rPrChange w:id="21" w:author="Jack Plummer" w:date="2024-04-25T17:07:00Z" w16du:dateUtc="2024-04-25T16:07:00Z">
            <w:rPr>
              <w:rFonts w:ascii="Georgia" w:hAnsi="Georgia"/>
            </w:rPr>
          </w:rPrChange>
        </w:rPr>
        <w:t>so have been removed from calculations of the AOO and EOO.</w:t>
      </w:r>
      <w:r>
        <w:rPr>
          <w:rFonts w:ascii="Georgia" w:hAnsi="Georgia"/>
        </w:rPr>
        <w:t xml:space="preserve"> </w:t>
      </w:r>
      <w:commentRangeEnd w:id="19"/>
      <w:r w:rsidR="00E02609">
        <w:rPr>
          <w:rStyle w:val="CommentReference"/>
        </w:rPr>
        <w:commentReference w:id="19"/>
      </w:r>
      <w:commentRangeEnd w:id="20"/>
      <w:r w:rsidR="00FA4078">
        <w:rPr>
          <w:rStyle w:val="CommentReference"/>
        </w:rPr>
        <w:commentReference w:id="20"/>
      </w:r>
      <w:r>
        <w:rPr>
          <w:rFonts w:ascii="Georgia" w:hAnsi="Georgia"/>
        </w:rPr>
        <w:t xml:space="preserve">Based on this there are four locations of this species, threatened by plantation expansion, small holder agriculture, logging and urbanisation which are causing a decline in the extent and quality of suitable habitat available. Alongside this the species has been described as rare with only 12 collections made between 1860 and 1994. </w:t>
      </w:r>
      <w:proofErr w:type="gramStart"/>
      <w:r>
        <w:rPr>
          <w:rFonts w:ascii="Georgia" w:hAnsi="Georgia"/>
        </w:rPr>
        <w:t>Therefore</w:t>
      </w:r>
      <w:proofErr w:type="gramEnd"/>
      <w:r>
        <w:rPr>
          <w:rFonts w:ascii="Georgia" w:hAnsi="Georgia"/>
        </w:rPr>
        <w:t xml:space="preserve"> this species has been assessed as Endangered under B1ab(iii)+2ab(iii).</w:t>
      </w:r>
    </w:p>
    <w:p w14:paraId="65124DE4" w14:textId="77777777" w:rsidR="003130DE" w:rsidRDefault="003130DE">
      <w:pPr>
        <w:pStyle w:val="Heading1"/>
        <w:divId w:val="1528910702"/>
        <w:rPr>
          <w:rFonts w:ascii="Georgia" w:eastAsia="Times New Roman" w:hAnsi="Georgia"/>
          <w:sz w:val="29"/>
          <w:szCs w:val="29"/>
        </w:rPr>
      </w:pPr>
      <w:r>
        <w:rPr>
          <w:rFonts w:ascii="Georgia" w:eastAsia="Times New Roman" w:hAnsi="Georgia"/>
          <w:sz w:val="29"/>
          <w:szCs w:val="29"/>
        </w:rPr>
        <w:t>Distribution</w:t>
      </w:r>
    </w:p>
    <w:p w14:paraId="0A430996"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Geographic Range</w:t>
      </w:r>
    </w:p>
    <w:p w14:paraId="48D3663B" w14:textId="6069A0B8" w:rsidR="003130DE" w:rsidRDefault="003130DE">
      <w:pPr>
        <w:pStyle w:val="NormalWeb"/>
        <w:divId w:val="1528910702"/>
        <w:rPr>
          <w:rFonts w:ascii="Georgia" w:hAnsi="Georgia"/>
        </w:rPr>
      </w:pPr>
      <w:r>
        <w:rPr>
          <w:rFonts w:ascii="Georgia" w:hAnsi="Georgia"/>
        </w:rPr>
        <w:t xml:space="preserve">This species is </w:t>
      </w:r>
      <w:del w:id="22" w:author="Jack Plummer" w:date="2024-04-25T17:09:00Z" w16du:dateUtc="2024-04-25T16:09:00Z">
        <w:r w:rsidDel="00E02609">
          <w:rPr>
            <w:rFonts w:ascii="Georgia" w:hAnsi="Georgia"/>
          </w:rPr>
          <w:delText>known in majority</w:delText>
        </w:r>
      </w:del>
      <w:ins w:id="23" w:author="Jack Plummer" w:date="2024-04-25T17:10:00Z" w16du:dateUtc="2024-04-25T16:10:00Z">
        <w:r w:rsidR="00E02609">
          <w:rPr>
            <w:rFonts w:ascii="Georgia" w:hAnsi="Georgia"/>
          </w:rPr>
          <w:t>known predominantly</w:t>
        </w:r>
      </w:ins>
      <w:r>
        <w:rPr>
          <w:rFonts w:ascii="Georgia" w:hAnsi="Georgia"/>
        </w:rPr>
        <w:t xml:space="preserve"> from the South-West Region of Cameroon with collections from towns near the lower altitudes of Mount Cameroon, at Lake </w:t>
      </w:r>
      <w:proofErr w:type="spellStart"/>
      <w:r>
        <w:rPr>
          <w:rFonts w:ascii="Georgia" w:hAnsi="Georgia"/>
        </w:rPr>
        <w:t>Barombi</w:t>
      </w:r>
      <w:proofErr w:type="spellEnd"/>
      <w:r>
        <w:rPr>
          <w:rFonts w:ascii="Georgia" w:hAnsi="Georgia"/>
        </w:rPr>
        <w:t xml:space="preserve">-Mbo near Kumba and in </w:t>
      </w:r>
      <w:proofErr w:type="spellStart"/>
      <w:r>
        <w:rPr>
          <w:rFonts w:ascii="Georgia" w:hAnsi="Georgia"/>
        </w:rPr>
        <w:t>Mkoko</w:t>
      </w:r>
      <w:proofErr w:type="spellEnd"/>
      <w:r>
        <w:rPr>
          <w:rFonts w:ascii="Georgia" w:hAnsi="Georgia"/>
        </w:rPr>
        <w:t xml:space="preserve"> Forest Reserve. There is one additional collection from Bioko, Equatorial Guinea but this </w:t>
      </w:r>
      <w:del w:id="24" w:author="Jack Plummer" w:date="2024-04-25T17:10:00Z" w16du:dateUtc="2024-04-25T16:10:00Z">
        <w:r w:rsidDel="00E02609">
          <w:rPr>
            <w:rFonts w:ascii="Georgia" w:hAnsi="Georgia"/>
          </w:rPr>
          <w:delText>is from</w:delText>
        </w:r>
      </w:del>
      <w:ins w:id="25" w:author="Jack Plummer" w:date="2024-04-25T17:10:00Z" w16du:dateUtc="2024-04-25T16:10:00Z">
        <w:r w:rsidR="00E02609">
          <w:rPr>
            <w:rFonts w:ascii="Georgia" w:hAnsi="Georgia"/>
          </w:rPr>
          <w:t>was made in</w:t>
        </w:r>
      </w:ins>
      <w:r>
        <w:rPr>
          <w:rFonts w:ascii="Georgia" w:hAnsi="Georgia"/>
        </w:rPr>
        <w:t xml:space="preserve"> 1860 and the species has not been collected there </w:t>
      </w:r>
      <w:commentRangeStart w:id="26"/>
      <w:r>
        <w:rPr>
          <w:rFonts w:ascii="Georgia" w:hAnsi="Georgia"/>
        </w:rPr>
        <w:t>since</w:t>
      </w:r>
      <w:commentRangeEnd w:id="26"/>
      <w:r w:rsidR="00E02609">
        <w:rPr>
          <w:rStyle w:val="CommentReference"/>
        </w:rPr>
        <w:commentReference w:id="26"/>
      </w:r>
      <w:r>
        <w:rPr>
          <w:rFonts w:ascii="Georgia" w:hAnsi="Georgia"/>
        </w:rPr>
        <w:t>.</w:t>
      </w:r>
      <w:ins w:id="27" w:author="Jack Plummer" w:date="2024-04-25T17:10:00Z" w16du:dateUtc="2024-04-25T16:10:00Z">
        <w:r w:rsidR="00E02609">
          <w:rPr>
            <w:rFonts w:ascii="Georgia" w:hAnsi="Georgia"/>
          </w:rPr>
          <w:t xml:space="preserve"> </w:t>
        </w:r>
      </w:ins>
      <w:r>
        <w:rPr>
          <w:rFonts w:ascii="Georgia" w:hAnsi="Georgia"/>
        </w:rPr>
        <w:t xml:space="preserve"> The elevation range for this species is between 0 and 300 m asl (Lachenaud 2019).</w:t>
      </w:r>
    </w:p>
    <w:p w14:paraId="7105BBC0"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53"/>
        <w:gridCol w:w="5957"/>
      </w:tblGrid>
      <w:tr w:rsidR="00727D13" w14:paraId="5C6ACE4E" w14:textId="77777777">
        <w:trPr>
          <w:divId w:val="1528910702"/>
          <w:tblCellSpacing w:w="15" w:type="dxa"/>
        </w:trPr>
        <w:tc>
          <w:tcPr>
            <w:tcW w:w="0" w:type="auto"/>
            <w:tcBorders>
              <w:bottom w:val="single" w:sz="6" w:space="0" w:color="000000"/>
            </w:tcBorders>
            <w:shd w:val="clear" w:color="auto" w:fill="BBBBBB"/>
            <w:vAlign w:val="center"/>
            <w:hideMark/>
          </w:tcPr>
          <w:p w14:paraId="0400982F"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25DAF80D"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27D13" w14:paraId="75FB2630" w14:textId="77777777">
        <w:trPr>
          <w:divId w:val="1528910702"/>
          <w:tblCellSpacing w:w="15" w:type="dxa"/>
        </w:trPr>
        <w:tc>
          <w:tcPr>
            <w:tcW w:w="0" w:type="auto"/>
            <w:vAlign w:val="center"/>
            <w:hideMark/>
          </w:tcPr>
          <w:p w14:paraId="08798066" w14:textId="77777777" w:rsidR="003130DE" w:rsidRDefault="003130DE">
            <w:pPr>
              <w:spacing w:after="75"/>
              <w:rPr>
                <w:rFonts w:ascii="Georgia" w:eastAsia="Times New Roman" w:hAnsi="Georgia"/>
                <w:sz w:val="18"/>
                <w:szCs w:val="18"/>
              </w:rPr>
            </w:pPr>
            <w:r>
              <w:rPr>
                <w:rFonts w:ascii="Georgia" w:eastAsia="Times New Roman" w:hAnsi="Georgia"/>
                <w:sz w:val="18"/>
                <w:szCs w:val="18"/>
              </w:rPr>
              <w:t>28</w:t>
            </w:r>
          </w:p>
        </w:tc>
        <w:tc>
          <w:tcPr>
            <w:tcW w:w="0" w:type="auto"/>
            <w:vAlign w:val="center"/>
            <w:hideMark/>
          </w:tcPr>
          <w:p w14:paraId="383F7869" w14:textId="77777777" w:rsidR="003130DE" w:rsidRDefault="003130DE">
            <w:pPr>
              <w:spacing w:after="75"/>
              <w:rPr>
                <w:rFonts w:ascii="Georgia" w:eastAsia="Times New Roman" w:hAnsi="Georgia"/>
                <w:sz w:val="18"/>
                <w:szCs w:val="18"/>
              </w:rPr>
            </w:pPr>
            <w:r>
              <w:rPr>
                <w:rFonts w:ascii="Georgia" w:eastAsia="Times New Roman" w:hAnsi="Georgia"/>
                <w:sz w:val="18"/>
                <w:szCs w:val="18"/>
              </w:rPr>
              <w:t>Calculated from a 2x2 km grid for georeferenced herbarium point data using GeoCAT (Bachman et al. 2011)</w:t>
            </w:r>
          </w:p>
        </w:tc>
      </w:tr>
    </w:tbl>
    <w:p w14:paraId="3EF4FBAB"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03"/>
        <w:gridCol w:w="2434"/>
        <w:gridCol w:w="4373"/>
      </w:tblGrid>
      <w:tr w:rsidR="00727D13" w14:paraId="6700096F" w14:textId="77777777">
        <w:trPr>
          <w:divId w:val="1528910702"/>
          <w:tblCellSpacing w:w="15" w:type="dxa"/>
        </w:trPr>
        <w:tc>
          <w:tcPr>
            <w:tcW w:w="0" w:type="auto"/>
            <w:tcBorders>
              <w:bottom w:val="single" w:sz="6" w:space="0" w:color="000000"/>
            </w:tcBorders>
            <w:shd w:val="clear" w:color="auto" w:fill="BBBBBB"/>
            <w:vAlign w:val="center"/>
            <w:hideMark/>
          </w:tcPr>
          <w:p w14:paraId="5767AF41"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FBB2C2D"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A9A92D7"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27D13" w14:paraId="04B9B134" w14:textId="77777777">
        <w:trPr>
          <w:divId w:val="1528910702"/>
          <w:tblCellSpacing w:w="15" w:type="dxa"/>
        </w:trPr>
        <w:tc>
          <w:tcPr>
            <w:tcW w:w="0" w:type="auto"/>
            <w:vAlign w:val="center"/>
            <w:hideMark/>
          </w:tcPr>
          <w:p w14:paraId="0776E488" w14:textId="77777777" w:rsidR="003130DE" w:rsidRDefault="003130DE">
            <w:pPr>
              <w:spacing w:after="75"/>
              <w:rPr>
                <w:rFonts w:ascii="Georgia" w:eastAsia="Times New Roman" w:hAnsi="Georgia"/>
                <w:sz w:val="18"/>
                <w:szCs w:val="18"/>
              </w:rPr>
            </w:pPr>
            <w:r>
              <w:rPr>
                <w:rFonts w:ascii="Georgia" w:eastAsia="Times New Roman" w:hAnsi="Georgia"/>
                <w:sz w:val="18"/>
                <w:szCs w:val="18"/>
              </w:rPr>
              <w:t>1793</w:t>
            </w:r>
          </w:p>
        </w:tc>
        <w:tc>
          <w:tcPr>
            <w:tcW w:w="0" w:type="auto"/>
            <w:vAlign w:val="center"/>
            <w:hideMark/>
          </w:tcPr>
          <w:p w14:paraId="7729FCE3" w14:textId="77777777" w:rsidR="003130DE" w:rsidRDefault="003130DE">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D7753F" w14:textId="77777777" w:rsidR="003130DE" w:rsidRDefault="003130DE">
            <w:pPr>
              <w:spacing w:after="75"/>
              <w:rPr>
                <w:rFonts w:ascii="Georgia" w:eastAsia="Times New Roman" w:hAnsi="Georgia"/>
                <w:sz w:val="18"/>
                <w:szCs w:val="18"/>
              </w:rPr>
            </w:pPr>
            <w:r>
              <w:rPr>
                <w:rFonts w:ascii="Georgia" w:eastAsia="Times New Roman" w:hAnsi="Georgia"/>
                <w:sz w:val="18"/>
                <w:szCs w:val="18"/>
              </w:rPr>
              <w:t xml:space="preserve">Estimated using a minimum convex polygon for georeferenced herbarium point data calculated using GeoCAT (Bachman et al. 2011). </w:t>
            </w:r>
          </w:p>
        </w:tc>
      </w:tr>
    </w:tbl>
    <w:p w14:paraId="62CFDE06"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79"/>
        <w:gridCol w:w="7231"/>
      </w:tblGrid>
      <w:tr w:rsidR="00727D13" w14:paraId="56D1A6ED" w14:textId="77777777">
        <w:trPr>
          <w:divId w:val="1528910702"/>
          <w:tblCellSpacing w:w="15" w:type="dxa"/>
        </w:trPr>
        <w:tc>
          <w:tcPr>
            <w:tcW w:w="0" w:type="auto"/>
            <w:tcBorders>
              <w:bottom w:val="single" w:sz="6" w:space="0" w:color="000000"/>
            </w:tcBorders>
            <w:shd w:val="clear" w:color="auto" w:fill="BBBBBB"/>
            <w:vAlign w:val="center"/>
            <w:hideMark/>
          </w:tcPr>
          <w:p w14:paraId="5B85669E"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7BE9E75"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27D13" w14:paraId="6E5F2AE2" w14:textId="77777777">
        <w:trPr>
          <w:divId w:val="1528910702"/>
          <w:tblCellSpacing w:w="15" w:type="dxa"/>
        </w:trPr>
        <w:tc>
          <w:tcPr>
            <w:tcW w:w="0" w:type="auto"/>
            <w:vAlign w:val="center"/>
            <w:hideMark/>
          </w:tcPr>
          <w:p w14:paraId="43FDA35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46F56B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The species is known from four collection sites, where it is experiencing the main threats of logging and agriculture.</w:t>
            </w:r>
          </w:p>
        </w:tc>
      </w:tr>
    </w:tbl>
    <w:p w14:paraId="53FD101E"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727D13" w14:paraId="29888B38" w14:textId="77777777">
        <w:trPr>
          <w:divId w:val="1528910702"/>
          <w:tblCellSpacing w:w="15" w:type="dxa"/>
        </w:trPr>
        <w:tc>
          <w:tcPr>
            <w:tcW w:w="0" w:type="auto"/>
            <w:tcBorders>
              <w:bottom w:val="single" w:sz="6" w:space="0" w:color="000000"/>
            </w:tcBorders>
            <w:shd w:val="clear" w:color="auto" w:fill="BBBBBB"/>
            <w:vAlign w:val="center"/>
            <w:hideMark/>
          </w:tcPr>
          <w:p w14:paraId="2E603E05"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D38079B"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27D13" w14:paraId="6934B17B" w14:textId="77777777">
        <w:trPr>
          <w:divId w:val="1528910702"/>
          <w:tblCellSpacing w:w="15" w:type="dxa"/>
        </w:trPr>
        <w:tc>
          <w:tcPr>
            <w:tcW w:w="0" w:type="auto"/>
            <w:vAlign w:val="center"/>
            <w:hideMark/>
          </w:tcPr>
          <w:p w14:paraId="7651A8E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5C888C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bl>
    <w:p w14:paraId="25899E71"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Elevation / Depth / Depth Zones</w:t>
      </w:r>
    </w:p>
    <w:p w14:paraId="2B9017F7" w14:textId="77777777" w:rsidR="003130DE" w:rsidRDefault="003130DE">
      <w:pPr>
        <w:pStyle w:val="NormalWeb"/>
        <w:divId w:val="1528910702"/>
        <w:rPr>
          <w:rFonts w:ascii="Georgia" w:hAnsi="Georgia"/>
        </w:rPr>
      </w:pPr>
      <w:r>
        <w:rPr>
          <w:rStyle w:val="datalabel1"/>
          <w:rFonts w:ascii="Georgia" w:hAnsi="Georgia"/>
        </w:rPr>
        <w:t xml:space="preserve">Elevation Lower Limit (in metres above sea level): </w:t>
      </w:r>
      <w:r>
        <w:rPr>
          <w:rFonts w:ascii="Georgia" w:hAnsi="Georgia"/>
        </w:rPr>
        <w:t>0</w:t>
      </w:r>
    </w:p>
    <w:p w14:paraId="51F41A13" w14:textId="77777777" w:rsidR="003130DE" w:rsidRDefault="003130DE">
      <w:pPr>
        <w:pStyle w:val="NormalWeb"/>
        <w:divId w:val="1528910702"/>
        <w:rPr>
          <w:rFonts w:ascii="Georgia" w:hAnsi="Georgia"/>
        </w:rPr>
      </w:pPr>
      <w:r>
        <w:rPr>
          <w:rStyle w:val="datalabel1"/>
          <w:rFonts w:ascii="Georgia" w:hAnsi="Georgia"/>
        </w:rPr>
        <w:t xml:space="preserve">Elevation Upper Limit (in metres above sea level): </w:t>
      </w:r>
      <w:r>
        <w:rPr>
          <w:rFonts w:ascii="Georgia" w:hAnsi="Georgia"/>
        </w:rPr>
        <w:t>300</w:t>
      </w:r>
    </w:p>
    <w:p w14:paraId="1C991F59"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8"/>
        <w:gridCol w:w="1147"/>
        <w:gridCol w:w="1716"/>
        <w:gridCol w:w="991"/>
        <w:gridCol w:w="1005"/>
        <w:gridCol w:w="1228"/>
        <w:gridCol w:w="1151"/>
        <w:gridCol w:w="1094"/>
      </w:tblGrid>
      <w:tr w:rsidR="00727D13" w14:paraId="0CC5A181" w14:textId="77777777">
        <w:trPr>
          <w:divId w:val="1528910702"/>
          <w:tblCellSpacing w:w="15" w:type="dxa"/>
        </w:trPr>
        <w:tc>
          <w:tcPr>
            <w:tcW w:w="0" w:type="auto"/>
            <w:tcBorders>
              <w:bottom w:val="single" w:sz="6" w:space="0" w:color="000000"/>
            </w:tcBorders>
            <w:shd w:val="clear" w:color="auto" w:fill="BBBBBB"/>
            <w:vAlign w:val="center"/>
            <w:hideMark/>
          </w:tcPr>
          <w:p w14:paraId="39546802"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626E3EC"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D02D4B6"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0A72D40"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287FAFA4"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581F3AE"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56E3C08"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101CA96"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27D13" w14:paraId="60A1C804" w14:textId="77777777">
        <w:trPr>
          <w:divId w:val="1528910702"/>
          <w:tblCellSpacing w:w="15" w:type="dxa"/>
        </w:trPr>
        <w:tc>
          <w:tcPr>
            <w:tcW w:w="0" w:type="auto"/>
            <w:vAlign w:val="center"/>
            <w:hideMark/>
          </w:tcPr>
          <w:p w14:paraId="14D1908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6A1790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BAC1AE4" w14:textId="77777777" w:rsidR="003130DE" w:rsidRDefault="003130DE">
            <w:pPr>
              <w:spacing w:after="75"/>
              <w:rPr>
                <w:rFonts w:ascii="Georgia" w:eastAsia="Times New Roman" w:hAnsi="Georgia"/>
                <w:sz w:val="18"/>
                <w:szCs w:val="18"/>
              </w:rPr>
            </w:pPr>
            <w:r>
              <w:rPr>
                <w:rFonts w:ascii="Georgia" w:eastAsia="Times New Roman" w:hAnsi="Georgia"/>
                <w:sz w:val="18"/>
                <w:szCs w:val="18"/>
              </w:rPr>
              <w:t>Map was created using point data from georeferenced herbarium specimens.</w:t>
            </w:r>
          </w:p>
        </w:tc>
        <w:tc>
          <w:tcPr>
            <w:tcW w:w="0" w:type="auto"/>
            <w:vAlign w:val="center"/>
            <w:hideMark/>
          </w:tcPr>
          <w:p w14:paraId="54907C83"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60585B5"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CE73B9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E694C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1E59C17"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bl>
    <w:p w14:paraId="39831AFF" w14:textId="77777777" w:rsidR="003130DE" w:rsidRDefault="003130DE">
      <w:pPr>
        <w:pStyle w:val="Heading2"/>
        <w:divId w:val="1528910702"/>
        <w:rPr>
          <w:rFonts w:ascii="Georgia" w:eastAsia="Times New Roman" w:hAnsi="Georgia"/>
          <w:sz w:val="27"/>
          <w:szCs w:val="27"/>
        </w:rPr>
      </w:pPr>
      <w:r>
        <w:rPr>
          <w:rFonts w:ascii="Georgia" w:eastAsia="Times New Roman" w:hAnsi="Georgia"/>
          <w:sz w:val="27"/>
          <w:szCs w:val="27"/>
        </w:rPr>
        <w:t>Biogeographic Realms</w:t>
      </w:r>
    </w:p>
    <w:p w14:paraId="75AF756F" w14:textId="77777777" w:rsidR="003130DE" w:rsidRDefault="003130DE">
      <w:pPr>
        <w:pStyle w:val="NormalWeb"/>
        <w:divId w:val="1528910702"/>
        <w:rPr>
          <w:rFonts w:ascii="Georgia" w:hAnsi="Georgia"/>
        </w:rPr>
      </w:pPr>
      <w:r>
        <w:rPr>
          <w:rStyle w:val="datalabel1"/>
          <w:rFonts w:ascii="Georgia" w:hAnsi="Georgia"/>
        </w:rPr>
        <w:t xml:space="preserve">Biogeographic Realm: </w:t>
      </w:r>
      <w:r>
        <w:rPr>
          <w:rFonts w:ascii="Georgia" w:hAnsi="Georgia"/>
        </w:rPr>
        <w:t>Afrotropical</w:t>
      </w:r>
    </w:p>
    <w:p w14:paraId="67392A7E" w14:textId="77777777" w:rsidR="003130DE" w:rsidRDefault="003130DE">
      <w:pPr>
        <w:pStyle w:val="Heading1"/>
        <w:divId w:val="2054303911"/>
        <w:rPr>
          <w:rFonts w:ascii="Georgia" w:eastAsia="Times New Roman" w:hAnsi="Georgia"/>
          <w:sz w:val="29"/>
          <w:szCs w:val="29"/>
        </w:rPr>
      </w:pPr>
      <w:r>
        <w:rPr>
          <w:rFonts w:ascii="Georgia" w:eastAsia="Times New Roman" w:hAnsi="Georgia"/>
          <w:sz w:val="29"/>
          <w:szCs w:val="29"/>
        </w:rPr>
        <w:lastRenderedPageBreak/>
        <w:t>Occurrence</w:t>
      </w:r>
    </w:p>
    <w:p w14:paraId="172017B1" w14:textId="77777777" w:rsidR="003130DE" w:rsidRDefault="003130DE">
      <w:pPr>
        <w:pStyle w:val="Heading2"/>
        <w:divId w:val="2054303911"/>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14"/>
        <w:gridCol w:w="901"/>
        <w:gridCol w:w="657"/>
        <w:gridCol w:w="1430"/>
        <w:gridCol w:w="1154"/>
      </w:tblGrid>
      <w:tr w:rsidR="00727D13" w14:paraId="1AC89255" w14:textId="77777777">
        <w:trPr>
          <w:divId w:val="2054303911"/>
          <w:tblCellSpacing w:w="15" w:type="dxa"/>
        </w:trPr>
        <w:tc>
          <w:tcPr>
            <w:tcW w:w="0" w:type="auto"/>
            <w:tcBorders>
              <w:bottom w:val="single" w:sz="6" w:space="0" w:color="000000"/>
            </w:tcBorders>
            <w:shd w:val="clear" w:color="auto" w:fill="BBBBBB"/>
            <w:vAlign w:val="center"/>
            <w:hideMark/>
          </w:tcPr>
          <w:p w14:paraId="453994B4"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4D0A8818"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813DE3B"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D414B49"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CF1FECB"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27D13" w14:paraId="55725AB3" w14:textId="77777777">
        <w:trPr>
          <w:divId w:val="2054303911"/>
          <w:tblCellSpacing w:w="15" w:type="dxa"/>
        </w:trPr>
        <w:tc>
          <w:tcPr>
            <w:tcW w:w="0" w:type="auto"/>
            <w:tcBorders>
              <w:bottom w:val="single" w:sz="6" w:space="0" w:color="CCCCCC"/>
            </w:tcBorders>
            <w:vAlign w:val="center"/>
            <w:hideMark/>
          </w:tcPr>
          <w:p w14:paraId="1BA27F9A" w14:textId="77777777" w:rsidR="003130DE" w:rsidRDefault="003130DE">
            <w:pPr>
              <w:spacing w:after="75"/>
              <w:rPr>
                <w:rFonts w:ascii="Georgia" w:eastAsia="Times New Roman" w:hAnsi="Georgia"/>
                <w:sz w:val="18"/>
                <w:szCs w:val="18"/>
              </w:rPr>
            </w:pPr>
            <w:r>
              <w:rPr>
                <w:rFonts w:ascii="Georgia" w:eastAsia="Times New Roman" w:hAnsi="Georgia"/>
                <w:sz w:val="18"/>
                <w:szCs w:val="18"/>
              </w:rPr>
              <w:t>Cameroon</w:t>
            </w:r>
          </w:p>
        </w:tc>
        <w:tc>
          <w:tcPr>
            <w:tcW w:w="0" w:type="auto"/>
            <w:tcBorders>
              <w:bottom w:val="single" w:sz="6" w:space="0" w:color="CCCCCC"/>
            </w:tcBorders>
            <w:vAlign w:val="center"/>
            <w:hideMark/>
          </w:tcPr>
          <w:p w14:paraId="4405FDAD" w14:textId="77777777" w:rsidR="003130DE" w:rsidRDefault="003130D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4E1C1AC" w14:textId="77777777" w:rsidR="003130DE" w:rsidRDefault="003130D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3CFA59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00FB3D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Resident</w:t>
            </w:r>
          </w:p>
        </w:tc>
      </w:tr>
      <w:tr w:rsidR="00727D13" w14:paraId="1F414FB7" w14:textId="77777777">
        <w:trPr>
          <w:divId w:val="2054303911"/>
          <w:tblCellSpacing w:w="15" w:type="dxa"/>
        </w:trPr>
        <w:tc>
          <w:tcPr>
            <w:tcW w:w="0" w:type="auto"/>
            <w:tcBorders>
              <w:bottom w:val="single" w:sz="6" w:space="0" w:color="CCCCCC"/>
            </w:tcBorders>
            <w:vAlign w:val="center"/>
            <w:hideMark/>
          </w:tcPr>
          <w:p w14:paraId="1F0E75F2" w14:textId="77777777" w:rsidR="003130DE" w:rsidRDefault="003130DE">
            <w:pPr>
              <w:spacing w:after="75"/>
              <w:rPr>
                <w:rFonts w:ascii="Georgia" w:eastAsia="Times New Roman" w:hAnsi="Georgia"/>
                <w:sz w:val="18"/>
                <w:szCs w:val="18"/>
              </w:rPr>
            </w:pPr>
            <w:commentRangeStart w:id="28"/>
            <w:r>
              <w:rPr>
                <w:rFonts w:ascii="Georgia" w:eastAsia="Times New Roman" w:hAnsi="Georgia"/>
                <w:sz w:val="18"/>
                <w:szCs w:val="18"/>
              </w:rPr>
              <w:t>Equatorial Guinea -&gt; Bioko</w:t>
            </w:r>
            <w:commentRangeEnd w:id="28"/>
            <w:r w:rsidR="00FA4078">
              <w:rPr>
                <w:rStyle w:val="CommentReference"/>
              </w:rPr>
              <w:commentReference w:id="28"/>
            </w:r>
          </w:p>
        </w:tc>
        <w:tc>
          <w:tcPr>
            <w:tcW w:w="0" w:type="auto"/>
            <w:tcBorders>
              <w:bottom w:val="single" w:sz="6" w:space="0" w:color="CCCCCC"/>
            </w:tcBorders>
            <w:vAlign w:val="center"/>
            <w:hideMark/>
          </w:tcPr>
          <w:p w14:paraId="08CF947E" w14:textId="77777777" w:rsidR="003130DE" w:rsidRDefault="003130D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805581" w14:textId="77777777" w:rsidR="003130DE" w:rsidRDefault="003130D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5D0464"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77E3197" w14:textId="77777777" w:rsidR="003130DE" w:rsidRDefault="003130DE">
            <w:pPr>
              <w:spacing w:after="75"/>
              <w:rPr>
                <w:rFonts w:ascii="Georgia" w:eastAsia="Times New Roman" w:hAnsi="Georgia"/>
                <w:sz w:val="18"/>
                <w:szCs w:val="18"/>
              </w:rPr>
            </w:pPr>
            <w:r>
              <w:rPr>
                <w:rFonts w:ascii="Georgia" w:eastAsia="Times New Roman" w:hAnsi="Georgia"/>
                <w:sz w:val="18"/>
                <w:szCs w:val="18"/>
              </w:rPr>
              <w:t>Resident</w:t>
            </w:r>
          </w:p>
        </w:tc>
      </w:tr>
    </w:tbl>
    <w:p w14:paraId="279BDB80" w14:textId="77777777" w:rsidR="003130DE" w:rsidRDefault="003130DE">
      <w:pPr>
        <w:pStyle w:val="Heading1"/>
        <w:divId w:val="285235800"/>
        <w:rPr>
          <w:rFonts w:ascii="Georgia" w:eastAsia="Times New Roman" w:hAnsi="Georgia"/>
          <w:sz w:val="29"/>
          <w:szCs w:val="29"/>
        </w:rPr>
      </w:pPr>
      <w:r>
        <w:rPr>
          <w:rFonts w:ascii="Georgia" w:eastAsia="Times New Roman" w:hAnsi="Georgia"/>
          <w:sz w:val="29"/>
          <w:szCs w:val="29"/>
        </w:rPr>
        <w:t>Population</w:t>
      </w:r>
    </w:p>
    <w:p w14:paraId="214083EF" w14:textId="733A03A1" w:rsidR="003130DE" w:rsidRDefault="003130DE">
      <w:pPr>
        <w:pStyle w:val="NormalWeb"/>
        <w:divId w:val="285235800"/>
        <w:rPr>
          <w:rFonts w:ascii="Georgia" w:hAnsi="Georgia"/>
        </w:rPr>
      </w:pPr>
      <w:r>
        <w:rPr>
          <w:rFonts w:ascii="Georgia" w:hAnsi="Georgia"/>
        </w:rPr>
        <w:t>This species is known from 12 herbarium specimens collected at six localities between 1860 and 1994. It is described as a rare species (</w:t>
      </w:r>
      <w:proofErr w:type="spellStart"/>
      <w:r>
        <w:rPr>
          <w:rFonts w:ascii="Georgia" w:hAnsi="Georgia"/>
        </w:rPr>
        <w:t>Onana</w:t>
      </w:r>
      <w:proofErr w:type="spellEnd"/>
      <w:r>
        <w:rPr>
          <w:rFonts w:ascii="Georgia" w:hAnsi="Georgia"/>
        </w:rPr>
        <w:t xml:space="preserve"> 2013, Lachenaud 2019). T</w:t>
      </w:r>
      <w:commentRangeStart w:id="29"/>
      <w:r>
        <w:rPr>
          <w:rFonts w:ascii="Georgia" w:hAnsi="Georgia"/>
        </w:rPr>
        <w:t>he collection from Bioko Island, Equatorial Guinea was made in 1860 and</w:t>
      </w:r>
      <w:ins w:id="30" w:author="Jack Plummer" w:date="2024-04-25T17:18:00Z" w16du:dateUtc="2024-04-25T16:18:00Z">
        <w:r w:rsidR="00E345D7">
          <w:rPr>
            <w:rFonts w:ascii="Georgia" w:hAnsi="Georgia"/>
          </w:rPr>
          <w:t xml:space="preserve"> the species</w:t>
        </w:r>
      </w:ins>
      <w:r>
        <w:rPr>
          <w:rFonts w:ascii="Georgia" w:hAnsi="Georgia"/>
        </w:rPr>
        <w:t xml:space="preserve"> has not been collected there since so it is possible the species no longer occurs on the island as much forest habitat has been lost in this time (Lachenaud </w:t>
      </w:r>
      <w:r>
        <w:rPr>
          <w:rStyle w:val="Emphasis"/>
          <w:rFonts w:ascii="Georgia" w:hAnsi="Georgia"/>
        </w:rPr>
        <w:t>et al.</w:t>
      </w:r>
      <w:r>
        <w:rPr>
          <w:rFonts w:ascii="Georgia" w:hAnsi="Georgia"/>
        </w:rPr>
        <w:t xml:space="preserve"> 2013). In addition, the collection from Limbe was made in 1899, and the town has expanded greatly since with no more collections made, so the species may be considered extinct at this location (Onana and Cheek 2011). Therefore, </w:t>
      </w:r>
      <w:proofErr w:type="gramStart"/>
      <w:r>
        <w:rPr>
          <w:rFonts w:ascii="Georgia" w:hAnsi="Georgia"/>
        </w:rPr>
        <w:t>both of these</w:t>
      </w:r>
      <w:proofErr w:type="gramEnd"/>
      <w:r>
        <w:rPr>
          <w:rFonts w:ascii="Georgia" w:hAnsi="Georgia"/>
        </w:rPr>
        <w:t xml:space="preserve"> occurrences are coded as possibly extinct and have not been included in calculations for this assessment. </w:t>
      </w:r>
      <w:commentRangeEnd w:id="29"/>
      <w:r w:rsidR="00E345D7">
        <w:rPr>
          <w:rStyle w:val="CommentReference"/>
        </w:rPr>
        <w:commentReference w:id="29"/>
      </w:r>
      <w:r>
        <w:rPr>
          <w:rFonts w:ascii="Georgia" w:hAnsi="Georgia"/>
        </w:rPr>
        <w:t>However, no direct population data is available for this species and the current population trend is unknown.</w:t>
      </w:r>
    </w:p>
    <w:p w14:paraId="431237C6" w14:textId="77777777" w:rsidR="003130DE" w:rsidRDefault="003130DE">
      <w:pPr>
        <w:pStyle w:val="Heading2"/>
        <w:divId w:val="285235800"/>
        <w:rPr>
          <w:rFonts w:ascii="Georgia" w:eastAsia="Times New Roman" w:hAnsi="Georgia"/>
          <w:sz w:val="27"/>
          <w:szCs w:val="27"/>
        </w:rPr>
      </w:pPr>
      <w:r>
        <w:rPr>
          <w:rFonts w:ascii="Georgia" w:eastAsia="Times New Roman" w:hAnsi="Georgia"/>
          <w:sz w:val="27"/>
          <w:szCs w:val="27"/>
        </w:rPr>
        <w:t>Population Information</w:t>
      </w:r>
    </w:p>
    <w:p w14:paraId="2CF27981" w14:textId="77777777" w:rsidR="003130DE" w:rsidRDefault="003130DE">
      <w:pPr>
        <w:pStyle w:val="NormalWeb"/>
        <w:divId w:val="285235800"/>
        <w:rPr>
          <w:rFonts w:ascii="Georgia" w:hAnsi="Georgia"/>
        </w:rPr>
      </w:pPr>
      <w:r>
        <w:rPr>
          <w:rStyle w:val="datalabel1"/>
          <w:rFonts w:ascii="Georgia" w:hAnsi="Georgia"/>
        </w:rPr>
        <w:t xml:space="preserve">Current Population Trend: </w:t>
      </w:r>
      <w:r>
        <w:rPr>
          <w:rFonts w:ascii="Georgia" w:hAnsi="Georgia"/>
        </w:rPr>
        <w:t>Unknown</w:t>
      </w:r>
    </w:p>
    <w:p w14:paraId="6D2C03C8" w14:textId="77777777" w:rsidR="003130DE" w:rsidRDefault="003130DE">
      <w:pPr>
        <w:pStyle w:val="Heading1"/>
        <w:divId w:val="3170074"/>
        <w:rPr>
          <w:rFonts w:ascii="Georgia" w:eastAsia="Times New Roman" w:hAnsi="Georgia"/>
          <w:sz w:val="29"/>
          <w:szCs w:val="29"/>
        </w:rPr>
      </w:pPr>
      <w:r>
        <w:rPr>
          <w:rFonts w:ascii="Georgia" w:eastAsia="Times New Roman" w:hAnsi="Georgia"/>
          <w:sz w:val="29"/>
          <w:szCs w:val="29"/>
        </w:rPr>
        <w:t>Habitats and Ecology</w:t>
      </w:r>
    </w:p>
    <w:p w14:paraId="4C99F928" w14:textId="77777777" w:rsidR="003130DE" w:rsidRDefault="003130DE">
      <w:pPr>
        <w:pStyle w:val="NormalWeb"/>
        <w:divId w:val="3170074"/>
        <w:rPr>
          <w:rFonts w:ascii="Georgia" w:hAnsi="Georgia"/>
        </w:rPr>
      </w:pPr>
      <w:r>
        <w:rPr>
          <w:rFonts w:ascii="Georgia" w:hAnsi="Georgia"/>
        </w:rPr>
        <w:t xml:space="preserve">This species is a shrub 1-2m in height with green, </w:t>
      </w:r>
      <w:proofErr w:type="gramStart"/>
      <w:r>
        <w:rPr>
          <w:rFonts w:ascii="Georgia" w:hAnsi="Georgia"/>
        </w:rPr>
        <w:t>orange</w:t>
      </w:r>
      <w:proofErr w:type="gramEnd"/>
      <w:r>
        <w:rPr>
          <w:rFonts w:ascii="Georgia" w:hAnsi="Georgia"/>
        </w:rPr>
        <w:t xml:space="preserve"> or red fruits, brown buds and white flowers (Lachenaud 2019). It grows in the undergrowth of humid evergreen forests, on volcanic soils (Lachenaud 2019) and has been collected from the Cross-</w:t>
      </w:r>
      <w:proofErr w:type="spellStart"/>
      <w:r>
        <w:rPr>
          <w:rFonts w:ascii="Georgia" w:hAnsi="Georgia"/>
        </w:rPr>
        <w:t>Sanaga</w:t>
      </w:r>
      <w:proofErr w:type="spellEnd"/>
      <w:r>
        <w:rPr>
          <w:rFonts w:ascii="Georgia" w:hAnsi="Georgia"/>
        </w:rPr>
        <w:t xml:space="preserve">-Bioko coastal forests ecoregion (Dinerstein </w:t>
      </w:r>
      <w:r>
        <w:rPr>
          <w:rStyle w:val="Emphasis"/>
          <w:rFonts w:ascii="Georgia" w:hAnsi="Georgia"/>
        </w:rPr>
        <w:t>et al.</w:t>
      </w:r>
      <w:r>
        <w:rPr>
          <w:rFonts w:ascii="Georgia" w:hAnsi="Georgia"/>
        </w:rPr>
        <w:t xml:space="preserve"> 2017).</w:t>
      </w:r>
    </w:p>
    <w:p w14:paraId="49F843C7" w14:textId="77777777" w:rsidR="003130DE" w:rsidRDefault="003130DE">
      <w:pPr>
        <w:pStyle w:val="Heading2"/>
        <w:divId w:val="3170074"/>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727D13" w14:paraId="337DE5EE" w14:textId="77777777">
        <w:trPr>
          <w:divId w:val="3170074"/>
          <w:tblCellSpacing w:w="15" w:type="dxa"/>
        </w:trPr>
        <w:tc>
          <w:tcPr>
            <w:tcW w:w="0" w:type="auto"/>
            <w:tcBorders>
              <w:bottom w:val="single" w:sz="6" w:space="0" w:color="000000"/>
            </w:tcBorders>
            <w:shd w:val="clear" w:color="auto" w:fill="BBBBBB"/>
            <w:vAlign w:val="center"/>
            <w:hideMark/>
          </w:tcPr>
          <w:p w14:paraId="544D17BD"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C947D76"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79DDC80"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E210306"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27D13" w14:paraId="24A7B304" w14:textId="77777777">
        <w:trPr>
          <w:divId w:val="3170074"/>
          <w:tblCellSpacing w:w="15" w:type="dxa"/>
        </w:trPr>
        <w:tc>
          <w:tcPr>
            <w:tcW w:w="0" w:type="auto"/>
            <w:tcBorders>
              <w:bottom w:val="single" w:sz="6" w:space="0" w:color="CCCCCC"/>
            </w:tcBorders>
            <w:vAlign w:val="center"/>
            <w:hideMark/>
          </w:tcPr>
          <w:p w14:paraId="7FEAB2C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69D8610A" w14:textId="77777777" w:rsidR="003130DE" w:rsidRDefault="003130DE">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D0FAF0D" w14:textId="77777777" w:rsidR="003130DE" w:rsidRDefault="003130D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DBB4736" w14:textId="77777777" w:rsidR="003130DE" w:rsidRDefault="003130DE">
            <w:pPr>
              <w:spacing w:after="75"/>
              <w:rPr>
                <w:rFonts w:ascii="Georgia" w:eastAsia="Times New Roman" w:hAnsi="Georgia"/>
                <w:sz w:val="18"/>
                <w:szCs w:val="18"/>
              </w:rPr>
            </w:pPr>
            <w:r>
              <w:rPr>
                <w:rFonts w:ascii="Georgia" w:eastAsia="Times New Roman" w:hAnsi="Georgia"/>
                <w:sz w:val="18"/>
                <w:szCs w:val="18"/>
              </w:rPr>
              <w:t>Yes</w:t>
            </w:r>
          </w:p>
        </w:tc>
      </w:tr>
    </w:tbl>
    <w:p w14:paraId="508B7678" w14:textId="77777777" w:rsidR="003130DE" w:rsidRDefault="003130DE">
      <w:pPr>
        <w:pStyle w:val="Heading2"/>
        <w:divId w:val="3170074"/>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44"/>
        <w:gridCol w:w="894"/>
        <w:gridCol w:w="5072"/>
      </w:tblGrid>
      <w:tr w:rsidR="00727D13" w14:paraId="253C6B1D" w14:textId="77777777">
        <w:trPr>
          <w:divId w:val="3170074"/>
          <w:tblCellSpacing w:w="15" w:type="dxa"/>
        </w:trPr>
        <w:tc>
          <w:tcPr>
            <w:tcW w:w="0" w:type="auto"/>
            <w:tcBorders>
              <w:bottom w:val="single" w:sz="6" w:space="0" w:color="000000"/>
            </w:tcBorders>
            <w:shd w:val="clear" w:color="auto" w:fill="BBBBBB"/>
            <w:vAlign w:val="center"/>
            <w:hideMark/>
          </w:tcPr>
          <w:p w14:paraId="114CC784"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98ED856"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80E3CBA"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27D13" w14:paraId="03832DE8" w14:textId="77777777">
        <w:trPr>
          <w:divId w:val="3170074"/>
          <w:tblCellSpacing w:w="15" w:type="dxa"/>
        </w:trPr>
        <w:tc>
          <w:tcPr>
            <w:tcW w:w="0" w:type="auto"/>
            <w:vAlign w:val="center"/>
            <w:hideMark/>
          </w:tcPr>
          <w:p w14:paraId="19E5EC36" w14:textId="77777777" w:rsidR="003130DE" w:rsidRDefault="003130DE">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4A3A1B2" w14:textId="77777777" w:rsidR="003130DE" w:rsidRDefault="003130DE">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47EE77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 xml:space="preserve">The area and quality of this habitat is inferred to be declining due to forest clearance from urbanisation, </w:t>
            </w:r>
            <w:proofErr w:type="gramStart"/>
            <w:r>
              <w:rPr>
                <w:rFonts w:ascii="Georgia" w:eastAsia="Times New Roman" w:hAnsi="Georgia"/>
                <w:sz w:val="18"/>
                <w:szCs w:val="18"/>
              </w:rPr>
              <w:t>agriculture</w:t>
            </w:r>
            <w:proofErr w:type="gramEnd"/>
            <w:r>
              <w:rPr>
                <w:rFonts w:ascii="Georgia" w:eastAsia="Times New Roman" w:hAnsi="Georgia"/>
                <w:sz w:val="18"/>
                <w:szCs w:val="18"/>
              </w:rPr>
              <w:t xml:space="preserve"> and logging.</w:t>
            </w:r>
          </w:p>
        </w:tc>
      </w:tr>
    </w:tbl>
    <w:p w14:paraId="5A84D70D" w14:textId="77777777" w:rsidR="003130DE" w:rsidRDefault="003130DE">
      <w:pPr>
        <w:pStyle w:val="Heading2"/>
        <w:divId w:val="3170074"/>
        <w:rPr>
          <w:rFonts w:ascii="Georgia" w:eastAsia="Times New Roman" w:hAnsi="Georgia"/>
          <w:sz w:val="27"/>
          <w:szCs w:val="27"/>
        </w:rPr>
      </w:pPr>
      <w:r>
        <w:rPr>
          <w:rFonts w:ascii="Georgia" w:eastAsia="Times New Roman" w:hAnsi="Georgia"/>
          <w:sz w:val="27"/>
          <w:szCs w:val="27"/>
        </w:rPr>
        <w:t>Systems</w:t>
      </w:r>
    </w:p>
    <w:p w14:paraId="353AE949" w14:textId="77777777" w:rsidR="003130DE" w:rsidRDefault="003130DE">
      <w:pPr>
        <w:pStyle w:val="NormalWeb"/>
        <w:divId w:val="3170074"/>
        <w:rPr>
          <w:rFonts w:ascii="Georgia" w:hAnsi="Georgia"/>
        </w:rPr>
      </w:pPr>
      <w:r>
        <w:rPr>
          <w:rStyle w:val="datalabel1"/>
          <w:rFonts w:ascii="Georgia" w:hAnsi="Georgia"/>
        </w:rPr>
        <w:t xml:space="preserve">System: </w:t>
      </w:r>
      <w:r>
        <w:rPr>
          <w:rFonts w:ascii="Georgia" w:hAnsi="Georgia"/>
        </w:rPr>
        <w:t>Terrestrial</w:t>
      </w:r>
    </w:p>
    <w:p w14:paraId="30146E03" w14:textId="77777777" w:rsidR="003130DE" w:rsidRDefault="003130DE">
      <w:pPr>
        <w:pStyle w:val="Heading2"/>
        <w:divId w:val="3170074"/>
        <w:rPr>
          <w:rFonts w:ascii="Georgia" w:eastAsia="Times New Roman" w:hAnsi="Georgia"/>
          <w:sz w:val="27"/>
          <w:szCs w:val="27"/>
        </w:rPr>
      </w:pPr>
      <w:r>
        <w:rPr>
          <w:rFonts w:ascii="Georgia" w:eastAsia="Times New Roman" w:hAnsi="Georgia"/>
          <w:sz w:val="27"/>
          <w:szCs w:val="27"/>
        </w:rPr>
        <w:lastRenderedPageBreak/>
        <w:t>Plant / Fungi Specific</w:t>
      </w:r>
    </w:p>
    <w:p w14:paraId="1ACD306D" w14:textId="77777777" w:rsidR="003130DE" w:rsidRDefault="003130DE">
      <w:pPr>
        <w:pStyle w:val="NormalWeb"/>
        <w:divId w:val="3170074"/>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27D13" w14:paraId="1B09A4C0" w14:textId="77777777">
        <w:trPr>
          <w:divId w:val="3170074"/>
          <w:tblCellSpacing w:w="15" w:type="dxa"/>
        </w:trPr>
        <w:tc>
          <w:tcPr>
            <w:tcW w:w="0" w:type="auto"/>
            <w:tcBorders>
              <w:bottom w:val="single" w:sz="6" w:space="0" w:color="000000"/>
            </w:tcBorders>
            <w:shd w:val="clear" w:color="auto" w:fill="BBBBBB"/>
            <w:vAlign w:val="center"/>
            <w:hideMark/>
          </w:tcPr>
          <w:p w14:paraId="4CC77613"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27D13" w14:paraId="5765E8DC" w14:textId="77777777">
        <w:trPr>
          <w:divId w:val="3170074"/>
          <w:tblCellSpacing w:w="15" w:type="dxa"/>
        </w:trPr>
        <w:tc>
          <w:tcPr>
            <w:tcW w:w="0" w:type="auto"/>
            <w:tcBorders>
              <w:bottom w:val="single" w:sz="6" w:space="0" w:color="CCCCCC"/>
            </w:tcBorders>
            <w:vAlign w:val="center"/>
            <w:hideMark/>
          </w:tcPr>
          <w:p w14:paraId="5C02182A" w14:textId="77777777" w:rsidR="003130DE" w:rsidRDefault="003130DE">
            <w:pPr>
              <w:spacing w:after="75"/>
              <w:rPr>
                <w:rFonts w:ascii="Georgia" w:eastAsia="Times New Roman" w:hAnsi="Georgia"/>
                <w:sz w:val="18"/>
                <w:szCs w:val="18"/>
              </w:rPr>
            </w:pPr>
            <w:r>
              <w:rPr>
                <w:rFonts w:ascii="Georgia" w:eastAsia="Times New Roman" w:hAnsi="Georgia"/>
                <w:sz w:val="18"/>
                <w:szCs w:val="18"/>
              </w:rPr>
              <w:t>Shrub - large</w:t>
            </w:r>
          </w:p>
        </w:tc>
      </w:tr>
    </w:tbl>
    <w:p w14:paraId="7BA32572" w14:textId="77777777" w:rsidR="003130DE" w:rsidRDefault="003130DE">
      <w:pPr>
        <w:pStyle w:val="Heading1"/>
        <w:divId w:val="14577060"/>
        <w:rPr>
          <w:rFonts w:ascii="Georgia" w:eastAsia="Times New Roman" w:hAnsi="Georgia"/>
          <w:sz w:val="29"/>
          <w:szCs w:val="29"/>
        </w:rPr>
      </w:pPr>
      <w:r>
        <w:rPr>
          <w:rFonts w:ascii="Georgia" w:eastAsia="Times New Roman" w:hAnsi="Georgia"/>
          <w:sz w:val="29"/>
          <w:szCs w:val="29"/>
        </w:rPr>
        <w:t>Use and Trade</w:t>
      </w:r>
    </w:p>
    <w:p w14:paraId="3CE08B56" w14:textId="77777777" w:rsidR="003130DE" w:rsidRDefault="003130DE">
      <w:pPr>
        <w:pStyle w:val="Heading2"/>
        <w:divId w:val="14577060"/>
        <w:rPr>
          <w:rFonts w:ascii="Georgia" w:eastAsia="Times New Roman" w:hAnsi="Georgia"/>
          <w:sz w:val="27"/>
          <w:szCs w:val="27"/>
        </w:rPr>
      </w:pPr>
      <w:r>
        <w:rPr>
          <w:rFonts w:ascii="Georgia" w:eastAsia="Times New Roman" w:hAnsi="Georgia"/>
          <w:sz w:val="27"/>
          <w:szCs w:val="27"/>
        </w:rPr>
        <w:t>General Use and Trade Information</w:t>
      </w:r>
    </w:p>
    <w:p w14:paraId="0D4E4513" w14:textId="77777777" w:rsidR="003130DE" w:rsidRDefault="003130DE">
      <w:pPr>
        <w:pStyle w:val="NormalWeb"/>
        <w:divId w:val="14577060"/>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0EBCB3C9" w14:textId="77777777" w:rsidR="003130DE" w:rsidRDefault="003130DE">
      <w:pPr>
        <w:pStyle w:val="Heading1"/>
        <w:divId w:val="933784225"/>
        <w:rPr>
          <w:rFonts w:ascii="Georgia" w:eastAsia="Times New Roman" w:hAnsi="Georgia"/>
          <w:sz w:val="29"/>
          <w:szCs w:val="29"/>
        </w:rPr>
      </w:pPr>
      <w:r>
        <w:rPr>
          <w:rFonts w:ascii="Georgia" w:eastAsia="Times New Roman" w:hAnsi="Georgia"/>
          <w:sz w:val="29"/>
          <w:szCs w:val="29"/>
        </w:rPr>
        <w:t>Threats</w:t>
      </w:r>
    </w:p>
    <w:p w14:paraId="7849DD3D" w14:textId="3B0198FC" w:rsidR="003130DE" w:rsidRDefault="003130DE">
      <w:pPr>
        <w:pStyle w:val="NormalWeb"/>
        <w:divId w:val="933784225"/>
        <w:rPr>
          <w:rFonts w:ascii="Georgia" w:hAnsi="Georgia"/>
        </w:rPr>
      </w:pPr>
      <w:r>
        <w:rPr>
          <w:rFonts w:ascii="Georgia" w:hAnsi="Georgia"/>
        </w:rPr>
        <w:t>This species occurs in South-West Region, Cameroon and Bioko, Equatorial Guinea. Across Bioko, 59% of lowland rainforest has historically been lost or degraded due to logging and agriculture (Butynski and Koster 1994, Zafra-Calvo</w:t>
      </w:r>
      <w:r>
        <w:rPr>
          <w:rStyle w:val="Emphasis"/>
          <w:rFonts w:ascii="Georgia" w:hAnsi="Georgia"/>
        </w:rPr>
        <w:t xml:space="preserve"> et al.</w:t>
      </w:r>
      <w:r>
        <w:rPr>
          <w:rFonts w:ascii="Georgia" w:hAnsi="Georgia"/>
        </w:rPr>
        <w:t xml:space="preserve"> 2010), and the species has not been collected there for 150 years so is likely to be extinct on the island (Lachenaud 2019). The town Limbe, where the species was collected in 1899, has expanded greatly since and as no more collections have been made </w:t>
      </w:r>
      <w:del w:id="31" w:author="Jack Plummer" w:date="2024-04-25T17:17:00Z" w16du:dateUtc="2024-04-25T16:17:00Z">
        <w:r w:rsidDel="00E345D7">
          <w:rPr>
            <w:rFonts w:ascii="Georgia" w:hAnsi="Georgia"/>
          </w:rPr>
          <w:delText xml:space="preserve">so </w:delText>
        </w:r>
      </w:del>
      <w:r>
        <w:rPr>
          <w:rFonts w:ascii="Georgia" w:hAnsi="Georgia"/>
        </w:rPr>
        <w:t xml:space="preserve">it is now considered extinct at that locality (Onana and Cheek 2011). The collections in the </w:t>
      </w:r>
      <w:proofErr w:type="spellStart"/>
      <w:r>
        <w:rPr>
          <w:rFonts w:ascii="Georgia" w:hAnsi="Georgia"/>
        </w:rPr>
        <w:t>Bimbia-Bonadikombo</w:t>
      </w:r>
      <w:proofErr w:type="spellEnd"/>
      <w:r>
        <w:rPr>
          <w:rFonts w:ascii="Georgia" w:hAnsi="Georgia"/>
        </w:rPr>
        <w:t xml:space="preserve"> forest area are threatened by forest clearance from small holder agriculture from the nearby town Limbe, and almost all the forest stands on land reserved for plantation expansions (Cheek and Bridson 2002)</w:t>
      </w:r>
      <w:proofErr w:type="gramStart"/>
      <w:r>
        <w:rPr>
          <w:rFonts w:ascii="Georgia" w:hAnsi="Georgia"/>
        </w:rPr>
        <w:t>, in particular</w:t>
      </w:r>
      <w:ins w:id="32" w:author="Jack Plummer" w:date="2024-04-25T17:17:00Z" w16du:dateUtc="2024-04-25T16:17:00Z">
        <w:r w:rsidR="00E345D7">
          <w:rPr>
            <w:rFonts w:ascii="Georgia" w:hAnsi="Georgia"/>
          </w:rPr>
          <w:t>,</w:t>
        </w:r>
      </w:ins>
      <w:r>
        <w:rPr>
          <w:rFonts w:ascii="Georgia" w:hAnsi="Georgia"/>
        </w:rPr>
        <w:t xml:space="preserve"> the</w:t>
      </w:r>
      <w:proofErr w:type="gramEnd"/>
      <w:r>
        <w:rPr>
          <w:rFonts w:ascii="Georgia" w:hAnsi="Georgia"/>
        </w:rPr>
        <w:t xml:space="preserve"> specimen at </w:t>
      </w:r>
      <w:proofErr w:type="spellStart"/>
      <w:r>
        <w:rPr>
          <w:rFonts w:ascii="Georgia" w:hAnsi="Georgia"/>
        </w:rPr>
        <w:t>Mabeta</w:t>
      </w:r>
      <w:proofErr w:type="spellEnd"/>
      <w:r>
        <w:rPr>
          <w:rFonts w:ascii="Georgia" w:hAnsi="Georgia"/>
        </w:rPr>
        <w:t xml:space="preserve"> was collected on the edge of an oil palm concession (Watts # 110 (K)) (Global Forest Watch 2024). Observations taken within the forest report very heavy loss of habitat to agriculture (Onana and Cheek 2011). The </w:t>
      </w:r>
      <w:proofErr w:type="spellStart"/>
      <w:r>
        <w:rPr>
          <w:rFonts w:ascii="Georgia" w:hAnsi="Georgia"/>
        </w:rPr>
        <w:t>Mkoko</w:t>
      </w:r>
      <w:proofErr w:type="spellEnd"/>
      <w:r>
        <w:rPr>
          <w:rFonts w:ascii="Georgia" w:hAnsi="Georgia"/>
        </w:rPr>
        <w:t xml:space="preserve"> Forest Reserve is threatened by logging, with the only specimen in the area collected just 1.5 km from a logging concession (Lachenaud 2019, Global Forest Watch 2024). The collections near Lake </w:t>
      </w:r>
      <w:proofErr w:type="spellStart"/>
      <w:r>
        <w:rPr>
          <w:rFonts w:ascii="Georgia" w:hAnsi="Georgia"/>
        </w:rPr>
        <w:t>Barombi</w:t>
      </w:r>
      <w:proofErr w:type="spellEnd"/>
      <w:r>
        <w:rPr>
          <w:rFonts w:ascii="Georgia" w:hAnsi="Georgia"/>
        </w:rPr>
        <w:t xml:space="preserve">-Mbo are threatened by agriculture and urbanisation from the nearby town </w:t>
      </w:r>
      <w:proofErr w:type="spellStart"/>
      <w:r>
        <w:rPr>
          <w:rFonts w:ascii="Georgia" w:hAnsi="Georgia"/>
        </w:rPr>
        <w:t>Kubmar</w:t>
      </w:r>
      <w:proofErr w:type="spellEnd"/>
      <w:r>
        <w:rPr>
          <w:rFonts w:ascii="Georgia" w:hAnsi="Georgia"/>
        </w:rPr>
        <w:t>. The forests around the lake are facing increasing anthropogenic pressures so are now highly degraded as</w:t>
      </w:r>
      <w:ins w:id="33" w:author="Jack Plummer" w:date="2024-04-25T17:17:00Z" w16du:dateUtc="2024-04-25T16:17:00Z">
        <w:r w:rsidR="00E345D7">
          <w:rPr>
            <w:rFonts w:ascii="Georgia" w:hAnsi="Georgia"/>
          </w:rPr>
          <w:t xml:space="preserve"> they</w:t>
        </w:r>
      </w:ins>
      <w:r>
        <w:rPr>
          <w:rFonts w:ascii="Georgia" w:hAnsi="Georgia"/>
        </w:rPr>
        <w:t xml:space="preserve"> have been cleared for agriculture, </w:t>
      </w:r>
      <w:proofErr w:type="gramStart"/>
      <w:r>
        <w:rPr>
          <w:rFonts w:ascii="Georgia" w:hAnsi="Georgia"/>
        </w:rPr>
        <w:t>timber</w:t>
      </w:r>
      <w:proofErr w:type="gramEnd"/>
      <w:r>
        <w:rPr>
          <w:rFonts w:ascii="Georgia" w:hAnsi="Georgia"/>
        </w:rPr>
        <w:t xml:space="preserve"> and settlements (Lachenaud 2019, </w:t>
      </w:r>
      <w:proofErr w:type="spellStart"/>
      <w:r>
        <w:rPr>
          <w:rFonts w:ascii="Georgia" w:hAnsi="Georgia"/>
        </w:rPr>
        <w:t>Fonge</w:t>
      </w:r>
      <w:proofErr w:type="spellEnd"/>
      <w:r>
        <w:rPr>
          <w:rFonts w:ascii="Georgia" w:hAnsi="Georgia"/>
        </w:rPr>
        <w:t xml:space="preserve"> </w:t>
      </w:r>
      <w:r>
        <w:rPr>
          <w:rStyle w:val="Emphasis"/>
          <w:rFonts w:ascii="Georgia" w:hAnsi="Georgia"/>
        </w:rPr>
        <w:t xml:space="preserve">et al. </w:t>
      </w:r>
      <w:r>
        <w:rPr>
          <w:rFonts w:ascii="Georgia" w:hAnsi="Georgia"/>
        </w:rPr>
        <w:t>2019).</w:t>
      </w:r>
    </w:p>
    <w:p w14:paraId="44B96858" w14:textId="77777777" w:rsidR="003130DE" w:rsidRDefault="003130DE">
      <w:pPr>
        <w:pStyle w:val="Heading2"/>
        <w:divId w:val="933784225"/>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816"/>
        <w:gridCol w:w="740"/>
        <w:gridCol w:w="609"/>
        <w:gridCol w:w="845"/>
      </w:tblGrid>
      <w:tr w:rsidR="00727D13" w14:paraId="28C8FD5F" w14:textId="77777777">
        <w:trPr>
          <w:divId w:val="933784225"/>
          <w:tblCellSpacing w:w="15" w:type="dxa"/>
        </w:trPr>
        <w:tc>
          <w:tcPr>
            <w:tcW w:w="0" w:type="auto"/>
            <w:tcBorders>
              <w:bottom w:val="single" w:sz="6" w:space="0" w:color="000000"/>
            </w:tcBorders>
            <w:shd w:val="clear" w:color="auto" w:fill="BBBBBB"/>
            <w:vAlign w:val="center"/>
            <w:hideMark/>
          </w:tcPr>
          <w:p w14:paraId="17E4C320"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E1E5D38"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DEB08D5"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2CBEA4E7"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Severity</w:t>
            </w:r>
          </w:p>
        </w:tc>
      </w:tr>
      <w:tr w:rsidR="00727D13" w14:paraId="37482193" w14:textId="77777777">
        <w:trPr>
          <w:divId w:val="933784225"/>
          <w:tblCellSpacing w:w="15" w:type="dxa"/>
        </w:trPr>
        <w:tc>
          <w:tcPr>
            <w:tcW w:w="0" w:type="auto"/>
            <w:vAlign w:val="center"/>
            <w:hideMark/>
          </w:tcPr>
          <w:p w14:paraId="41ACFBF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244B973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2F3DF76"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D06F3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22D1C883" w14:textId="77777777">
        <w:trPr>
          <w:divId w:val="933784225"/>
          <w:tblCellSpacing w:w="15" w:type="dxa"/>
        </w:trPr>
        <w:tc>
          <w:tcPr>
            <w:tcW w:w="0" w:type="auto"/>
            <w:vAlign w:val="center"/>
            <w:hideMark/>
          </w:tcPr>
          <w:p w14:paraId="653CC789" w14:textId="77777777" w:rsidR="003130DE" w:rsidRDefault="003130DE">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7BFC961" w14:textId="77777777" w:rsidR="003130DE" w:rsidRDefault="003130D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39D7CAF"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C5156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58CEA4E6" w14:textId="77777777">
        <w:trPr>
          <w:divId w:val="933784225"/>
          <w:tblCellSpacing w:w="15" w:type="dxa"/>
        </w:trPr>
        <w:tc>
          <w:tcPr>
            <w:tcW w:w="0" w:type="auto"/>
            <w:vAlign w:val="center"/>
            <w:hideMark/>
          </w:tcPr>
          <w:p w14:paraId="65060BC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33FDAD8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5F5DEC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470DCAC"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7A108B27" w14:textId="77777777">
        <w:trPr>
          <w:divId w:val="933784225"/>
          <w:tblCellSpacing w:w="15" w:type="dxa"/>
        </w:trPr>
        <w:tc>
          <w:tcPr>
            <w:tcW w:w="0" w:type="auto"/>
            <w:vAlign w:val="center"/>
            <w:hideMark/>
          </w:tcPr>
          <w:p w14:paraId="0A98F369" w14:textId="77777777" w:rsidR="003130DE" w:rsidRDefault="003130DE">
            <w:pPr>
              <w:spacing w:after="75"/>
              <w:rPr>
                <w:rFonts w:ascii="Georgia" w:eastAsia="Times New Roman" w:hAnsi="Georgia"/>
                <w:sz w:val="18"/>
                <w:szCs w:val="18"/>
              </w:rPr>
            </w:pPr>
            <w:r>
              <w:rPr>
                <w:rFonts w:ascii="Georgia" w:eastAsia="Times New Roman" w:hAnsi="Georgia"/>
                <w:sz w:val="18"/>
                <w:szCs w:val="18"/>
              </w:rPr>
              <w:t xml:space="preserve">2.2.2. Agriculture &amp; aquaculture -&gt; Wood &amp; pulp plantations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plantations</w:t>
            </w:r>
          </w:p>
        </w:tc>
        <w:tc>
          <w:tcPr>
            <w:tcW w:w="0" w:type="auto"/>
            <w:vAlign w:val="center"/>
            <w:hideMark/>
          </w:tcPr>
          <w:p w14:paraId="28BEAD2E" w14:textId="77777777" w:rsidR="003130DE" w:rsidRDefault="003130D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60693B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55E347E"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bl>
    <w:p w14:paraId="67B75F03" w14:textId="77777777" w:rsidR="003130DE" w:rsidRDefault="003130DE">
      <w:pPr>
        <w:pStyle w:val="Heading1"/>
        <w:divId w:val="1216744273"/>
        <w:rPr>
          <w:rFonts w:ascii="Georgia" w:eastAsia="Times New Roman" w:hAnsi="Georgia"/>
          <w:sz w:val="29"/>
          <w:szCs w:val="29"/>
        </w:rPr>
      </w:pPr>
      <w:r>
        <w:rPr>
          <w:rFonts w:ascii="Georgia" w:eastAsia="Times New Roman" w:hAnsi="Georgia"/>
          <w:sz w:val="29"/>
          <w:szCs w:val="29"/>
        </w:rPr>
        <w:t>Conservation</w:t>
      </w:r>
    </w:p>
    <w:p w14:paraId="00C4DC12" w14:textId="4D9908BB" w:rsidR="003130DE" w:rsidRDefault="003130DE">
      <w:pPr>
        <w:pStyle w:val="NormalWeb"/>
        <w:divId w:val="1216744273"/>
        <w:rPr>
          <w:rFonts w:ascii="Georgia" w:hAnsi="Georgia"/>
        </w:rPr>
      </w:pPr>
      <w:r>
        <w:rPr>
          <w:rFonts w:ascii="Georgia" w:hAnsi="Georgia"/>
        </w:rPr>
        <w:t xml:space="preserve">There are currently no known ex-situ conservation sites for this species (BGCI 2024), nor has it been collected from any protected areas (UNEP-WCMC and IUCN 2024). Efforts to find the species again in the forest at </w:t>
      </w:r>
      <w:proofErr w:type="spellStart"/>
      <w:r>
        <w:rPr>
          <w:rFonts w:ascii="Georgia" w:hAnsi="Georgia"/>
        </w:rPr>
        <w:t>Bimbia</w:t>
      </w:r>
      <w:proofErr w:type="spellEnd"/>
      <w:r>
        <w:rPr>
          <w:rFonts w:ascii="Georgia" w:hAnsi="Georgia"/>
        </w:rPr>
        <w:t xml:space="preserve"> were not successful. </w:t>
      </w:r>
      <w:commentRangeStart w:id="34"/>
      <w:ins w:id="35" w:author="Jack Plummer" w:date="2024-04-25T17:22:00Z" w16du:dateUtc="2024-04-25T16:22:00Z">
        <w:r w:rsidR="00E345D7">
          <w:rPr>
            <w:rFonts w:ascii="Georgia" w:hAnsi="Georgia"/>
          </w:rPr>
          <w:t>Further</w:t>
        </w:r>
      </w:ins>
      <w:del w:id="36" w:author="Jack Plummer" w:date="2024-04-25T17:22:00Z" w16du:dateUtc="2024-04-25T16:22:00Z">
        <w:r w:rsidDel="00E345D7">
          <w:rPr>
            <w:rFonts w:ascii="Georgia" w:hAnsi="Georgia"/>
          </w:rPr>
          <w:delText xml:space="preserve">Therefore, more </w:delText>
        </w:r>
      </w:del>
      <w:ins w:id="37" w:author="Jack Plummer" w:date="2024-04-25T17:22:00Z" w16du:dateUtc="2024-04-25T16:22:00Z">
        <w:r w:rsidR="00E345D7">
          <w:rPr>
            <w:rFonts w:ascii="Georgia" w:hAnsi="Georgia"/>
          </w:rPr>
          <w:t xml:space="preserve"> </w:t>
        </w:r>
      </w:ins>
      <w:r>
        <w:rPr>
          <w:rFonts w:ascii="Georgia" w:hAnsi="Georgia"/>
        </w:rPr>
        <w:t xml:space="preserve">efforts are needed by botanists at Limbe Botanic Garden </w:t>
      </w:r>
      <w:commentRangeEnd w:id="34"/>
      <w:r w:rsidR="00FA4078">
        <w:rPr>
          <w:rStyle w:val="CommentReference"/>
        </w:rPr>
        <w:commentReference w:id="34"/>
      </w:r>
      <w:r>
        <w:rPr>
          <w:rFonts w:ascii="Georgia" w:hAnsi="Georgia"/>
        </w:rPr>
        <w:t xml:space="preserve">(LBG) to work with the managers of the </w:t>
      </w:r>
      <w:proofErr w:type="spellStart"/>
      <w:r>
        <w:rPr>
          <w:rFonts w:ascii="Georgia" w:hAnsi="Georgia"/>
        </w:rPr>
        <w:t>Bimbia</w:t>
      </w:r>
      <w:proofErr w:type="spellEnd"/>
      <w:r>
        <w:rPr>
          <w:rFonts w:ascii="Georgia" w:hAnsi="Georgia"/>
        </w:rPr>
        <w:t xml:space="preserve"> community forest to find and protect this </w:t>
      </w:r>
      <w:proofErr w:type="gramStart"/>
      <w:r>
        <w:rPr>
          <w:rFonts w:ascii="Georgia" w:hAnsi="Georgia"/>
        </w:rPr>
        <w:t>species, if</w:t>
      </w:r>
      <w:proofErr w:type="gramEnd"/>
      <w:r>
        <w:rPr>
          <w:rFonts w:ascii="Georgia" w:hAnsi="Georgia"/>
        </w:rPr>
        <w:t xml:space="preserve"> it has not already been lost. If live seeds could be obtained, plants could be multiplied at the nursery of LBG for re-introduction at </w:t>
      </w:r>
      <w:proofErr w:type="spellStart"/>
      <w:r>
        <w:rPr>
          <w:rFonts w:ascii="Georgia" w:hAnsi="Georgia"/>
        </w:rPr>
        <w:t>Bimbia</w:t>
      </w:r>
      <w:proofErr w:type="spellEnd"/>
      <w:r>
        <w:rPr>
          <w:rFonts w:ascii="Georgia" w:hAnsi="Georgia"/>
        </w:rPr>
        <w:t xml:space="preserve"> </w:t>
      </w:r>
      <w:proofErr w:type="gramStart"/>
      <w:r>
        <w:rPr>
          <w:rFonts w:ascii="Georgia" w:hAnsi="Georgia"/>
        </w:rPr>
        <w:t>and also</w:t>
      </w:r>
      <w:proofErr w:type="gramEnd"/>
      <w:r>
        <w:rPr>
          <w:rFonts w:ascii="Georgia" w:hAnsi="Georgia"/>
        </w:rPr>
        <w:t xml:space="preserve"> to be maintained in cultivation and distributed as a safeguard against future losses in the wild (Onana and Cheek 2011).</w:t>
      </w:r>
    </w:p>
    <w:p w14:paraId="1B3B5A2F" w14:textId="77777777" w:rsidR="003130DE" w:rsidRDefault="003130DE">
      <w:pPr>
        <w:pStyle w:val="Heading2"/>
        <w:divId w:val="1216744273"/>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727D13" w14:paraId="68EC57E3" w14:textId="77777777">
        <w:trPr>
          <w:divId w:val="1216744273"/>
          <w:tblCellSpacing w:w="15" w:type="dxa"/>
        </w:trPr>
        <w:tc>
          <w:tcPr>
            <w:tcW w:w="0" w:type="auto"/>
            <w:tcBorders>
              <w:bottom w:val="single" w:sz="6" w:space="0" w:color="000000"/>
            </w:tcBorders>
            <w:shd w:val="clear" w:color="auto" w:fill="BBBBBB"/>
            <w:vAlign w:val="center"/>
            <w:hideMark/>
          </w:tcPr>
          <w:p w14:paraId="4EFF8707"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BEC0799"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Note</w:t>
            </w:r>
          </w:p>
        </w:tc>
      </w:tr>
      <w:tr w:rsidR="00727D13" w14:paraId="72F61682" w14:textId="77777777">
        <w:trPr>
          <w:divId w:val="1216744273"/>
          <w:tblCellSpacing w:w="15" w:type="dxa"/>
        </w:trPr>
        <w:tc>
          <w:tcPr>
            <w:tcW w:w="0" w:type="auto"/>
            <w:tcBorders>
              <w:bottom w:val="single" w:sz="6" w:space="0" w:color="CCCCCC"/>
            </w:tcBorders>
            <w:vAlign w:val="center"/>
            <w:hideMark/>
          </w:tcPr>
          <w:p w14:paraId="4DF4A177" w14:textId="77777777" w:rsidR="003130DE" w:rsidRDefault="003130DE">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3CE331B1"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68E5A011" w14:textId="77777777">
        <w:trPr>
          <w:divId w:val="1216744273"/>
          <w:tblCellSpacing w:w="15" w:type="dxa"/>
        </w:trPr>
        <w:tc>
          <w:tcPr>
            <w:tcW w:w="0" w:type="auto"/>
            <w:tcBorders>
              <w:bottom w:val="single" w:sz="6" w:space="0" w:color="CCCCCC"/>
            </w:tcBorders>
            <w:vAlign w:val="center"/>
            <w:hideMark/>
          </w:tcPr>
          <w:p w14:paraId="65CA76CE" w14:textId="77777777" w:rsidR="003130DE" w:rsidRDefault="003130DE">
            <w:pPr>
              <w:spacing w:after="75"/>
              <w:rPr>
                <w:rFonts w:ascii="Georgia" w:eastAsia="Times New Roman" w:hAnsi="Georgia"/>
                <w:sz w:val="18"/>
                <w:szCs w:val="18"/>
              </w:rPr>
            </w:pPr>
            <w:r>
              <w:rPr>
                <w:rFonts w:ascii="Georgia" w:eastAsia="Times New Roman" w:hAnsi="Georgia"/>
                <w:sz w:val="18"/>
                <w:szCs w:val="18"/>
              </w:rPr>
              <w:t>3.3.1. Species management -&gt; Species re-introduction -&gt; Reintroduction</w:t>
            </w:r>
          </w:p>
        </w:tc>
        <w:tc>
          <w:tcPr>
            <w:tcW w:w="0" w:type="auto"/>
            <w:tcBorders>
              <w:bottom w:val="single" w:sz="6" w:space="0" w:color="CCCCCC"/>
            </w:tcBorders>
            <w:vAlign w:val="center"/>
            <w:hideMark/>
          </w:tcPr>
          <w:p w14:paraId="233CA729"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5BC4021D" w14:textId="77777777">
        <w:trPr>
          <w:divId w:val="1216744273"/>
          <w:tblCellSpacing w:w="15" w:type="dxa"/>
        </w:trPr>
        <w:tc>
          <w:tcPr>
            <w:tcW w:w="0" w:type="auto"/>
            <w:tcBorders>
              <w:bottom w:val="single" w:sz="6" w:space="0" w:color="CCCCCC"/>
            </w:tcBorders>
            <w:vAlign w:val="center"/>
            <w:hideMark/>
          </w:tcPr>
          <w:p w14:paraId="4C3A93A7" w14:textId="77777777" w:rsidR="003130DE" w:rsidRDefault="003130DE">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E3F4196"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bl>
    <w:p w14:paraId="0991FEA9" w14:textId="77777777" w:rsidR="003130DE" w:rsidRDefault="003130DE">
      <w:pPr>
        <w:pStyle w:val="Heading2"/>
        <w:divId w:val="121674427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5"/>
        <w:gridCol w:w="530"/>
      </w:tblGrid>
      <w:tr w:rsidR="00727D13" w14:paraId="7E8E4AF2" w14:textId="77777777">
        <w:trPr>
          <w:divId w:val="1216744273"/>
          <w:tblCellSpacing w:w="15" w:type="dxa"/>
        </w:trPr>
        <w:tc>
          <w:tcPr>
            <w:tcW w:w="0" w:type="auto"/>
            <w:tcBorders>
              <w:bottom w:val="single" w:sz="6" w:space="0" w:color="000000"/>
            </w:tcBorders>
            <w:shd w:val="clear" w:color="auto" w:fill="BBBBBB"/>
            <w:vAlign w:val="center"/>
            <w:hideMark/>
          </w:tcPr>
          <w:p w14:paraId="40E350FE"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BA6F191" w14:textId="77777777" w:rsidR="003130DE" w:rsidRDefault="003130DE">
            <w:pPr>
              <w:spacing w:after="75"/>
              <w:rPr>
                <w:rFonts w:ascii="Georgia" w:eastAsia="Times New Roman" w:hAnsi="Georgia"/>
                <w:b/>
                <w:bCs/>
                <w:sz w:val="18"/>
                <w:szCs w:val="18"/>
              </w:rPr>
            </w:pPr>
            <w:r>
              <w:rPr>
                <w:rFonts w:ascii="Georgia" w:eastAsia="Times New Roman" w:hAnsi="Georgia"/>
                <w:b/>
                <w:bCs/>
                <w:sz w:val="18"/>
                <w:szCs w:val="18"/>
              </w:rPr>
              <w:t>Note</w:t>
            </w:r>
          </w:p>
        </w:tc>
      </w:tr>
      <w:tr w:rsidR="00727D13" w14:paraId="48CB232E" w14:textId="77777777">
        <w:trPr>
          <w:divId w:val="1216744273"/>
          <w:tblCellSpacing w:w="15" w:type="dxa"/>
        </w:trPr>
        <w:tc>
          <w:tcPr>
            <w:tcW w:w="0" w:type="auto"/>
            <w:tcBorders>
              <w:bottom w:val="single" w:sz="6" w:space="0" w:color="CCCCCC"/>
            </w:tcBorders>
            <w:vAlign w:val="center"/>
            <w:hideMark/>
          </w:tcPr>
          <w:p w14:paraId="33DE2F1C" w14:textId="77777777" w:rsidR="003130DE" w:rsidRDefault="003130DE">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6DC20F20"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r w:rsidR="00727D13" w14:paraId="5F844EB3" w14:textId="77777777">
        <w:trPr>
          <w:divId w:val="1216744273"/>
          <w:tblCellSpacing w:w="15" w:type="dxa"/>
        </w:trPr>
        <w:tc>
          <w:tcPr>
            <w:tcW w:w="0" w:type="auto"/>
            <w:tcBorders>
              <w:bottom w:val="single" w:sz="6" w:space="0" w:color="CCCCCC"/>
            </w:tcBorders>
            <w:vAlign w:val="center"/>
            <w:hideMark/>
          </w:tcPr>
          <w:p w14:paraId="34116C8F" w14:textId="77777777" w:rsidR="003130DE" w:rsidRDefault="003130DE">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1B7E836B" w14:textId="77777777" w:rsidR="003130DE" w:rsidRDefault="003130DE">
            <w:pPr>
              <w:spacing w:after="75"/>
              <w:rPr>
                <w:rFonts w:ascii="Georgia" w:eastAsia="Times New Roman" w:hAnsi="Georgia"/>
                <w:sz w:val="18"/>
                <w:szCs w:val="18"/>
              </w:rPr>
            </w:pPr>
            <w:r>
              <w:rPr>
                <w:rFonts w:ascii="Georgia" w:eastAsia="Times New Roman" w:hAnsi="Georgia"/>
                <w:sz w:val="18"/>
                <w:szCs w:val="18"/>
              </w:rPr>
              <w:t>-</w:t>
            </w:r>
          </w:p>
        </w:tc>
      </w:tr>
    </w:tbl>
    <w:p w14:paraId="71CC1705" w14:textId="77777777" w:rsidR="003130DE" w:rsidRDefault="003130DE">
      <w:pPr>
        <w:pStyle w:val="Heading1"/>
        <w:rPr>
          <w:rFonts w:ascii="Georgia" w:eastAsia="Times New Roman" w:hAnsi="Georgia"/>
          <w:sz w:val="29"/>
          <w:szCs w:val="29"/>
        </w:rPr>
      </w:pPr>
      <w:r>
        <w:rPr>
          <w:rFonts w:ascii="Georgia" w:eastAsia="Times New Roman" w:hAnsi="Georgia"/>
          <w:sz w:val="29"/>
          <w:szCs w:val="29"/>
        </w:rPr>
        <w:t>Bibliography</w:t>
      </w:r>
    </w:p>
    <w:p w14:paraId="3D9C0D88" w14:textId="77777777" w:rsidR="003130DE" w:rsidRDefault="003130DE">
      <w:pPr>
        <w:pStyle w:val="NormalWeb"/>
        <w:divId w:val="623777192"/>
        <w:rPr>
          <w:rFonts w:ascii="Georgia" w:hAnsi="Georgia"/>
        </w:rPr>
      </w:pPr>
      <w:r>
        <w:rPr>
          <w:rFonts w:ascii="Georgia" w:hAnsi="Georgia"/>
        </w:rPr>
        <w:t xml:space="preserve">BGCI. 2024.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(Accessed: 2024).</w:t>
      </w:r>
    </w:p>
    <w:p w14:paraId="26BFF7D8" w14:textId="77777777" w:rsidR="003130DE" w:rsidRDefault="003130DE">
      <w:pPr>
        <w:pStyle w:val="NormalWeb"/>
        <w:divId w:val="623777192"/>
        <w:rPr>
          <w:rFonts w:ascii="Georgia" w:hAnsi="Georgia"/>
        </w:rPr>
      </w:pPr>
      <w:r>
        <w:rPr>
          <w:rFonts w:ascii="Georgia" w:hAnsi="Georgia"/>
        </w:rPr>
        <w:t xml:space="preserve">Butynski, T.M. and Koster, S.H. 1994. Distribution and conservation status of primates in Bioko Island, Equatorial Guinea. </w:t>
      </w:r>
      <w:r>
        <w:rPr>
          <w:rFonts w:ascii="Georgia" w:hAnsi="Georgia"/>
          <w:i/>
          <w:iCs/>
        </w:rPr>
        <w:t>Biodiversity and Conservation</w:t>
      </w:r>
      <w:r>
        <w:rPr>
          <w:rFonts w:ascii="Georgia" w:hAnsi="Georgia"/>
        </w:rPr>
        <w:t xml:space="preserve"> 3: 893-909.</w:t>
      </w:r>
    </w:p>
    <w:p w14:paraId="2D93E05A" w14:textId="77777777" w:rsidR="003130DE" w:rsidRDefault="003130DE">
      <w:pPr>
        <w:pStyle w:val="NormalWeb"/>
        <w:divId w:val="623777192"/>
        <w:rPr>
          <w:rFonts w:ascii="Georgia" w:hAnsi="Georgia"/>
        </w:rPr>
      </w:pPr>
      <w:r>
        <w:rPr>
          <w:rFonts w:ascii="Georgia" w:hAnsi="Georgia"/>
        </w:rPr>
        <w:t xml:space="preserve">Cheek, M. and Bridson, D. 2002. Two new species of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from western Cameroon. </w:t>
      </w:r>
      <w:r>
        <w:rPr>
          <w:rFonts w:ascii="Georgia" w:hAnsi="Georgia"/>
          <w:i/>
          <w:iCs/>
        </w:rPr>
        <w:t>Kew Bulletin</w:t>
      </w:r>
      <w:r>
        <w:rPr>
          <w:rFonts w:ascii="Georgia" w:hAnsi="Georgia"/>
        </w:rPr>
        <w:t xml:space="preserve"> 57: 389 – 395.</w:t>
      </w:r>
    </w:p>
    <w:p w14:paraId="1D12B018" w14:textId="77777777" w:rsidR="003130DE" w:rsidRDefault="003130DE">
      <w:pPr>
        <w:pStyle w:val="NormalWeb"/>
        <w:divId w:val="623777192"/>
        <w:rPr>
          <w:rFonts w:ascii="Georgia" w:hAnsi="Georgia"/>
        </w:rPr>
      </w:pPr>
      <w:r>
        <w:rPr>
          <w:rFonts w:ascii="Georgia" w:hAnsi="Georgia"/>
        </w:rPr>
        <w:t xml:space="preserve">Dinerstein, E., Olson, D., Joshi, A., Vynne, C., Burgess, N.D., Wikramanayake, E., Hahn, N., Palminteri, S., </w:t>
      </w:r>
      <w:proofErr w:type="spellStart"/>
      <w:r>
        <w:rPr>
          <w:rFonts w:ascii="Georgia" w:hAnsi="Georgia"/>
        </w:rPr>
        <w:t>Hedao</w:t>
      </w:r>
      <w:proofErr w:type="spellEnd"/>
      <w:r>
        <w:rPr>
          <w:rFonts w:ascii="Georgia" w:hAnsi="Georgia"/>
        </w:rPr>
        <w:t xml:space="preserve">, P., Noss, R., Hansen, M., Locke, H., Ellis, E.C., Jones, B., Barber, C.V., Hayes, R., Kormos, C., Martin, V., Crist, E., Sechrest, W., Price, L., Baillie, J.E.M., Weeden, D., Suckling, K., Davis, C., Sizer, N., Moore, R., </w:t>
      </w:r>
      <w:proofErr w:type="spellStart"/>
      <w:r>
        <w:rPr>
          <w:rFonts w:ascii="Georgia" w:hAnsi="Georgia"/>
        </w:rPr>
        <w:t>Thau</w:t>
      </w:r>
      <w:proofErr w:type="spellEnd"/>
      <w:r>
        <w:rPr>
          <w:rFonts w:ascii="Georgia" w:hAnsi="Georgia"/>
        </w:rPr>
        <w:t xml:space="preserve">, D., Birch, T., Potapov, P., </w:t>
      </w:r>
      <w:proofErr w:type="spellStart"/>
      <w:r>
        <w:rPr>
          <w:rFonts w:ascii="Georgia" w:hAnsi="Georgia"/>
        </w:rPr>
        <w:t>Turubanova</w:t>
      </w:r>
      <w:proofErr w:type="spellEnd"/>
      <w:r>
        <w:rPr>
          <w:rFonts w:ascii="Georgia" w:hAnsi="Georgia"/>
        </w:rPr>
        <w:t xml:space="preserve">, S., </w:t>
      </w:r>
      <w:proofErr w:type="spellStart"/>
      <w:r>
        <w:rPr>
          <w:rFonts w:ascii="Georgia" w:hAnsi="Georgia"/>
        </w:rPr>
        <w:t>Tyukavina</w:t>
      </w:r>
      <w:proofErr w:type="spellEnd"/>
      <w:r>
        <w:rPr>
          <w:rFonts w:ascii="Georgia" w:hAnsi="Georgia"/>
        </w:rPr>
        <w:t xml:space="preserve">, A., Souza, N., Pintea, L., Brito, J.C., Llewellyn, O.A., Miller, A.G., Patzelt, A., Ghazanfar, S.A., Timberlake, J., </w:t>
      </w:r>
      <w:proofErr w:type="spellStart"/>
      <w:r>
        <w:rPr>
          <w:rFonts w:ascii="Georgia" w:hAnsi="Georgia"/>
        </w:rPr>
        <w:t>Klöser</w:t>
      </w:r>
      <w:proofErr w:type="spellEnd"/>
      <w:r>
        <w:rPr>
          <w:rFonts w:ascii="Georgia" w:hAnsi="Georgia"/>
        </w:rPr>
        <w:t>, H., Shennan-</w:t>
      </w:r>
      <w:proofErr w:type="spellStart"/>
      <w:r>
        <w:rPr>
          <w:rFonts w:ascii="Georgia" w:hAnsi="Georgia"/>
        </w:rPr>
        <w:t>Farpón</w:t>
      </w:r>
      <w:proofErr w:type="spellEnd"/>
      <w:r>
        <w:rPr>
          <w:rFonts w:ascii="Georgia" w:hAnsi="Georgia"/>
        </w:rPr>
        <w:t xml:space="preserve">, Y., Kindt, R., Lillesø, J.-P.B., </w:t>
      </w:r>
      <w:proofErr w:type="spellStart"/>
      <w:r>
        <w:rPr>
          <w:rFonts w:ascii="Georgia" w:hAnsi="Georgia"/>
        </w:rPr>
        <w:t>Breugel</w:t>
      </w:r>
      <w:proofErr w:type="spellEnd"/>
      <w:r>
        <w:rPr>
          <w:rFonts w:ascii="Georgia" w:hAnsi="Georgia"/>
        </w:rPr>
        <w:t xml:space="preserve">, P., Graudal, L., Voge, M., Al-Shammari, K.F. and Saleem, M. 2017. An ecoregion-based approach to protecting half the terrestrial realm. </w:t>
      </w:r>
      <w:proofErr w:type="spellStart"/>
      <w:r>
        <w:rPr>
          <w:rFonts w:ascii="Georgia" w:hAnsi="Georgia"/>
          <w:i/>
          <w:iCs/>
        </w:rPr>
        <w:t>BioScience</w:t>
      </w:r>
      <w:proofErr w:type="spellEnd"/>
      <w:r>
        <w:rPr>
          <w:rFonts w:ascii="Georgia" w:hAnsi="Georgia"/>
        </w:rPr>
        <w:t xml:space="preserve"> 67(6): 534–545.</w:t>
      </w:r>
    </w:p>
    <w:p w14:paraId="70FA4290" w14:textId="77777777" w:rsidR="003130DE" w:rsidRDefault="003130DE">
      <w:pPr>
        <w:pStyle w:val="NormalWeb"/>
        <w:divId w:val="623777192"/>
        <w:rPr>
          <w:rFonts w:ascii="Georgia" w:hAnsi="Georgia"/>
        </w:rPr>
      </w:pPr>
      <w:proofErr w:type="spellStart"/>
      <w:r>
        <w:rPr>
          <w:rFonts w:ascii="Georgia" w:hAnsi="Georgia"/>
        </w:rPr>
        <w:t>Fonge</w:t>
      </w:r>
      <w:proofErr w:type="spellEnd"/>
      <w:r>
        <w:rPr>
          <w:rFonts w:ascii="Georgia" w:hAnsi="Georgia"/>
        </w:rPr>
        <w:t xml:space="preserve">, B.A., Tabot, P.T., </w:t>
      </w:r>
      <w:proofErr w:type="spellStart"/>
      <w:r>
        <w:rPr>
          <w:rFonts w:ascii="Georgia" w:hAnsi="Georgia"/>
        </w:rPr>
        <w:t>Bakia</w:t>
      </w:r>
      <w:proofErr w:type="spellEnd"/>
      <w:r>
        <w:rPr>
          <w:rFonts w:ascii="Georgia" w:hAnsi="Georgia"/>
        </w:rPr>
        <w:t xml:space="preserve">, M.-A. and Awah, C.C. 2019. Patterns of land-use change and current vegetation status in peri-urban forest reserves: the case of the </w:t>
      </w:r>
      <w:proofErr w:type="spellStart"/>
      <w:r>
        <w:rPr>
          <w:rFonts w:ascii="Georgia" w:hAnsi="Georgia"/>
        </w:rPr>
        <w:t>Barombi</w:t>
      </w:r>
      <w:proofErr w:type="spellEnd"/>
      <w:r>
        <w:rPr>
          <w:rFonts w:ascii="Georgia" w:hAnsi="Georgia"/>
        </w:rPr>
        <w:t xml:space="preserve"> Mbo Forest Reserve, Cameroon. </w:t>
      </w:r>
      <w:r>
        <w:rPr>
          <w:rFonts w:ascii="Georgia" w:hAnsi="Georgia"/>
          <w:i/>
          <w:iCs/>
        </w:rPr>
        <w:t>Geology, Ecology, and Landscapes</w:t>
      </w:r>
      <w:r>
        <w:rPr>
          <w:rFonts w:ascii="Georgia" w:hAnsi="Georgia"/>
        </w:rPr>
        <w:t xml:space="preserve"> 3(2): 104-113.</w:t>
      </w:r>
    </w:p>
    <w:p w14:paraId="4BD870D8" w14:textId="77777777" w:rsidR="003130DE" w:rsidRDefault="003130DE">
      <w:pPr>
        <w:pStyle w:val="NormalWeb"/>
        <w:divId w:val="623777192"/>
        <w:rPr>
          <w:rFonts w:ascii="Georgia" w:hAnsi="Georgia"/>
        </w:rPr>
      </w:pPr>
      <w:r>
        <w:rPr>
          <w:rFonts w:ascii="Georgia" w:hAnsi="Georgia"/>
        </w:rPr>
        <w:t xml:space="preserve">Global Forest Watch. 2024. Interactive Forest Change Mapping Tool. Available at: </w:t>
      </w:r>
      <w:hyperlink r:id="rId10" w:history="1">
        <w:r>
          <w:rPr>
            <w:rStyle w:val="Hyperlink"/>
            <w:rFonts w:ascii="Georgia" w:hAnsi="Georgia"/>
          </w:rPr>
          <w:t>http://www.globalforestwatch.org/</w:t>
        </w:r>
      </w:hyperlink>
      <w:r>
        <w:rPr>
          <w:rFonts w:ascii="Georgia" w:hAnsi="Georgia"/>
        </w:rPr>
        <w:t xml:space="preserve">. </w:t>
      </w:r>
    </w:p>
    <w:p w14:paraId="496DE2EA" w14:textId="77777777" w:rsidR="003130DE" w:rsidRDefault="003130DE">
      <w:pPr>
        <w:pStyle w:val="NormalWeb"/>
        <w:divId w:val="623777192"/>
        <w:rPr>
          <w:rFonts w:ascii="Georgia" w:hAnsi="Georgia"/>
        </w:rPr>
      </w:pPr>
      <w:r>
        <w:rPr>
          <w:rFonts w:ascii="Georgia" w:hAnsi="Georgia"/>
        </w:rPr>
        <w:t xml:space="preserve">Lachenaud, O. 2019. </w:t>
      </w:r>
      <w:proofErr w:type="spellStart"/>
      <w:r>
        <w:rPr>
          <w:rFonts w:ascii="Georgia" w:hAnsi="Georgia"/>
        </w:rPr>
        <w:t>Révision</w:t>
      </w:r>
      <w:proofErr w:type="spellEnd"/>
      <w:r>
        <w:rPr>
          <w:rFonts w:ascii="Georgia" w:hAnsi="Georgia"/>
        </w:rPr>
        <w:t xml:space="preserve"> du genre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Afrique occidentale et centrale. </w:t>
      </w:r>
      <w:r>
        <w:rPr>
          <w:rFonts w:ascii="Georgia" w:hAnsi="Georgia"/>
          <w:i/>
          <w:iCs/>
        </w:rPr>
        <w:t>Opera Botanica Belgica</w:t>
      </w:r>
      <w:r>
        <w:rPr>
          <w:rFonts w:ascii="Georgia" w:hAnsi="Georgia"/>
        </w:rPr>
        <w:t xml:space="preserve"> 17: 1-909.</w:t>
      </w:r>
    </w:p>
    <w:p w14:paraId="17A6F9AF" w14:textId="77777777" w:rsidR="003130DE" w:rsidRDefault="003130DE">
      <w:pPr>
        <w:pStyle w:val="NormalWeb"/>
        <w:divId w:val="623777192"/>
        <w:rPr>
          <w:rFonts w:ascii="Georgia" w:hAnsi="Georgia"/>
        </w:rPr>
      </w:pPr>
      <w:r>
        <w:rPr>
          <w:rFonts w:ascii="Georgia" w:hAnsi="Georgia"/>
        </w:rPr>
        <w:t xml:space="preserve">Lachenaud, O., Droissart, V., </w:t>
      </w:r>
      <w:proofErr w:type="spellStart"/>
      <w:r>
        <w:rPr>
          <w:rFonts w:ascii="Georgia" w:hAnsi="Georgia"/>
        </w:rPr>
        <w:t>Dessein</w:t>
      </w:r>
      <w:proofErr w:type="spellEnd"/>
      <w:r>
        <w:rPr>
          <w:rFonts w:ascii="Georgia" w:hAnsi="Georgia"/>
        </w:rPr>
        <w:t xml:space="preserve">, S., Stévart, T., Simo, M., Lemaire, B., </w:t>
      </w:r>
      <w:proofErr w:type="spellStart"/>
      <w:r>
        <w:rPr>
          <w:rFonts w:ascii="Georgia" w:hAnsi="Georgia"/>
        </w:rPr>
        <w:t>Taedoumg</w:t>
      </w:r>
      <w:proofErr w:type="spellEnd"/>
      <w:r>
        <w:rPr>
          <w:rFonts w:ascii="Georgia" w:hAnsi="Georgia"/>
        </w:rPr>
        <w:t xml:space="preserve">, H. and Sonké, B. 2013. New records for the flora of Cameroon, including a new species of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and range extensions for some rare species. </w:t>
      </w:r>
      <w:r>
        <w:rPr>
          <w:rFonts w:ascii="Georgia" w:hAnsi="Georgia"/>
          <w:i/>
          <w:iCs/>
        </w:rPr>
        <w:t>Plant Ecology and Evolution</w:t>
      </w:r>
      <w:r>
        <w:rPr>
          <w:rFonts w:ascii="Georgia" w:hAnsi="Georgia"/>
        </w:rPr>
        <w:t xml:space="preserve"> 146(1): 121–133.</w:t>
      </w:r>
    </w:p>
    <w:p w14:paraId="7BC57DC5" w14:textId="77777777" w:rsidR="003130DE" w:rsidRDefault="003130DE">
      <w:pPr>
        <w:pStyle w:val="NormalWeb"/>
        <w:divId w:val="623777192"/>
        <w:rPr>
          <w:rFonts w:ascii="Georgia" w:hAnsi="Georgia"/>
        </w:rPr>
      </w:pPr>
      <w:r>
        <w:rPr>
          <w:rFonts w:ascii="Georgia" w:hAnsi="Georgia"/>
        </w:rPr>
        <w:t xml:space="preserve">Onana, J.-M. 2013. </w:t>
      </w:r>
      <w:r>
        <w:rPr>
          <w:rFonts w:ascii="Georgia" w:hAnsi="Georgia"/>
          <w:i/>
          <w:iCs/>
        </w:rPr>
        <w:t xml:space="preserve">Synopsis des </w:t>
      </w:r>
      <w:proofErr w:type="spellStart"/>
      <w:r>
        <w:rPr>
          <w:rFonts w:ascii="Georgia" w:hAnsi="Georgia"/>
          <w:i/>
          <w:iCs/>
        </w:rPr>
        <w:t>espèces</w:t>
      </w:r>
      <w:proofErr w:type="spellEnd"/>
      <w:r>
        <w:rPr>
          <w:rFonts w:ascii="Georgia" w:hAnsi="Georgia"/>
          <w:i/>
          <w:iCs/>
        </w:rPr>
        <w:t xml:space="preserve"> </w:t>
      </w:r>
      <w:proofErr w:type="spellStart"/>
      <w:r>
        <w:rPr>
          <w:rFonts w:ascii="Georgia" w:hAnsi="Georgia"/>
          <w:i/>
          <w:iCs/>
        </w:rPr>
        <w:t>végétales</w:t>
      </w:r>
      <w:proofErr w:type="spellEnd"/>
      <w:r>
        <w:rPr>
          <w:rFonts w:ascii="Georgia" w:hAnsi="Georgia"/>
          <w:i/>
          <w:iCs/>
        </w:rPr>
        <w:t xml:space="preserve"> </w:t>
      </w:r>
      <w:proofErr w:type="spellStart"/>
      <w:r>
        <w:rPr>
          <w:rFonts w:ascii="Georgia" w:hAnsi="Georgia"/>
          <w:i/>
          <w:iCs/>
        </w:rPr>
        <w:t>vasculaires</w:t>
      </w:r>
      <w:proofErr w:type="spellEnd"/>
      <w:r>
        <w:rPr>
          <w:rFonts w:ascii="Georgia" w:hAnsi="Georgia"/>
          <w:i/>
          <w:iCs/>
        </w:rPr>
        <w:t xml:space="preserve"> </w:t>
      </w:r>
      <w:proofErr w:type="spellStart"/>
      <w:r>
        <w:rPr>
          <w:rFonts w:ascii="Georgia" w:hAnsi="Georgia"/>
          <w:i/>
          <w:iCs/>
        </w:rPr>
        <w:t>endémiques</w:t>
      </w:r>
      <w:proofErr w:type="spellEnd"/>
      <w:r>
        <w:rPr>
          <w:rFonts w:ascii="Georgia" w:hAnsi="Georgia"/>
          <w:i/>
          <w:iCs/>
        </w:rPr>
        <w:t xml:space="preserve"> et </w:t>
      </w:r>
      <w:proofErr w:type="spellStart"/>
      <w:r>
        <w:rPr>
          <w:rFonts w:ascii="Georgia" w:hAnsi="Georgia"/>
          <w:i/>
          <w:iCs/>
        </w:rPr>
        <w:t>rares</w:t>
      </w:r>
      <w:proofErr w:type="spellEnd"/>
      <w:r>
        <w:rPr>
          <w:rFonts w:ascii="Georgia" w:hAnsi="Georgia"/>
          <w:i/>
          <w:iCs/>
        </w:rPr>
        <w:t xml:space="preserve"> du Cameroun. Check-</w:t>
      </w:r>
      <w:proofErr w:type="spellStart"/>
      <w:r>
        <w:rPr>
          <w:rFonts w:ascii="Georgia" w:hAnsi="Georgia"/>
          <w:i/>
          <w:iCs/>
        </w:rPr>
        <w:t>liste</w:t>
      </w:r>
      <w:proofErr w:type="spellEnd"/>
      <w:r>
        <w:rPr>
          <w:rFonts w:ascii="Georgia" w:hAnsi="Georgia"/>
          <w:i/>
          <w:iCs/>
        </w:rPr>
        <w:t xml:space="preserve"> pour la conservation de la </w:t>
      </w:r>
      <w:proofErr w:type="spellStart"/>
      <w:r>
        <w:rPr>
          <w:rFonts w:ascii="Georgia" w:hAnsi="Georgia"/>
          <w:i/>
          <w:iCs/>
        </w:rPr>
        <w:t>biodiversité</w:t>
      </w:r>
      <w:proofErr w:type="spellEnd"/>
      <w:r>
        <w:rPr>
          <w:rFonts w:ascii="Georgia" w:hAnsi="Georgia"/>
        </w:rPr>
        <w:t xml:space="preserve">, </w:t>
      </w:r>
      <w:proofErr w:type="spellStart"/>
      <w:r>
        <w:rPr>
          <w:rFonts w:ascii="Georgia" w:hAnsi="Georgia"/>
          <w:i/>
          <w:iCs/>
        </w:rPr>
        <w:t>Flore</w:t>
      </w:r>
      <w:proofErr w:type="spellEnd"/>
      <w:r>
        <w:rPr>
          <w:rFonts w:ascii="Georgia" w:hAnsi="Georgia"/>
          <w:i/>
          <w:iCs/>
        </w:rPr>
        <w:t xml:space="preserve"> du Cameroun 40</w:t>
      </w:r>
      <w:r>
        <w:rPr>
          <w:rFonts w:ascii="Georgia" w:hAnsi="Georgia"/>
        </w:rPr>
        <w:t xml:space="preserve">. </w:t>
      </w:r>
      <w:proofErr w:type="spellStart"/>
      <w:r>
        <w:rPr>
          <w:rFonts w:ascii="Georgia" w:hAnsi="Georgia"/>
        </w:rPr>
        <w:t>Ministère</w:t>
      </w:r>
      <w:proofErr w:type="spellEnd"/>
      <w:r>
        <w:rPr>
          <w:rFonts w:ascii="Georgia" w:hAnsi="Georgia"/>
        </w:rPr>
        <w:t xml:space="preserve"> de la Recherche </w:t>
      </w:r>
      <w:proofErr w:type="spellStart"/>
      <w:r>
        <w:rPr>
          <w:rFonts w:ascii="Georgia" w:hAnsi="Georgia"/>
        </w:rPr>
        <w:t>Scientifique</w:t>
      </w:r>
      <w:proofErr w:type="spellEnd"/>
      <w:r>
        <w:rPr>
          <w:rFonts w:ascii="Georgia" w:hAnsi="Georgia"/>
        </w:rPr>
        <w:t xml:space="preserve"> et de </w:t>
      </w:r>
      <w:proofErr w:type="spellStart"/>
      <w:r>
        <w:rPr>
          <w:rFonts w:ascii="Georgia" w:hAnsi="Georgia"/>
        </w:rPr>
        <w:t>l'Innovation</w:t>
      </w:r>
      <w:proofErr w:type="spellEnd"/>
      <w:r>
        <w:rPr>
          <w:rFonts w:ascii="Georgia" w:hAnsi="Georgia"/>
        </w:rPr>
        <w:t xml:space="preserve"> (MINRESI), Yaoundé, Cameroon.</w:t>
      </w:r>
    </w:p>
    <w:p w14:paraId="6276EE8B" w14:textId="77777777" w:rsidR="003130DE" w:rsidRDefault="003130DE">
      <w:pPr>
        <w:pStyle w:val="NormalWeb"/>
        <w:divId w:val="623777192"/>
        <w:rPr>
          <w:rFonts w:ascii="Georgia" w:hAnsi="Georgia"/>
        </w:rPr>
      </w:pPr>
      <w:r>
        <w:rPr>
          <w:rFonts w:ascii="Georgia" w:hAnsi="Georgia"/>
        </w:rPr>
        <w:t xml:space="preserve">Onana, J.M. and Cheek, M. 2011. </w:t>
      </w:r>
      <w:r>
        <w:rPr>
          <w:rFonts w:ascii="Georgia" w:hAnsi="Georgia"/>
          <w:i/>
          <w:iCs/>
        </w:rPr>
        <w:t>Red Data Book of the Flowering Plants of Cameroon: IUCN Global Assessments</w:t>
      </w:r>
      <w:r>
        <w:rPr>
          <w:rFonts w:ascii="Georgia" w:hAnsi="Georgia"/>
        </w:rPr>
        <w:t>. Kew Publishing, Kew, Richmond, Surrey, UK.</w:t>
      </w:r>
    </w:p>
    <w:p w14:paraId="07AA2DA1" w14:textId="77777777" w:rsidR="003130DE" w:rsidRDefault="003130DE">
      <w:pPr>
        <w:pStyle w:val="NormalWeb"/>
        <w:divId w:val="623777192"/>
        <w:rPr>
          <w:rFonts w:ascii="Georgia" w:hAnsi="Georgia"/>
        </w:rPr>
      </w:pPr>
      <w:r>
        <w:rPr>
          <w:rFonts w:ascii="Georgia" w:hAnsi="Georgia"/>
        </w:rPr>
        <w:lastRenderedPageBreak/>
        <w:t xml:space="preserve">UNEP-WCMC and IUCN. 2024. Protected Planet: The World Database on Protected Areas (WDPA) and World Database on Other Effective Area-based Conservation Measures (WD-OECM) [Online]. Cambridge, UK. UNEP-WCMC and IUCN. Available at: </w:t>
      </w:r>
      <w:hyperlink r:id="rId11" w:history="1">
        <w:r>
          <w:rPr>
            <w:rStyle w:val="Hyperlink"/>
            <w:rFonts w:ascii="Georgia" w:hAnsi="Georgia"/>
          </w:rPr>
          <w:t>https://www.protectedplanet.net</w:t>
        </w:r>
      </w:hyperlink>
      <w:r>
        <w:rPr>
          <w:rFonts w:ascii="Georgia" w:hAnsi="Georgia"/>
        </w:rPr>
        <w:t>. (Accessed: 2024).</w:t>
      </w:r>
    </w:p>
    <w:p w14:paraId="26A538E1" w14:textId="77777777" w:rsidR="003130DE" w:rsidRDefault="003130DE">
      <w:pPr>
        <w:pStyle w:val="NormalWeb"/>
        <w:divId w:val="623777192"/>
        <w:rPr>
          <w:rFonts w:ascii="Georgia" w:hAnsi="Georgia"/>
        </w:rPr>
      </w:pPr>
      <w:r>
        <w:rPr>
          <w:rFonts w:ascii="Georgia" w:hAnsi="Georgia"/>
        </w:rPr>
        <w:t xml:space="preserve">Zafra-Calvo, N., Cerro, R., Fuller, T., Lobo, J.M., Rodríguez, M.Á. and Sarkar, S. 2010. Prioritizing areas for conservation and vegetation restoration in post-agricultural landscapes: A Biosphere Reserve plan for Bioko, Equatorial Guinea. </w:t>
      </w:r>
      <w:r>
        <w:rPr>
          <w:rFonts w:ascii="Georgia" w:hAnsi="Georgia"/>
          <w:i/>
          <w:iCs/>
        </w:rPr>
        <w:t>Biological Conservation</w:t>
      </w:r>
      <w:r>
        <w:rPr>
          <w:rFonts w:ascii="Georgia" w:hAnsi="Georgia"/>
        </w:rPr>
        <w:t xml:space="preserve"> 143: 787-794.</w:t>
      </w:r>
    </w:p>
    <w:sectPr w:rsidR="003130D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Jack Plummer" w:date="2024-04-25T17:06:00Z" w:initials="JP">
    <w:p w14:paraId="08A9FCC3" w14:textId="77777777" w:rsidR="00E02609" w:rsidRDefault="00E02609" w:rsidP="00E02609">
      <w:pPr>
        <w:pStyle w:val="CommentText"/>
      </w:pPr>
      <w:r>
        <w:rPr>
          <w:rStyle w:val="CommentReference"/>
        </w:rPr>
        <w:annotationRef/>
      </w:r>
      <w:r>
        <w:t>Can we be more assertive here? ‘has taken place’?</w:t>
      </w:r>
    </w:p>
  </w:comment>
  <w:comment w:id="19" w:author="Jack Plummer" w:date="2024-04-25T17:08:00Z" w:initials="JP">
    <w:p w14:paraId="1472199D" w14:textId="77777777" w:rsidR="00E02609" w:rsidRDefault="00E02609" w:rsidP="00E02609">
      <w:pPr>
        <w:pStyle w:val="CommentText"/>
      </w:pPr>
      <w:r>
        <w:rPr>
          <w:rStyle w:val="CommentReference"/>
        </w:rPr>
        <w:annotationRef/>
      </w:r>
      <w:r>
        <w:t>Ok to have this in rationale, but effectively this is just correct application of the RL</w:t>
      </w:r>
    </w:p>
    <w:p w14:paraId="239710BE" w14:textId="77777777" w:rsidR="00E02609" w:rsidRDefault="00E02609" w:rsidP="00E02609">
      <w:pPr>
        <w:pStyle w:val="CommentText"/>
      </w:pPr>
      <w:r>
        <w:t>methodology so don’t need to state the impact on AOO and EOO (this can be mentioned in the EOO/AOO justification boxes).</w:t>
      </w:r>
    </w:p>
  </w:comment>
  <w:comment w:id="20" w:author="Jack Plummer" w:date="2024-04-25T17:29:00Z" w:initials="JP">
    <w:p w14:paraId="6A349F8D" w14:textId="77777777" w:rsidR="00FA4078" w:rsidRDefault="00FA4078" w:rsidP="00FA4078">
      <w:pPr>
        <w:pStyle w:val="CommentText"/>
      </w:pPr>
      <w:r>
        <w:rPr>
          <w:rStyle w:val="CommentReference"/>
        </w:rPr>
        <w:annotationRef/>
      </w:r>
      <w:r>
        <w:t>Potentially could remove the whole sentence</w:t>
      </w:r>
    </w:p>
  </w:comment>
  <w:comment w:id="26" w:author="Jack Plummer" w:date="2024-04-25T17:12:00Z" w:initials="JP">
    <w:p w14:paraId="7FD40AEF" w14:textId="007FD9D5" w:rsidR="00E02609" w:rsidRDefault="00E02609" w:rsidP="00E02609">
      <w:pPr>
        <w:pStyle w:val="CommentText"/>
      </w:pPr>
      <w:r>
        <w:rPr>
          <w:rStyle w:val="CommentReference"/>
        </w:rPr>
        <w:annotationRef/>
      </w:r>
      <w:r>
        <w:t>If including in documentation rather than just the EOO/AOO justification boxes, this would actually be best place to include sentence on ‘possibly extinct’ and impact on EOO/AOO (as they are parameters of distribution)</w:t>
      </w:r>
    </w:p>
  </w:comment>
  <w:comment w:id="28" w:author="Jack Plummer" w:date="2024-04-25T17:28:00Z" w:initials="JP">
    <w:p w14:paraId="7B1A688F" w14:textId="77777777" w:rsidR="00FA4078" w:rsidRDefault="00FA4078" w:rsidP="00FA4078">
      <w:pPr>
        <w:pStyle w:val="CommentText"/>
      </w:pPr>
      <w:r>
        <w:rPr>
          <w:rStyle w:val="CommentReference"/>
        </w:rPr>
        <w:annotationRef/>
      </w:r>
      <w:r>
        <w:t>Also code the country level for EG</w:t>
      </w:r>
    </w:p>
  </w:comment>
  <w:comment w:id="29" w:author="Jack Plummer" w:date="2024-04-25T17:21:00Z" w:initials="JP">
    <w:p w14:paraId="2025EBCB" w14:textId="1A69DD42" w:rsidR="00E345D7" w:rsidRDefault="00E345D7" w:rsidP="00E345D7">
      <w:pPr>
        <w:pStyle w:val="CommentText"/>
      </w:pPr>
      <w:r>
        <w:rPr>
          <w:rStyle w:val="CommentReference"/>
        </w:rPr>
        <w:annotationRef/>
      </w:r>
      <w:r>
        <w:t>Ok, so I think this is the bit to put in the distribution section. We’re not calculating anything related to population, just distribution. If you wanted to add something relating to population, you could say e.g. “The population is thought to have undergone historic loss in Bioko, where the species is now considered to be possibly extinct.”</w:t>
      </w:r>
    </w:p>
  </w:comment>
  <w:comment w:id="34" w:author="Jack Plummer" w:date="2024-04-25T17:27:00Z" w:initials="JP">
    <w:p w14:paraId="486A4BC9" w14:textId="77777777" w:rsidR="00FA4078" w:rsidRDefault="00FA4078" w:rsidP="00FA4078">
      <w:pPr>
        <w:pStyle w:val="CommentText"/>
      </w:pPr>
      <w:r>
        <w:rPr>
          <w:rStyle w:val="CommentReference"/>
        </w:rPr>
        <w:annotationRef/>
      </w:r>
      <w:r>
        <w:t>I wonder if this can be rephrased slightly… perhaps ‘Further survey work by botanists at LBG, working with managers of the Bimbia community forest, is needed to find and protect…’</w:t>
      </w:r>
      <w:r>
        <w:br/>
      </w:r>
    </w:p>
    <w:p w14:paraId="509ED81D" w14:textId="77777777" w:rsidR="00FA4078" w:rsidRDefault="00FA4078" w:rsidP="00FA4078">
      <w:pPr>
        <w:pStyle w:val="CommentText"/>
      </w:pPr>
      <w:r>
        <w:t>Have you taken this verbatim from Onana and Cheek? At the moment it perhaps reads slightly like a criticism of the LBG botanists.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A9FCC3" w15:done="0"/>
  <w15:commentEx w15:paraId="239710BE" w15:done="0"/>
  <w15:commentEx w15:paraId="6A349F8D" w15:paraIdParent="239710BE" w15:done="0"/>
  <w15:commentEx w15:paraId="7FD40AEF" w15:done="0"/>
  <w15:commentEx w15:paraId="7B1A688F" w15:done="0"/>
  <w15:commentEx w15:paraId="2025EBCB" w15:done="0"/>
  <w15:commentEx w15:paraId="509ED8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62E81F" w16cex:dateUtc="2024-04-25T16:06:00Z"/>
  <w16cex:commentExtensible w16cex:durableId="4F2552EC" w16cex:dateUtc="2024-04-25T16:08:00Z"/>
  <w16cex:commentExtensible w16cex:durableId="498BCDCF" w16cex:dateUtc="2024-04-25T16:29:00Z"/>
  <w16cex:commentExtensible w16cex:durableId="4910356A" w16cex:dateUtc="2024-04-25T16:12:00Z"/>
  <w16cex:commentExtensible w16cex:durableId="410CC0CE" w16cex:dateUtc="2024-04-25T16:28:00Z"/>
  <w16cex:commentExtensible w16cex:durableId="508FEAB8" w16cex:dateUtc="2024-04-25T16:21:00Z"/>
  <w16cex:commentExtensible w16cex:durableId="1935C5D1" w16cex:dateUtc="2024-04-25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A9FCC3" w16cid:durableId="0962E81F"/>
  <w16cid:commentId w16cid:paraId="239710BE" w16cid:durableId="4F2552EC"/>
  <w16cid:commentId w16cid:paraId="6A349F8D" w16cid:durableId="498BCDCF"/>
  <w16cid:commentId w16cid:paraId="7FD40AEF" w16cid:durableId="4910356A"/>
  <w16cid:commentId w16cid:paraId="7B1A688F" w16cid:durableId="410CC0CE"/>
  <w16cid:commentId w16cid:paraId="2025EBCB" w16cid:durableId="508FEAB8"/>
  <w16cid:commentId w16cid:paraId="509ED81D" w16cid:durableId="1935C5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DE"/>
    <w:rsid w:val="001B6267"/>
    <w:rsid w:val="003130DE"/>
    <w:rsid w:val="00727D13"/>
    <w:rsid w:val="00A44277"/>
    <w:rsid w:val="00E02609"/>
    <w:rsid w:val="00E345D7"/>
    <w:rsid w:val="00FA4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467AB"/>
  <w15:chartTrackingRefBased/>
  <w15:docId w15:val="{B807CF8C-3433-4F69-A091-C668FE61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E02609"/>
    <w:rPr>
      <w:rFonts w:eastAsiaTheme="minorEastAsia"/>
      <w:sz w:val="24"/>
      <w:szCs w:val="24"/>
    </w:rPr>
  </w:style>
  <w:style w:type="character" w:styleId="CommentReference">
    <w:name w:val="annotation reference"/>
    <w:basedOn w:val="DefaultParagraphFont"/>
    <w:uiPriority w:val="99"/>
    <w:semiHidden/>
    <w:unhideWhenUsed/>
    <w:rsid w:val="00E02609"/>
    <w:rPr>
      <w:sz w:val="16"/>
      <w:szCs w:val="16"/>
    </w:rPr>
  </w:style>
  <w:style w:type="paragraph" w:styleId="CommentText">
    <w:name w:val="annotation text"/>
    <w:basedOn w:val="Normal"/>
    <w:link w:val="CommentTextChar"/>
    <w:uiPriority w:val="99"/>
    <w:unhideWhenUsed/>
    <w:rsid w:val="00E02609"/>
    <w:rPr>
      <w:sz w:val="20"/>
      <w:szCs w:val="20"/>
    </w:rPr>
  </w:style>
  <w:style w:type="character" w:customStyle="1" w:styleId="CommentTextChar">
    <w:name w:val="Comment Text Char"/>
    <w:basedOn w:val="DefaultParagraphFont"/>
    <w:link w:val="CommentText"/>
    <w:uiPriority w:val="99"/>
    <w:rsid w:val="00E02609"/>
    <w:rPr>
      <w:rFonts w:eastAsiaTheme="minorEastAsia"/>
    </w:rPr>
  </w:style>
  <w:style w:type="paragraph" w:styleId="CommentSubject">
    <w:name w:val="annotation subject"/>
    <w:basedOn w:val="CommentText"/>
    <w:next w:val="CommentText"/>
    <w:link w:val="CommentSubjectChar"/>
    <w:uiPriority w:val="99"/>
    <w:semiHidden/>
    <w:unhideWhenUsed/>
    <w:rsid w:val="00E02609"/>
    <w:rPr>
      <w:b/>
      <w:bCs/>
    </w:rPr>
  </w:style>
  <w:style w:type="character" w:customStyle="1" w:styleId="CommentSubjectChar">
    <w:name w:val="Comment Subject Char"/>
    <w:basedOn w:val="CommentTextChar"/>
    <w:link w:val="CommentSubject"/>
    <w:uiPriority w:val="99"/>
    <w:semiHidden/>
    <w:rsid w:val="00E02609"/>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0074">
      <w:marLeft w:val="0"/>
      <w:marRight w:val="0"/>
      <w:marTop w:val="0"/>
      <w:marBottom w:val="0"/>
      <w:divBdr>
        <w:top w:val="none" w:sz="0" w:space="0" w:color="auto"/>
        <w:left w:val="none" w:sz="0" w:space="0" w:color="auto"/>
        <w:bottom w:val="none" w:sz="0" w:space="0" w:color="auto"/>
        <w:right w:val="none" w:sz="0" w:space="0" w:color="auto"/>
      </w:divBdr>
    </w:div>
    <w:div w:id="14577060">
      <w:marLeft w:val="0"/>
      <w:marRight w:val="0"/>
      <w:marTop w:val="0"/>
      <w:marBottom w:val="0"/>
      <w:divBdr>
        <w:top w:val="none" w:sz="0" w:space="0" w:color="auto"/>
        <w:left w:val="none" w:sz="0" w:space="0" w:color="auto"/>
        <w:bottom w:val="none" w:sz="0" w:space="0" w:color="auto"/>
        <w:right w:val="none" w:sz="0" w:space="0" w:color="auto"/>
      </w:divBdr>
    </w:div>
    <w:div w:id="211383016">
      <w:marLeft w:val="0"/>
      <w:marRight w:val="0"/>
      <w:marTop w:val="0"/>
      <w:marBottom w:val="0"/>
      <w:divBdr>
        <w:top w:val="none" w:sz="0" w:space="0" w:color="auto"/>
        <w:left w:val="none" w:sz="0" w:space="0" w:color="auto"/>
        <w:bottom w:val="none" w:sz="0" w:space="0" w:color="auto"/>
        <w:right w:val="none" w:sz="0" w:space="0" w:color="auto"/>
      </w:divBdr>
    </w:div>
    <w:div w:id="285235800">
      <w:marLeft w:val="0"/>
      <w:marRight w:val="0"/>
      <w:marTop w:val="0"/>
      <w:marBottom w:val="0"/>
      <w:divBdr>
        <w:top w:val="none" w:sz="0" w:space="0" w:color="auto"/>
        <w:left w:val="none" w:sz="0" w:space="0" w:color="auto"/>
        <w:bottom w:val="none" w:sz="0" w:space="0" w:color="auto"/>
        <w:right w:val="none" w:sz="0" w:space="0" w:color="auto"/>
      </w:divBdr>
    </w:div>
    <w:div w:id="623777192">
      <w:marLeft w:val="0"/>
      <w:marRight w:val="0"/>
      <w:marTop w:val="0"/>
      <w:marBottom w:val="0"/>
      <w:divBdr>
        <w:top w:val="none" w:sz="0" w:space="0" w:color="auto"/>
        <w:left w:val="none" w:sz="0" w:space="0" w:color="auto"/>
        <w:bottom w:val="none" w:sz="0" w:space="0" w:color="auto"/>
        <w:right w:val="none" w:sz="0" w:space="0" w:color="auto"/>
      </w:divBdr>
    </w:div>
    <w:div w:id="933784225">
      <w:marLeft w:val="0"/>
      <w:marRight w:val="0"/>
      <w:marTop w:val="0"/>
      <w:marBottom w:val="0"/>
      <w:divBdr>
        <w:top w:val="none" w:sz="0" w:space="0" w:color="auto"/>
        <w:left w:val="none" w:sz="0" w:space="0" w:color="auto"/>
        <w:bottom w:val="none" w:sz="0" w:space="0" w:color="auto"/>
        <w:right w:val="none" w:sz="0" w:space="0" w:color="auto"/>
      </w:divBdr>
    </w:div>
    <w:div w:id="1216744273">
      <w:marLeft w:val="0"/>
      <w:marRight w:val="0"/>
      <w:marTop w:val="0"/>
      <w:marBottom w:val="0"/>
      <w:divBdr>
        <w:top w:val="none" w:sz="0" w:space="0" w:color="auto"/>
        <w:left w:val="none" w:sz="0" w:space="0" w:color="auto"/>
        <w:bottom w:val="none" w:sz="0" w:space="0" w:color="auto"/>
        <w:right w:val="none" w:sz="0" w:space="0" w:color="auto"/>
      </w:divBdr>
    </w:div>
    <w:div w:id="1476751069">
      <w:marLeft w:val="0"/>
      <w:marRight w:val="0"/>
      <w:marTop w:val="0"/>
      <w:marBottom w:val="0"/>
      <w:divBdr>
        <w:top w:val="none" w:sz="0" w:space="0" w:color="auto"/>
        <w:left w:val="none" w:sz="0" w:space="0" w:color="auto"/>
        <w:bottom w:val="none" w:sz="0" w:space="0" w:color="auto"/>
        <w:right w:val="none" w:sz="0" w:space="0" w:color="auto"/>
      </w:divBdr>
    </w:div>
    <w:div w:id="1528910702">
      <w:marLeft w:val="0"/>
      <w:marRight w:val="0"/>
      <w:marTop w:val="0"/>
      <w:marBottom w:val="0"/>
      <w:divBdr>
        <w:top w:val="none" w:sz="0" w:space="0" w:color="auto"/>
        <w:left w:val="none" w:sz="0" w:space="0" w:color="auto"/>
        <w:bottom w:val="none" w:sz="0" w:space="0" w:color="auto"/>
        <w:right w:val="none" w:sz="0" w:space="0" w:color="auto"/>
      </w:divBdr>
    </w:div>
    <w:div w:id="2054303911">
      <w:marLeft w:val="0"/>
      <w:marRight w:val="0"/>
      <w:marTop w:val="0"/>
      <w:marBottom w:val="0"/>
      <w:divBdr>
        <w:top w:val="none" w:sz="0" w:space="0" w:color="auto"/>
        <w:left w:val="none" w:sz="0" w:space="0" w:color="auto"/>
        <w:bottom w:val="none" w:sz="0" w:space="0" w:color="auto"/>
        <w:right w:val="none" w:sz="0" w:space="0" w:color="auto"/>
      </w:divBdr>
    </w:div>
    <w:div w:id="2143649207">
      <w:marLeft w:val="0"/>
      <w:marRight w:val="0"/>
      <w:marTop w:val="0"/>
      <w:marBottom w:val="0"/>
      <w:divBdr>
        <w:top w:val="none" w:sz="0" w:space="0" w:color="auto"/>
        <w:left w:val="none" w:sz="0" w:space="0" w:color="auto"/>
        <w:bottom w:val="none" w:sz="0" w:space="0" w:color="auto"/>
        <w:right w:val="none" w:sz="0" w:space="0" w:color="auto"/>
      </w:divBdr>
      <w:divsChild>
        <w:div w:id="427505584">
          <w:marLeft w:val="0"/>
          <w:marRight w:val="0"/>
          <w:marTop w:val="0"/>
          <w:marBottom w:val="150"/>
          <w:divBdr>
            <w:top w:val="single" w:sz="12" w:space="0" w:color="000000"/>
            <w:left w:val="none" w:sz="0" w:space="0" w:color="auto"/>
            <w:bottom w:val="single" w:sz="12" w:space="0" w:color="000000"/>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18" Type="http://schemas.openxmlformats.org/officeDocument/2006/relationships/customXml" Target="../customXml/item4.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protectedplanet.net" TargetMode="External"/><Relationship Id="rId5" Type="http://schemas.openxmlformats.org/officeDocument/2006/relationships/comments" Target="comments.xml"/><Relationship Id="rId15" Type="http://schemas.openxmlformats.org/officeDocument/2006/relationships/customXml" Target="../customXml/item1.xml"/><Relationship Id="rId10" Type="http://schemas.openxmlformats.org/officeDocument/2006/relationships/hyperlink" Target="http://www.globalforestwatch.org/" TargetMode="External"/><Relationship Id="rId19" Type="http://schemas.openxmlformats.org/officeDocument/2006/relationships/customXml" Target="../customXml/item5.xml"/><Relationship Id="rId4" Type="http://schemas.openxmlformats.org/officeDocument/2006/relationships/image" Target="file:///C:\Users\resources\redListLogo.jpg" TargetMode="External"/><Relationship Id="rId9" Type="http://schemas.openxmlformats.org/officeDocument/2006/relationships/hyperlink" Target="https://tools.bgci.org/plant_search.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2" ma:contentTypeDescription="Create a new document." ma:contentTypeScope="" ma:versionID="05e1b73f559f84b2b16942172439698c">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c273ad91e43b92aac4df4d8e8ff6824a"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86E662-3D92-45E5-894F-F739FF0A1CCF}"/>
</file>

<file path=customXml/itemProps2.xml><?xml version="1.0" encoding="utf-8"?>
<ds:datastoreItem xmlns:ds="http://schemas.openxmlformats.org/officeDocument/2006/customXml" ds:itemID="{891E539F-2E30-4395-8728-326FD68DBE78}"/>
</file>

<file path=customXml/itemProps3.xml><?xml version="1.0" encoding="utf-8"?>
<ds:datastoreItem xmlns:ds="http://schemas.openxmlformats.org/officeDocument/2006/customXml" ds:itemID="{0447A501-CF9C-418A-A253-54CA133F6647}"/>
</file>

<file path=customXml/itemProps4.xml><?xml version="1.0" encoding="utf-8"?>
<ds:datastoreItem xmlns:ds="http://schemas.openxmlformats.org/officeDocument/2006/customXml" ds:itemID="{BF68EC82-6AE5-408C-B16E-107E297D018D}"/>
</file>

<file path=customXml/itemProps5.xml><?xml version="1.0" encoding="utf-8"?>
<ds:datastoreItem xmlns:ds="http://schemas.openxmlformats.org/officeDocument/2006/customXml" ds:itemID="{083A75D1-DD02-40C6-844A-B928245CDBE3}"/>
</file>

<file path=docProps/app.xml><?xml version="1.0" encoding="utf-8"?>
<Properties xmlns="http://schemas.openxmlformats.org/officeDocument/2006/extended-properties" xmlns:vt="http://schemas.openxmlformats.org/officeDocument/2006/docPropsVTypes">
  <Template>Normal</Template>
  <TotalTime>927</TotalTime>
  <Pages>6</Pages>
  <Words>1719</Words>
  <Characters>10042</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Psychotria fernandopoensis</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Psychotria fernandopoensis</dc:title>
  <dc:subject/>
  <dc:creator>Becca Davis 2</dc:creator>
  <cp:keywords/>
  <dc:description/>
  <cp:lastModifiedBy>Jack Plummer</cp:lastModifiedBy>
  <cp:revision>2</cp:revision>
  <dcterms:created xsi:type="dcterms:W3CDTF">2024-04-26T07:56:00Z</dcterms:created>
  <dcterms:modified xsi:type="dcterms:W3CDTF">2024-04-26T07:56:00Z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