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CE027" w14:textId="77777777" w:rsidR="00000000" w:rsidRDefault="00A74CCC">
      <w:pPr>
        <w:jc w:val="center"/>
        <w:divId w:val="1117061972"/>
        <w:rPr>
          <w:rFonts w:ascii="Georgia" w:eastAsia="Times New Roman" w:hAnsi="Georgia"/>
          <w:b/>
          <w:bCs/>
          <w:sz w:val="29"/>
          <w:szCs w:val="29"/>
        </w:rPr>
      </w:pPr>
      <w:r>
        <w:rPr>
          <w:rFonts w:ascii="Georgia" w:eastAsia="Times New Roman" w:hAnsi="Georgia"/>
          <w:b/>
          <w:bCs/>
          <w:sz w:val="29"/>
          <w:szCs w:val="29"/>
        </w:rPr>
        <w:t>Draft</w:t>
      </w:r>
    </w:p>
    <w:p w14:paraId="347FF1CA" w14:textId="77777777" w:rsidR="00000000" w:rsidRDefault="00A74CCC">
      <w:pPr>
        <w:divId w:val="1173910663"/>
        <w:rPr>
          <w:rFonts w:ascii="Georgia" w:eastAsia="Times New Roman" w:hAnsi="Georgia"/>
          <w:sz w:val="18"/>
          <w:szCs w:val="18"/>
        </w:rPr>
      </w:pPr>
      <w:r>
        <w:rPr>
          <w:rFonts w:ascii="Georgia" w:eastAsia="Times New Roman" w:hAnsi="Georgia"/>
          <w:noProof/>
          <w:sz w:val="18"/>
          <w:szCs w:val="18"/>
        </w:rPr>
        <w:drawing>
          <wp:inline distT="0" distB="0" distL="0" distR="0" wp14:anchorId="017401EC" wp14:editId="5A7A6451">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B6BA003" w14:textId="77777777" w:rsidR="00000000" w:rsidRDefault="00A74CCC">
      <w:pPr>
        <w:shd w:val="clear" w:color="auto" w:fill="FFFFFF"/>
        <w:spacing w:before="100" w:beforeAutospacing="1" w:after="100" w:afterAutospacing="1"/>
        <w:jc w:val="right"/>
        <w:outlineLvl w:val="1"/>
        <w:divId w:val="1173910663"/>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 xml:space="preserve">Terminalia </w:t>
      </w:r>
      <w:proofErr w:type="spellStart"/>
      <w:r>
        <w:rPr>
          <w:rStyle w:val="Emphasis"/>
          <w:rFonts w:ascii="Georgia" w:eastAsia="Times New Roman" w:hAnsi="Georgia"/>
          <w:b/>
          <w:bCs/>
          <w:color w:val="000000"/>
          <w:kern w:val="36"/>
          <w:sz w:val="29"/>
          <w:szCs w:val="29"/>
        </w:rPr>
        <w:t>myriocarpa</w:t>
      </w:r>
      <w:proofErr w:type="spellEnd"/>
      <w:r>
        <w:rPr>
          <w:rFonts w:ascii="Georgia" w:eastAsia="Times New Roman" w:hAnsi="Georgia"/>
          <w:b/>
          <w:bCs/>
          <w:color w:val="000000"/>
          <w:kern w:val="36"/>
          <w:sz w:val="29"/>
          <w:szCs w:val="29"/>
        </w:rPr>
        <w:t xml:space="preserve"> - Van </w:t>
      </w:r>
      <w:proofErr w:type="spellStart"/>
      <w:r>
        <w:rPr>
          <w:rFonts w:ascii="Georgia" w:eastAsia="Times New Roman" w:hAnsi="Georgia"/>
          <w:b/>
          <w:bCs/>
          <w:color w:val="000000"/>
          <w:kern w:val="36"/>
          <w:sz w:val="29"/>
          <w:szCs w:val="29"/>
        </w:rPr>
        <w:t>Heurck</w:t>
      </w:r>
      <w:proofErr w:type="spellEnd"/>
      <w:r>
        <w:rPr>
          <w:rFonts w:ascii="Georgia" w:eastAsia="Times New Roman" w:hAnsi="Georgia"/>
          <w:b/>
          <w:bCs/>
          <w:color w:val="000000"/>
          <w:kern w:val="36"/>
          <w:sz w:val="29"/>
          <w:szCs w:val="29"/>
        </w:rPr>
        <w:t xml:space="preserve"> &amp; </w:t>
      </w:r>
      <w:proofErr w:type="spellStart"/>
      <w:r>
        <w:rPr>
          <w:rFonts w:ascii="Georgia" w:eastAsia="Times New Roman" w:hAnsi="Georgia"/>
          <w:b/>
          <w:bCs/>
          <w:color w:val="000000"/>
          <w:kern w:val="36"/>
          <w:sz w:val="29"/>
          <w:szCs w:val="29"/>
        </w:rPr>
        <w:t>Müll.Arg</w:t>
      </w:r>
      <w:proofErr w:type="spellEnd"/>
      <w:r>
        <w:rPr>
          <w:rFonts w:ascii="Georgia" w:eastAsia="Times New Roman" w:hAnsi="Georgia"/>
          <w:b/>
          <w:bCs/>
          <w:color w:val="000000"/>
          <w:kern w:val="36"/>
          <w:sz w:val="29"/>
          <w:szCs w:val="29"/>
        </w:rPr>
        <w:t>.</w:t>
      </w:r>
    </w:p>
    <w:p w14:paraId="5AE64D75" w14:textId="77777777" w:rsidR="00000000" w:rsidRDefault="00A74CCC">
      <w:pPr>
        <w:jc w:val="right"/>
        <w:divId w:val="1173910663"/>
        <w:rPr>
          <w:rFonts w:ascii="Georgia" w:eastAsia="Times New Roman" w:hAnsi="Georgia"/>
          <w:sz w:val="18"/>
          <w:szCs w:val="18"/>
        </w:rPr>
      </w:pPr>
      <w:r>
        <w:rPr>
          <w:rFonts w:ascii="Georgia" w:eastAsia="Times New Roman" w:hAnsi="Georgia"/>
          <w:sz w:val="18"/>
          <w:szCs w:val="18"/>
        </w:rPr>
        <w:t xml:space="preserve">PLANTAE - TRACHEOPHYTA - MAGNOLIOPSIDA - MYRTALES - COMBRETACEAE - Terminalia - </w:t>
      </w:r>
      <w:proofErr w:type="spellStart"/>
      <w:r>
        <w:rPr>
          <w:rFonts w:ascii="Georgia" w:eastAsia="Times New Roman" w:hAnsi="Georgia"/>
          <w:sz w:val="18"/>
          <w:szCs w:val="18"/>
        </w:rPr>
        <w:t>myriocarpa</w:t>
      </w:r>
      <w:proofErr w:type="spellEnd"/>
    </w:p>
    <w:p w14:paraId="50366E73" w14:textId="77777777" w:rsidR="00000000" w:rsidRDefault="00A74CCC">
      <w:pPr>
        <w:pStyle w:val="NormalWeb"/>
        <w:divId w:val="2069453092"/>
        <w:rPr>
          <w:rFonts w:ascii="Georgia" w:hAnsi="Georgia"/>
        </w:rPr>
      </w:pPr>
      <w:r>
        <w:rPr>
          <w:rStyle w:val="Strong"/>
          <w:rFonts w:ascii="Georgia" w:hAnsi="Georgia"/>
        </w:rPr>
        <w:t xml:space="preserve">Common Names: </w:t>
      </w:r>
      <w:r>
        <w:rPr>
          <w:rFonts w:ascii="Georgia" w:hAnsi="Georgia"/>
        </w:rPr>
        <w:t xml:space="preserve">East-Indian Almond (English), </w:t>
      </w:r>
      <w:proofErr w:type="spellStart"/>
      <w:r>
        <w:rPr>
          <w:rFonts w:ascii="Georgia" w:hAnsi="Georgia"/>
        </w:rPr>
        <w:t>Hollock</w:t>
      </w:r>
      <w:proofErr w:type="spellEnd"/>
      <w:r>
        <w:rPr>
          <w:rFonts w:ascii="Georgia" w:hAnsi="Georgia"/>
        </w:rPr>
        <w:t xml:space="preserve">, </w:t>
      </w:r>
      <w:proofErr w:type="spellStart"/>
      <w:r>
        <w:rPr>
          <w:rFonts w:ascii="Georgia" w:hAnsi="Georgia"/>
        </w:rPr>
        <w:t>p</w:t>
      </w:r>
      <w:r>
        <w:rPr>
          <w:rFonts w:ascii="Georgia" w:hAnsi="Georgia"/>
        </w:rPr>
        <w:t>anisaj</w:t>
      </w:r>
      <w:proofErr w:type="spellEnd"/>
      <w:r>
        <w:rPr>
          <w:rFonts w:ascii="Georgia" w:hAnsi="Georgia"/>
        </w:rPr>
        <w:t xml:space="preserve">, </w:t>
      </w:r>
      <w:proofErr w:type="spellStart"/>
      <w:r>
        <w:rPr>
          <w:rFonts w:ascii="Georgia" w:hAnsi="Georgia"/>
        </w:rPr>
        <w:t>jhaluka</w:t>
      </w:r>
      <w:proofErr w:type="spellEnd"/>
      <w:r>
        <w:rPr>
          <w:rFonts w:ascii="Georgia" w:hAnsi="Georgia"/>
        </w:rPr>
        <w:t xml:space="preserve">, </w:t>
      </w:r>
      <w:proofErr w:type="spellStart"/>
      <w:r>
        <w:rPr>
          <w:rFonts w:ascii="Georgia" w:hAnsi="Georgia"/>
        </w:rPr>
        <w:t>jhalna</w:t>
      </w:r>
      <w:proofErr w:type="spellEnd"/>
      <w:r>
        <w:rPr>
          <w:rFonts w:ascii="Georgia" w:hAnsi="Georgia"/>
        </w:rPr>
        <w:t xml:space="preserve">, </w:t>
      </w:r>
      <w:proofErr w:type="spellStart"/>
      <w:r>
        <w:rPr>
          <w:rFonts w:ascii="Georgia" w:hAnsi="Georgia"/>
        </w:rPr>
        <w:t>Bakhalshing</w:t>
      </w:r>
      <w:proofErr w:type="spellEnd"/>
      <w:r>
        <w:rPr>
          <w:rFonts w:ascii="Georgia" w:hAnsi="Georgia"/>
        </w:rPr>
        <w:t xml:space="preserve"> (Sino-Tibetan (Other)), </w:t>
      </w:r>
      <w:proofErr w:type="spellStart"/>
      <w:r>
        <w:rPr>
          <w:rFonts w:ascii="Georgia" w:hAnsi="Georgia"/>
        </w:rPr>
        <w:t>qian</w:t>
      </w:r>
      <w:proofErr w:type="spellEnd"/>
      <w:r>
        <w:rPr>
          <w:rFonts w:ascii="Georgia" w:hAnsi="Georgia"/>
        </w:rPr>
        <w:t xml:space="preserve"> </w:t>
      </w:r>
      <w:proofErr w:type="spellStart"/>
      <w:r>
        <w:rPr>
          <w:rFonts w:ascii="Georgia" w:hAnsi="Georgia"/>
        </w:rPr>
        <w:t>guo</w:t>
      </w:r>
      <w:proofErr w:type="spellEnd"/>
      <w:r>
        <w:rPr>
          <w:rFonts w:ascii="Georgia" w:hAnsi="Georgia"/>
        </w:rPr>
        <w:t xml:space="preserve"> </w:t>
      </w:r>
      <w:proofErr w:type="spellStart"/>
      <w:r>
        <w:rPr>
          <w:rFonts w:ascii="Georgia" w:hAnsi="Georgia"/>
        </w:rPr>
        <w:t>lan</w:t>
      </w:r>
      <w:proofErr w:type="spellEnd"/>
      <w:r>
        <w:rPr>
          <w:rFonts w:ascii="Georgia" w:hAnsi="Georgia"/>
        </w:rPr>
        <w:t xml:space="preserve"> ren (Sino-Tibetan (Other))</w:t>
      </w:r>
      <w:r>
        <w:rPr>
          <w:rFonts w:ascii="Georgia" w:hAnsi="Georgia"/>
        </w:rPr>
        <w:br/>
      </w:r>
      <w:r>
        <w:rPr>
          <w:rStyle w:val="Strong"/>
          <w:rFonts w:ascii="Georgia" w:hAnsi="Georgia"/>
        </w:rPr>
        <w:t xml:space="preserve">Synonyms: </w:t>
      </w:r>
      <w:proofErr w:type="spellStart"/>
      <w:r>
        <w:rPr>
          <w:rFonts w:ascii="Georgia" w:hAnsi="Georgia"/>
        </w:rPr>
        <w:t>Pentaptera</w:t>
      </w:r>
      <w:proofErr w:type="spellEnd"/>
      <w:r>
        <w:rPr>
          <w:rFonts w:ascii="Georgia" w:hAnsi="Georgia"/>
        </w:rPr>
        <w:t xml:space="preserve"> </w:t>
      </w:r>
      <w:proofErr w:type="spellStart"/>
      <w:r>
        <w:rPr>
          <w:rFonts w:ascii="Georgia" w:hAnsi="Georgia"/>
        </w:rPr>
        <w:t>saja</w:t>
      </w:r>
      <w:proofErr w:type="spellEnd"/>
      <w:r>
        <w:rPr>
          <w:rFonts w:ascii="Georgia" w:hAnsi="Georgia"/>
        </w:rPr>
        <w:t xml:space="preserve"> </w:t>
      </w:r>
      <w:proofErr w:type="gramStart"/>
      <w:r>
        <w:rPr>
          <w:rFonts w:ascii="Georgia" w:hAnsi="Georgia"/>
        </w:rPr>
        <w:t>Buch.-</w:t>
      </w:r>
      <w:proofErr w:type="gramEnd"/>
      <w:r>
        <w:rPr>
          <w:rFonts w:ascii="Georgia" w:hAnsi="Georgia"/>
        </w:rPr>
        <w:t xml:space="preserve">Ham.; </w:t>
      </w:r>
      <w:proofErr w:type="spellStart"/>
      <w:r>
        <w:rPr>
          <w:rFonts w:ascii="Georgia" w:hAnsi="Georgia"/>
        </w:rPr>
        <w:t>Pentaptera</w:t>
      </w:r>
      <w:proofErr w:type="spellEnd"/>
      <w:r>
        <w:rPr>
          <w:rFonts w:ascii="Georgia" w:hAnsi="Georgia"/>
        </w:rPr>
        <w:t xml:space="preserve"> </w:t>
      </w:r>
      <w:proofErr w:type="spellStart"/>
      <w:r>
        <w:rPr>
          <w:rFonts w:ascii="Georgia" w:hAnsi="Georgia"/>
        </w:rPr>
        <w:t>saja</w:t>
      </w:r>
      <w:proofErr w:type="spellEnd"/>
      <w:r>
        <w:rPr>
          <w:rFonts w:ascii="Georgia" w:hAnsi="Georgia"/>
        </w:rPr>
        <w:t xml:space="preserve"> Buch.-Ham. ex Wall.; Terminalia </w:t>
      </w:r>
      <w:proofErr w:type="spellStart"/>
      <w:r>
        <w:rPr>
          <w:rFonts w:ascii="Georgia" w:hAnsi="Georgia"/>
        </w:rPr>
        <w:t>saja</w:t>
      </w:r>
      <w:proofErr w:type="spellEnd"/>
      <w:r>
        <w:rPr>
          <w:rFonts w:ascii="Georgia" w:hAnsi="Georgia"/>
        </w:rPr>
        <w:t xml:space="preserve"> </w:t>
      </w:r>
      <w:proofErr w:type="spellStart"/>
      <w:r>
        <w:rPr>
          <w:rFonts w:ascii="Georgia" w:hAnsi="Georgia"/>
        </w:rPr>
        <w:t>Steud</w:t>
      </w:r>
      <w:proofErr w:type="spellEnd"/>
      <w:r>
        <w:rPr>
          <w:rFonts w:ascii="Georgia" w:hAnsi="Georgia"/>
        </w:rPr>
        <w:t xml:space="preserve">.; Terminalia </w:t>
      </w:r>
      <w:proofErr w:type="spellStart"/>
      <w:r>
        <w:rPr>
          <w:rFonts w:ascii="Georgia" w:hAnsi="Georgia"/>
        </w:rPr>
        <w:t>myriocarpa</w:t>
      </w:r>
      <w:proofErr w:type="spellEnd"/>
      <w:r>
        <w:rPr>
          <w:rFonts w:ascii="Georgia" w:hAnsi="Georgia"/>
        </w:rPr>
        <w:t xml:space="preserve"> Van </w:t>
      </w:r>
      <w:proofErr w:type="spellStart"/>
      <w:r>
        <w:rPr>
          <w:rFonts w:ascii="Georgia" w:hAnsi="Georgia"/>
        </w:rPr>
        <w:t>Heurck</w:t>
      </w:r>
      <w:proofErr w:type="spellEnd"/>
      <w:r>
        <w:rPr>
          <w:rFonts w:ascii="Georgia" w:hAnsi="Georgia"/>
        </w:rPr>
        <w:t xml:space="preserve"> &amp; </w:t>
      </w:r>
      <w:proofErr w:type="spellStart"/>
      <w:r>
        <w:rPr>
          <w:rFonts w:ascii="Georgia" w:hAnsi="Georgia"/>
        </w:rPr>
        <w:t>Müll.Arg</w:t>
      </w:r>
      <w:proofErr w:type="spellEnd"/>
      <w:r>
        <w:rPr>
          <w:rFonts w:ascii="Georgia" w:hAnsi="Georgia"/>
        </w:rPr>
        <w:t>.</w:t>
      </w:r>
    </w:p>
    <w:p w14:paraId="53380FA9" w14:textId="3A804FF9" w:rsidR="00000000" w:rsidRDefault="00A74CCC">
      <w:pPr>
        <w:pStyle w:val="NormalWeb"/>
        <w:divId w:val="2069453092"/>
        <w:rPr>
          <w:rFonts w:ascii="Georgia" w:hAnsi="Georgia"/>
        </w:rPr>
      </w:pPr>
      <w:moveFromRangeStart w:id="0" w:author="Jack Plummer" w:date="2022-08-18T13:41:00Z" w:name="move111722491"/>
      <w:moveFrom w:id="1" w:author="Jack Plummer" w:date="2022-08-18T13:41:00Z">
        <w:r w:rsidDel="00F26E9B">
          <w:rPr>
            <w:rFonts w:ascii="Georgia" w:hAnsi="Georgia"/>
          </w:rPr>
          <w:t>This specie</w:t>
        </w:r>
        <w:r w:rsidDel="00F26E9B">
          <w:rPr>
            <w:rFonts w:ascii="Georgia" w:hAnsi="Georgia"/>
          </w:rPr>
          <w:t xml:space="preserve">s was listed as vulnerable in China by Liu (in Fu &amp; Jin, China Pl. Red Data Book 1: 226–227. 1992). </w:t>
        </w:r>
      </w:moveFrom>
      <w:moveFromRangeEnd w:id="0"/>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564"/>
      </w:tblGrid>
      <w:tr w:rsidR="00000000" w14:paraId="1125A807" w14:textId="77777777">
        <w:trPr>
          <w:tblCellSpacing w:w="15" w:type="dxa"/>
          <w:jc w:val="center"/>
        </w:trPr>
        <w:tc>
          <w:tcPr>
            <w:tcW w:w="0" w:type="auto"/>
            <w:tcBorders>
              <w:bottom w:val="single" w:sz="6" w:space="0" w:color="000000"/>
            </w:tcBorders>
            <w:shd w:val="clear" w:color="auto" w:fill="BBBBBB"/>
            <w:vAlign w:val="center"/>
            <w:hideMark/>
          </w:tcPr>
          <w:p w14:paraId="28BDB717" w14:textId="77777777" w:rsidR="00000000" w:rsidRDefault="00A74CCC">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166FCA9E" w14:textId="77777777">
        <w:trPr>
          <w:tblCellSpacing w:w="15" w:type="dxa"/>
          <w:jc w:val="center"/>
        </w:trPr>
        <w:tc>
          <w:tcPr>
            <w:tcW w:w="0" w:type="auto"/>
            <w:vAlign w:val="center"/>
            <w:hideMark/>
          </w:tcPr>
          <w:p w14:paraId="6CABD0A2" w14:textId="77777777" w:rsidR="00000000" w:rsidRDefault="00A74CCC">
            <w:pPr>
              <w:spacing w:after="75"/>
              <w:rPr>
                <w:rFonts w:ascii="Georgia" w:eastAsia="Times New Roman" w:hAnsi="Georgia"/>
                <w:sz w:val="20"/>
                <w:szCs w:val="20"/>
              </w:rPr>
            </w:pPr>
            <w:r>
              <w:rPr>
                <w:rFonts w:ascii="Georgia" w:eastAsia="Times New Roman" w:hAnsi="Georgia"/>
                <w:sz w:val="20"/>
                <w:szCs w:val="20"/>
              </w:rPr>
              <w:t>LC - Least Concern, (IUCN version 3.1)</w:t>
            </w:r>
          </w:p>
        </w:tc>
      </w:tr>
    </w:tbl>
    <w:p w14:paraId="59BCDB4D" w14:textId="77777777" w:rsidR="00000000" w:rsidRDefault="00A74CCC">
      <w:pPr>
        <w:pStyle w:val="Heading1"/>
        <w:divId w:val="1544907777"/>
        <w:rPr>
          <w:rFonts w:ascii="Georgia" w:eastAsia="Times New Roman" w:hAnsi="Georgia"/>
          <w:sz w:val="29"/>
          <w:szCs w:val="29"/>
        </w:rPr>
      </w:pPr>
      <w:r>
        <w:rPr>
          <w:rFonts w:ascii="Georgia" w:eastAsia="Times New Roman" w:hAnsi="Georgia"/>
          <w:sz w:val="29"/>
          <w:szCs w:val="29"/>
        </w:rPr>
        <w:t>Red List Assessment</w:t>
      </w:r>
    </w:p>
    <w:p w14:paraId="3D35F2E3" w14:textId="77777777" w:rsidR="00000000" w:rsidRDefault="00A74CCC">
      <w:pPr>
        <w:pStyle w:val="Heading2"/>
        <w:divId w:val="1544907777"/>
        <w:rPr>
          <w:rFonts w:ascii="Georgia" w:eastAsia="Times New Roman" w:hAnsi="Georgia"/>
          <w:sz w:val="27"/>
          <w:szCs w:val="27"/>
        </w:rPr>
      </w:pPr>
      <w:commentRangeStart w:id="2"/>
      <w:r>
        <w:rPr>
          <w:rFonts w:ascii="Georgia" w:eastAsia="Times New Roman" w:hAnsi="Georgia"/>
          <w:sz w:val="27"/>
          <w:szCs w:val="27"/>
        </w:rPr>
        <w:t>Assessment Information</w:t>
      </w:r>
      <w:commentRangeEnd w:id="2"/>
      <w:r w:rsidR="00F26E9B">
        <w:rPr>
          <w:rStyle w:val="CommentReference"/>
          <w:b w:val="0"/>
          <w:bCs w:val="0"/>
        </w:rPr>
        <w:commentReference w:id="2"/>
      </w:r>
    </w:p>
    <w:p w14:paraId="59B3C71B" w14:textId="77777777" w:rsidR="00000000" w:rsidRDefault="00A74CCC">
      <w:pPr>
        <w:pStyle w:val="NormalWeb"/>
        <w:divId w:val="1544907777"/>
        <w:rPr>
          <w:rFonts w:ascii="Georgia" w:hAnsi="Georgia"/>
        </w:rPr>
      </w:pPr>
      <w:r>
        <w:rPr>
          <w:rStyle w:val="datalabel1"/>
          <w:rFonts w:ascii="Georgia" w:hAnsi="Georgia"/>
        </w:rPr>
        <w:t xml:space="preserve">Date of Assessment: </w:t>
      </w:r>
      <w:r>
        <w:rPr>
          <w:rFonts w:ascii="Georgia" w:hAnsi="Georgia"/>
        </w:rPr>
        <w:t>2022-07-22</w:t>
      </w:r>
    </w:p>
    <w:p w14:paraId="60EA2C13" w14:textId="77777777" w:rsidR="00000000" w:rsidRDefault="00A74CCC">
      <w:pPr>
        <w:pStyle w:val="NormalWeb"/>
        <w:divId w:val="1544907777"/>
        <w:rPr>
          <w:rFonts w:ascii="Georgia" w:hAnsi="Georgia"/>
        </w:rPr>
      </w:pPr>
      <w:r>
        <w:rPr>
          <w:rStyle w:val="datalabel1"/>
          <w:rFonts w:ascii="Georgia" w:hAnsi="Georgia"/>
        </w:rPr>
        <w:t xml:space="preserve">Regions: </w:t>
      </w:r>
      <w:r>
        <w:rPr>
          <w:rFonts w:ascii="Georgia" w:hAnsi="Georgia"/>
        </w:rPr>
        <w:t>Global</w:t>
      </w:r>
    </w:p>
    <w:p w14:paraId="12A9C9DE" w14:textId="77777777" w:rsidR="00000000" w:rsidRDefault="00A74CCC">
      <w:pPr>
        <w:pStyle w:val="Heading2"/>
        <w:divId w:val="1544907777"/>
        <w:rPr>
          <w:rFonts w:ascii="Georgia" w:eastAsia="Times New Roman" w:hAnsi="Georgia"/>
          <w:sz w:val="27"/>
          <w:szCs w:val="27"/>
        </w:rPr>
      </w:pPr>
      <w:r>
        <w:rPr>
          <w:rFonts w:ascii="Georgia" w:eastAsia="Times New Roman" w:hAnsi="Georgia"/>
          <w:sz w:val="27"/>
          <w:szCs w:val="27"/>
        </w:rPr>
        <w:t>Assessment Rationale</w:t>
      </w:r>
    </w:p>
    <w:p w14:paraId="16B211E2" w14:textId="78A26B83" w:rsidR="00000000" w:rsidRDefault="00A74CCC">
      <w:pPr>
        <w:pStyle w:val="NormalWeb"/>
        <w:divId w:val="1544907777"/>
        <w:rPr>
          <w:rFonts w:ascii="Georgia" w:hAnsi="Georgia"/>
        </w:rPr>
      </w:pPr>
      <w:r>
        <w:rPr>
          <w:rFonts w:ascii="Georgia" w:hAnsi="Georgia"/>
        </w:rPr>
        <w:t>This species is a widespread large tree, native to India, the eastern Himalayas, southern China</w:t>
      </w:r>
      <w:del w:id="3" w:author="Jack Plummer" w:date="2022-08-18T13:44:00Z">
        <w:r w:rsidDel="00F26E9B">
          <w:rPr>
            <w:rFonts w:ascii="Georgia" w:hAnsi="Georgia"/>
          </w:rPr>
          <w:delText>, mainland South-East Asia and to</w:delText>
        </w:r>
      </w:del>
      <w:ins w:id="4" w:author="Jack Plummer" w:date="2022-08-18T13:44:00Z">
        <w:r w:rsidR="00F26E9B">
          <w:rPr>
            <w:rFonts w:ascii="Georgia" w:hAnsi="Georgia"/>
          </w:rPr>
          <w:t>, Indochina,</w:t>
        </w:r>
      </w:ins>
      <w:r>
        <w:rPr>
          <w:rFonts w:ascii="Georgia" w:hAnsi="Georgia"/>
        </w:rPr>
        <w:t xml:space="preserve"> Pen</w:t>
      </w:r>
      <w:del w:id="5" w:author="Jack Plummer" w:date="2022-08-18T13:44:00Z">
        <w:r w:rsidDel="00F26E9B">
          <w:rPr>
            <w:rFonts w:ascii="Georgia" w:hAnsi="Georgia"/>
          </w:rPr>
          <w:delText>n</w:delText>
        </w:r>
      </w:del>
      <w:r>
        <w:rPr>
          <w:rFonts w:ascii="Georgia" w:hAnsi="Georgia"/>
        </w:rPr>
        <w:t>insula</w:t>
      </w:r>
      <w:ins w:id="6" w:author="Jack Plummer" w:date="2022-08-18T13:44:00Z">
        <w:r w:rsidR="00F26E9B">
          <w:rPr>
            <w:rFonts w:ascii="Georgia" w:hAnsi="Georgia"/>
          </w:rPr>
          <w:t>r</w:t>
        </w:r>
      </w:ins>
      <w:r>
        <w:rPr>
          <w:rFonts w:ascii="Georgia" w:hAnsi="Georgia"/>
        </w:rPr>
        <w:t xml:space="preserve"> Malaysia and </w:t>
      </w:r>
      <w:ins w:id="7" w:author="Jack Plummer" w:date="2022-08-18T13:44:00Z">
        <w:r w:rsidR="00F26E9B">
          <w:rPr>
            <w:rFonts w:ascii="Georgia" w:hAnsi="Georgia"/>
          </w:rPr>
          <w:t>w</w:t>
        </w:r>
      </w:ins>
      <w:del w:id="8" w:author="Jack Plummer" w:date="2022-08-18T13:44:00Z">
        <w:r w:rsidDel="00F26E9B">
          <w:rPr>
            <w:rFonts w:ascii="Georgia" w:hAnsi="Georgia"/>
          </w:rPr>
          <w:delText>W</w:delText>
        </w:r>
      </w:del>
      <w:r>
        <w:rPr>
          <w:rFonts w:ascii="Georgia" w:hAnsi="Georgia"/>
        </w:rPr>
        <w:t>estern Indonesia. It has a very large extent of occurrence of over 6,237,1</w:t>
      </w:r>
      <w:r>
        <w:rPr>
          <w:rFonts w:ascii="Georgia" w:hAnsi="Georgia"/>
        </w:rPr>
        <w:t>56 km</w:t>
      </w:r>
      <w:r>
        <w:rPr>
          <w:rFonts w:ascii="Georgia" w:hAnsi="Georgia"/>
          <w:vertAlign w:val="superscript"/>
        </w:rPr>
        <w:t>2</w:t>
      </w:r>
      <w:r>
        <w:rPr>
          <w:rFonts w:ascii="Georgia" w:hAnsi="Georgia"/>
        </w:rPr>
        <w:t xml:space="preserve"> which far exceeds thresholds for a threatened category under criterion B1. The area of occupancy is assumed very likely to meet or exceed thresholds for a threatened category under criterion B2. This species is not thought to be severely fragmented </w:t>
      </w:r>
      <w:r>
        <w:rPr>
          <w:rFonts w:ascii="Georgia" w:hAnsi="Georgia"/>
        </w:rPr>
        <w:t>and there is no evidence of extreme fluctuations. There is no information on the global population size of this species, though it is assumed to be relatively large given its wide distribution. However, the population of this species is suspected to be dec</w:t>
      </w:r>
      <w:r>
        <w:rPr>
          <w:rFonts w:ascii="Georgia" w:hAnsi="Georgia"/>
        </w:rPr>
        <w:t xml:space="preserve">lining. This decline </w:t>
      </w:r>
      <w:del w:id="9" w:author="Jack Plummer" w:date="2022-08-18T13:45:00Z">
        <w:r w:rsidDel="00F26E9B">
          <w:rPr>
            <w:rFonts w:ascii="Georgia" w:hAnsi="Georgia"/>
          </w:rPr>
          <w:delText xml:space="preserve">was </w:delText>
        </w:r>
      </w:del>
      <w:ins w:id="10" w:author="Jack Plummer" w:date="2022-08-18T13:45:00Z">
        <w:r w:rsidR="00F26E9B">
          <w:rPr>
            <w:rFonts w:ascii="Georgia" w:hAnsi="Georgia"/>
          </w:rPr>
          <w:t>is</w:t>
        </w:r>
        <w:r w:rsidR="00F26E9B">
          <w:rPr>
            <w:rFonts w:ascii="Georgia" w:hAnsi="Georgia"/>
          </w:rPr>
          <w:t xml:space="preserve"> </w:t>
        </w:r>
      </w:ins>
      <w:r>
        <w:rPr>
          <w:rFonts w:ascii="Georgia" w:hAnsi="Georgia"/>
        </w:rPr>
        <w:t>inferred to be a consequence of timber collection and habitat loss</w:t>
      </w:r>
      <w:del w:id="11" w:author="Jack Plummer" w:date="2022-08-18T13:45:00Z">
        <w:r w:rsidDel="00F26E9B">
          <w:rPr>
            <w:rFonts w:ascii="Georgia" w:hAnsi="Georgia"/>
          </w:rPr>
          <w:delText>, which is likely that this declining trend is</w:delText>
        </w:r>
      </w:del>
      <w:r>
        <w:rPr>
          <w:rFonts w:ascii="Georgia" w:hAnsi="Georgia"/>
        </w:rPr>
        <w:t xml:space="preserve"> taking place across the global </w:t>
      </w:r>
      <w:del w:id="12" w:author="Jack Plummer" w:date="2022-08-18T13:45:00Z">
        <w:r w:rsidDel="00F26E9B">
          <w:rPr>
            <w:rFonts w:ascii="Georgia" w:hAnsi="Georgia"/>
          </w:rPr>
          <w:delText>population</w:delText>
        </w:r>
      </w:del>
      <w:ins w:id="13" w:author="Jack Plummer" w:date="2022-08-18T13:45:00Z">
        <w:r w:rsidR="00F26E9B">
          <w:rPr>
            <w:rFonts w:ascii="Georgia" w:hAnsi="Georgia"/>
          </w:rPr>
          <w:t>range</w:t>
        </w:r>
      </w:ins>
      <w:r>
        <w:rPr>
          <w:rFonts w:ascii="Georgia" w:hAnsi="Georgia"/>
        </w:rPr>
        <w:t xml:space="preserve">. However, surveys and further research are needed to quantify this, as well </w:t>
      </w:r>
      <w:r>
        <w:rPr>
          <w:rFonts w:ascii="Georgia" w:hAnsi="Georgia"/>
        </w:rPr>
        <w:t xml:space="preserve">as research to determine the generation length of this species. However, this species has </w:t>
      </w:r>
      <w:ins w:id="14" w:author="Jack Plummer" w:date="2022-08-18T13:45:00Z">
        <w:r w:rsidR="00323F7F">
          <w:rPr>
            <w:rFonts w:ascii="Georgia" w:hAnsi="Georgia"/>
          </w:rPr>
          <w:t xml:space="preserve">also </w:t>
        </w:r>
      </w:ins>
      <w:r>
        <w:rPr>
          <w:rFonts w:ascii="Georgia" w:hAnsi="Georgia"/>
        </w:rPr>
        <w:t>been recorded from several protected areas and there are also </w:t>
      </w:r>
      <w:r>
        <w:rPr>
          <w:rStyle w:val="Emphasis"/>
          <w:rFonts w:ascii="Georgia" w:hAnsi="Georgia"/>
        </w:rPr>
        <w:t>ex situ </w:t>
      </w:r>
      <w:r>
        <w:rPr>
          <w:rFonts w:ascii="Georgia" w:hAnsi="Georgia"/>
        </w:rPr>
        <w:t xml:space="preserve">collections. Therefore, it is assessed here as </w:t>
      </w:r>
      <w:r>
        <w:rPr>
          <w:rStyle w:val="Strong"/>
          <w:rFonts w:ascii="Georgia" w:hAnsi="Georgia"/>
        </w:rPr>
        <w:t>Least Concern</w:t>
      </w:r>
      <w:r>
        <w:rPr>
          <w:rFonts w:ascii="Georgia" w:hAnsi="Georgia"/>
        </w:rPr>
        <w:t>, but further research and monitorin</w:t>
      </w:r>
      <w:r>
        <w:rPr>
          <w:rFonts w:ascii="Georgia" w:hAnsi="Georgia"/>
        </w:rPr>
        <w:t xml:space="preserve">g is recommended </w:t>
      </w:r>
      <w:proofErr w:type="gramStart"/>
      <w:r>
        <w:rPr>
          <w:rFonts w:ascii="Georgia" w:hAnsi="Georgia"/>
        </w:rPr>
        <w:t>in order to</w:t>
      </w:r>
      <w:proofErr w:type="gramEnd"/>
      <w:r>
        <w:rPr>
          <w:rFonts w:ascii="Georgia" w:hAnsi="Georgia"/>
        </w:rPr>
        <w:t xml:space="preserve"> better understand its conservation status.</w:t>
      </w:r>
    </w:p>
    <w:p w14:paraId="4864C279" w14:textId="77777777" w:rsidR="00000000" w:rsidRDefault="00A74CCC">
      <w:pPr>
        <w:pStyle w:val="Heading1"/>
        <w:divId w:val="1068917859"/>
        <w:rPr>
          <w:rFonts w:ascii="Georgia" w:eastAsia="Times New Roman" w:hAnsi="Georgia"/>
          <w:sz w:val="29"/>
          <w:szCs w:val="29"/>
        </w:rPr>
      </w:pPr>
      <w:r>
        <w:rPr>
          <w:rFonts w:ascii="Georgia" w:eastAsia="Times New Roman" w:hAnsi="Georgia"/>
          <w:sz w:val="29"/>
          <w:szCs w:val="29"/>
        </w:rPr>
        <w:t>Distribution</w:t>
      </w:r>
    </w:p>
    <w:p w14:paraId="5C857EB6" w14:textId="77777777" w:rsidR="00000000" w:rsidRDefault="00A74CCC">
      <w:pPr>
        <w:pStyle w:val="Heading2"/>
        <w:divId w:val="1068917859"/>
        <w:rPr>
          <w:rFonts w:ascii="Georgia" w:eastAsia="Times New Roman" w:hAnsi="Georgia"/>
          <w:sz w:val="27"/>
          <w:szCs w:val="27"/>
        </w:rPr>
      </w:pPr>
      <w:commentRangeStart w:id="15"/>
      <w:r>
        <w:rPr>
          <w:rFonts w:ascii="Georgia" w:eastAsia="Times New Roman" w:hAnsi="Georgia"/>
          <w:sz w:val="27"/>
          <w:szCs w:val="27"/>
        </w:rPr>
        <w:t>Geographic Range</w:t>
      </w:r>
      <w:commentRangeEnd w:id="15"/>
      <w:r w:rsidR="00323F7F">
        <w:rPr>
          <w:rStyle w:val="CommentReference"/>
          <w:b w:val="0"/>
          <w:bCs w:val="0"/>
        </w:rPr>
        <w:commentReference w:id="15"/>
      </w:r>
    </w:p>
    <w:p w14:paraId="085AF565" w14:textId="29C4014C" w:rsidR="00000000" w:rsidRDefault="00A74CCC">
      <w:pPr>
        <w:pStyle w:val="NormalWeb"/>
        <w:divId w:val="1068917859"/>
        <w:rPr>
          <w:rFonts w:ascii="Georgia" w:hAnsi="Georgia"/>
        </w:rPr>
      </w:pPr>
      <w:r>
        <w:rPr>
          <w:rFonts w:ascii="Georgia" w:hAnsi="Georgia"/>
        </w:rPr>
        <w:t xml:space="preserve">The tree is distributed </w:t>
      </w:r>
      <w:del w:id="16" w:author="Jack Plummer" w:date="2022-08-18T13:50:00Z">
        <w:r w:rsidDel="00FC4323">
          <w:rPr>
            <w:rFonts w:ascii="Georgia" w:hAnsi="Georgia"/>
          </w:rPr>
          <w:delText>in tropical moist deciduous, semi-evergreen and evergreen forests of</w:delText>
        </w:r>
      </w:del>
      <w:ins w:id="17" w:author="Jack Plummer" w:date="2022-08-18T13:50:00Z">
        <w:r w:rsidR="00FC4323">
          <w:rPr>
            <w:rFonts w:ascii="Georgia" w:hAnsi="Georgia"/>
          </w:rPr>
          <w:t>across</w:t>
        </w:r>
      </w:ins>
      <w:r>
        <w:rPr>
          <w:rFonts w:ascii="Georgia" w:hAnsi="Georgia"/>
        </w:rPr>
        <w:t xml:space="preserve"> south</w:t>
      </w:r>
      <w:del w:id="18" w:author="Jack Plummer" w:date="2022-08-18T13:46:00Z">
        <w:r w:rsidDel="00323F7F">
          <w:rPr>
            <w:rFonts w:ascii="Georgia" w:hAnsi="Georgia"/>
          </w:rPr>
          <w:delText>-</w:delText>
        </w:r>
      </w:del>
      <w:r>
        <w:rPr>
          <w:rFonts w:ascii="Georgia" w:hAnsi="Georgia"/>
        </w:rPr>
        <w:t>east Asia extending from southern parts of China</w:t>
      </w:r>
      <w:ins w:id="19" w:author="Jack Plummer" w:date="2022-08-18T13:49:00Z">
        <w:r w:rsidR="00323F7F">
          <w:rPr>
            <w:rFonts w:ascii="Georgia" w:hAnsi="Georgia"/>
          </w:rPr>
          <w:t xml:space="preserve"> to</w:t>
        </w:r>
        <w:r w:rsidR="00323F7F" w:rsidRPr="00323F7F">
          <w:rPr>
            <w:rFonts w:ascii="Georgia" w:hAnsi="Georgia"/>
          </w:rPr>
          <w:t xml:space="preserve"> </w:t>
        </w:r>
        <w:r w:rsidR="00323F7F">
          <w:rPr>
            <w:rFonts w:ascii="Georgia" w:hAnsi="Georgia"/>
          </w:rPr>
          <w:t xml:space="preserve">the eastern Himalayas, </w:t>
        </w:r>
        <w:r w:rsidR="00323F7F">
          <w:rPr>
            <w:rFonts w:ascii="Georgia" w:hAnsi="Georgia"/>
          </w:rPr>
          <w:t>India</w:t>
        </w:r>
        <w:r w:rsidR="00323F7F">
          <w:rPr>
            <w:rFonts w:ascii="Georgia" w:hAnsi="Georgia"/>
          </w:rPr>
          <w:t>, Indochina, Peninsular Malaysia and western Indonesia</w:t>
        </w:r>
      </w:ins>
      <w:del w:id="20" w:author="Jack Plummer" w:date="2022-08-18T13:49:00Z">
        <w:r w:rsidDel="00323F7F">
          <w:rPr>
            <w:rFonts w:ascii="Georgia" w:hAnsi="Georgia"/>
          </w:rPr>
          <w:delText>, Nepal</w:delText>
        </w:r>
        <w:r w:rsidDel="00323F7F">
          <w:rPr>
            <w:rFonts w:ascii="Georgia" w:hAnsi="Georgia"/>
          </w:rPr>
          <w:delText>, Bhutan, Bangladesh, eastern India, Laos, Cambodia, Southern Vietnam, Myanmar, Thailand south to Penninsula Malaysia and Western Indonesia</w:delText>
        </w:r>
      </w:del>
      <w:r>
        <w:rPr>
          <w:rFonts w:ascii="Georgia" w:hAnsi="Georgia"/>
        </w:rPr>
        <w:t>. It occurs from sea level up to an altitude of 2</w:t>
      </w:r>
      <w:ins w:id="21" w:author="Jack Plummer" w:date="2022-08-18T13:46:00Z">
        <w:r w:rsidR="00323F7F">
          <w:rPr>
            <w:rFonts w:ascii="Georgia" w:hAnsi="Georgia"/>
          </w:rPr>
          <w:t>,</w:t>
        </w:r>
      </w:ins>
      <w:r>
        <w:rPr>
          <w:rFonts w:ascii="Georgia" w:hAnsi="Georgia"/>
        </w:rPr>
        <w:t>100 m</w:t>
      </w:r>
      <w:ins w:id="22" w:author="Jack Plummer" w:date="2022-08-18T13:46:00Z">
        <w:r w:rsidR="00323F7F">
          <w:rPr>
            <w:rFonts w:ascii="Georgia" w:hAnsi="Georgia"/>
          </w:rPr>
          <w:t xml:space="preserve"> asl</w:t>
        </w:r>
      </w:ins>
      <w:ins w:id="23" w:author="Jack Plummer" w:date="2022-08-18T13:50:00Z">
        <w:r w:rsidR="00323F7F">
          <w:rPr>
            <w:rFonts w:ascii="Georgia" w:hAnsi="Georgia"/>
          </w:rPr>
          <w:t xml:space="preserve"> (</w:t>
        </w:r>
        <w:r w:rsidR="00323F7F">
          <w:rPr>
            <w:rFonts w:ascii="Georgia" w:hAnsi="Georgia"/>
          </w:rPr>
          <w:t xml:space="preserve">POWO 2022, Zhengyi </w:t>
        </w:r>
        <w:r w:rsidR="00323F7F" w:rsidRPr="00323F7F">
          <w:rPr>
            <w:rFonts w:ascii="Georgia" w:hAnsi="Georgia"/>
            <w:i/>
            <w:iCs/>
            <w:rPrChange w:id="24" w:author="Jack Plummer" w:date="2022-08-18T13:50:00Z">
              <w:rPr>
                <w:rFonts w:ascii="Georgia" w:hAnsi="Georgia"/>
              </w:rPr>
            </w:rPrChange>
          </w:rPr>
          <w:t>et al.</w:t>
        </w:r>
        <w:r w:rsidR="00323F7F">
          <w:rPr>
            <w:rFonts w:ascii="Georgia" w:hAnsi="Georgia"/>
          </w:rPr>
          <w:t xml:space="preserve"> 2007</w:t>
        </w:r>
        <w:r w:rsidR="00323F7F">
          <w:rPr>
            <w:rFonts w:ascii="Georgia" w:hAnsi="Georgia"/>
          </w:rPr>
          <w:t xml:space="preserve">, </w:t>
        </w:r>
        <w:r w:rsidR="00323F7F">
          <w:rPr>
            <w:rFonts w:ascii="Georgia" w:hAnsi="Georgia"/>
          </w:rPr>
          <w:t>Grierson and Long 1991</w:t>
        </w:r>
        <w:r w:rsidR="00323F7F">
          <w:rPr>
            <w:rFonts w:ascii="Georgia" w:hAnsi="Georgia"/>
          </w:rPr>
          <w:t>,</w:t>
        </w:r>
        <w:r w:rsidR="00323F7F">
          <w:rPr>
            <w:rFonts w:ascii="Georgia" w:hAnsi="Georgia"/>
          </w:rPr>
          <w:t xml:space="preserve"> Kundu </w:t>
        </w:r>
        <w:r w:rsidR="00323F7F" w:rsidRPr="00323F7F">
          <w:rPr>
            <w:rFonts w:ascii="Georgia" w:hAnsi="Georgia"/>
            <w:i/>
            <w:iCs/>
            <w:rPrChange w:id="25" w:author="Jack Plummer" w:date="2022-08-18T13:50:00Z">
              <w:rPr>
                <w:rFonts w:ascii="Georgia" w:hAnsi="Georgia"/>
              </w:rPr>
            </w:rPrChange>
          </w:rPr>
          <w:t>et al.</w:t>
        </w:r>
        <w:r w:rsidR="00323F7F">
          <w:rPr>
            <w:rFonts w:ascii="Georgia" w:hAnsi="Georgia"/>
          </w:rPr>
          <w:t xml:space="preserve"> 2012</w:t>
        </w:r>
        <w:r w:rsidR="00323F7F">
          <w:rPr>
            <w:rFonts w:ascii="Georgia" w:hAnsi="Georgia"/>
          </w:rPr>
          <w:t>)</w:t>
        </w:r>
      </w:ins>
      <w:r>
        <w:rPr>
          <w:rFonts w:ascii="Georgia" w:hAnsi="Georgia"/>
        </w:rPr>
        <w:t>.</w:t>
      </w:r>
      <w:del w:id="26" w:author="Jack Plummer" w:date="2022-08-18T13:50:00Z">
        <w:r w:rsidDel="00323F7F">
          <w:rPr>
            <w:rFonts w:ascii="Georgia" w:hAnsi="Georgia"/>
          </w:rPr>
          <w:delText> </w:delText>
        </w:r>
        <w:r w:rsidDel="00323F7F">
          <w:rPr>
            <w:rFonts w:ascii="Georgia" w:hAnsi="Georgia"/>
          </w:rPr>
          <w:delText>Terminalia myriocarpa occupies a wide distribution range from</w:delText>
        </w:r>
        <w:r w:rsidDel="00323F7F">
          <w:rPr>
            <w:rFonts w:ascii="Georgia" w:hAnsi="Georgia"/>
          </w:rPr>
          <w:delText xml:space="preserve">  E. Himalaya to China (Yunnan, SW. Guangxi) , Thailand, and  N. </w:delText>
        </w:r>
        <w:r w:rsidDel="00323F7F">
          <w:rPr>
            <w:rFonts w:ascii="Georgia" w:hAnsi="Georgia"/>
          </w:rPr>
          <w:lastRenderedPageBreak/>
          <w:delText>Sumatera. (POWO 2022,  Zhengyi et al., 2007). It occurs between  315-2100 m (Grierson and Long 1991; Kundu et al., 2012).</w:delText>
        </w:r>
      </w:del>
    </w:p>
    <w:p w14:paraId="2484DF09" w14:textId="77777777" w:rsidR="00000000" w:rsidRDefault="00A74CCC">
      <w:pPr>
        <w:pStyle w:val="Heading2"/>
        <w:divId w:val="1068917859"/>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50"/>
        <w:gridCol w:w="2230"/>
        <w:gridCol w:w="4730"/>
      </w:tblGrid>
      <w:tr w:rsidR="00000000" w14:paraId="1E329B8D" w14:textId="77777777">
        <w:trPr>
          <w:divId w:val="1068917859"/>
          <w:tblCellSpacing w:w="15" w:type="dxa"/>
        </w:trPr>
        <w:tc>
          <w:tcPr>
            <w:tcW w:w="0" w:type="auto"/>
            <w:tcBorders>
              <w:bottom w:val="single" w:sz="6" w:space="0" w:color="000000"/>
            </w:tcBorders>
            <w:shd w:val="clear" w:color="auto" w:fill="BBBBBB"/>
            <w:vAlign w:val="center"/>
            <w:hideMark/>
          </w:tcPr>
          <w:p w14:paraId="186D30B7"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2FF2AB28"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0B9CECBC"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7C2F9F3C" w14:textId="77777777">
        <w:trPr>
          <w:divId w:val="1068917859"/>
          <w:tblCellSpacing w:w="15" w:type="dxa"/>
        </w:trPr>
        <w:tc>
          <w:tcPr>
            <w:tcW w:w="0" w:type="auto"/>
            <w:vAlign w:val="center"/>
            <w:hideMark/>
          </w:tcPr>
          <w:p w14:paraId="16862CFE" w14:textId="77777777" w:rsidR="00000000" w:rsidRDefault="00A74CCC">
            <w:pPr>
              <w:spacing w:after="75"/>
              <w:rPr>
                <w:rFonts w:ascii="Georgia" w:eastAsia="Times New Roman" w:hAnsi="Georgia"/>
                <w:sz w:val="18"/>
                <w:szCs w:val="18"/>
              </w:rPr>
            </w:pPr>
            <w:r>
              <w:rPr>
                <w:rFonts w:ascii="Georgia" w:eastAsia="Times New Roman" w:hAnsi="Georgia"/>
                <w:sz w:val="18"/>
                <w:szCs w:val="18"/>
              </w:rPr>
              <w:t>6237156</w:t>
            </w:r>
          </w:p>
        </w:tc>
        <w:tc>
          <w:tcPr>
            <w:tcW w:w="0" w:type="auto"/>
            <w:vAlign w:val="center"/>
            <w:hideMark/>
          </w:tcPr>
          <w:p w14:paraId="3478CBAA" w14:textId="77777777" w:rsidR="00000000" w:rsidRDefault="00A74CCC">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192A05DD" w14:textId="341EBCD9" w:rsidR="00000000" w:rsidRDefault="00A74CCC">
            <w:pPr>
              <w:spacing w:after="75"/>
              <w:rPr>
                <w:rFonts w:ascii="Georgia" w:eastAsia="Times New Roman" w:hAnsi="Georgia"/>
                <w:sz w:val="18"/>
                <w:szCs w:val="18"/>
              </w:rPr>
            </w:pPr>
            <w:r>
              <w:rPr>
                <w:rFonts w:ascii="Georgia" w:eastAsia="Times New Roman" w:hAnsi="Georgia"/>
                <w:sz w:val="18"/>
                <w:szCs w:val="18"/>
              </w:rPr>
              <w:t>Estimated from a minimum convex polygon f</w:t>
            </w:r>
            <w:ins w:id="27" w:author="Jack Plummer" w:date="2022-08-18T13:51:00Z">
              <w:r w:rsidR="00FC4323">
                <w:rPr>
                  <w:rFonts w:ascii="Georgia" w:eastAsia="Times New Roman" w:hAnsi="Georgia"/>
                  <w:sz w:val="18"/>
                  <w:szCs w:val="18"/>
                </w:rPr>
                <w:t>or</w:t>
              </w:r>
            </w:ins>
            <w:del w:id="28" w:author="Jack Plummer" w:date="2022-08-18T13:51:00Z">
              <w:r w:rsidDel="00FC4323">
                <w:rPr>
                  <w:rFonts w:ascii="Georgia" w:eastAsia="Times New Roman" w:hAnsi="Georgia"/>
                  <w:sz w:val="18"/>
                  <w:szCs w:val="18"/>
                </w:rPr>
                <w:delText>rom</w:delText>
              </w:r>
            </w:del>
            <w:r>
              <w:rPr>
                <w:rFonts w:ascii="Georgia" w:eastAsia="Times New Roman" w:hAnsi="Georgia"/>
                <w:sz w:val="18"/>
                <w:szCs w:val="18"/>
              </w:rPr>
              <w:t xml:space="preserve"> georeferenced human observation &amp; herbarium specimen</w:t>
            </w:r>
            <w:del w:id="29" w:author="Jack Plummer" w:date="2022-08-18T13:51:00Z">
              <w:r w:rsidDel="00FC4323">
                <w:rPr>
                  <w:rFonts w:ascii="Georgia" w:eastAsia="Times New Roman" w:hAnsi="Georgia"/>
                  <w:sz w:val="18"/>
                  <w:szCs w:val="18"/>
                </w:rPr>
                <w:delText>s</w:delText>
              </w:r>
            </w:del>
            <w:r>
              <w:rPr>
                <w:rFonts w:ascii="Georgia" w:eastAsia="Times New Roman" w:hAnsi="Georgia"/>
                <w:sz w:val="18"/>
                <w:szCs w:val="18"/>
              </w:rPr>
              <w:t xml:space="preserve"> point data</w:t>
            </w:r>
            <w:ins w:id="30" w:author="Jack Plummer" w:date="2022-08-18T13:51:00Z">
              <w:r w:rsidR="00FC4323">
                <w:rPr>
                  <w:rFonts w:ascii="Georgia" w:eastAsia="Times New Roman" w:hAnsi="Georgia"/>
                  <w:sz w:val="18"/>
                  <w:szCs w:val="18"/>
                </w:rPr>
                <w:t>,</w:t>
              </w:r>
            </w:ins>
            <w:r>
              <w:rPr>
                <w:rFonts w:ascii="Georgia" w:eastAsia="Times New Roman" w:hAnsi="Georgia"/>
                <w:sz w:val="18"/>
                <w:szCs w:val="18"/>
              </w:rPr>
              <w:t xml:space="preserve">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w:t>
            </w:r>
            <w:r>
              <w:rPr>
                <w:rFonts w:ascii="Georgia" w:eastAsia="Times New Roman" w:hAnsi="Georgia"/>
                <w:sz w:val="18"/>
                <w:szCs w:val="18"/>
              </w:rPr>
              <w:t xml:space="preserve">Bachman </w:t>
            </w:r>
            <w:r w:rsidRPr="00FC4323">
              <w:rPr>
                <w:rFonts w:ascii="Georgia" w:eastAsia="Times New Roman" w:hAnsi="Georgia"/>
                <w:i/>
                <w:iCs/>
                <w:sz w:val="18"/>
                <w:szCs w:val="18"/>
                <w:rPrChange w:id="31" w:author="Jack Plummer" w:date="2022-08-18T13:51:00Z">
                  <w:rPr>
                    <w:rFonts w:ascii="Georgia" w:eastAsia="Times New Roman" w:hAnsi="Georgia"/>
                    <w:sz w:val="18"/>
                    <w:szCs w:val="18"/>
                  </w:rPr>
                </w:rPrChange>
              </w:rPr>
              <w:t>et al</w:t>
            </w:r>
            <w:ins w:id="32" w:author="Jack Plummer" w:date="2022-08-18T13:51:00Z">
              <w:r w:rsidR="00FC4323" w:rsidRPr="00FC4323">
                <w:rPr>
                  <w:rFonts w:ascii="Georgia" w:eastAsia="Times New Roman" w:hAnsi="Georgia"/>
                  <w:i/>
                  <w:iCs/>
                  <w:sz w:val="18"/>
                  <w:szCs w:val="18"/>
                  <w:rPrChange w:id="33" w:author="Jack Plummer" w:date="2022-08-18T13:51:00Z">
                    <w:rPr>
                      <w:rFonts w:ascii="Georgia" w:eastAsia="Times New Roman" w:hAnsi="Georgia"/>
                      <w:sz w:val="18"/>
                      <w:szCs w:val="18"/>
                    </w:rPr>
                  </w:rPrChange>
                </w:rPr>
                <w:t>.</w:t>
              </w:r>
            </w:ins>
            <w:r>
              <w:rPr>
                <w:rFonts w:ascii="Georgia" w:eastAsia="Times New Roman" w:hAnsi="Georgia"/>
                <w:sz w:val="18"/>
                <w:szCs w:val="18"/>
              </w:rPr>
              <w:t xml:space="preserve"> 2011).</w:t>
            </w:r>
          </w:p>
        </w:tc>
      </w:tr>
    </w:tbl>
    <w:p w14:paraId="49FCCA97" w14:textId="77777777" w:rsidR="00000000" w:rsidRDefault="00A74CCC">
      <w:pPr>
        <w:pStyle w:val="Heading2"/>
        <w:divId w:val="1068917859"/>
        <w:rPr>
          <w:rFonts w:ascii="Georgia" w:eastAsia="Times New Roman" w:hAnsi="Georgia"/>
          <w:sz w:val="27"/>
          <w:szCs w:val="27"/>
        </w:rPr>
      </w:pPr>
      <w:r>
        <w:rPr>
          <w:rFonts w:ascii="Georgia" w:eastAsia="Times New Roman" w:hAnsi="Georgia"/>
          <w:sz w:val="27"/>
          <w:szCs w:val="27"/>
        </w:rPr>
        <w:t>Elevation / Depth / Depth Zones</w:t>
      </w:r>
    </w:p>
    <w:p w14:paraId="01F4DE32" w14:textId="77777777" w:rsidR="00000000" w:rsidRDefault="00A74CCC">
      <w:pPr>
        <w:pStyle w:val="NormalWeb"/>
        <w:divId w:val="1068917859"/>
        <w:rPr>
          <w:rFonts w:ascii="Georgia" w:hAnsi="Georgia"/>
        </w:rPr>
      </w:pPr>
      <w:r>
        <w:rPr>
          <w:rStyle w:val="datalabel1"/>
          <w:rFonts w:ascii="Georgia" w:hAnsi="Georgia"/>
        </w:rPr>
        <w:t xml:space="preserve">Elevation Lower Limit (in metres above sea level): </w:t>
      </w:r>
      <w:r>
        <w:rPr>
          <w:rFonts w:ascii="Georgia" w:hAnsi="Georgia"/>
        </w:rPr>
        <w:t>300</w:t>
      </w:r>
    </w:p>
    <w:p w14:paraId="29FCE7C0" w14:textId="77777777" w:rsidR="00000000" w:rsidRDefault="00A74CCC">
      <w:pPr>
        <w:pStyle w:val="NormalWeb"/>
        <w:divId w:val="1068917859"/>
        <w:rPr>
          <w:rFonts w:ascii="Georgia" w:hAnsi="Georgia"/>
        </w:rPr>
      </w:pPr>
      <w:r>
        <w:rPr>
          <w:rStyle w:val="datalabel1"/>
          <w:rFonts w:ascii="Georgia" w:hAnsi="Georgia"/>
        </w:rPr>
        <w:t xml:space="preserve">Elevation Upper Limit (in metres above sea level): </w:t>
      </w:r>
      <w:r>
        <w:rPr>
          <w:rFonts w:ascii="Georgia" w:hAnsi="Georgia"/>
        </w:rPr>
        <w:t>2100</w:t>
      </w:r>
    </w:p>
    <w:p w14:paraId="66538472" w14:textId="77777777" w:rsidR="00000000" w:rsidRDefault="00A74CCC">
      <w:pPr>
        <w:pStyle w:val="Heading2"/>
        <w:divId w:val="1068917859"/>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2"/>
        <w:gridCol w:w="1121"/>
        <w:gridCol w:w="1899"/>
        <w:gridCol w:w="957"/>
        <w:gridCol w:w="999"/>
        <w:gridCol w:w="1228"/>
        <w:gridCol w:w="1128"/>
        <w:gridCol w:w="1078"/>
      </w:tblGrid>
      <w:tr w:rsidR="00000000" w14:paraId="7EEFBD5A" w14:textId="77777777">
        <w:trPr>
          <w:divId w:val="1068917859"/>
          <w:tblCellSpacing w:w="15" w:type="dxa"/>
        </w:trPr>
        <w:tc>
          <w:tcPr>
            <w:tcW w:w="0" w:type="auto"/>
            <w:tcBorders>
              <w:bottom w:val="single" w:sz="6" w:space="0" w:color="000000"/>
            </w:tcBorders>
            <w:shd w:val="clear" w:color="auto" w:fill="BBBBBB"/>
            <w:vAlign w:val="center"/>
            <w:hideMark/>
          </w:tcPr>
          <w:p w14:paraId="2D0CF623"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654B65B1"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1889345C"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How the map was created, including d</w:t>
            </w:r>
            <w:r>
              <w:rPr>
                <w:rFonts w:ascii="Georgia" w:eastAsia="Times New Roman" w:hAnsi="Georgia"/>
                <w:b/>
                <w:bCs/>
                <w:sz w:val="18"/>
                <w:szCs w:val="18"/>
              </w:rPr>
              <w:t>ata sources/methods used:</w:t>
            </w:r>
          </w:p>
        </w:tc>
        <w:tc>
          <w:tcPr>
            <w:tcW w:w="0" w:type="auto"/>
            <w:tcBorders>
              <w:bottom w:val="single" w:sz="6" w:space="0" w:color="000000"/>
            </w:tcBorders>
            <w:shd w:val="clear" w:color="auto" w:fill="BBBBBB"/>
            <w:vAlign w:val="center"/>
            <w:hideMark/>
          </w:tcPr>
          <w:p w14:paraId="62AA66F7"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3E3CFEC0"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4505F09A"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0FEC3085"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730E195B"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5ECC4233" w14:textId="77777777">
        <w:trPr>
          <w:divId w:val="1068917859"/>
          <w:tblCellSpacing w:w="15" w:type="dxa"/>
        </w:trPr>
        <w:tc>
          <w:tcPr>
            <w:tcW w:w="0" w:type="auto"/>
            <w:vAlign w:val="center"/>
            <w:hideMark/>
          </w:tcPr>
          <w:p w14:paraId="4E402B4B" w14:textId="77777777" w:rsidR="00000000" w:rsidRDefault="00A74CCC">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0EC9B0FE"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A97C475" w14:textId="5740EB4F" w:rsidR="00000000" w:rsidRDefault="00A74CCC">
            <w:pPr>
              <w:spacing w:after="75"/>
              <w:rPr>
                <w:rFonts w:ascii="Georgia" w:eastAsia="Times New Roman" w:hAnsi="Georgia"/>
                <w:sz w:val="18"/>
                <w:szCs w:val="18"/>
              </w:rPr>
            </w:pPr>
            <w:r>
              <w:rPr>
                <w:rFonts w:ascii="Georgia" w:eastAsia="Times New Roman" w:hAnsi="Georgia"/>
                <w:sz w:val="18"/>
                <w:szCs w:val="18"/>
              </w:rPr>
              <w:t>Point generated from living specimens and human observation from GBIF (GBIF 2022) and species observation (indiabiodiversity.org)</w:t>
            </w:r>
            <w:ins w:id="34" w:author="Jack Plummer" w:date="2022-08-18T13:52:00Z">
              <w:r w:rsidR="00FC4323">
                <w:rPr>
                  <w:rFonts w:ascii="Georgia" w:eastAsia="Times New Roman" w:hAnsi="Georgia"/>
                  <w:sz w:val="18"/>
                  <w:szCs w:val="18"/>
                </w:rPr>
                <w:t>.</w:t>
              </w:r>
            </w:ins>
          </w:p>
        </w:tc>
        <w:tc>
          <w:tcPr>
            <w:tcW w:w="0" w:type="auto"/>
            <w:vAlign w:val="center"/>
            <w:hideMark/>
          </w:tcPr>
          <w:p w14:paraId="5B58A195"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23BAC3D"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64B9B90"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D9BE9CF"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16585D5"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r>
    </w:tbl>
    <w:p w14:paraId="5D148840" w14:textId="77777777" w:rsidR="00000000" w:rsidRDefault="00A74CCC">
      <w:pPr>
        <w:pStyle w:val="Heading2"/>
        <w:divId w:val="1068917859"/>
        <w:rPr>
          <w:rFonts w:ascii="Georgia" w:eastAsia="Times New Roman" w:hAnsi="Georgia"/>
          <w:sz w:val="27"/>
          <w:szCs w:val="27"/>
        </w:rPr>
      </w:pPr>
      <w:r>
        <w:rPr>
          <w:rFonts w:ascii="Georgia" w:eastAsia="Times New Roman" w:hAnsi="Georgia"/>
          <w:sz w:val="27"/>
          <w:szCs w:val="27"/>
        </w:rPr>
        <w:t>Biogeographic Realms</w:t>
      </w:r>
    </w:p>
    <w:p w14:paraId="77BBE466" w14:textId="77777777" w:rsidR="00000000" w:rsidRDefault="00A74CCC">
      <w:pPr>
        <w:pStyle w:val="NormalWeb"/>
        <w:divId w:val="1068917859"/>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7E36257F" w14:textId="77777777" w:rsidR="00000000" w:rsidRDefault="00A74CCC">
      <w:pPr>
        <w:pStyle w:val="Heading1"/>
        <w:divId w:val="454327745"/>
        <w:rPr>
          <w:rFonts w:ascii="Georgia" w:eastAsia="Times New Roman" w:hAnsi="Georgia"/>
          <w:sz w:val="29"/>
          <w:szCs w:val="29"/>
        </w:rPr>
      </w:pPr>
      <w:r>
        <w:rPr>
          <w:rFonts w:ascii="Georgia" w:eastAsia="Times New Roman" w:hAnsi="Georgia"/>
          <w:sz w:val="29"/>
          <w:szCs w:val="29"/>
        </w:rPr>
        <w:t>Occurrence</w:t>
      </w:r>
    </w:p>
    <w:p w14:paraId="7E49707E" w14:textId="77777777" w:rsidR="00000000" w:rsidRDefault="00A74CCC">
      <w:pPr>
        <w:pStyle w:val="Heading2"/>
        <w:divId w:val="454327745"/>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96"/>
        <w:gridCol w:w="901"/>
        <w:gridCol w:w="657"/>
        <w:gridCol w:w="1430"/>
        <w:gridCol w:w="1154"/>
      </w:tblGrid>
      <w:tr w:rsidR="00000000" w14:paraId="254019CB" w14:textId="77777777">
        <w:trPr>
          <w:divId w:val="454327745"/>
          <w:tblCellSpacing w:w="15" w:type="dxa"/>
        </w:trPr>
        <w:tc>
          <w:tcPr>
            <w:tcW w:w="0" w:type="auto"/>
            <w:tcBorders>
              <w:bottom w:val="single" w:sz="6" w:space="0" w:color="000000"/>
            </w:tcBorders>
            <w:shd w:val="clear" w:color="auto" w:fill="BBBBBB"/>
            <w:vAlign w:val="center"/>
            <w:hideMark/>
          </w:tcPr>
          <w:p w14:paraId="626D9F9C"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22911E08"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3439E423"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2BF1D447"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Fo</w:t>
            </w:r>
            <w:r>
              <w:rPr>
                <w:rFonts w:ascii="Georgia" w:eastAsia="Times New Roman" w:hAnsi="Georgia"/>
                <w:b/>
                <w:bCs/>
                <w:sz w:val="18"/>
                <w:szCs w:val="18"/>
              </w:rPr>
              <w:t>rmerly Bred</w:t>
            </w:r>
          </w:p>
        </w:tc>
        <w:tc>
          <w:tcPr>
            <w:tcW w:w="0" w:type="auto"/>
            <w:tcBorders>
              <w:bottom w:val="single" w:sz="6" w:space="0" w:color="000000"/>
            </w:tcBorders>
            <w:shd w:val="clear" w:color="auto" w:fill="BBBBBB"/>
            <w:vAlign w:val="center"/>
            <w:hideMark/>
          </w:tcPr>
          <w:p w14:paraId="77697F28"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12F9C624" w14:textId="77777777">
        <w:trPr>
          <w:divId w:val="454327745"/>
          <w:tblCellSpacing w:w="15" w:type="dxa"/>
        </w:trPr>
        <w:tc>
          <w:tcPr>
            <w:tcW w:w="0" w:type="auto"/>
            <w:tcBorders>
              <w:bottom w:val="single" w:sz="6" w:space="0" w:color="CCCCCC"/>
            </w:tcBorders>
            <w:vAlign w:val="center"/>
            <w:hideMark/>
          </w:tcPr>
          <w:p w14:paraId="272A48C1" w14:textId="77777777" w:rsidR="00000000" w:rsidRDefault="00A74CCC">
            <w:pPr>
              <w:spacing w:after="75"/>
              <w:rPr>
                <w:rFonts w:ascii="Georgia" w:eastAsia="Times New Roman" w:hAnsi="Georgia"/>
                <w:sz w:val="18"/>
                <w:szCs w:val="18"/>
              </w:rPr>
            </w:pPr>
            <w:r>
              <w:rPr>
                <w:rFonts w:ascii="Georgia" w:eastAsia="Times New Roman" w:hAnsi="Georgia"/>
                <w:sz w:val="18"/>
                <w:szCs w:val="18"/>
              </w:rPr>
              <w:t>Bangladesh</w:t>
            </w:r>
          </w:p>
        </w:tc>
        <w:tc>
          <w:tcPr>
            <w:tcW w:w="0" w:type="auto"/>
            <w:tcBorders>
              <w:bottom w:val="single" w:sz="6" w:space="0" w:color="CCCCCC"/>
            </w:tcBorders>
            <w:vAlign w:val="center"/>
            <w:hideMark/>
          </w:tcPr>
          <w:p w14:paraId="1C35DCF2" w14:textId="77777777" w:rsidR="00000000" w:rsidRDefault="00A74CCC">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969F8AB" w14:textId="77777777" w:rsidR="00000000" w:rsidRDefault="00A74CCC">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175A045" w14:textId="77777777" w:rsidR="00000000" w:rsidRDefault="00A74CCC">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28926357" w14:textId="77777777" w:rsidR="00000000" w:rsidRDefault="00A74CCC">
            <w:pPr>
              <w:spacing w:after="75"/>
              <w:rPr>
                <w:rFonts w:ascii="Georgia" w:eastAsia="Times New Roman" w:hAnsi="Georgia"/>
                <w:sz w:val="18"/>
                <w:szCs w:val="18"/>
              </w:rPr>
            </w:pPr>
            <w:r>
              <w:rPr>
                <w:rFonts w:ascii="Georgia" w:eastAsia="Times New Roman" w:hAnsi="Georgia"/>
                <w:sz w:val="18"/>
                <w:szCs w:val="18"/>
              </w:rPr>
              <w:t>Resident</w:t>
            </w:r>
          </w:p>
        </w:tc>
      </w:tr>
      <w:tr w:rsidR="00000000" w14:paraId="11F89386" w14:textId="77777777">
        <w:trPr>
          <w:divId w:val="454327745"/>
          <w:tblCellSpacing w:w="15" w:type="dxa"/>
        </w:trPr>
        <w:tc>
          <w:tcPr>
            <w:tcW w:w="0" w:type="auto"/>
            <w:tcBorders>
              <w:bottom w:val="single" w:sz="6" w:space="0" w:color="CCCCCC"/>
            </w:tcBorders>
            <w:vAlign w:val="center"/>
            <w:hideMark/>
          </w:tcPr>
          <w:p w14:paraId="13331C23" w14:textId="77777777" w:rsidR="00000000" w:rsidRDefault="00A74CCC">
            <w:pPr>
              <w:spacing w:after="75"/>
              <w:rPr>
                <w:rFonts w:ascii="Georgia" w:eastAsia="Times New Roman" w:hAnsi="Georgia"/>
                <w:sz w:val="18"/>
                <w:szCs w:val="18"/>
              </w:rPr>
            </w:pPr>
            <w:r>
              <w:rPr>
                <w:rFonts w:ascii="Georgia" w:eastAsia="Times New Roman" w:hAnsi="Georgia"/>
                <w:sz w:val="18"/>
                <w:szCs w:val="18"/>
              </w:rPr>
              <w:t>Bhutan</w:t>
            </w:r>
          </w:p>
        </w:tc>
        <w:tc>
          <w:tcPr>
            <w:tcW w:w="0" w:type="auto"/>
            <w:tcBorders>
              <w:bottom w:val="single" w:sz="6" w:space="0" w:color="CCCCCC"/>
            </w:tcBorders>
            <w:vAlign w:val="center"/>
            <w:hideMark/>
          </w:tcPr>
          <w:p w14:paraId="2ACB2203" w14:textId="77777777" w:rsidR="00000000" w:rsidRDefault="00A74CCC">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DE4A8E0" w14:textId="77777777" w:rsidR="00000000" w:rsidRDefault="00A74CCC">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82F86C5"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25214E6" w14:textId="77777777" w:rsidR="00000000" w:rsidRDefault="00A74CCC">
            <w:pPr>
              <w:spacing w:after="75"/>
              <w:rPr>
                <w:rFonts w:ascii="Georgia" w:eastAsia="Times New Roman" w:hAnsi="Georgia"/>
                <w:sz w:val="18"/>
                <w:szCs w:val="18"/>
              </w:rPr>
            </w:pPr>
            <w:r>
              <w:rPr>
                <w:rFonts w:ascii="Georgia" w:eastAsia="Times New Roman" w:hAnsi="Georgia"/>
                <w:sz w:val="18"/>
                <w:szCs w:val="18"/>
              </w:rPr>
              <w:t>Resident</w:t>
            </w:r>
          </w:p>
        </w:tc>
      </w:tr>
      <w:tr w:rsidR="00000000" w14:paraId="7AF3AAFD" w14:textId="77777777">
        <w:trPr>
          <w:divId w:val="454327745"/>
          <w:tblCellSpacing w:w="15" w:type="dxa"/>
        </w:trPr>
        <w:tc>
          <w:tcPr>
            <w:tcW w:w="0" w:type="auto"/>
            <w:tcBorders>
              <w:bottom w:val="single" w:sz="6" w:space="0" w:color="CCCCCC"/>
            </w:tcBorders>
            <w:vAlign w:val="center"/>
            <w:hideMark/>
          </w:tcPr>
          <w:p w14:paraId="0840389A" w14:textId="77777777" w:rsidR="00000000" w:rsidRDefault="00A74CCC">
            <w:pPr>
              <w:spacing w:after="75"/>
              <w:rPr>
                <w:rFonts w:ascii="Georgia" w:eastAsia="Times New Roman" w:hAnsi="Georgia"/>
                <w:sz w:val="18"/>
                <w:szCs w:val="18"/>
              </w:rPr>
            </w:pPr>
            <w:r>
              <w:rPr>
                <w:rFonts w:ascii="Georgia" w:eastAsia="Times New Roman" w:hAnsi="Georgia"/>
                <w:sz w:val="18"/>
                <w:szCs w:val="18"/>
              </w:rPr>
              <w:t>Cambodia</w:t>
            </w:r>
          </w:p>
        </w:tc>
        <w:tc>
          <w:tcPr>
            <w:tcW w:w="0" w:type="auto"/>
            <w:tcBorders>
              <w:bottom w:val="single" w:sz="6" w:space="0" w:color="CCCCCC"/>
            </w:tcBorders>
            <w:vAlign w:val="center"/>
            <w:hideMark/>
          </w:tcPr>
          <w:p w14:paraId="22C812E9" w14:textId="77777777" w:rsidR="00000000" w:rsidRDefault="00A74CCC">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08A3980" w14:textId="77777777" w:rsidR="00000000" w:rsidRDefault="00A74CCC">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01CCE0EF" w14:textId="77777777" w:rsidR="00000000" w:rsidRDefault="00A74CCC">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2BDDE700" w14:textId="77777777" w:rsidR="00000000" w:rsidRDefault="00A74CCC">
            <w:pPr>
              <w:spacing w:after="75"/>
              <w:rPr>
                <w:rFonts w:ascii="Georgia" w:eastAsia="Times New Roman" w:hAnsi="Georgia"/>
                <w:sz w:val="18"/>
                <w:szCs w:val="18"/>
              </w:rPr>
            </w:pPr>
            <w:r>
              <w:rPr>
                <w:rFonts w:ascii="Georgia" w:eastAsia="Times New Roman" w:hAnsi="Georgia"/>
                <w:sz w:val="18"/>
                <w:szCs w:val="18"/>
              </w:rPr>
              <w:t>Resident</w:t>
            </w:r>
          </w:p>
        </w:tc>
      </w:tr>
      <w:tr w:rsidR="00000000" w14:paraId="4C3A886F" w14:textId="77777777">
        <w:trPr>
          <w:divId w:val="454327745"/>
          <w:tblCellSpacing w:w="15" w:type="dxa"/>
        </w:trPr>
        <w:tc>
          <w:tcPr>
            <w:tcW w:w="0" w:type="auto"/>
            <w:tcBorders>
              <w:bottom w:val="single" w:sz="6" w:space="0" w:color="CCCCCC"/>
            </w:tcBorders>
            <w:vAlign w:val="center"/>
            <w:hideMark/>
          </w:tcPr>
          <w:p w14:paraId="70F3A165" w14:textId="77777777" w:rsidR="00000000" w:rsidRDefault="00A74CCC">
            <w:pPr>
              <w:spacing w:after="75"/>
              <w:rPr>
                <w:rFonts w:ascii="Georgia" w:eastAsia="Times New Roman" w:hAnsi="Georgia"/>
                <w:sz w:val="18"/>
                <w:szCs w:val="18"/>
              </w:rPr>
            </w:pPr>
            <w:r>
              <w:rPr>
                <w:rFonts w:ascii="Georgia" w:eastAsia="Times New Roman" w:hAnsi="Georgia"/>
                <w:sz w:val="18"/>
                <w:szCs w:val="18"/>
              </w:rPr>
              <w:t>China</w:t>
            </w:r>
          </w:p>
        </w:tc>
        <w:tc>
          <w:tcPr>
            <w:tcW w:w="0" w:type="auto"/>
            <w:tcBorders>
              <w:bottom w:val="single" w:sz="6" w:space="0" w:color="CCCCCC"/>
            </w:tcBorders>
            <w:vAlign w:val="center"/>
            <w:hideMark/>
          </w:tcPr>
          <w:p w14:paraId="4D8398B3" w14:textId="77777777" w:rsidR="00000000" w:rsidRDefault="00A74CCC">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C85F25A" w14:textId="77777777" w:rsidR="00000000" w:rsidRDefault="00A74CCC">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49AF530B"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611997F" w14:textId="77777777" w:rsidR="00000000" w:rsidRDefault="00A74CCC">
            <w:pPr>
              <w:spacing w:after="75"/>
              <w:rPr>
                <w:rFonts w:ascii="Georgia" w:eastAsia="Times New Roman" w:hAnsi="Georgia"/>
                <w:sz w:val="18"/>
                <w:szCs w:val="18"/>
              </w:rPr>
            </w:pPr>
            <w:r>
              <w:rPr>
                <w:rFonts w:ascii="Georgia" w:eastAsia="Times New Roman" w:hAnsi="Georgia"/>
                <w:sz w:val="18"/>
                <w:szCs w:val="18"/>
              </w:rPr>
              <w:t>Resident</w:t>
            </w:r>
          </w:p>
        </w:tc>
      </w:tr>
      <w:tr w:rsidR="00000000" w14:paraId="32914B0E" w14:textId="77777777">
        <w:trPr>
          <w:divId w:val="454327745"/>
          <w:tblCellSpacing w:w="15" w:type="dxa"/>
        </w:trPr>
        <w:tc>
          <w:tcPr>
            <w:tcW w:w="0" w:type="auto"/>
            <w:tcBorders>
              <w:bottom w:val="single" w:sz="6" w:space="0" w:color="CCCCCC"/>
            </w:tcBorders>
            <w:vAlign w:val="center"/>
            <w:hideMark/>
          </w:tcPr>
          <w:p w14:paraId="7C90E85B" w14:textId="77777777" w:rsidR="00000000" w:rsidRDefault="00A74CCC">
            <w:pPr>
              <w:spacing w:after="75"/>
              <w:rPr>
                <w:rFonts w:ascii="Georgia" w:eastAsia="Times New Roman" w:hAnsi="Georgia"/>
                <w:sz w:val="18"/>
                <w:szCs w:val="18"/>
              </w:rPr>
            </w:pPr>
            <w:r>
              <w:rPr>
                <w:rFonts w:ascii="Georgia" w:eastAsia="Times New Roman" w:hAnsi="Georgia"/>
                <w:sz w:val="18"/>
                <w:szCs w:val="18"/>
              </w:rPr>
              <w:t>China -&gt; Guangxi</w:t>
            </w:r>
          </w:p>
        </w:tc>
        <w:tc>
          <w:tcPr>
            <w:tcW w:w="0" w:type="auto"/>
            <w:tcBorders>
              <w:bottom w:val="single" w:sz="6" w:space="0" w:color="CCCCCC"/>
            </w:tcBorders>
            <w:vAlign w:val="center"/>
            <w:hideMark/>
          </w:tcPr>
          <w:p w14:paraId="5E2EE9B0" w14:textId="77777777" w:rsidR="00000000" w:rsidRDefault="00A74CCC">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8C7DDE1" w14:textId="77777777" w:rsidR="00000000" w:rsidRDefault="00A74CCC">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697CB85"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8676B6E" w14:textId="77777777" w:rsidR="00000000" w:rsidRDefault="00A74CCC">
            <w:pPr>
              <w:spacing w:after="75"/>
              <w:rPr>
                <w:rFonts w:ascii="Georgia" w:eastAsia="Times New Roman" w:hAnsi="Georgia"/>
                <w:sz w:val="18"/>
                <w:szCs w:val="18"/>
              </w:rPr>
            </w:pPr>
            <w:r>
              <w:rPr>
                <w:rFonts w:ascii="Georgia" w:eastAsia="Times New Roman" w:hAnsi="Georgia"/>
                <w:sz w:val="18"/>
                <w:szCs w:val="18"/>
              </w:rPr>
              <w:t>Resident</w:t>
            </w:r>
          </w:p>
        </w:tc>
      </w:tr>
      <w:tr w:rsidR="00000000" w14:paraId="2C7BAE24" w14:textId="77777777">
        <w:trPr>
          <w:divId w:val="454327745"/>
          <w:tblCellSpacing w:w="15" w:type="dxa"/>
        </w:trPr>
        <w:tc>
          <w:tcPr>
            <w:tcW w:w="0" w:type="auto"/>
            <w:tcBorders>
              <w:bottom w:val="single" w:sz="6" w:space="0" w:color="CCCCCC"/>
            </w:tcBorders>
            <w:vAlign w:val="center"/>
            <w:hideMark/>
          </w:tcPr>
          <w:p w14:paraId="0AF927BD" w14:textId="77777777" w:rsidR="00000000" w:rsidRDefault="00A74CCC">
            <w:pPr>
              <w:spacing w:after="75"/>
              <w:rPr>
                <w:rFonts w:ascii="Georgia" w:eastAsia="Times New Roman" w:hAnsi="Georgia"/>
                <w:sz w:val="18"/>
                <w:szCs w:val="18"/>
              </w:rPr>
            </w:pPr>
            <w:r>
              <w:rPr>
                <w:rFonts w:ascii="Georgia" w:eastAsia="Times New Roman" w:hAnsi="Georgia"/>
                <w:sz w:val="18"/>
                <w:szCs w:val="18"/>
              </w:rPr>
              <w:lastRenderedPageBreak/>
              <w:t>China -&gt; Yunnan</w:t>
            </w:r>
          </w:p>
        </w:tc>
        <w:tc>
          <w:tcPr>
            <w:tcW w:w="0" w:type="auto"/>
            <w:tcBorders>
              <w:bottom w:val="single" w:sz="6" w:space="0" w:color="CCCCCC"/>
            </w:tcBorders>
            <w:vAlign w:val="center"/>
            <w:hideMark/>
          </w:tcPr>
          <w:p w14:paraId="1376345C" w14:textId="77777777" w:rsidR="00000000" w:rsidRDefault="00A74CCC">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8C377D4" w14:textId="77777777" w:rsidR="00000000" w:rsidRDefault="00A74CCC">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DD8C1A7"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F8A0201" w14:textId="77777777" w:rsidR="00000000" w:rsidRDefault="00A74CCC">
            <w:pPr>
              <w:spacing w:after="75"/>
              <w:rPr>
                <w:rFonts w:ascii="Georgia" w:eastAsia="Times New Roman" w:hAnsi="Georgia"/>
                <w:sz w:val="18"/>
                <w:szCs w:val="18"/>
              </w:rPr>
            </w:pPr>
            <w:r>
              <w:rPr>
                <w:rFonts w:ascii="Georgia" w:eastAsia="Times New Roman" w:hAnsi="Georgia"/>
                <w:sz w:val="18"/>
                <w:szCs w:val="18"/>
              </w:rPr>
              <w:t>Resident</w:t>
            </w:r>
          </w:p>
        </w:tc>
      </w:tr>
      <w:tr w:rsidR="00000000" w14:paraId="50299E75" w14:textId="77777777">
        <w:trPr>
          <w:divId w:val="454327745"/>
          <w:tblCellSpacing w:w="15" w:type="dxa"/>
        </w:trPr>
        <w:tc>
          <w:tcPr>
            <w:tcW w:w="0" w:type="auto"/>
            <w:tcBorders>
              <w:bottom w:val="single" w:sz="6" w:space="0" w:color="CCCCCC"/>
            </w:tcBorders>
            <w:vAlign w:val="center"/>
            <w:hideMark/>
          </w:tcPr>
          <w:p w14:paraId="1FD46363" w14:textId="77777777" w:rsidR="00000000" w:rsidRDefault="00A74CCC">
            <w:pPr>
              <w:spacing w:after="75"/>
              <w:rPr>
                <w:rFonts w:ascii="Georgia" w:eastAsia="Times New Roman" w:hAnsi="Georgia"/>
                <w:sz w:val="18"/>
                <w:szCs w:val="18"/>
              </w:rPr>
            </w:pPr>
            <w:r>
              <w:rPr>
                <w:rFonts w:ascii="Georgia" w:eastAsia="Times New Roman" w:hAnsi="Georgia"/>
                <w:sz w:val="18"/>
                <w:szCs w:val="18"/>
              </w:rPr>
              <w:t>India</w:t>
            </w:r>
          </w:p>
        </w:tc>
        <w:tc>
          <w:tcPr>
            <w:tcW w:w="0" w:type="auto"/>
            <w:tcBorders>
              <w:bottom w:val="single" w:sz="6" w:space="0" w:color="CCCCCC"/>
            </w:tcBorders>
            <w:vAlign w:val="center"/>
            <w:hideMark/>
          </w:tcPr>
          <w:p w14:paraId="31F58B4E" w14:textId="77777777" w:rsidR="00000000" w:rsidRDefault="00A74CCC">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3EE0DF9" w14:textId="77777777" w:rsidR="00000000" w:rsidRDefault="00A74CCC">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4E9ACCBE"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3AD7336" w14:textId="77777777" w:rsidR="00000000" w:rsidRDefault="00A74CCC">
            <w:pPr>
              <w:spacing w:after="75"/>
              <w:rPr>
                <w:rFonts w:ascii="Georgia" w:eastAsia="Times New Roman" w:hAnsi="Georgia"/>
                <w:sz w:val="18"/>
                <w:szCs w:val="18"/>
              </w:rPr>
            </w:pPr>
            <w:r>
              <w:rPr>
                <w:rFonts w:ascii="Georgia" w:eastAsia="Times New Roman" w:hAnsi="Georgia"/>
                <w:sz w:val="18"/>
                <w:szCs w:val="18"/>
              </w:rPr>
              <w:t>Resident</w:t>
            </w:r>
          </w:p>
        </w:tc>
      </w:tr>
      <w:tr w:rsidR="00000000" w14:paraId="24DFC266" w14:textId="77777777">
        <w:trPr>
          <w:divId w:val="454327745"/>
          <w:tblCellSpacing w:w="15" w:type="dxa"/>
        </w:trPr>
        <w:tc>
          <w:tcPr>
            <w:tcW w:w="0" w:type="auto"/>
            <w:tcBorders>
              <w:bottom w:val="single" w:sz="6" w:space="0" w:color="CCCCCC"/>
            </w:tcBorders>
            <w:vAlign w:val="center"/>
            <w:hideMark/>
          </w:tcPr>
          <w:p w14:paraId="67B0BF0D" w14:textId="77777777" w:rsidR="00000000" w:rsidRDefault="00A74CCC">
            <w:pPr>
              <w:spacing w:after="75"/>
              <w:rPr>
                <w:rFonts w:ascii="Georgia" w:eastAsia="Times New Roman" w:hAnsi="Georgia"/>
                <w:sz w:val="18"/>
                <w:szCs w:val="18"/>
              </w:rPr>
            </w:pPr>
            <w:r>
              <w:rPr>
                <w:rFonts w:ascii="Georgia" w:eastAsia="Times New Roman" w:hAnsi="Georgia"/>
                <w:sz w:val="18"/>
                <w:szCs w:val="18"/>
              </w:rPr>
              <w:t>India -&gt; Arunachal Pradesh</w:t>
            </w:r>
          </w:p>
        </w:tc>
        <w:tc>
          <w:tcPr>
            <w:tcW w:w="0" w:type="auto"/>
            <w:tcBorders>
              <w:bottom w:val="single" w:sz="6" w:space="0" w:color="CCCCCC"/>
            </w:tcBorders>
            <w:vAlign w:val="center"/>
            <w:hideMark/>
          </w:tcPr>
          <w:p w14:paraId="029E39AE" w14:textId="77777777" w:rsidR="00000000" w:rsidRDefault="00A74CCC">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B178787" w14:textId="77777777" w:rsidR="00000000" w:rsidRDefault="00A74CCC">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0B70C2E"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95B0BC8" w14:textId="77777777" w:rsidR="00000000" w:rsidRDefault="00A74CCC">
            <w:pPr>
              <w:spacing w:after="75"/>
              <w:rPr>
                <w:rFonts w:ascii="Georgia" w:eastAsia="Times New Roman" w:hAnsi="Georgia"/>
                <w:sz w:val="18"/>
                <w:szCs w:val="18"/>
              </w:rPr>
            </w:pPr>
            <w:r>
              <w:rPr>
                <w:rFonts w:ascii="Georgia" w:eastAsia="Times New Roman" w:hAnsi="Georgia"/>
                <w:sz w:val="18"/>
                <w:szCs w:val="18"/>
              </w:rPr>
              <w:t>Resident</w:t>
            </w:r>
          </w:p>
        </w:tc>
      </w:tr>
      <w:tr w:rsidR="00000000" w14:paraId="0865466D" w14:textId="77777777">
        <w:trPr>
          <w:divId w:val="454327745"/>
          <w:tblCellSpacing w:w="15" w:type="dxa"/>
        </w:trPr>
        <w:tc>
          <w:tcPr>
            <w:tcW w:w="0" w:type="auto"/>
            <w:tcBorders>
              <w:bottom w:val="single" w:sz="6" w:space="0" w:color="CCCCCC"/>
            </w:tcBorders>
            <w:vAlign w:val="center"/>
            <w:hideMark/>
          </w:tcPr>
          <w:p w14:paraId="373190DE" w14:textId="77777777" w:rsidR="00000000" w:rsidRDefault="00A74CCC">
            <w:pPr>
              <w:spacing w:after="75"/>
              <w:rPr>
                <w:rFonts w:ascii="Georgia" w:eastAsia="Times New Roman" w:hAnsi="Georgia"/>
                <w:sz w:val="18"/>
                <w:szCs w:val="18"/>
              </w:rPr>
            </w:pPr>
            <w:r>
              <w:rPr>
                <w:rFonts w:ascii="Georgia" w:eastAsia="Times New Roman" w:hAnsi="Georgia"/>
                <w:sz w:val="18"/>
                <w:szCs w:val="18"/>
              </w:rPr>
              <w:t>India -&gt; Assam</w:t>
            </w:r>
          </w:p>
        </w:tc>
        <w:tc>
          <w:tcPr>
            <w:tcW w:w="0" w:type="auto"/>
            <w:tcBorders>
              <w:bottom w:val="single" w:sz="6" w:space="0" w:color="CCCCCC"/>
            </w:tcBorders>
            <w:vAlign w:val="center"/>
            <w:hideMark/>
          </w:tcPr>
          <w:p w14:paraId="038F73A0" w14:textId="77777777" w:rsidR="00000000" w:rsidRDefault="00A74CCC">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1536A30" w14:textId="77777777" w:rsidR="00000000" w:rsidRDefault="00A74CCC">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81D7B97"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E1B4CFC" w14:textId="77777777" w:rsidR="00000000" w:rsidRDefault="00A74CCC">
            <w:pPr>
              <w:spacing w:after="75"/>
              <w:rPr>
                <w:rFonts w:ascii="Georgia" w:eastAsia="Times New Roman" w:hAnsi="Georgia"/>
                <w:sz w:val="18"/>
                <w:szCs w:val="18"/>
              </w:rPr>
            </w:pPr>
            <w:r>
              <w:rPr>
                <w:rFonts w:ascii="Georgia" w:eastAsia="Times New Roman" w:hAnsi="Georgia"/>
                <w:sz w:val="18"/>
                <w:szCs w:val="18"/>
              </w:rPr>
              <w:t>Resident</w:t>
            </w:r>
          </w:p>
        </w:tc>
      </w:tr>
      <w:tr w:rsidR="00000000" w14:paraId="18DFADCB" w14:textId="77777777">
        <w:trPr>
          <w:divId w:val="454327745"/>
          <w:tblCellSpacing w:w="15" w:type="dxa"/>
        </w:trPr>
        <w:tc>
          <w:tcPr>
            <w:tcW w:w="0" w:type="auto"/>
            <w:tcBorders>
              <w:bottom w:val="single" w:sz="6" w:space="0" w:color="CCCCCC"/>
            </w:tcBorders>
            <w:vAlign w:val="center"/>
            <w:hideMark/>
          </w:tcPr>
          <w:p w14:paraId="304B8623" w14:textId="77777777" w:rsidR="00000000" w:rsidRDefault="00A74CCC">
            <w:pPr>
              <w:spacing w:after="75"/>
              <w:rPr>
                <w:rFonts w:ascii="Georgia" w:eastAsia="Times New Roman" w:hAnsi="Georgia"/>
                <w:sz w:val="18"/>
                <w:szCs w:val="18"/>
              </w:rPr>
            </w:pPr>
            <w:r>
              <w:rPr>
                <w:rFonts w:ascii="Georgia" w:eastAsia="Times New Roman" w:hAnsi="Georgia"/>
                <w:sz w:val="18"/>
                <w:szCs w:val="18"/>
              </w:rPr>
              <w:t>India -&gt; Manipur</w:t>
            </w:r>
          </w:p>
        </w:tc>
        <w:tc>
          <w:tcPr>
            <w:tcW w:w="0" w:type="auto"/>
            <w:tcBorders>
              <w:bottom w:val="single" w:sz="6" w:space="0" w:color="CCCCCC"/>
            </w:tcBorders>
            <w:vAlign w:val="center"/>
            <w:hideMark/>
          </w:tcPr>
          <w:p w14:paraId="5C65AB94" w14:textId="77777777" w:rsidR="00000000" w:rsidRDefault="00A74CCC">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37435D1" w14:textId="77777777" w:rsidR="00000000" w:rsidRDefault="00A74CCC">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C415FBA"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3024360" w14:textId="77777777" w:rsidR="00000000" w:rsidRDefault="00A74CCC">
            <w:pPr>
              <w:spacing w:after="75"/>
              <w:rPr>
                <w:rFonts w:ascii="Georgia" w:eastAsia="Times New Roman" w:hAnsi="Georgia"/>
                <w:sz w:val="18"/>
                <w:szCs w:val="18"/>
              </w:rPr>
            </w:pPr>
            <w:r>
              <w:rPr>
                <w:rFonts w:ascii="Georgia" w:eastAsia="Times New Roman" w:hAnsi="Georgia"/>
                <w:sz w:val="18"/>
                <w:szCs w:val="18"/>
              </w:rPr>
              <w:t>Resident</w:t>
            </w:r>
          </w:p>
        </w:tc>
      </w:tr>
      <w:tr w:rsidR="00000000" w14:paraId="23F55ADF" w14:textId="77777777">
        <w:trPr>
          <w:divId w:val="454327745"/>
          <w:tblCellSpacing w:w="15" w:type="dxa"/>
        </w:trPr>
        <w:tc>
          <w:tcPr>
            <w:tcW w:w="0" w:type="auto"/>
            <w:tcBorders>
              <w:bottom w:val="single" w:sz="6" w:space="0" w:color="CCCCCC"/>
            </w:tcBorders>
            <w:vAlign w:val="center"/>
            <w:hideMark/>
          </w:tcPr>
          <w:p w14:paraId="581AF825" w14:textId="77777777" w:rsidR="00000000" w:rsidRDefault="00A74CCC">
            <w:pPr>
              <w:spacing w:after="75"/>
              <w:rPr>
                <w:rFonts w:ascii="Georgia" w:eastAsia="Times New Roman" w:hAnsi="Georgia"/>
                <w:sz w:val="18"/>
                <w:szCs w:val="18"/>
              </w:rPr>
            </w:pPr>
            <w:r>
              <w:rPr>
                <w:rFonts w:ascii="Georgia" w:eastAsia="Times New Roman" w:hAnsi="Georgia"/>
                <w:sz w:val="18"/>
                <w:szCs w:val="18"/>
              </w:rPr>
              <w:t>India -&gt; Meghalaya</w:t>
            </w:r>
          </w:p>
        </w:tc>
        <w:tc>
          <w:tcPr>
            <w:tcW w:w="0" w:type="auto"/>
            <w:tcBorders>
              <w:bottom w:val="single" w:sz="6" w:space="0" w:color="CCCCCC"/>
            </w:tcBorders>
            <w:vAlign w:val="center"/>
            <w:hideMark/>
          </w:tcPr>
          <w:p w14:paraId="1DAE9483" w14:textId="77777777" w:rsidR="00000000" w:rsidRDefault="00A74CCC">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D841CBD" w14:textId="77777777" w:rsidR="00000000" w:rsidRDefault="00A74CCC">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04F4C82"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D370CDD" w14:textId="77777777" w:rsidR="00000000" w:rsidRDefault="00A74CCC">
            <w:pPr>
              <w:spacing w:after="75"/>
              <w:rPr>
                <w:rFonts w:ascii="Georgia" w:eastAsia="Times New Roman" w:hAnsi="Georgia"/>
                <w:sz w:val="18"/>
                <w:szCs w:val="18"/>
              </w:rPr>
            </w:pPr>
            <w:r>
              <w:rPr>
                <w:rFonts w:ascii="Georgia" w:eastAsia="Times New Roman" w:hAnsi="Georgia"/>
                <w:sz w:val="18"/>
                <w:szCs w:val="18"/>
              </w:rPr>
              <w:t>Resident</w:t>
            </w:r>
          </w:p>
        </w:tc>
      </w:tr>
      <w:tr w:rsidR="00000000" w14:paraId="7D0DCD45" w14:textId="77777777">
        <w:trPr>
          <w:divId w:val="454327745"/>
          <w:tblCellSpacing w:w="15" w:type="dxa"/>
        </w:trPr>
        <w:tc>
          <w:tcPr>
            <w:tcW w:w="0" w:type="auto"/>
            <w:tcBorders>
              <w:bottom w:val="single" w:sz="6" w:space="0" w:color="CCCCCC"/>
            </w:tcBorders>
            <w:vAlign w:val="center"/>
            <w:hideMark/>
          </w:tcPr>
          <w:p w14:paraId="16ABD5A9" w14:textId="77777777" w:rsidR="00000000" w:rsidRDefault="00A74CCC">
            <w:pPr>
              <w:spacing w:after="75"/>
              <w:rPr>
                <w:rFonts w:ascii="Georgia" w:eastAsia="Times New Roman" w:hAnsi="Georgia"/>
                <w:sz w:val="18"/>
                <w:szCs w:val="18"/>
              </w:rPr>
            </w:pPr>
            <w:r>
              <w:rPr>
                <w:rFonts w:ascii="Georgia" w:eastAsia="Times New Roman" w:hAnsi="Georgia"/>
                <w:sz w:val="18"/>
                <w:szCs w:val="18"/>
              </w:rPr>
              <w:t>India -&gt; Mizoram</w:t>
            </w:r>
          </w:p>
        </w:tc>
        <w:tc>
          <w:tcPr>
            <w:tcW w:w="0" w:type="auto"/>
            <w:tcBorders>
              <w:bottom w:val="single" w:sz="6" w:space="0" w:color="CCCCCC"/>
            </w:tcBorders>
            <w:vAlign w:val="center"/>
            <w:hideMark/>
          </w:tcPr>
          <w:p w14:paraId="59307428" w14:textId="77777777" w:rsidR="00000000" w:rsidRDefault="00A74CCC">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2E5127A" w14:textId="77777777" w:rsidR="00000000" w:rsidRDefault="00A74CCC">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9029409"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2F5DC36" w14:textId="77777777" w:rsidR="00000000" w:rsidRDefault="00A74CCC">
            <w:pPr>
              <w:spacing w:after="75"/>
              <w:rPr>
                <w:rFonts w:ascii="Georgia" w:eastAsia="Times New Roman" w:hAnsi="Georgia"/>
                <w:sz w:val="18"/>
                <w:szCs w:val="18"/>
              </w:rPr>
            </w:pPr>
            <w:r>
              <w:rPr>
                <w:rFonts w:ascii="Georgia" w:eastAsia="Times New Roman" w:hAnsi="Georgia"/>
                <w:sz w:val="18"/>
                <w:szCs w:val="18"/>
              </w:rPr>
              <w:t>Resident</w:t>
            </w:r>
          </w:p>
        </w:tc>
      </w:tr>
      <w:tr w:rsidR="00000000" w14:paraId="23A5460C" w14:textId="77777777">
        <w:trPr>
          <w:divId w:val="454327745"/>
          <w:tblCellSpacing w:w="15" w:type="dxa"/>
        </w:trPr>
        <w:tc>
          <w:tcPr>
            <w:tcW w:w="0" w:type="auto"/>
            <w:tcBorders>
              <w:bottom w:val="single" w:sz="6" w:space="0" w:color="CCCCCC"/>
            </w:tcBorders>
            <w:vAlign w:val="center"/>
            <w:hideMark/>
          </w:tcPr>
          <w:p w14:paraId="1588BF1D" w14:textId="77777777" w:rsidR="00000000" w:rsidRDefault="00A74CCC">
            <w:pPr>
              <w:spacing w:after="75"/>
              <w:rPr>
                <w:rFonts w:ascii="Georgia" w:eastAsia="Times New Roman" w:hAnsi="Georgia"/>
                <w:sz w:val="18"/>
                <w:szCs w:val="18"/>
              </w:rPr>
            </w:pPr>
            <w:r>
              <w:rPr>
                <w:rFonts w:ascii="Georgia" w:eastAsia="Times New Roman" w:hAnsi="Georgia"/>
                <w:sz w:val="18"/>
                <w:szCs w:val="18"/>
              </w:rPr>
              <w:t>India -&gt; Nagaland</w:t>
            </w:r>
          </w:p>
        </w:tc>
        <w:tc>
          <w:tcPr>
            <w:tcW w:w="0" w:type="auto"/>
            <w:tcBorders>
              <w:bottom w:val="single" w:sz="6" w:space="0" w:color="CCCCCC"/>
            </w:tcBorders>
            <w:vAlign w:val="center"/>
            <w:hideMark/>
          </w:tcPr>
          <w:p w14:paraId="3A187681" w14:textId="77777777" w:rsidR="00000000" w:rsidRDefault="00A74CCC">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7870AD4" w14:textId="77777777" w:rsidR="00000000" w:rsidRDefault="00A74CCC">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2B74A4B"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CAA12EF" w14:textId="77777777" w:rsidR="00000000" w:rsidRDefault="00A74CCC">
            <w:pPr>
              <w:spacing w:after="75"/>
              <w:rPr>
                <w:rFonts w:ascii="Georgia" w:eastAsia="Times New Roman" w:hAnsi="Georgia"/>
                <w:sz w:val="18"/>
                <w:szCs w:val="18"/>
              </w:rPr>
            </w:pPr>
            <w:r>
              <w:rPr>
                <w:rFonts w:ascii="Georgia" w:eastAsia="Times New Roman" w:hAnsi="Georgia"/>
                <w:sz w:val="18"/>
                <w:szCs w:val="18"/>
              </w:rPr>
              <w:t>Resident</w:t>
            </w:r>
          </w:p>
        </w:tc>
      </w:tr>
      <w:tr w:rsidR="00000000" w14:paraId="0945B397" w14:textId="77777777">
        <w:trPr>
          <w:divId w:val="454327745"/>
          <w:tblCellSpacing w:w="15" w:type="dxa"/>
        </w:trPr>
        <w:tc>
          <w:tcPr>
            <w:tcW w:w="0" w:type="auto"/>
            <w:tcBorders>
              <w:bottom w:val="single" w:sz="6" w:space="0" w:color="CCCCCC"/>
            </w:tcBorders>
            <w:vAlign w:val="center"/>
            <w:hideMark/>
          </w:tcPr>
          <w:p w14:paraId="167D1181" w14:textId="77777777" w:rsidR="00000000" w:rsidRDefault="00A74CCC">
            <w:pPr>
              <w:spacing w:after="75"/>
              <w:rPr>
                <w:rFonts w:ascii="Georgia" w:eastAsia="Times New Roman" w:hAnsi="Georgia"/>
                <w:sz w:val="18"/>
                <w:szCs w:val="18"/>
              </w:rPr>
            </w:pPr>
            <w:r>
              <w:rPr>
                <w:rFonts w:ascii="Georgia" w:eastAsia="Times New Roman" w:hAnsi="Georgia"/>
                <w:sz w:val="18"/>
                <w:szCs w:val="18"/>
              </w:rPr>
              <w:t>India -&gt; Sikkim</w:t>
            </w:r>
          </w:p>
        </w:tc>
        <w:tc>
          <w:tcPr>
            <w:tcW w:w="0" w:type="auto"/>
            <w:tcBorders>
              <w:bottom w:val="single" w:sz="6" w:space="0" w:color="CCCCCC"/>
            </w:tcBorders>
            <w:vAlign w:val="center"/>
            <w:hideMark/>
          </w:tcPr>
          <w:p w14:paraId="57153EDB" w14:textId="77777777" w:rsidR="00000000" w:rsidRDefault="00A74CCC">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5192BDA" w14:textId="77777777" w:rsidR="00000000" w:rsidRDefault="00A74CCC">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1B4314D"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8D4080D" w14:textId="77777777" w:rsidR="00000000" w:rsidRDefault="00A74CCC">
            <w:pPr>
              <w:spacing w:after="75"/>
              <w:rPr>
                <w:rFonts w:ascii="Georgia" w:eastAsia="Times New Roman" w:hAnsi="Georgia"/>
                <w:sz w:val="18"/>
                <w:szCs w:val="18"/>
              </w:rPr>
            </w:pPr>
            <w:r>
              <w:rPr>
                <w:rFonts w:ascii="Georgia" w:eastAsia="Times New Roman" w:hAnsi="Georgia"/>
                <w:sz w:val="18"/>
                <w:szCs w:val="18"/>
              </w:rPr>
              <w:t>Resident</w:t>
            </w:r>
          </w:p>
        </w:tc>
      </w:tr>
      <w:tr w:rsidR="00000000" w14:paraId="088B609A" w14:textId="77777777">
        <w:trPr>
          <w:divId w:val="454327745"/>
          <w:tblCellSpacing w:w="15" w:type="dxa"/>
        </w:trPr>
        <w:tc>
          <w:tcPr>
            <w:tcW w:w="0" w:type="auto"/>
            <w:tcBorders>
              <w:bottom w:val="single" w:sz="6" w:space="0" w:color="CCCCCC"/>
            </w:tcBorders>
            <w:vAlign w:val="center"/>
            <w:hideMark/>
          </w:tcPr>
          <w:p w14:paraId="52076BAA" w14:textId="77777777" w:rsidR="00000000" w:rsidRDefault="00A74CCC">
            <w:pPr>
              <w:spacing w:after="75"/>
              <w:rPr>
                <w:rFonts w:ascii="Georgia" w:eastAsia="Times New Roman" w:hAnsi="Georgia"/>
                <w:sz w:val="18"/>
                <w:szCs w:val="18"/>
              </w:rPr>
            </w:pPr>
            <w:r>
              <w:rPr>
                <w:rFonts w:ascii="Georgia" w:eastAsia="Times New Roman" w:hAnsi="Georgia"/>
                <w:sz w:val="18"/>
                <w:szCs w:val="18"/>
              </w:rPr>
              <w:t>India -&gt; Uttar Pradesh</w:t>
            </w:r>
          </w:p>
        </w:tc>
        <w:tc>
          <w:tcPr>
            <w:tcW w:w="0" w:type="auto"/>
            <w:tcBorders>
              <w:bottom w:val="single" w:sz="6" w:space="0" w:color="CCCCCC"/>
            </w:tcBorders>
            <w:vAlign w:val="center"/>
            <w:hideMark/>
          </w:tcPr>
          <w:p w14:paraId="01BA415D" w14:textId="77777777" w:rsidR="00000000" w:rsidRDefault="00A74CCC">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16A2FC6" w14:textId="77777777" w:rsidR="00000000" w:rsidRDefault="00A74CCC">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41B7B877"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02C8F89" w14:textId="77777777" w:rsidR="00000000" w:rsidRDefault="00A74CCC">
            <w:pPr>
              <w:spacing w:after="75"/>
              <w:rPr>
                <w:rFonts w:ascii="Georgia" w:eastAsia="Times New Roman" w:hAnsi="Georgia"/>
                <w:sz w:val="18"/>
                <w:szCs w:val="18"/>
              </w:rPr>
            </w:pPr>
            <w:r>
              <w:rPr>
                <w:rFonts w:ascii="Georgia" w:eastAsia="Times New Roman" w:hAnsi="Georgia"/>
                <w:sz w:val="18"/>
                <w:szCs w:val="18"/>
              </w:rPr>
              <w:t>Resident</w:t>
            </w:r>
          </w:p>
        </w:tc>
      </w:tr>
      <w:tr w:rsidR="00000000" w14:paraId="69EEB025" w14:textId="77777777">
        <w:trPr>
          <w:divId w:val="454327745"/>
          <w:tblCellSpacing w:w="15" w:type="dxa"/>
        </w:trPr>
        <w:tc>
          <w:tcPr>
            <w:tcW w:w="0" w:type="auto"/>
            <w:tcBorders>
              <w:bottom w:val="single" w:sz="6" w:space="0" w:color="CCCCCC"/>
            </w:tcBorders>
            <w:vAlign w:val="center"/>
            <w:hideMark/>
          </w:tcPr>
          <w:p w14:paraId="6605A1A6" w14:textId="77777777" w:rsidR="00000000" w:rsidRDefault="00A74CCC">
            <w:pPr>
              <w:spacing w:after="75"/>
              <w:rPr>
                <w:rFonts w:ascii="Georgia" w:eastAsia="Times New Roman" w:hAnsi="Georgia"/>
                <w:sz w:val="18"/>
                <w:szCs w:val="18"/>
              </w:rPr>
            </w:pPr>
            <w:r>
              <w:rPr>
                <w:rFonts w:ascii="Georgia" w:eastAsia="Times New Roman" w:hAnsi="Georgia"/>
                <w:sz w:val="18"/>
                <w:szCs w:val="18"/>
              </w:rPr>
              <w:t>India -&gt; West Bengal</w:t>
            </w:r>
          </w:p>
        </w:tc>
        <w:tc>
          <w:tcPr>
            <w:tcW w:w="0" w:type="auto"/>
            <w:tcBorders>
              <w:bottom w:val="single" w:sz="6" w:space="0" w:color="CCCCCC"/>
            </w:tcBorders>
            <w:vAlign w:val="center"/>
            <w:hideMark/>
          </w:tcPr>
          <w:p w14:paraId="011755DE" w14:textId="77777777" w:rsidR="00000000" w:rsidRDefault="00A74CCC">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745E316" w14:textId="77777777" w:rsidR="00000000" w:rsidRDefault="00A74CCC">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4F25C119"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66DB611" w14:textId="77777777" w:rsidR="00000000" w:rsidRDefault="00A74CCC">
            <w:pPr>
              <w:spacing w:after="75"/>
              <w:rPr>
                <w:rFonts w:ascii="Georgia" w:eastAsia="Times New Roman" w:hAnsi="Georgia"/>
                <w:sz w:val="18"/>
                <w:szCs w:val="18"/>
              </w:rPr>
            </w:pPr>
            <w:r>
              <w:rPr>
                <w:rFonts w:ascii="Georgia" w:eastAsia="Times New Roman" w:hAnsi="Georgia"/>
                <w:sz w:val="18"/>
                <w:szCs w:val="18"/>
              </w:rPr>
              <w:t>Resident</w:t>
            </w:r>
          </w:p>
        </w:tc>
      </w:tr>
      <w:tr w:rsidR="00000000" w14:paraId="4433479D" w14:textId="77777777">
        <w:trPr>
          <w:divId w:val="454327745"/>
          <w:tblCellSpacing w:w="15" w:type="dxa"/>
        </w:trPr>
        <w:tc>
          <w:tcPr>
            <w:tcW w:w="0" w:type="auto"/>
            <w:tcBorders>
              <w:bottom w:val="single" w:sz="6" w:space="0" w:color="CCCCCC"/>
            </w:tcBorders>
            <w:vAlign w:val="center"/>
            <w:hideMark/>
          </w:tcPr>
          <w:p w14:paraId="04E872F5" w14:textId="77777777" w:rsidR="00000000" w:rsidRDefault="00A74CCC">
            <w:pPr>
              <w:spacing w:after="75"/>
              <w:rPr>
                <w:rFonts w:ascii="Georgia" w:eastAsia="Times New Roman" w:hAnsi="Georgia"/>
                <w:sz w:val="18"/>
                <w:szCs w:val="18"/>
              </w:rPr>
            </w:pPr>
            <w:r>
              <w:rPr>
                <w:rFonts w:ascii="Georgia" w:eastAsia="Times New Roman" w:hAnsi="Georgia"/>
                <w:sz w:val="18"/>
                <w:szCs w:val="18"/>
              </w:rPr>
              <w:t>Indonesia</w:t>
            </w:r>
          </w:p>
        </w:tc>
        <w:tc>
          <w:tcPr>
            <w:tcW w:w="0" w:type="auto"/>
            <w:tcBorders>
              <w:bottom w:val="single" w:sz="6" w:space="0" w:color="CCCCCC"/>
            </w:tcBorders>
            <w:vAlign w:val="center"/>
            <w:hideMark/>
          </w:tcPr>
          <w:p w14:paraId="648EC99D" w14:textId="77777777" w:rsidR="00000000" w:rsidRDefault="00A74CCC">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4D9771B" w14:textId="77777777" w:rsidR="00000000" w:rsidRDefault="00A74CCC">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5BB364E" w14:textId="77777777" w:rsidR="00000000" w:rsidRDefault="00A74CCC">
            <w:pPr>
              <w:spacing w:after="75"/>
              <w:rPr>
                <w:rFonts w:ascii="Georgia" w:eastAsia="Times New Roman" w:hAnsi="Georgia"/>
                <w:sz w:val="18"/>
                <w:szCs w:val="18"/>
              </w:rPr>
            </w:pPr>
            <w:commentRangeStart w:id="35"/>
            <w:r>
              <w:rPr>
                <w:rFonts w:ascii="Georgia" w:eastAsia="Times New Roman" w:hAnsi="Georgia"/>
                <w:sz w:val="18"/>
                <w:szCs w:val="18"/>
              </w:rPr>
              <w:t>Yes</w:t>
            </w:r>
            <w:commentRangeEnd w:id="35"/>
            <w:r w:rsidR="00FC4323">
              <w:rPr>
                <w:rStyle w:val="CommentReference"/>
              </w:rPr>
              <w:commentReference w:id="35"/>
            </w:r>
          </w:p>
        </w:tc>
        <w:tc>
          <w:tcPr>
            <w:tcW w:w="0" w:type="auto"/>
            <w:tcBorders>
              <w:bottom w:val="single" w:sz="6" w:space="0" w:color="CCCCCC"/>
            </w:tcBorders>
            <w:vAlign w:val="center"/>
            <w:hideMark/>
          </w:tcPr>
          <w:p w14:paraId="6A1F0C99" w14:textId="77777777" w:rsidR="00000000" w:rsidRDefault="00A74CCC">
            <w:pPr>
              <w:spacing w:after="75"/>
              <w:rPr>
                <w:rFonts w:ascii="Georgia" w:eastAsia="Times New Roman" w:hAnsi="Georgia"/>
                <w:sz w:val="18"/>
                <w:szCs w:val="18"/>
              </w:rPr>
            </w:pPr>
            <w:r>
              <w:rPr>
                <w:rFonts w:ascii="Georgia" w:eastAsia="Times New Roman" w:hAnsi="Georgia"/>
                <w:sz w:val="18"/>
                <w:szCs w:val="18"/>
              </w:rPr>
              <w:t>Resident</w:t>
            </w:r>
          </w:p>
        </w:tc>
      </w:tr>
      <w:tr w:rsidR="00000000" w14:paraId="10DBC866" w14:textId="77777777">
        <w:trPr>
          <w:divId w:val="454327745"/>
          <w:tblCellSpacing w:w="15" w:type="dxa"/>
        </w:trPr>
        <w:tc>
          <w:tcPr>
            <w:tcW w:w="0" w:type="auto"/>
            <w:tcBorders>
              <w:bottom w:val="single" w:sz="6" w:space="0" w:color="CCCCCC"/>
            </w:tcBorders>
            <w:vAlign w:val="center"/>
            <w:hideMark/>
          </w:tcPr>
          <w:p w14:paraId="7E4F1970" w14:textId="77777777" w:rsidR="00000000" w:rsidRDefault="00A74CCC">
            <w:pPr>
              <w:spacing w:after="75"/>
              <w:rPr>
                <w:rFonts w:ascii="Georgia" w:eastAsia="Times New Roman" w:hAnsi="Georgia"/>
                <w:sz w:val="18"/>
                <w:szCs w:val="18"/>
              </w:rPr>
            </w:pPr>
            <w:r>
              <w:rPr>
                <w:rFonts w:ascii="Georgia" w:eastAsia="Times New Roman" w:hAnsi="Georgia"/>
                <w:sz w:val="18"/>
                <w:szCs w:val="18"/>
              </w:rPr>
              <w:t>Indonesia -&gt; Sumatera</w:t>
            </w:r>
          </w:p>
        </w:tc>
        <w:tc>
          <w:tcPr>
            <w:tcW w:w="0" w:type="auto"/>
            <w:tcBorders>
              <w:bottom w:val="single" w:sz="6" w:space="0" w:color="CCCCCC"/>
            </w:tcBorders>
            <w:vAlign w:val="center"/>
            <w:hideMark/>
          </w:tcPr>
          <w:p w14:paraId="3B8FE1DD" w14:textId="77777777" w:rsidR="00000000" w:rsidRDefault="00A74CCC">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9D89EA6" w14:textId="77777777" w:rsidR="00000000" w:rsidRDefault="00A74CCC">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64B0519"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70F4BCD" w14:textId="77777777" w:rsidR="00000000" w:rsidRDefault="00A74CCC">
            <w:pPr>
              <w:spacing w:after="75"/>
              <w:rPr>
                <w:rFonts w:ascii="Georgia" w:eastAsia="Times New Roman" w:hAnsi="Georgia"/>
                <w:sz w:val="18"/>
                <w:szCs w:val="18"/>
              </w:rPr>
            </w:pPr>
            <w:r>
              <w:rPr>
                <w:rFonts w:ascii="Georgia" w:eastAsia="Times New Roman" w:hAnsi="Georgia"/>
                <w:sz w:val="18"/>
                <w:szCs w:val="18"/>
              </w:rPr>
              <w:t>Resident</w:t>
            </w:r>
          </w:p>
        </w:tc>
      </w:tr>
      <w:tr w:rsidR="00000000" w14:paraId="334626AE" w14:textId="77777777">
        <w:trPr>
          <w:divId w:val="454327745"/>
          <w:tblCellSpacing w:w="15" w:type="dxa"/>
        </w:trPr>
        <w:tc>
          <w:tcPr>
            <w:tcW w:w="0" w:type="auto"/>
            <w:tcBorders>
              <w:bottom w:val="single" w:sz="6" w:space="0" w:color="CCCCCC"/>
            </w:tcBorders>
            <w:vAlign w:val="center"/>
            <w:hideMark/>
          </w:tcPr>
          <w:p w14:paraId="5AA3AB1F" w14:textId="77777777" w:rsidR="00000000" w:rsidRDefault="00A74CCC">
            <w:pPr>
              <w:spacing w:after="75"/>
              <w:rPr>
                <w:rFonts w:ascii="Georgia" w:eastAsia="Times New Roman" w:hAnsi="Georgia"/>
                <w:sz w:val="18"/>
                <w:szCs w:val="18"/>
              </w:rPr>
            </w:pPr>
            <w:r>
              <w:rPr>
                <w:rFonts w:ascii="Georgia" w:eastAsia="Times New Roman" w:hAnsi="Georgia"/>
                <w:sz w:val="18"/>
                <w:szCs w:val="18"/>
              </w:rPr>
              <w:t>Lao People's Democratic Republic</w:t>
            </w:r>
          </w:p>
        </w:tc>
        <w:tc>
          <w:tcPr>
            <w:tcW w:w="0" w:type="auto"/>
            <w:tcBorders>
              <w:bottom w:val="single" w:sz="6" w:space="0" w:color="CCCCCC"/>
            </w:tcBorders>
            <w:vAlign w:val="center"/>
            <w:hideMark/>
          </w:tcPr>
          <w:p w14:paraId="53E8BBB2" w14:textId="77777777" w:rsidR="00000000" w:rsidRDefault="00A74CCC">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2758A09" w14:textId="77777777" w:rsidR="00000000" w:rsidRDefault="00A74CCC">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23D441A" w14:textId="77777777" w:rsidR="00000000" w:rsidRDefault="00A74CCC">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536A6233" w14:textId="77777777" w:rsidR="00000000" w:rsidRDefault="00A74CCC">
            <w:pPr>
              <w:spacing w:after="75"/>
              <w:rPr>
                <w:rFonts w:ascii="Georgia" w:eastAsia="Times New Roman" w:hAnsi="Georgia"/>
                <w:sz w:val="18"/>
                <w:szCs w:val="18"/>
              </w:rPr>
            </w:pPr>
            <w:r>
              <w:rPr>
                <w:rFonts w:ascii="Georgia" w:eastAsia="Times New Roman" w:hAnsi="Georgia"/>
                <w:sz w:val="18"/>
                <w:szCs w:val="18"/>
              </w:rPr>
              <w:t>Resident</w:t>
            </w:r>
          </w:p>
        </w:tc>
      </w:tr>
      <w:tr w:rsidR="00000000" w14:paraId="06C926EE" w14:textId="77777777">
        <w:trPr>
          <w:divId w:val="454327745"/>
          <w:tblCellSpacing w:w="15" w:type="dxa"/>
        </w:trPr>
        <w:tc>
          <w:tcPr>
            <w:tcW w:w="0" w:type="auto"/>
            <w:tcBorders>
              <w:bottom w:val="single" w:sz="6" w:space="0" w:color="CCCCCC"/>
            </w:tcBorders>
            <w:vAlign w:val="center"/>
            <w:hideMark/>
          </w:tcPr>
          <w:p w14:paraId="2546A71F" w14:textId="77777777" w:rsidR="00000000" w:rsidRDefault="00A74CCC">
            <w:pPr>
              <w:spacing w:after="75"/>
              <w:rPr>
                <w:rFonts w:ascii="Georgia" w:eastAsia="Times New Roman" w:hAnsi="Georgia"/>
                <w:sz w:val="18"/>
                <w:szCs w:val="18"/>
              </w:rPr>
            </w:pPr>
            <w:r>
              <w:rPr>
                <w:rFonts w:ascii="Georgia" w:eastAsia="Times New Roman" w:hAnsi="Georgia"/>
                <w:sz w:val="18"/>
                <w:szCs w:val="18"/>
              </w:rPr>
              <w:t>Malaysia</w:t>
            </w:r>
          </w:p>
        </w:tc>
        <w:tc>
          <w:tcPr>
            <w:tcW w:w="0" w:type="auto"/>
            <w:tcBorders>
              <w:bottom w:val="single" w:sz="6" w:space="0" w:color="CCCCCC"/>
            </w:tcBorders>
            <w:vAlign w:val="center"/>
            <w:hideMark/>
          </w:tcPr>
          <w:p w14:paraId="228615CC" w14:textId="77777777" w:rsidR="00000000" w:rsidRDefault="00A74CCC">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CFEFC2B" w14:textId="77777777" w:rsidR="00000000" w:rsidRDefault="00A74CCC">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D1CB4EB" w14:textId="77777777" w:rsidR="00000000" w:rsidRDefault="00A74CCC">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41557729" w14:textId="77777777" w:rsidR="00000000" w:rsidRDefault="00A74CCC">
            <w:pPr>
              <w:spacing w:after="75"/>
              <w:rPr>
                <w:rFonts w:ascii="Georgia" w:eastAsia="Times New Roman" w:hAnsi="Georgia"/>
                <w:sz w:val="18"/>
                <w:szCs w:val="18"/>
              </w:rPr>
            </w:pPr>
            <w:r>
              <w:rPr>
                <w:rFonts w:ascii="Georgia" w:eastAsia="Times New Roman" w:hAnsi="Georgia"/>
                <w:sz w:val="18"/>
                <w:szCs w:val="18"/>
              </w:rPr>
              <w:t>Resident</w:t>
            </w:r>
          </w:p>
        </w:tc>
      </w:tr>
      <w:tr w:rsidR="00000000" w14:paraId="7C4EA53D" w14:textId="77777777">
        <w:trPr>
          <w:divId w:val="454327745"/>
          <w:tblCellSpacing w:w="15" w:type="dxa"/>
        </w:trPr>
        <w:tc>
          <w:tcPr>
            <w:tcW w:w="0" w:type="auto"/>
            <w:tcBorders>
              <w:bottom w:val="single" w:sz="6" w:space="0" w:color="CCCCCC"/>
            </w:tcBorders>
            <w:vAlign w:val="center"/>
            <w:hideMark/>
          </w:tcPr>
          <w:p w14:paraId="6DE7336D" w14:textId="77777777" w:rsidR="00000000" w:rsidRDefault="00A74CCC">
            <w:pPr>
              <w:spacing w:after="75"/>
              <w:rPr>
                <w:rFonts w:ascii="Georgia" w:eastAsia="Times New Roman" w:hAnsi="Georgia"/>
                <w:sz w:val="18"/>
                <w:szCs w:val="18"/>
              </w:rPr>
            </w:pPr>
            <w:r>
              <w:rPr>
                <w:rFonts w:ascii="Georgia" w:eastAsia="Times New Roman" w:hAnsi="Georgia"/>
                <w:sz w:val="18"/>
                <w:szCs w:val="18"/>
              </w:rPr>
              <w:t>Malaysia -&gt; Peninsular Malaysia</w:t>
            </w:r>
          </w:p>
        </w:tc>
        <w:tc>
          <w:tcPr>
            <w:tcW w:w="0" w:type="auto"/>
            <w:tcBorders>
              <w:bottom w:val="single" w:sz="6" w:space="0" w:color="CCCCCC"/>
            </w:tcBorders>
            <w:vAlign w:val="center"/>
            <w:hideMark/>
          </w:tcPr>
          <w:p w14:paraId="59ACDAED" w14:textId="77777777" w:rsidR="00000000" w:rsidRDefault="00A74CCC">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7579987" w14:textId="77777777" w:rsidR="00000000" w:rsidRDefault="00A74CCC">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6A9AB4E" w14:textId="77777777" w:rsidR="00000000" w:rsidRDefault="00A74CCC">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461DB251" w14:textId="77777777" w:rsidR="00000000" w:rsidRDefault="00A74CCC">
            <w:pPr>
              <w:spacing w:after="75"/>
              <w:rPr>
                <w:rFonts w:ascii="Georgia" w:eastAsia="Times New Roman" w:hAnsi="Georgia"/>
                <w:sz w:val="18"/>
                <w:szCs w:val="18"/>
              </w:rPr>
            </w:pPr>
            <w:r>
              <w:rPr>
                <w:rFonts w:ascii="Georgia" w:eastAsia="Times New Roman" w:hAnsi="Georgia"/>
                <w:sz w:val="18"/>
                <w:szCs w:val="18"/>
              </w:rPr>
              <w:t>Resident</w:t>
            </w:r>
          </w:p>
        </w:tc>
      </w:tr>
      <w:tr w:rsidR="00000000" w14:paraId="4ABFEB2E" w14:textId="77777777">
        <w:trPr>
          <w:divId w:val="454327745"/>
          <w:tblCellSpacing w:w="15" w:type="dxa"/>
        </w:trPr>
        <w:tc>
          <w:tcPr>
            <w:tcW w:w="0" w:type="auto"/>
            <w:tcBorders>
              <w:bottom w:val="single" w:sz="6" w:space="0" w:color="CCCCCC"/>
            </w:tcBorders>
            <w:vAlign w:val="center"/>
            <w:hideMark/>
          </w:tcPr>
          <w:p w14:paraId="702610DD" w14:textId="77777777" w:rsidR="00000000" w:rsidRDefault="00A74CCC">
            <w:pPr>
              <w:spacing w:after="75"/>
              <w:rPr>
                <w:rFonts w:ascii="Georgia" w:eastAsia="Times New Roman" w:hAnsi="Georgia"/>
                <w:sz w:val="18"/>
                <w:szCs w:val="18"/>
              </w:rPr>
            </w:pPr>
            <w:r>
              <w:rPr>
                <w:rFonts w:ascii="Georgia" w:eastAsia="Times New Roman" w:hAnsi="Georgia"/>
                <w:sz w:val="18"/>
                <w:szCs w:val="18"/>
              </w:rPr>
              <w:t>Myanmar</w:t>
            </w:r>
          </w:p>
        </w:tc>
        <w:tc>
          <w:tcPr>
            <w:tcW w:w="0" w:type="auto"/>
            <w:tcBorders>
              <w:bottom w:val="single" w:sz="6" w:space="0" w:color="CCCCCC"/>
            </w:tcBorders>
            <w:vAlign w:val="center"/>
            <w:hideMark/>
          </w:tcPr>
          <w:p w14:paraId="7F61EA4A" w14:textId="77777777" w:rsidR="00000000" w:rsidRDefault="00A74CCC">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A660A66" w14:textId="77777777" w:rsidR="00000000" w:rsidRDefault="00A74CCC">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7A9CC16" w14:textId="77777777" w:rsidR="00000000" w:rsidRDefault="00A74CCC">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78074A72" w14:textId="77777777" w:rsidR="00000000" w:rsidRDefault="00A74CCC">
            <w:pPr>
              <w:spacing w:after="75"/>
              <w:rPr>
                <w:rFonts w:ascii="Georgia" w:eastAsia="Times New Roman" w:hAnsi="Georgia"/>
                <w:sz w:val="18"/>
                <w:szCs w:val="18"/>
              </w:rPr>
            </w:pPr>
            <w:r>
              <w:rPr>
                <w:rFonts w:ascii="Georgia" w:eastAsia="Times New Roman" w:hAnsi="Georgia"/>
                <w:sz w:val="18"/>
                <w:szCs w:val="18"/>
              </w:rPr>
              <w:t>Resident</w:t>
            </w:r>
          </w:p>
        </w:tc>
      </w:tr>
      <w:tr w:rsidR="00000000" w14:paraId="77CA3FF0" w14:textId="77777777">
        <w:trPr>
          <w:divId w:val="454327745"/>
          <w:tblCellSpacing w:w="15" w:type="dxa"/>
        </w:trPr>
        <w:tc>
          <w:tcPr>
            <w:tcW w:w="0" w:type="auto"/>
            <w:tcBorders>
              <w:bottom w:val="single" w:sz="6" w:space="0" w:color="CCCCCC"/>
            </w:tcBorders>
            <w:vAlign w:val="center"/>
            <w:hideMark/>
          </w:tcPr>
          <w:p w14:paraId="3FAE0F9D" w14:textId="77777777" w:rsidR="00000000" w:rsidRDefault="00A74CCC">
            <w:pPr>
              <w:spacing w:after="75"/>
              <w:rPr>
                <w:rFonts w:ascii="Georgia" w:eastAsia="Times New Roman" w:hAnsi="Georgia"/>
                <w:sz w:val="18"/>
                <w:szCs w:val="18"/>
              </w:rPr>
            </w:pPr>
            <w:r>
              <w:rPr>
                <w:rFonts w:ascii="Georgia" w:eastAsia="Times New Roman" w:hAnsi="Georgia"/>
                <w:sz w:val="18"/>
                <w:szCs w:val="18"/>
              </w:rPr>
              <w:t>Nepal</w:t>
            </w:r>
          </w:p>
        </w:tc>
        <w:tc>
          <w:tcPr>
            <w:tcW w:w="0" w:type="auto"/>
            <w:tcBorders>
              <w:bottom w:val="single" w:sz="6" w:space="0" w:color="CCCCCC"/>
            </w:tcBorders>
            <w:vAlign w:val="center"/>
            <w:hideMark/>
          </w:tcPr>
          <w:p w14:paraId="1399D3F4" w14:textId="77777777" w:rsidR="00000000" w:rsidRDefault="00A74CCC">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F64E9EC" w14:textId="77777777" w:rsidR="00000000" w:rsidRDefault="00A74CCC">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D6EB1A4"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AA1AF2E" w14:textId="77777777" w:rsidR="00000000" w:rsidRDefault="00A74CCC">
            <w:pPr>
              <w:spacing w:after="75"/>
              <w:rPr>
                <w:rFonts w:ascii="Georgia" w:eastAsia="Times New Roman" w:hAnsi="Georgia"/>
                <w:sz w:val="18"/>
                <w:szCs w:val="18"/>
              </w:rPr>
            </w:pPr>
            <w:r>
              <w:rPr>
                <w:rFonts w:ascii="Georgia" w:eastAsia="Times New Roman" w:hAnsi="Georgia"/>
                <w:sz w:val="18"/>
                <w:szCs w:val="18"/>
              </w:rPr>
              <w:t>Resident</w:t>
            </w:r>
          </w:p>
        </w:tc>
      </w:tr>
      <w:tr w:rsidR="00000000" w14:paraId="05AD0217" w14:textId="77777777">
        <w:trPr>
          <w:divId w:val="454327745"/>
          <w:tblCellSpacing w:w="15" w:type="dxa"/>
        </w:trPr>
        <w:tc>
          <w:tcPr>
            <w:tcW w:w="0" w:type="auto"/>
            <w:tcBorders>
              <w:bottom w:val="single" w:sz="6" w:space="0" w:color="CCCCCC"/>
            </w:tcBorders>
            <w:vAlign w:val="center"/>
            <w:hideMark/>
          </w:tcPr>
          <w:p w14:paraId="2503DE4A" w14:textId="77777777" w:rsidR="00000000" w:rsidRDefault="00A74CCC">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2073795A" w14:textId="77777777" w:rsidR="00000000" w:rsidRDefault="00A74CCC">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9033B94" w14:textId="77777777" w:rsidR="00000000" w:rsidRDefault="00A74CCC">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C1153FD"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FCFE5BB" w14:textId="77777777" w:rsidR="00000000" w:rsidRDefault="00A74CCC">
            <w:pPr>
              <w:spacing w:after="75"/>
              <w:rPr>
                <w:rFonts w:ascii="Georgia" w:eastAsia="Times New Roman" w:hAnsi="Georgia"/>
                <w:sz w:val="18"/>
                <w:szCs w:val="18"/>
              </w:rPr>
            </w:pPr>
            <w:r>
              <w:rPr>
                <w:rFonts w:ascii="Georgia" w:eastAsia="Times New Roman" w:hAnsi="Georgia"/>
                <w:sz w:val="18"/>
                <w:szCs w:val="18"/>
              </w:rPr>
              <w:t>Resident</w:t>
            </w:r>
          </w:p>
        </w:tc>
      </w:tr>
      <w:tr w:rsidR="00000000" w14:paraId="1A556D4F" w14:textId="77777777">
        <w:trPr>
          <w:divId w:val="454327745"/>
          <w:tblCellSpacing w:w="15" w:type="dxa"/>
        </w:trPr>
        <w:tc>
          <w:tcPr>
            <w:tcW w:w="0" w:type="auto"/>
            <w:tcBorders>
              <w:bottom w:val="single" w:sz="6" w:space="0" w:color="CCCCCC"/>
            </w:tcBorders>
            <w:vAlign w:val="center"/>
            <w:hideMark/>
          </w:tcPr>
          <w:p w14:paraId="5935E6F3" w14:textId="77777777" w:rsidR="00000000" w:rsidRDefault="00A74CCC">
            <w:pPr>
              <w:spacing w:after="75"/>
              <w:rPr>
                <w:rFonts w:ascii="Georgia" w:eastAsia="Times New Roman" w:hAnsi="Georgia"/>
                <w:sz w:val="18"/>
                <w:szCs w:val="18"/>
              </w:rPr>
            </w:pPr>
            <w:r>
              <w:rPr>
                <w:rFonts w:ascii="Georgia" w:eastAsia="Times New Roman" w:hAnsi="Georgia"/>
                <w:sz w:val="18"/>
                <w:szCs w:val="18"/>
              </w:rPr>
              <w:t>Viet Nam</w:t>
            </w:r>
          </w:p>
        </w:tc>
        <w:tc>
          <w:tcPr>
            <w:tcW w:w="0" w:type="auto"/>
            <w:tcBorders>
              <w:bottom w:val="single" w:sz="6" w:space="0" w:color="CCCCCC"/>
            </w:tcBorders>
            <w:vAlign w:val="center"/>
            <w:hideMark/>
          </w:tcPr>
          <w:p w14:paraId="03E9D3C5" w14:textId="77777777" w:rsidR="00000000" w:rsidRDefault="00A74CCC">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C6DD7BA" w14:textId="77777777" w:rsidR="00000000" w:rsidRDefault="00A74CCC">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CF9C606" w14:textId="77777777" w:rsidR="00000000" w:rsidRDefault="00A74CCC">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752EAAA5" w14:textId="77777777" w:rsidR="00000000" w:rsidRDefault="00A74CCC">
            <w:pPr>
              <w:spacing w:after="75"/>
              <w:rPr>
                <w:rFonts w:ascii="Georgia" w:eastAsia="Times New Roman" w:hAnsi="Georgia"/>
                <w:sz w:val="18"/>
                <w:szCs w:val="18"/>
              </w:rPr>
            </w:pPr>
            <w:r>
              <w:rPr>
                <w:rFonts w:ascii="Georgia" w:eastAsia="Times New Roman" w:hAnsi="Georgia"/>
                <w:sz w:val="18"/>
                <w:szCs w:val="18"/>
              </w:rPr>
              <w:t>Resident</w:t>
            </w:r>
          </w:p>
        </w:tc>
      </w:tr>
    </w:tbl>
    <w:p w14:paraId="5A4F42CB" w14:textId="77777777" w:rsidR="00000000" w:rsidRDefault="00A74CCC">
      <w:pPr>
        <w:pStyle w:val="Heading1"/>
        <w:divId w:val="274488088"/>
        <w:rPr>
          <w:rFonts w:ascii="Georgia" w:eastAsia="Times New Roman" w:hAnsi="Georgia"/>
          <w:sz w:val="29"/>
          <w:szCs w:val="29"/>
        </w:rPr>
      </w:pPr>
      <w:commentRangeStart w:id="36"/>
      <w:r>
        <w:rPr>
          <w:rFonts w:ascii="Georgia" w:eastAsia="Times New Roman" w:hAnsi="Georgia"/>
          <w:sz w:val="29"/>
          <w:szCs w:val="29"/>
        </w:rPr>
        <w:t>Population</w:t>
      </w:r>
      <w:commentRangeEnd w:id="36"/>
      <w:r w:rsidR="00964734">
        <w:rPr>
          <w:rStyle w:val="CommentReference"/>
          <w:b w:val="0"/>
          <w:bCs w:val="0"/>
          <w:color w:val="auto"/>
          <w:kern w:val="0"/>
        </w:rPr>
        <w:commentReference w:id="36"/>
      </w:r>
    </w:p>
    <w:p w14:paraId="2DC25072" w14:textId="57AA21E4" w:rsidR="00000000" w:rsidRDefault="00A74CCC">
      <w:pPr>
        <w:pStyle w:val="NormalWeb"/>
        <w:divId w:val="274488088"/>
        <w:rPr>
          <w:rFonts w:ascii="Georgia" w:hAnsi="Georgia"/>
        </w:rPr>
      </w:pPr>
      <w:r>
        <w:rPr>
          <w:rFonts w:ascii="Georgia" w:hAnsi="Georgia"/>
        </w:rPr>
        <w:t>There is no information on the global population size of this species, however it is assumed to be relatively large given its wide</w:t>
      </w:r>
      <w:del w:id="37" w:author="Jack Plummer" w:date="2022-08-18T13:57:00Z">
        <w:r w:rsidDel="00964734">
          <w:rPr>
            <w:rFonts w:ascii="Georgia" w:hAnsi="Georgia"/>
          </w:rPr>
          <w:delText>r</w:delText>
        </w:r>
      </w:del>
      <w:r>
        <w:rPr>
          <w:rFonts w:ascii="Georgia" w:hAnsi="Georgia"/>
        </w:rPr>
        <w:t xml:space="preserve"> distribution. The current population trend is </w:t>
      </w:r>
      <w:del w:id="38" w:author="Jack Plummer" w:date="2022-08-18T13:56:00Z">
        <w:r w:rsidDel="00964734">
          <w:rPr>
            <w:rFonts w:ascii="Georgia" w:hAnsi="Georgia"/>
          </w:rPr>
          <w:delText xml:space="preserve">suspected </w:delText>
        </w:r>
      </w:del>
      <w:ins w:id="39" w:author="Jack Plummer" w:date="2022-08-18T13:56:00Z">
        <w:r w:rsidR="00964734">
          <w:rPr>
            <w:rFonts w:ascii="Georgia" w:hAnsi="Georgia"/>
          </w:rPr>
          <w:t>inferred</w:t>
        </w:r>
        <w:r w:rsidR="00964734">
          <w:rPr>
            <w:rFonts w:ascii="Georgia" w:hAnsi="Georgia"/>
          </w:rPr>
          <w:t xml:space="preserve"> </w:t>
        </w:r>
      </w:ins>
      <w:r>
        <w:rPr>
          <w:rFonts w:ascii="Georgia" w:hAnsi="Georgia"/>
        </w:rPr>
        <w:t xml:space="preserve">to be declining as it </w:t>
      </w:r>
      <w:del w:id="40" w:author="Jack Plummer" w:date="2022-08-18T13:57:00Z">
        <w:r w:rsidDel="00964734">
          <w:rPr>
            <w:rFonts w:ascii="Georgia" w:hAnsi="Georgia"/>
          </w:rPr>
          <w:delText xml:space="preserve">has a </w:delText>
        </w:r>
      </w:del>
      <w:ins w:id="41" w:author="Jack Plummer" w:date="2022-08-18T13:57:00Z">
        <w:r w:rsidR="00964734">
          <w:rPr>
            <w:rFonts w:ascii="Georgia" w:hAnsi="Georgia"/>
          </w:rPr>
          <w:t xml:space="preserve">is a </w:t>
        </w:r>
      </w:ins>
      <w:r>
        <w:rPr>
          <w:rFonts w:ascii="Georgia" w:hAnsi="Georgia"/>
        </w:rPr>
        <w:t>versatile</w:t>
      </w:r>
      <w:ins w:id="42" w:author="Jack Plummer" w:date="2022-08-18T13:57:00Z">
        <w:r w:rsidR="00964734">
          <w:rPr>
            <w:rFonts w:ascii="Georgia" w:hAnsi="Georgia"/>
          </w:rPr>
          <w:t xml:space="preserve"> species</w:t>
        </w:r>
      </w:ins>
      <w:r>
        <w:rPr>
          <w:rFonts w:ascii="Georgia" w:hAnsi="Georgia"/>
        </w:rPr>
        <w:t xml:space="preserve"> u</w:t>
      </w:r>
      <w:ins w:id="43" w:author="Jack Plummer" w:date="2022-08-18T13:57:00Z">
        <w:r w:rsidR="00964734">
          <w:rPr>
            <w:rFonts w:ascii="Georgia" w:hAnsi="Georgia"/>
          </w:rPr>
          <w:t>tilised</w:t>
        </w:r>
      </w:ins>
      <w:del w:id="44" w:author="Jack Plummer" w:date="2022-08-18T13:57:00Z">
        <w:r w:rsidDel="00964734">
          <w:rPr>
            <w:rFonts w:ascii="Georgia" w:hAnsi="Georgia"/>
          </w:rPr>
          <w:delText>se</w:delText>
        </w:r>
      </w:del>
      <w:r>
        <w:rPr>
          <w:rFonts w:ascii="Georgia" w:hAnsi="Georgia"/>
        </w:rPr>
        <w:t xml:space="preserve"> in construction, carpentry</w:t>
      </w:r>
      <w:r>
        <w:rPr>
          <w:rFonts w:ascii="Georgia" w:hAnsi="Georgia"/>
        </w:rPr>
        <w:t xml:space="preserve">, </w:t>
      </w:r>
      <w:proofErr w:type="gramStart"/>
      <w:r>
        <w:rPr>
          <w:rFonts w:ascii="Georgia" w:hAnsi="Georgia"/>
        </w:rPr>
        <w:t>charcoal</w:t>
      </w:r>
      <w:proofErr w:type="gramEnd"/>
      <w:r>
        <w:rPr>
          <w:rFonts w:ascii="Georgia" w:hAnsi="Georgia"/>
        </w:rPr>
        <w:t xml:space="preserve"> and medicine.</w:t>
      </w:r>
    </w:p>
    <w:p w14:paraId="1294F212" w14:textId="77777777" w:rsidR="00000000" w:rsidRDefault="00A74CCC">
      <w:pPr>
        <w:pStyle w:val="Heading2"/>
        <w:divId w:val="274488088"/>
        <w:rPr>
          <w:rFonts w:ascii="Georgia" w:eastAsia="Times New Roman" w:hAnsi="Georgia"/>
          <w:sz w:val="27"/>
          <w:szCs w:val="27"/>
        </w:rPr>
      </w:pPr>
      <w:r>
        <w:rPr>
          <w:rFonts w:ascii="Georgia" w:eastAsia="Times New Roman" w:hAnsi="Georgia"/>
          <w:sz w:val="27"/>
          <w:szCs w:val="27"/>
        </w:rPr>
        <w:t>Population Information</w:t>
      </w:r>
    </w:p>
    <w:p w14:paraId="7717490B" w14:textId="77777777" w:rsidR="00000000" w:rsidRDefault="00A74CCC">
      <w:pPr>
        <w:pStyle w:val="NormalWeb"/>
        <w:divId w:val="274488088"/>
        <w:rPr>
          <w:rFonts w:ascii="Georgia" w:hAnsi="Georgia"/>
        </w:rPr>
      </w:pPr>
      <w:r>
        <w:rPr>
          <w:rStyle w:val="datalabel1"/>
          <w:rFonts w:ascii="Georgia" w:hAnsi="Georgia"/>
        </w:rPr>
        <w:t xml:space="preserve">Current Population Trend: </w:t>
      </w:r>
      <w:r>
        <w:rPr>
          <w:rFonts w:ascii="Georgia" w:hAnsi="Georgia"/>
        </w:rPr>
        <w:t>Decreasing</w:t>
      </w:r>
    </w:p>
    <w:p w14:paraId="535A2727" w14:textId="77777777" w:rsidR="00000000" w:rsidRDefault="00A74CCC">
      <w:pPr>
        <w:pStyle w:val="Heading1"/>
        <w:divId w:val="692656183"/>
        <w:rPr>
          <w:rFonts w:ascii="Georgia" w:eastAsia="Times New Roman" w:hAnsi="Georgia"/>
          <w:sz w:val="29"/>
          <w:szCs w:val="29"/>
        </w:rPr>
      </w:pPr>
      <w:r>
        <w:rPr>
          <w:rFonts w:ascii="Georgia" w:eastAsia="Times New Roman" w:hAnsi="Georgia"/>
          <w:sz w:val="29"/>
          <w:szCs w:val="29"/>
        </w:rPr>
        <w:t>Habitats and Ecology</w:t>
      </w:r>
    </w:p>
    <w:p w14:paraId="449CDC42" w14:textId="5D332960" w:rsidR="00000000" w:rsidRDefault="00A74CCC">
      <w:pPr>
        <w:pStyle w:val="NormalWeb"/>
        <w:divId w:val="692656183"/>
        <w:rPr>
          <w:rFonts w:ascii="Georgia" w:hAnsi="Georgia"/>
        </w:rPr>
      </w:pPr>
      <w:r>
        <w:rPr>
          <w:rFonts w:ascii="Georgia" w:hAnsi="Georgia"/>
        </w:rPr>
        <w:t>This species is a large</w:t>
      </w:r>
      <w:del w:id="45" w:author="Jack Plummer" w:date="2022-08-18T13:58:00Z">
        <w:r w:rsidDel="00964734">
          <w:rPr>
            <w:rFonts w:ascii="Georgia" w:hAnsi="Georgia"/>
          </w:rPr>
          <w:delText>r</w:delText>
        </w:r>
      </w:del>
      <w:r>
        <w:rPr>
          <w:rFonts w:ascii="Georgia" w:hAnsi="Georgia"/>
        </w:rPr>
        <w:t xml:space="preserve"> semi-evergreen</w:t>
      </w:r>
      <w:del w:id="46" w:author="Jack Plummer" w:date="2022-08-18T13:58:00Z">
        <w:r w:rsidDel="00964734">
          <w:rPr>
            <w:rFonts w:ascii="Georgia" w:hAnsi="Georgia"/>
          </w:rPr>
          <w:delText> </w:delText>
        </w:r>
      </w:del>
      <w:r>
        <w:rPr>
          <w:rFonts w:ascii="Georgia" w:hAnsi="Georgia"/>
        </w:rPr>
        <w:t xml:space="preserve"> tree up to 45</w:t>
      </w:r>
      <w:ins w:id="47" w:author="Jack Plummer" w:date="2022-08-18T13:58:00Z">
        <w:r w:rsidR="00964734">
          <w:rPr>
            <w:rFonts w:ascii="Georgia" w:hAnsi="Georgia"/>
          </w:rPr>
          <w:t xml:space="preserve"> </w:t>
        </w:r>
      </w:ins>
      <w:r>
        <w:rPr>
          <w:rFonts w:ascii="Georgia" w:hAnsi="Georgia"/>
        </w:rPr>
        <w:t>m tall</w:t>
      </w:r>
      <w:del w:id="48" w:author="Jack Plummer" w:date="2022-08-18T13:58:00Z">
        <w:r w:rsidDel="00964734">
          <w:rPr>
            <w:rFonts w:ascii="Georgia" w:hAnsi="Georgia"/>
          </w:rPr>
          <w:delText>.</w:delText>
        </w:r>
      </w:del>
      <w:r>
        <w:rPr>
          <w:rFonts w:ascii="Georgia" w:hAnsi="Georgia"/>
        </w:rPr>
        <w:t xml:space="preserve"> (</w:t>
      </w:r>
      <w:del w:id="49" w:author="Jack Plummer" w:date="2022-08-18T13:58:00Z">
        <w:r w:rsidDel="00964734">
          <w:rPr>
            <w:rFonts w:ascii="Georgia" w:hAnsi="Georgia"/>
          </w:rPr>
          <w:delText xml:space="preserve"> </w:delText>
        </w:r>
      </w:del>
      <w:r>
        <w:rPr>
          <w:rFonts w:ascii="Georgia" w:hAnsi="Georgia"/>
        </w:rPr>
        <w:t>Grierson and Long 1991), </w:t>
      </w:r>
      <w:del w:id="50" w:author="Jack Plummer" w:date="2022-08-18T14:56:00Z">
        <w:r w:rsidDel="0042169B">
          <w:rPr>
            <w:rFonts w:ascii="Georgia" w:hAnsi="Georgia"/>
          </w:rPr>
          <w:delText xml:space="preserve"> </w:delText>
        </w:r>
      </w:del>
      <w:r>
        <w:rPr>
          <w:rFonts w:ascii="Georgia" w:hAnsi="Georgia"/>
        </w:rPr>
        <w:t>found in tropical and subtropical moist deciduous, semi-ever</w:t>
      </w:r>
      <w:r>
        <w:rPr>
          <w:rFonts w:ascii="Georgia" w:hAnsi="Georgia"/>
        </w:rPr>
        <w:t xml:space="preserve">green and evergreen forests </w:t>
      </w:r>
      <w:del w:id="51" w:author="Jack Plummer" w:date="2022-08-18T14:54:00Z">
        <w:r w:rsidDel="0042169B">
          <w:rPr>
            <w:rFonts w:ascii="Georgia" w:hAnsi="Georgia"/>
          </w:rPr>
          <w:delText xml:space="preserve">elevation ranging from 300-2100 </w:delText>
        </w:r>
      </w:del>
      <w:r>
        <w:rPr>
          <w:rFonts w:ascii="Georgia" w:hAnsi="Georgia"/>
        </w:rPr>
        <w:t>(</w:t>
      </w:r>
      <w:del w:id="52" w:author="Jack Plummer" w:date="2022-08-18T14:54:00Z">
        <w:r w:rsidDel="0042169B">
          <w:rPr>
            <w:rFonts w:ascii="Georgia" w:hAnsi="Georgia"/>
          </w:rPr>
          <w:delText> </w:delText>
        </w:r>
      </w:del>
      <w:r>
        <w:rPr>
          <w:rFonts w:ascii="Georgia" w:hAnsi="Georgia"/>
        </w:rPr>
        <w:t>Grierson and Long 1991</w:t>
      </w:r>
      <w:del w:id="53" w:author="Jack Plummer" w:date="2022-08-18T14:54:00Z">
        <w:r w:rsidDel="0042169B">
          <w:rPr>
            <w:rFonts w:ascii="Georgia" w:hAnsi="Georgia"/>
          </w:rPr>
          <w:delText>;</w:delText>
        </w:r>
      </w:del>
      <w:ins w:id="54" w:author="Jack Plummer" w:date="2022-08-18T14:54:00Z">
        <w:r w:rsidR="0042169B">
          <w:rPr>
            <w:rFonts w:ascii="Georgia" w:hAnsi="Georgia"/>
          </w:rPr>
          <w:t xml:space="preserve">, </w:t>
        </w:r>
      </w:ins>
      <w:r>
        <w:rPr>
          <w:rFonts w:ascii="Georgia" w:hAnsi="Georgia"/>
        </w:rPr>
        <w:t xml:space="preserve">Kundu </w:t>
      </w:r>
      <w:r w:rsidRPr="0042169B">
        <w:rPr>
          <w:rFonts w:ascii="Georgia" w:hAnsi="Georgia"/>
          <w:i/>
          <w:iCs/>
          <w:rPrChange w:id="55" w:author="Jack Plummer" w:date="2022-08-18T14:54:00Z">
            <w:rPr>
              <w:rFonts w:ascii="Georgia" w:hAnsi="Georgia"/>
            </w:rPr>
          </w:rPrChange>
        </w:rPr>
        <w:t>et al.</w:t>
      </w:r>
      <w:del w:id="56" w:author="Jack Plummer" w:date="2022-08-18T14:54:00Z">
        <w:r w:rsidRPr="0042169B" w:rsidDel="0042169B">
          <w:rPr>
            <w:rFonts w:ascii="Georgia" w:hAnsi="Georgia"/>
            <w:i/>
            <w:iCs/>
            <w:rPrChange w:id="57" w:author="Jack Plummer" w:date="2022-08-18T14:54:00Z">
              <w:rPr>
                <w:rFonts w:ascii="Georgia" w:hAnsi="Georgia"/>
              </w:rPr>
            </w:rPrChange>
          </w:rPr>
          <w:delText>,</w:delText>
        </w:r>
      </w:del>
      <w:r w:rsidRPr="0042169B">
        <w:rPr>
          <w:rFonts w:ascii="Georgia" w:hAnsi="Georgia"/>
          <w:i/>
          <w:iCs/>
          <w:rPrChange w:id="58" w:author="Jack Plummer" w:date="2022-08-18T14:54:00Z">
            <w:rPr>
              <w:rFonts w:ascii="Georgia" w:hAnsi="Georgia"/>
            </w:rPr>
          </w:rPrChange>
        </w:rPr>
        <w:t xml:space="preserve"> </w:t>
      </w:r>
      <w:r>
        <w:rPr>
          <w:rFonts w:ascii="Georgia" w:hAnsi="Georgia"/>
        </w:rPr>
        <w:t>2012). </w:t>
      </w:r>
      <w:ins w:id="59" w:author="Jack Plummer" w:date="2022-08-18T14:54:00Z">
        <w:r w:rsidR="0042169B">
          <w:rPr>
            <w:rFonts w:ascii="Georgia" w:hAnsi="Georgia"/>
          </w:rPr>
          <w:t xml:space="preserve">The </w:t>
        </w:r>
      </w:ins>
      <w:del w:id="60" w:author="Jack Plummer" w:date="2022-08-18T14:54:00Z">
        <w:r w:rsidDel="0042169B">
          <w:rPr>
            <w:rFonts w:ascii="Georgia" w:hAnsi="Georgia"/>
          </w:rPr>
          <w:delText> </w:delText>
        </w:r>
        <w:r w:rsidDel="0042169B">
          <w:rPr>
            <w:rFonts w:ascii="Georgia" w:hAnsi="Georgia"/>
          </w:rPr>
          <w:delText>M</w:delText>
        </w:r>
      </w:del>
      <w:ins w:id="61" w:author="Jack Plummer" w:date="2022-08-18T14:54:00Z">
        <w:r w:rsidR="0042169B">
          <w:rPr>
            <w:rFonts w:ascii="Georgia" w:hAnsi="Georgia"/>
          </w:rPr>
          <w:t>m</w:t>
        </w:r>
      </w:ins>
      <w:r>
        <w:rPr>
          <w:rFonts w:ascii="Georgia" w:hAnsi="Georgia"/>
        </w:rPr>
        <w:t xml:space="preserve">ean annual maximum temperature of its natural habitat varies from 32-39°C and </w:t>
      </w:r>
      <w:ins w:id="62" w:author="Jack Plummer" w:date="2022-08-18T14:54:00Z">
        <w:r w:rsidR="0042169B">
          <w:rPr>
            <w:rFonts w:ascii="Georgia" w:hAnsi="Georgia"/>
          </w:rPr>
          <w:t xml:space="preserve">the </w:t>
        </w:r>
      </w:ins>
      <w:r>
        <w:rPr>
          <w:rFonts w:ascii="Georgia" w:hAnsi="Georgia"/>
        </w:rPr>
        <w:t xml:space="preserve">minimum </w:t>
      </w:r>
      <w:ins w:id="63" w:author="Jack Plummer" w:date="2022-08-18T14:54:00Z">
        <w:r w:rsidR="0042169B">
          <w:rPr>
            <w:rFonts w:ascii="Georgia" w:hAnsi="Georgia"/>
          </w:rPr>
          <w:t xml:space="preserve">temperature </w:t>
        </w:r>
      </w:ins>
      <w:del w:id="64" w:author="Jack Plummer" w:date="2022-08-18T14:54:00Z">
        <w:r w:rsidDel="0042169B">
          <w:rPr>
            <w:rFonts w:ascii="Georgia" w:hAnsi="Georgia"/>
          </w:rPr>
          <w:delText>is</w:delText>
        </w:r>
      </w:del>
      <w:ins w:id="65" w:author="Jack Plummer" w:date="2022-08-18T14:54:00Z">
        <w:r w:rsidR="0042169B">
          <w:rPr>
            <w:rFonts w:ascii="Georgia" w:hAnsi="Georgia"/>
          </w:rPr>
          <w:t>from</w:t>
        </w:r>
      </w:ins>
      <w:r>
        <w:rPr>
          <w:rFonts w:ascii="Georgia" w:hAnsi="Georgia"/>
        </w:rPr>
        <w:t xml:space="preserve"> 4-7°C</w:t>
      </w:r>
      <w:ins w:id="66" w:author="Jack Plummer" w:date="2022-08-18T14:54:00Z">
        <w:r w:rsidR="0042169B">
          <w:rPr>
            <w:rFonts w:ascii="Georgia" w:hAnsi="Georgia"/>
          </w:rPr>
          <w:t>, whi</w:t>
        </w:r>
      </w:ins>
      <w:ins w:id="67" w:author="Jack Plummer" w:date="2022-08-18T14:55:00Z">
        <w:r w:rsidR="0042169B">
          <w:rPr>
            <w:rFonts w:ascii="Georgia" w:hAnsi="Georgia"/>
          </w:rPr>
          <w:t>le</w:t>
        </w:r>
      </w:ins>
      <w:del w:id="68" w:author="Jack Plummer" w:date="2022-08-18T14:54:00Z">
        <w:r w:rsidDel="0042169B">
          <w:rPr>
            <w:rFonts w:ascii="Georgia" w:hAnsi="Georgia"/>
          </w:rPr>
          <w:delText>;</w:delText>
        </w:r>
      </w:del>
      <w:r>
        <w:rPr>
          <w:rFonts w:ascii="Georgia" w:hAnsi="Georgia"/>
        </w:rPr>
        <w:t xml:space="preserve"> annual rainfall </w:t>
      </w:r>
      <w:ins w:id="69" w:author="Jack Plummer" w:date="2022-08-18T14:55:00Z">
        <w:r w:rsidR="0042169B">
          <w:rPr>
            <w:rFonts w:ascii="Georgia" w:hAnsi="Georgia"/>
          </w:rPr>
          <w:t>lies between</w:t>
        </w:r>
      </w:ins>
      <w:del w:id="70" w:author="Jack Plummer" w:date="2022-08-18T14:55:00Z">
        <w:r w:rsidDel="0042169B">
          <w:rPr>
            <w:rFonts w:ascii="Georgia" w:hAnsi="Georgia"/>
          </w:rPr>
          <w:delText xml:space="preserve">from </w:delText>
        </w:r>
      </w:del>
      <w:ins w:id="71" w:author="Jack Plummer" w:date="2022-08-18T14:55:00Z">
        <w:r w:rsidR="0042169B">
          <w:rPr>
            <w:rFonts w:ascii="Georgia" w:hAnsi="Georgia"/>
          </w:rPr>
          <w:t xml:space="preserve"> </w:t>
        </w:r>
      </w:ins>
      <w:r>
        <w:rPr>
          <w:rFonts w:ascii="Georgia" w:hAnsi="Georgia"/>
        </w:rPr>
        <w:t>1</w:t>
      </w:r>
      <w:ins w:id="72" w:author="Jack Plummer" w:date="2022-08-18T14:55:00Z">
        <w:r w:rsidR="0042169B">
          <w:rPr>
            <w:rFonts w:ascii="Georgia" w:hAnsi="Georgia"/>
          </w:rPr>
          <w:t>,</w:t>
        </w:r>
      </w:ins>
      <w:r>
        <w:rPr>
          <w:rFonts w:ascii="Georgia" w:hAnsi="Georgia"/>
        </w:rPr>
        <w:t>800-5</w:t>
      </w:r>
      <w:ins w:id="73" w:author="Jack Plummer" w:date="2022-08-18T14:55:00Z">
        <w:r w:rsidR="0042169B">
          <w:rPr>
            <w:rFonts w:ascii="Georgia" w:hAnsi="Georgia"/>
          </w:rPr>
          <w:t>,</w:t>
        </w:r>
      </w:ins>
      <w:r>
        <w:rPr>
          <w:rFonts w:ascii="Georgia" w:hAnsi="Georgia"/>
        </w:rPr>
        <w:t xml:space="preserve">000 mm (Kundu </w:t>
      </w:r>
      <w:r w:rsidRPr="0042169B">
        <w:rPr>
          <w:rFonts w:ascii="Georgia" w:hAnsi="Georgia"/>
          <w:i/>
          <w:iCs/>
          <w:rPrChange w:id="74" w:author="Jack Plummer" w:date="2022-08-18T14:55:00Z">
            <w:rPr>
              <w:rFonts w:ascii="Georgia" w:hAnsi="Georgia"/>
            </w:rPr>
          </w:rPrChange>
        </w:rPr>
        <w:t>et al</w:t>
      </w:r>
      <w:ins w:id="75" w:author="Jack Plummer" w:date="2022-08-18T14:55:00Z">
        <w:r w:rsidR="0042169B" w:rsidRPr="0042169B">
          <w:rPr>
            <w:rFonts w:ascii="Georgia" w:hAnsi="Georgia"/>
            <w:i/>
            <w:iCs/>
            <w:rPrChange w:id="76" w:author="Jack Plummer" w:date="2022-08-18T14:55:00Z">
              <w:rPr>
                <w:rFonts w:ascii="Georgia" w:hAnsi="Georgia"/>
              </w:rPr>
            </w:rPrChange>
          </w:rPr>
          <w:t>.</w:t>
        </w:r>
      </w:ins>
      <w:del w:id="77" w:author="Jack Plummer" w:date="2022-08-18T14:55:00Z">
        <w:r w:rsidRPr="0042169B" w:rsidDel="0042169B">
          <w:rPr>
            <w:rFonts w:ascii="Georgia" w:hAnsi="Georgia"/>
            <w:i/>
            <w:iCs/>
            <w:rPrChange w:id="78" w:author="Jack Plummer" w:date="2022-08-18T14:55:00Z">
              <w:rPr>
                <w:rFonts w:ascii="Georgia" w:hAnsi="Georgia"/>
              </w:rPr>
            </w:rPrChange>
          </w:rPr>
          <w:delText>.</w:delText>
        </w:r>
        <w:r w:rsidRPr="0042169B" w:rsidDel="0042169B">
          <w:rPr>
            <w:rFonts w:ascii="Georgia" w:hAnsi="Georgia"/>
            <w:i/>
            <w:iCs/>
            <w:rPrChange w:id="79" w:author="Jack Plummer" w:date="2022-08-18T14:55:00Z">
              <w:rPr>
                <w:rFonts w:ascii="Georgia" w:hAnsi="Georgia"/>
              </w:rPr>
            </w:rPrChange>
          </w:rPr>
          <w:delText>,</w:delText>
        </w:r>
      </w:del>
      <w:r>
        <w:rPr>
          <w:rFonts w:ascii="Georgia" w:hAnsi="Georgia"/>
        </w:rPr>
        <w:t xml:space="preserve"> 201</w:t>
      </w:r>
      <w:r>
        <w:rPr>
          <w:rFonts w:ascii="Georgia" w:hAnsi="Georgia"/>
        </w:rPr>
        <w:t>2). The tree grows best on soil with silt but with good drainage</w:t>
      </w:r>
      <w:ins w:id="80" w:author="Jack Plummer" w:date="2022-08-18T14:58:00Z">
        <w:r w:rsidR="0042169B">
          <w:rPr>
            <w:rFonts w:ascii="Georgia" w:hAnsi="Georgia"/>
          </w:rPr>
          <w:t>, par</w:t>
        </w:r>
      </w:ins>
      <w:ins w:id="81" w:author="Jack Plummer" w:date="2022-08-18T14:59:00Z">
        <w:r w:rsidR="0042169B">
          <w:rPr>
            <w:rFonts w:ascii="Georgia" w:hAnsi="Georgia"/>
          </w:rPr>
          <w:t>ticularly</w:t>
        </w:r>
      </w:ins>
      <w:del w:id="82" w:author="Jack Plummer" w:date="2022-08-18T14:58:00Z">
        <w:r w:rsidDel="0042169B">
          <w:rPr>
            <w:rFonts w:ascii="Georgia" w:hAnsi="Georgia"/>
          </w:rPr>
          <w:delText>. It grows best</w:delText>
        </w:r>
      </w:del>
      <w:r>
        <w:rPr>
          <w:rFonts w:ascii="Georgia" w:hAnsi="Georgia"/>
        </w:rPr>
        <w:t xml:space="preserve"> in moist areas near </w:t>
      </w:r>
      <w:del w:id="83" w:author="Jack Plummer" w:date="2022-08-18T14:58:00Z">
        <w:r w:rsidDel="0042169B">
          <w:rPr>
            <w:rFonts w:ascii="Georgia" w:hAnsi="Georgia"/>
          </w:rPr>
          <w:delText xml:space="preserve">the </w:delText>
        </w:r>
      </w:del>
      <w:r>
        <w:rPr>
          <w:rFonts w:ascii="Georgia" w:hAnsi="Georgia"/>
        </w:rPr>
        <w:t>river</w:t>
      </w:r>
      <w:del w:id="84" w:author="Jack Plummer" w:date="2022-08-18T14:58:00Z">
        <w:r w:rsidDel="0042169B">
          <w:rPr>
            <w:rFonts w:ascii="Georgia" w:hAnsi="Georgia"/>
          </w:rPr>
          <w:delText xml:space="preserve"> </w:delText>
        </w:r>
      </w:del>
      <w:r>
        <w:rPr>
          <w:rFonts w:ascii="Georgia" w:hAnsi="Georgia"/>
        </w:rPr>
        <w:t xml:space="preserve">banks with rich soil, </w:t>
      </w:r>
      <w:proofErr w:type="gramStart"/>
      <w:r>
        <w:rPr>
          <w:rFonts w:ascii="Georgia" w:hAnsi="Georgia"/>
        </w:rPr>
        <w:t>and also</w:t>
      </w:r>
      <w:proofErr w:type="gramEnd"/>
      <w:r>
        <w:rPr>
          <w:rFonts w:ascii="Georgia" w:hAnsi="Georgia"/>
        </w:rPr>
        <w:t xml:space="preserve"> in rocky and stony areas</w:t>
      </w:r>
      <w:ins w:id="85" w:author="Jack Plummer" w:date="2022-08-18T14:59:00Z">
        <w:r w:rsidR="0042169B">
          <w:rPr>
            <w:rFonts w:ascii="Georgia" w:hAnsi="Georgia"/>
          </w:rPr>
          <w:t>.</w:t>
        </w:r>
      </w:ins>
      <w:del w:id="86" w:author="Jack Plummer" w:date="2022-08-18T14:59:00Z">
        <w:r w:rsidDel="0042169B">
          <w:rPr>
            <w:rFonts w:ascii="Georgia" w:hAnsi="Georgia"/>
          </w:rPr>
          <w:delText xml:space="preserve">, </w:delText>
        </w:r>
        <w:r w:rsidDel="0042169B">
          <w:rPr>
            <w:rFonts w:ascii="Georgia" w:hAnsi="Georgia"/>
          </w:rPr>
          <w:delText>the tree occurs locally in patches.</w:delText>
        </w:r>
      </w:del>
    </w:p>
    <w:p w14:paraId="50BAA8B1" w14:textId="77777777" w:rsidR="00000000" w:rsidRDefault="00A74CCC">
      <w:pPr>
        <w:pStyle w:val="Heading2"/>
        <w:divId w:val="692656183"/>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69"/>
        <w:gridCol w:w="763"/>
        <w:gridCol w:w="1020"/>
        <w:gridCol w:w="1888"/>
      </w:tblGrid>
      <w:tr w:rsidR="00000000" w14:paraId="6DF0BBE5" w14:textId="77777777">
        <w:trPr>
          <w:divId w:val="692656183"/>
          <w:tblCellSpacing w:w="15" w:type="dxa"/>
        </w:trPr>
        <w:tc>
          <w:tcPr>
            <w:tcW w:w="0" w:type="auto"/>
            <w:tcBorders>
              <w:bottom w:val="single" w:sz="6" w:space="0" w:color="000000"/>
            </w:tcBorders>
            <w:shd w:val="clear" w:color="auto" w:fill="BBBBBB"/>
            <w:vAlign w:val="center"/>
            <w:hideMark/>
          </w:tcPr>
          <w:p w14:paraId="23E66A8A"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5991FA9C"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504821A4"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Su</w:t>
            </w:r>
            <w:r>
              <w:rPr>
                <w:rFonts w:ascii="Georgia" w:eastAsia="Times New Roman" w:hAnsi="Georgia"/>
                <w:b/>
                <w:bCs/>
                <w:sz w:val="18"/>
                <w:szCs w:val="18"/>
              </w:rPr>
              <w:t>itability</w:t>
            </w:r>
          </w:p>
        </w:tc>
        <w:tc>
          <w:tcPr>
            <w:tcW w:w="0" w:type="auto"/>
            <w:tcBorders>
              <w:bottom w:val="single" w:sz="6" w:space="0" w:color="000000"/>
            </w:tcBorders>
            <w:shd w:val="clear" w:color="auto" w:fill="BBBBBB"/>
            <w:vAlign w:val="center"/>
            <w:hideMark/>
          </w:tcPr>
          <w:p w14:paraId="7A3F6ACA"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2167450B" w14:textId="77777777">
        <w:trPr>
          <w:divId w:val="692656183"/>
          <w:tblCellSpacing w:w="15" w:type="dxa"/>
        </w:trPr>
        <w:tc>
          <w:tcPr>
            <w:tcW w:w="0" w:type="auto"/>
            <w:tcBorders>
              <w:bottom w:val="single" w:sz="6" w:space="0" w:color="CCCCCC"/>
            </w:tcBorders>
            <w:vAlign w:val="center"/>
            <w:hideMark/>
          </w:tcPr>
          <w:p w14:paraId="47652B6A" w14:textId="77777777" w:rsidR="00000000" w:rsidRDefault="00A74CCC">
            <w:pPr>
              <w:spacing w:after="75"/>
              <w:rPr>
                <w:rFonts w:ascii="Georgia" w:eastAsia="Times New Roman" w:hAnsi="Georgia"/>
                <w:sz w:val="18"/>
                <w:szCs w:val="18"/>
              </w:rPr>
            </w:pPr>
            <w:r>
              <w:rPr>
                <w:rFonts w:ascii="Georgia" w:eastAsia="Times New Roman" w:hAnsi="Georgia"/>
                <w:sz w:val="18"/>
                <w:szCs w:val="18"/>
              </w:rPr>
              <w:lastRenderedPageBreak/>
              <w:t>1.5. Forest -&gt; Forest - Subtropical/Tropical Dry</w:t>
            </w:r>
          </w:p>
        </w:tc>
        <w:tc>
          <w:tcPr>
            <w:tcW w:w="0" w:type="auto"/>
            <w:tcBorders>
              <w:bottom w:val="single" w:sz="6" w:space="0" w:color="CCCCCC"/>
            </w:tcBorders>
            <w:vAlign w:val="center"/>
            <w:hideMark/>
          </w:tcPr>
          <w:p w14:paraId="0F3F58A7" w14:textId="77777777" w:rsidR="00000000" w:rsidRDefault="00A74CCC">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0C38BBAA" w14:textId="77777777" w:rsidR="00000000" w:rsidRDefault="00A74CCC">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778416B0"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r>
      <w:tr w:rsidR="00000000" w14:paraId="15D715AE" w14:textId="77777777">
        <w:trPr>
          <w:divId w:val="692656183"/>
          <w:tblCellSpacing w:w="15" w:type="dxa"/>
        </w:trPr>
        <w:tc>
          <w:tcPr>
            <w:tcW w:w="0" w:type="auto"/>
            <w:tcBorders>
              <w:bottom w:val="single" w:sz="6" w:space="0" w:color="CCCCCC"/>
            </w:tcBorders>
            <w:vAlign w:val="center"/>
            <w:hideMark/>
          </w:tcPr>
          <w:p w14:paraId="11D06814" w14:textId="77777777" w:rsidR="00000000" w:rsidRDefault="00A74CCC">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033579C5" w14:textId="77777777" w:rsidR="00000000" w:rsidRDefault="00A74CCC">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358D3E61" w14:textId="77777777" w:rsidR="00000000" w:rsidRDefault="00A74CCC">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069ED17B"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r>
      <w:tr w:rsidR="00000000" w14:paraId="5635D6D2" w14:textId="77777777">
        <w:trPr>
          <w:divId w:val="692656183"/>
          <w:tblCellSpacing w:w="15" w:type="dxa"/>
        </w:trPr>
        <w:tc>
          <w:tcPr>
            <w:tcW w:w="0" w:type="auto"/>
            <w:tcBorders>
              <w:bottom w:val="single" w:sz="6" w:space="0" w:color="CCCCCC"/>
            </w:tcBorders>
            <w:vAlign w:val="center"/>
            <w:hideMark/>
          </w:tcPr>
          <w:p w14:paraId="77677E50" w14:textId="77777777" w:rsidR="00000000" w:rsidRDefault="00A74CCC">
            <w:pPr>
              <w:spacing w:after="75"/>
              <w:rPr>
                <w:rFonts w:ascii="Georgia" w:eastAsia="Times New Roman" w:hAnsi="Georgia"/>
                <w:sz w:val="18"/>
                <w:szCs w:val="18"/>
              </w:rPr>
            </w:pPr>
            <w:r>
              <w:rPr>
                <w:rFonts w:ascii="Georgia" w:eastAsia="Times New Roman" w:hAnsi="Georgia"/>
                <w:sz w:val="18"/>
                <w:szCs w:val="18"/>
              </w:rPr>
              <w:t>1.9. Forest -</w:t>
            </w:r>
            <w:r>
              <w:rPr>
                <w:rFonts w:ascii="Georgia" w:eastAsia="Times New Roman" w:hAnsi="Georgia"/>
                <w:sz w:val="18"/>
                <w:szCs w:val="18"/>
              </w:rPr>
              <w:t>&gt; Forest - Subtropical/Tropical Moist Montane</w:t>
            </w:r>
          </w:p>
        </w:tc>
        <w:tc>
          <w:tcPr>
            <w:tcW w:w="0" w:type="auto"/>
            <w:tcBorders>
              <w:bottom w:val="single" w:sz="6" w:space="0" w:color="CCCCCC"/>
            </w:tcBorders>
            <w:vAlign w:val="center"/>
            <w:hideMark/>
          </w:tcPr>
          <w:p w14:paraId="5865B58D" w14:textId="77777777" w:rsidR="00000000" w:rsidRDefault="00A74CCC">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50F2D10A" w14:textId="77777777" w:rsidR="00000000" w:rsidRDefault="00A74CCC">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0E4A5F47"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r>
    </w:tbl>
    <w:p w14:paraId="6A7F20AF" w14:textId="77777777" w:rsidR="00000000" w:rsidRDefault="00A74CCC">
      <w:pPr>
        <w:pStyle w:val="Heading2"/>
        <w:divId w:val="692656183"/>
        <w:rPr>
          <w:rFonts w:ascii="Georgia" w:eastAsia="Times New Roman" w:hAnsi="Georgia"/>
          <w:sz w:val="27"/>
          <w:szCs w:val="27"/>
        </w:rPr>
      </w:pPr>
      <w:r>
        <w:rPr>
          <w:rFonts w:ascii="Georgia" w:eastAsia="Times New Roman" w:hAnsi="Georgia"/>
          <w:sz w:val="27"/>
          <w:szCs w:val="27"/>
        </w:rPr>
        <w:t>Systems</w:t>
      </w:r>
    </w:p>
    <w:p w14:paraId="2A15D715" w14:textId="77777777" w:rsidR="00000000" w:rsidRDefault="00A74CCC">
      <w:pPr>
        <w:pStyle w:val="NormalWeb"/>
        <w:divId w:val="692656183"/>
        <w:rPr>
          <w:rFonts w:ascii="Georgia" w:hAnsi="Georgia"/>
        </w:rPr>
      </w:pPr>
      <w:r>
        <w:rPr>
          <w:rStyle w:val="datalabel1"/>
          <w:rFonts w:ascii="Georgia" w:hAnsi="Georgia"/>
        </w:rPr>
        <w:t xml:space="preserve">System: </w:t>
      </w:r>
      <w:r>
        <w:rPr>
          <w:rFonts w:ascii="Georgia" w:hAnsi="Georgia"/>
        </w:rPr>
        <w:t>Terrestrial</w:t>
      </w:r>
    </w:p>
    <w:p w14:paraId="22E8FD9F" w14:textId="77777777" w:rsidR="00000000" w:rsidRDefault="00A74CCC">
      <w:pPr>
        <w:pStyle w:val="Heading2"/>
        <w:divId w:val="692656183"/>
        <w:rPr>
          <w:rFonts w:ascii="Georgia" w:eastAsia="Times New Roman" w:hAnsi="Georgia"/>
          <w:sz w:val="27"/>
          <w:szCs w:val="27"/>
        </w:rPr>
      </w:pPr>
      <w:r>
        <w:rPr>
          <w:rFonts w:ascii="Georgia" w:eastAsia="Times New Roman" w:hAnsi="Georgia"/>
          <w:sz w:val="27"/>
          <w:szCs w:val="27"/>
        </w:rPr>
        <w:t>Plant / Fungi Specific</w:t>
      </w:r>
    </w:p>
    <w:p w14:paraId="5F56910E" w14:textId="77777777" w:rsidR="00000000" w:rsidRDefault="00A74CCC">
      <w:pPr>
        <w:pStyle w:val="NormalWeb"/>
        <w:divId w:val="692656183"/>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00000" w14:paraId="1C8BE1E2" w14:textId="77777777">
        <w:trPr>
          <w:divId w:val="692656183"/>
          <w:tblCellSpacing w:w="15" w:type="dxa"/>
        </w:trPr>
        <w:tc>
          <w:tcPr>
            <w:tcW w:w="0" w:type="auto"/>
            <w:tcBorders>
              <w:bottom w:val="single" w:sz="6" w:space="0" w:color="000000"/>
            </w:tcBorders>
            <w:shd w:val="clear" w:color="auto" w:fill="BBBBBB"/>
            <w:vAlign w:val="center"/>
            <w:hideMark/>
          </w:tcPr>
          <w:p w14:paraId="1707AD31"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000000" w14:paraId="725EF71E" w14:textId="77777777">
        <w:trPr>
          <w:divId w:val="692656183"/>
          <w:tblCellSpacing w:w="15" w:type="dxa"/>
        </w:trPr>
        <w:tc>
          <w:tcPr>
            <w:tcW w:w="0" w:type="auto"/>
            <w:tcBorders>
              <w:bottom w:val="single" w:sz="6" w:space="0" w:color="CCCCCC"/>
            </w:tcBorders>
            <w:vAlign w:val="center"/>
            <w:hideMark/>
          </w:tcPr>
          <w:p w14:paraId="3D654D9B" w14:textId="77777777" w:rsidR="00000000" w:rsidRDefault="00A74CCC">
            <w:pPr>
              <w:spacing w:after="75"/>
              <w:rPr>
                <w:rFonts w:ascii="Georgia" w:eastAsia="Times New Roman" w:hAnsi="Georgia"/>
                <w:sz w:val="18"/>
                <w:szCs w:val="18"/>
              </w:rPr>
            </w:pPr>
            <w:r>
              <w:rPr>
                <w:rFonts w:ascii="Georgia" w:eastAsia="Times New Roman" w:hAnsi="Georgia"/>
                <w:sz w:val="18"/>
                <w:szCs w:val="18"/>
              </w:rPr>
              <w:t>Tree - large</w:t>
            </w:r>
          </w:p>
        </w:tc>
      </w:tr>
    </w:tbl>
    <w:p w14:paraId="403B2280" w14:textId="77777777" w:rsidR="00000000" w:rsidRDefault="00A74CCC">
      <w:pPr>
        <w:pStyle w:val="Heading1"/>
        <w:divId w:val="401300109"/>
        <w:rPr>
          <w:rFonts w:ascii="Georgia" w:eastAsia="Times New Roman" w:hAnsi="Georgia"/>
          <w:sz w:val="29"/>
          <w:szCs w:val="29"/>
        </w:rPr>
      </w:pPr>
      <w:commentRangeStart w:id="87"/>
      <w:r>
        <w:rPr>
          <w:rFonts w:ascii="Georgia" w:eastAsia="Times New Roman" w:hAnsi="Georgia"/>
          <w:sz w:val="29"/>
          <w:szCs w:val="29"/>
        </w:rPr>
        <w:t>Use and Trade</w:t>
      </w:r>
      <w:commentRangeEnd w:id="87"/>
      <w:r w:rsidR="009F7A91">
        <w:rPr>
          <w:rStyle w:val="CommentReference"/>
          <w:b w:val="0"/>
          <w:bCs w:val="0"/>
          <w:color w:val="auto"/>
          <w:kern w:val="0"/>
        </w:rPr>
        <w:commentReference w:id="87"/>
      </w:r>
    </w:p>
    <w:p w14:paraId="37A751DB" w14:textId="77777777" w:rsidR="00000000" w:rsidRDefault="00A74CCC">
      <w:pPr>
        <w:pStyle w:val="Heading2"/>
        <w:divId w:val="401300109"/>
        <w:rPr>
          <w:rFonts w:ascii="Georgia" w:eastAsia="Times New Roman" w:hAnsi="Georgia"/>
          <w:sz w:val="27"/>
          <w:szCs w:val="27"/>
        </w:rPr>
      </w:pPr>
      <w:r>
        <w:rPr>
          <w:rFonts w:ascii="Georgia" w:eastAsia="Times New Roman" w:hAnsi="Georgia"/>
          <w:sz w:val="27"/>
          <w:szCs w:val="27"/>
        </w:rPr>
        <w:t>General Use and Trade Information</w:t>
      </w:r>
    </w:p>
    <w:p w14:paraId="28FC11BB" w14:textId="71EDE97A" w:rsidR="00000000" w:rsidRDefault="00A74CCC">
      <w:pPr>
        <w:pStyle w:val="NormalWeb"/>
        <w:divId w:val="401300109"/>
        <w:rPr>
          <w:rFonts w:ascii="Georgia" w:hAnsi="Georgia"/>
        </w:rPr>
      </w:pPr>
      <w:r>
        <w:rPr>
          <w:rFonts w:ascii="Georgia" w:hAnsi="Georgia"/>
        </w:rPr>
        <w:t>The wood is hard and strong and has versatile use in construction and carpentry. The timber is extensively used in house</w:t>
      </w:r>
      <w:ins w:id="88" w:author="Jack Plummer" w:date="2022-08-18T14:59:00Z">
        <w:r w:rsidR="009F7A91">
          <w:rPr>
            <w:rFonts w:ascii="Georgia" w:hAnsi="Georgia"/>
          </w:rPr>
          <w:t xml:space="preserve"> </w:t>
        </w:r>
      </w:ins>
      <w:del w:id="89" w:author="Jack Plummer" w:date="2022-08-18T14:59:00Z">
        <w:r w:rsidDel="009F7A91">
          <w:rPr>
            <w:rFonts w:ascii="Georgia" w:hAnsi="Georgia"/>
          </w:rPr>
          <w:delText>-</w:delText>
        </w:r>
      </w:del>
      <w:r>
        <w:rPr>
          <w:rFonts w:ascii="Georgia" w:hAnsi="Georgia"/>
        </w:rPr>
        <w:t>building in the form of scantlings, beams, rafters and planking and </w:t>
      </w:r>
      <w:del w:id="90" w:author="Jack Plummer" w:date="2022-08-18T14:59:00Z">
        <w:r w:rsidDel="009F7A91">
          <w:rPr>
            <w:rFonts w:ascii="Georgia" w:hAnsi="Georgia"/>
          </w:rPr>
          <w:delText xml:space="preserve"> </w:delText>
        </w:r>
      </w:del>
      <w:r>
        <w:rPr>
          <w:rFonts w:ascii="Georgia" w:hAnsi="Georgia"/>
        </w:rPr>
        <w:t xml:space="preserve">furniture, and the wood makes good quality charcoal (Grierson and </w:t>
      </w:r>
      <w:r>
        <w:rPr>
          <w:rFonts w:ascii="Georgia" w:hAnsi="Georgia"/>
        </w:rPr>
        <w:t>Long 1991</w:t>
      </w:r>
      <w:ins w:id="91" w:author="Jack Plummer" w:date="2022-08-18T14:59:00Z">
        <w:r w:rsidR="009F7A91">
          <w:rPr>
            <w:rFonts w:ascii="Georgia" w:hAnsi="Georgia"/>
          </w:rPr>
          <w:t>,</w:t>
        </w:r>
      </w:ins>
      <w:del w:id="92" w:author="Jack Plummer" w:date="2022-08-18T14:59:00Z">
        <w:r w:rsidDel="009F7A91">
          <w:rPr>
            <w:rFonts w:ascii="Georgia" w:hAnsi="Georgia"/>
          </w:rPr>
          <w:delText xml:space="preserve"> </w:delText>
        </w:r>
        <w:r w:rsidDel="009F7A91">
          <w:rPr>
            <w:rFonts w:ascii="Georgia" w:hAnsi="Georgia"/>
          </w:rPr>
          <w:delText>&amp;</w:delText>
        </w:r>
      </w:del>
      <w:r>
        <w:rPr>
          <w:rFonts w:ascii="Georgia" w:hAnsi="Georgia"/>
        </w:rPr>
        <w:t xml:space="preserve"> Kundu </w:t>
      </w:r>
      <w:r w:rsidRPr="009F7A91">
        <w:rPr>
          <w:rFonts w:ascii="Georgia" w:hAnsi="Georgia"/>
          <w:i/>
          <w:iCs/>
          <w:rPrChange w:id="93" w:author="Jack Plummer" w:date="2022-08-18T14:59:00Z">
            <w:rPr>
              <w:rFonts w:ascii="Georgia" w:hAnsi="Georgia"/>
            </w:rPr>
          </w:rPrChange>
        </w:rPr>
        <w:t>et al.</w:t>
      </w:r>
      <w:del w:id="94" w:author="Jack Plummer" w:date="2022-08-18T14:59:00Z">
        <w:r w:rsidRPr="009F7A91" w:rsidDel="009F7A91">
          <w:rPr>
            <w:rFonts w:ascii="Georgia" w:hAnsi="Georgia"/>
            <w:i/>
            <w:iCs/>
            <w:rPrChange w:id="95" w:author="Jack Plummer" w:date="2022-08-18T14:59:00Z">
              <w:rPr>
                <w:rFonts w:ascii="Georgia" w:hAnsi="Georgia"/>
              </w:rPr>
            </w:rPrChange>
          </w:rPr>
          <w:delText>,</w:delText>
        </w:r>
      </w:del>
      <w:r>
        <w:rPr>
          <w:rFonts w:ascii="Georgia" w:hAnsi="Georgia"/>
        </w:rPr>
        <w:t xml:space="preserve"> 2012). </w:t>
      </w:r>
      <w:ins w:id="96" w:author="Jack Plummer" w:date="2022-08-18T14:59:00Z">
        <w:r w:rsidR="009F7A91">
          <w:rPr>
            <w:rFonts w:ascii="Georgia" w:hAnsi="Georgia"/>
          </w:rPr>
          <w:t xml:space="preserve">The </w:t>
        </w:r>
      </w:ins>
      <w:del w:id="97" w:author="Jack Plummer" w:date="2022-08-18T14:59:00Z">
        <w:r w:rsidDel="009F7A91">
          <w:rPr>
            <w:rFonts w:ascii="Georgia" w:hAnsi="Georgia"/>
          </w:rPr>
          <w:delText>B</w:delText>
        </w:r>
      </w:del>
      <w:ins w:id="98" w:author="Jack Plummer" w:date="2022-08-18T14:59:00Z">
        <w:r w:rsidR="009F7A91">
          <w:rPr>
            <w:rFonts w:ascii="Georgia" w:hAnsi="Georgia"/>
          </w:rPr>
          <w:t>b</w:t>
        </w:r>
      </w:ins>
      <w:r>
        <w:rPr>
          <w:rFonts w:ascii="Georgia" w:hAnsi="Georgia"/>
        </w:rPr>
        <w:t xml:space="preserve">leached pulp is suitable </w:t>
      </w:r>
      <w:proofErr w:type="gramStart"/>
      <w:r>
        <w:rPr>
          <w:rFonts w:ascii="Georgia" w:hAnsi="Georgia"/>
        </w:rPr>
        <w:t>for the production of</w:t>
      </w:r>
      <w:proofErr w:type="gramEnd"/>
      <w:r>
        <w:rPr>
          <w:rFonts w:ascii="Georgia" w:hAnsi="Georgia"/>
        </w:rPr>
        <w:t xml:space="preserve"> wrapping, writing and printing papers. The bark is a cardiac stimulant, mild diuretic and </w:t>
      </w:r>
      <w:ins w:id="99" w:author="Jack Plummer" w:date="2022-08-18T15:00:00Z">
        <w:r w:rsidR="009F7A91">
          <w:rPr>
            <w:rFonts w:ascii="Georgia" w:hAnsi="Georgia"/>
          </w:rPr>
          <w:t xml:space="preserve">is </w:t>
        </w:r>
      </w:ins>
      <w:r>
        <w:rPr>
          <w:rFonts w:ascii="Georgia" w:hAnsi="Georgia"/>
        </w:rPr>
        <w:t xml:space="preserve">used in medicine (Marzouk </w:t>
      </w:r>
      <w:r w:rsidRPr="009F7A91">
        <w:rPr>
          <w:rFonts w:ascii="Georgia" w:hAnsi="Georgia"/>
          <w:i/>
          <w:iCs/>
          <w:rPrChange w:id="100" w:author="Jack Plummer" w:date="2022-08-18T15:00:00Z">
            <w:rPr>
              <w:rFonts w:ascii="Georgia" w:hAnsi="Georgia"/>
            </w:rPr>
          </w:rPrChange>
        </w:rPr>
        <w:t>et al.</w:t>
      </w:r>
      <w:del w:id="101" w:author="Jack Plummer" w:date="2022-08-18T15:00:00Z">
        <w:r w:rsidRPr="009F7A91" w:rsidDel="009F7A91">
          <w:rPr>
            <w:rFonts w:ascii="Georgia" w:hAnsi="Georgia"/>
            <w:i/>
            <w:iCs/>
            <w:rPrChange w:id="102" w:author="Jack Plummer" w:date="2022-08-18T15:00:00Z">
              <w:rPr>
                <w:rFonts w:ascii="Georgia" w:hAnsi="Georgia"/>
              </w:rPr>
            </w:rPrChange>
          </w:rPr>
          <w:delText>,</w:delText>
        </w:r>
      </w:del>
      <w:r>
        <w:rPr>
          <w:rFonts w:ascii="Georgia" w:hAnsi="Georgia"/>
        </w:rPr>
        <w:t xml:space="preserve"> 2002).</w:t>
      </w:r>
    </w:p>
    <w:p w14:paraId="6940FE3C" w14:textId="77777777" w:rsidR="00000000" w:rsidRDefault="00A74CCC">
      <w:pPr>
        <w:pStyle w:val="Heading1"/>
        <w:divId w:val="1319309097"/>
        <w:rPr>
          <w:rFonts w:ascii="Georgia" w:eastAsia="Times New Roman" w:hAnsi="Georgia"/>
          <w:sz w:val="29"/>
          <w:szCs w:val="29"/>
        </w:rPr>
      </w:pPr>
      <w:r>
        <w:rPr>
          <w:rFonts w:ascii="Georgia" w:eastAsia="Times New Roman" w:hAnsi="Georgia"/>
          <w:sz w:val="29"/>
          <w:szCs w:val="29"/>
        </w:rPr>
        <w:t>Threats</w:t>
      </w:r>
    </w:p>
    <w:p w14:paraId="7D6632B0" w14:textId="016F01BE" w:rsidR="00000000" w:rsidRDefault="00A74CCC">
      <w:pPr>
        <w:pStyle w:val="NormalWeb"/>
        <w:divId w:val="1319309097"/>
        <w:rPr>
          <w:rFonts w:ascii="Georgia" w:hAnsi="Georgia"/>
        </w:rPr>
      </w:pPr>
      <w:commentRangeStart w:id="103"/>
      <w:r>
        <w:rPr>
          <w:rFonts w:ascii="Georgia" w:hAnsi="Georgia"/>
        </w:rPr>
        <w:t>This species is known to be harveste</w:t>
      </w:r>
      <w:r>
        <w:rPr>
          <w:rFonts w:ascii="Georgia" w:hAnsi="Georgia"/>
        </w:rPr>
        <w:t xml:space="preserve">d for </w:t>
      </w:r>
      <w:ins w:id="104" w:author="Jack Plummer" w:date="2022-08-18T15:00:00Z">
        <w:r w:rsidR="009F7A91">
          <w:rPr>
            <w:rFonts w:ascii="Georgia" w:hAnsi="Georgia"/>
          </w:rPr>
          <w:t xml:space="preserve">its </w:t>
        </w:r>
      </w:ins>
      <w:r>
        <w:rPr>
          <w:rFonts w:ascii="Georgia" w:hAnsi="Georgia"/>
        </w:rPr>
        <w:t>valuable timber</w:t>
      </w:r>
      <w:r>
        <w:rPr>
          <w:rFonts w:ascii="Georgia" w:hAnsi="Georgia"/>
        </w:rPr>
        <w:t xml:space="preserve"> and</w:t>
      </w:r>
      <w:ins w:id="105" w:author="Jack Plummer" w:date="2022-08-18T15:00:00Z">
        <w:r w:rsidR="009F7A91">
          <w:rPr>
            <w:rFonts w:ascii="Georgia" w:hAnsi="Georgia"/>
          </w:rPr>
          <w:t xml:space="preserve"> </w:t>
        </w:r>
      </w:ins>
      <w:ins w:id="106" w:author="Jack Plummer" w:date="2022-08-18T15:03:00Z">
        <w:r w:rsidR="009F7A91">
          <w:rPr>
            <w:rFonts w:ascii="Georgia" w:hAnsi="Georgia"/>
          </w:rPr>
          <w:t xml:space="preserve">fuelwood, and </w:t>
        </w:r>
      </w:ins>
      <w:ins w:id="107" w:author="Jack Plummer" w:date="2022-08-18T15:00:00Z">
        <w:r w:rsidR="009F7A91">
          <w:rPr>
            <w:rFonts w:ascii="Georgia" w:hAnsi="Georgia"/>
          </w:rPr>
          <w:t>use in</w:t>
        </w:r>
      </w:ins>
      <w:r>
        <w:rPr>
          <w:rFonts w:ascii="Georgia" w:hAnsi="Georgia"/>
        </w:rPr>
        <w:t xml:space="preserve"> medicine, but the extent of this harvesting and its impact on the population of the species is currently unknown. </w:t>
      </w:r>
      <w:commentRangeEnd w:id="103"/>
      <w:r w:rsidR="009F7A91">
        <w:rPr>
          <w:rStyle w:val="CommentReference"/>
        </w:rPr>
        <w:commentReference w:id="103"/>
      </w:r>
      <w:del w:id="108" w:author="Jack Plummer" w:date="2022-08-18T15:03:00Z">
        <w:r w:rsidDel="009F7A91">
          <w:rPr>
            <w:rFonts w:ascii="Georgia" w:hAnsi="Georgia"/>
          </w:rPr>
          <w:delText xml:space="preserve">However, </w:delText>
        </w:r>
      </w:del>
      <w:ins w:id="109" w:author="Jack Plummer" w:date="2022-08-18T15:03:00Z">
        <w:r w:rsidR="009F7A91">
          <w:rPr>
            <w:rFonts w:ascii="Georgia" w:hAnsi="Georgia"/>
          </w:rPr>
          <w:t>F</w:t>
        </w:r>
        <w:r w:rsidR="009F7A91">
          <w:rPr>
            <w:rFonts w:ascii="Georgia" w:hAnsi="Georgia"/>
          </w:rPr>
          <w:t xml:space="preserve">elling of trees for this purpose may be a threat to subpopulations in some parts of its range, though </w:t>
        </w:r>
      </w:ins>
      <w:ins w:id="110" w:author="Jack Plummer" w:date="2022-08-18T15:04:00Z">
        <w:r w:rsidR="009F7A91">
          <w:rPr>
            <w:rFonts w:ascii="Georgia" w:hAnsi="Georgia"/>
          </w:rPr>
          <w:t>its</w:t>
        </w:r>
      </w:ins>
      <w:ins w:id="111" w:author="Jack Plummer" w:date="2022-08-18T15:03:00Z">
        <w:r w:rsidR="009F7A91">
          <w:rPr>
            <w:rFonts w:ascii="Georgia" w:hAnsi="Georgia"/>
          </w:rPr>
          <w:t xml:space="preserve"> harvesting is likely to be on a local scale only</w:t>
        </w:r>
      </w:ins>
      <w:ins w:id="112" w:author="Jack Plummer" w:date="2022-08-18T15:04:00Z">
        <w:r w:rsidR="009F7A91">
          <w:rPr>
            <w:rFonts w:ascii="Georgia" w:hAnsi="Georgia"/>
          </w:rPr>
          <w:t>.</w:t>
        </w:r>
      </w:ins>
      <w:del w:id="113" w:author="Jack Plummer" w:date="2022-08-18T15:04:00Z">
        <w:r w:rsidDel="009F7A91">
          <w:rPr>
            <w:rFonts w:ascii="Georgia" w:hAnsi="Georgia"/>
          </w:rPr>
          <w:delText xml:space="preserve">it is likely to only be harvested </w:delText>
        </w:r>
      </w:del>
      <w:del w:id="114" w:author="Jack Plummer" w:date="2022-08-18T15:02:00Z">
        <w:r w:rsidDel="009F7A91">
          <w:rPr>
            <w:rFonts w:ascii="Georgia" w:hAnsi="Georgia"/>
          </w:rPr>
          <w:delText xml:space="preserve">in </w:delText>
        </w:r>
      </w:del>
      <w:del w:id="115" w:author="Jack Plummer" w:date="2022-08-18T15:04:00Z">
        <w:r w:rsidDel="009F7A91">
          <w:rPr>
            <w:rFonts w:ascii="Georgia" w:hAnsi="Georgia"/>
          </w:rPr>
          <w:delText>minimal. It is also known to be used to produce good quality charcoal,</w:delText>
        </w:r>
        <w:r w:rsidDel="009F7A91">
          <w:rPr>
            <w:rFonts w:ascii="Georgia" w:hAnsi="Georgia"/>
          </w:rPr>
          <w:delText xml:space="preserve"> house-building, furniture (Grierson and Long 1991 &amp; Kundu et al., 2012), and</w:delText>
        </w:r>
      </w:del>
      <w:r>
        <w:rPr>
          <w:rFonts w:ascii="Georgia" w:hAnsi="Georgia"/>
        </w:rPr>
        <w:t xml:space="preserve"> </w:t>
      </w:r>
      <w:del w:id="116" w:author="Jack Plummer" w:date="2022-08-18T15:03:00Z">
        <w:r w:rsidDel="009F7A91">
          <w:rPr>
            <w:rFonts w:ascii="Georgia" w:hAnsi="Georgia"/>
          </w:rPr>
          <w:delText xml:space="preserve">felling of trees for this purpose may be a threat to sub-populations in some parts of its range, though again this harvesting is likely to be on a local scale only. </w:delText>
        </w:r>
      </w:del>
      <w:r>
        <w:rPr>
          <w:rFonts w:ascii="Georgia" w:hAnsi="Georgia"/>
        </w:rPr>
        <w:t xml:space="preserve">Habitat loss </w:t>
      </w:r>
      <w:r>
        <w:rPr>
          <w:rFonts w:ascii="Georgia" w:hAnsi="Georgia"/>
        </w:rPr>
        <w:t>is likely to be the greatest threat to this specie</w:t>
      </w:r>
      <w:r>
        <w:rPr>
          <w:rFonts w:ascii="Georgia" w:hAnsi="Georgia"/>
        </w:rPr>
        <w:t>s</w:t>
      </w:r>
      <w:ins w:id="117" w:author="Jack Plummer" w:date="2022-08-18T15:04:00Z">
        <w:r w:rsidR="009F7A91">
          <w:rPr>
            <w:rFonts w:ascii="Georgia" w:hAnsi="Georgia"/>
          </w:rPr>
          <w:t xml:space="preserve"> </w:t>
        </w:r>
      </w:ins>
      <w:del w:id="118" w:author="Jack Plummer" w:date="2022-08-18T15:04:00Z">
        <w:r w:rsidDel="009F7A91">
          <w:rPr>
            <w:rFonts w:ascii="Georgia" w:hAnsi="Georgia"/>
          </w:rPr>
          <w:delText xml:space="preserve">.  </w:delText>
        </w:r>
      </w:del>
      <w:r>
        <w:rPr>
          <w:rFonts w:ascii="Georgia" w:hAnsi="Georgia"/>
        </w:rPr>
        <w:t>(Grierson and Long 1991</w:t>
      </w:r>
      <w:ins w:id="119" w:author="Jack Plummer" w:date="2022-08-18T15:04:00Z">
        <w:r>
          <w:rPr>
            <w:rFonts w:ascii="Georgia" w:hAnsi="Georgia"/>
          </w:rPr>
          <w:t>,</w:t>
        </w:r>
      </w:ins>
      <w:del w:id="120" w:author="Jack Plummer" w:date="2022-08-18T15:04:00Z">
        <w:r w:rsidDel="00A74CCC">
          <w:rPr>
            <w:rFonts w:ascii="Georgia" w:hAnsi="Georgia"/>
          </w:rPr>
          <w:delText xml:space="preserve"> &amp;</w:delText>
        </w:r>
      </w:del>
      <w:r>
        <w:rPr>
          <w:rFonts w:ascii="Georgia" w:hAnsi="Georgia"/>
        </w:rPr>
        <w:t xml:space="preserve"> Kundu </w:t>
      </w:r>
      <w:r w:rsidRPr="00A74CCC">
        <w:rPr>
          <w:rFonts w:ascii="Georgia" w:hAnsi="Georgia"/>
          <w:i/>
          <w:iCs/>
          <w:rPrChange w:id="121" w:author="Jack Plummer" w:date="2022-08-18T15:04:00Z">
            <w:rPr>
              <w:rFonts w:ascii="Georgia" w:hAnsi="Georgia"/>
            </w:rPr>
          </w:rPrChange>
        </w:rPr>
        <w:t>et al.</w:t>
      </w:r>
      <w:del w:id="122" w:author="Jack Plummer" w:date="2022-08-18T15:04:00Z">
        <w:r w:rsidRPr="00A74CCC" w:rsidDel="00A74CCC">
          <w:rPr>
            <w:rFonts w:ascii="Georgia" w:hAnsi="Georgia"/>
            <w:i/>
            <w:iCs/>
            <w:rPrChange w:id="123" w:author="Jack Plummer" w:date="2022-08-18T15:04:00Z">
              <w:rPr>
                <w:rFonts w:ascii="Georgia" w:hAnsi="Georgia"/>
              </w:rPr>
            </w:rPrChange>
          </w:rPr>
          <w:delText>,</w:delText>
        </w:r>
      </w:del>
      <w:r>
        <w:rPr>
          <w:rFonts w:ascii="Georgia" w:hAnsi="Georgia"/>
        </w:rPr>
        <w:t xml:space="preserve"> </w:t>
      </w:r>
      <w:commentRangeStart w:id="124"/>
      <w:r>
        <w:rPr>
          <w:rFonts w:ascii="Georgia" w:hAnsi="Georgia"/>
        </w:rPr>
        <w:t>2012</w:t>
      </w:r>
      <w:commentRangeEnd w:id="124"/>
      <w:r>
        <w:rPr>
          <w:rStyle w:val="CommentReference"/>
        </w:rPr>
        <w:commentReference w:id="124"/>
      </w:r>
      <w:r>
        <w:rPr>
          <w:rFonts w:ascii="Georgia" w:hAnsi="Georgia"/>
        </w:rPr>
        <w:t>).</w:t>
      </w:r>
      <w:ins w:id="125" w:author="Jack Plummer" w:date="2022-08-18T15:05:00Z">
        <w:r>
          <w:rPr>
            <w:rFonts w:ascii="Georgia" w:hAnsi="Georgia"/>
          </w:rPr>
          <w:t xml:space="preserve"> </w:t>
        </w:r>
      </w:ins>
      <w:del w:id="126" w:author="Jack Plummer" w:date="2022-08-18T15:05:00Z">
        <w:r w:rsidDel="00A74CCC">
          <w:rPr>
            <w:rFonts w:ascii="Georgia" w:hAnsi="Georgia"/>
          </w:rPr>
          <w:delText xml:space="preserve"> </w:delText>
        </w:r>
        <w:r w:rsidDel="00A74CCC">
          <w:rPr>
            <w:rFonts w:ascii="Georgia" w:hAnsi="Georgia"/>
          </w:rPr>
          <w:delText xml:space="preserve">Bleached pulp is suitable for the production of wrapping, writing and printing papers. The bark is a cardiac stimulant, mild diuretic and used in medicine </w:delText>
        </w:r>
        <w:r w:rsidDel="00A74CCC">
          <w:rPr>
            <w:rFonts w:ascii="Georgia" w:hAnsi="Georgia"/>
          </w:rPr>
          <w:delText>(Marzouk et al., 2002).</w:delText>
        </w:r>
      </w:del>
    </w:p>
    <w:p w14:paraId="54B3838C" w14:textId="77777777" w:rsidR="00000000" w:rsidRDefault="00A74CCC">
      <w:pPr>
        <w:pStyle w:val="Heading2"/>
        <w:divId w:val="1319309097"/>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450"/>
        <w:gridCol w:w="740"/>
        <w:gridCol w:w="842"/>
        <w:gridCol w:w="842"/>
        <w:gridCol w:w="1136"/>
      </w:tblGrid>
      <w:tr w:rsidR="00000000" w14:paraId="3F90FB27" w14:textId="77777777">
        <w:trPr>
          <w:divId w:val="1319309097"/>
          <w:tblCellSpacing w:w="15" w:type="dxa"/>
        </w:trPr>
        <w:tc>
          <w:tcPr>
            <w:tcW w:w="0" w:type="auto"/>
            <w:tcBorders>
              <w:bottom w:val="single" w:sz="6" w:space="0" w:color="000000"/>
            </w:tcBorders>
            <w:shd w:val="clear" w:color="auto" w:fill="BBBBBB"/>
            <w:vAlign w:val="center"/>
            <w:hideMark/>
          </w:tcPr>
          <w:p w14:paraId="05CA6436"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407310A2"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1951E65A"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75FED9D1"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4CF71FEF"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0000" w14:paraId="1E005999" w14:textId="77777777">
        <w:trPr>
          <w:divId w:val="1319309097"/>
          <w:tblCellSpacing w:w="15" w:type="dxa"/>
        </w:trPr>
        <w:tc>
          <w:tcPr>
            <w:tcW w:w="0" w:type="auto"/>
            <w:vAlign w:val="center"/>
            <w:hideMark/>
          </w:tcPr>
          <w:p w14:paraId="37FFCD27" w14:textId="77777777" w:rsidR="00000000" w:rsidRDefault="00A74CCC">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6B6E1DAB" w14:textId="77777777" w:rsidR="00000000" w:rsidRDefault="00A74CCC">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A75146A" w14:textId="77777777" w:rsidR="00000000" w:rsidRDefault="00A74CCC">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789D2AE7" w14:textId="77777777" w:rsidR="00000000" w:rsidRDefault="00A74CCC">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083DE9F" w14:textId="77777777" w:rsidR="00000000" w:rsidRDefault="00A74CCC">
            <w:pPr>
              <w:spacing w:after="75"/>
              <w:rPr>
                <w:rFonts w:ascii="Georgia" w:eastAsia="Times New Roman" w:hAnsi="Georgia"/>
                <w:sz w:val="18"/>
                <w:szCs w:val="18"/>
              </w:rPr>
            </w:pPr>
            <w:r>
              <w:rPr>
                <w:rFonts w:ascii="Georgia" w:eastAsia="Times New Roman" w:hAnsi="Georgia"/>
                <w:sz w:val="18"/>
                <w:szCs w:val="18"/>
              </w:rPr>
              <w:t>Unknown</w:t>
            </w:r>
          </w:p>
        </w:tc>
      </w:tr>
      <w:tr w:rsidR="00000000" w14:paraId="7B465EA4" w14:textId="77777777">
        <w:trPr>
          <w:divId w:val="1319309097"/>
          <w:tblCellSpacing w:w="15" w:type="dxa"/>
        </w:trPr>
        <w:tc>
          <w:tcPr>
            <w:tcW w:w="0" w:type="auto"/>
            <w:vAlign w:val="center"/>
            <w:hideMark/>
          </w:tcPr>
          <w:p w14:paraId="0E7A0246" w14:textId="77777777" w:rsidR="00000000" w:rsidRDefault="00A74CCC">
            <w:pPr>
              <w:spacing w:after="75"/>
              <w:rPr>
                <w:rFonts w:ascii="Georgia" w:eastAsia="Times New Roman" w:hAnsi="Georgia"/>
                <w:sz w:val="18"/>
                <w:szCs w:val="18"/>
              </w:rPr>
            </w:pPr>
            <w:r>
              <w:rPr>
                <w:rFonts w:ascii="Georgia" w:eastAsia="Times New Roman" w:hAnsi="Georgia"/>
                <w:sz w:val="18"/>
                <w:szCs w:val="18"/>
              </w:rPr>
              <w:t>2.3.4. Agriculture &amp; aquaculture -&gt; Livestock farming &amp; ran</w:t>
            </w:r>
            <w:r>
              <w:rPr>
                <w:rFonts w:ascii="Georgia" w:eastAsia="Times New Roman" w:hAnsi="Georgia"/>
                <w:sz w:val="18"/>
                <w:szCs w:val="18"/>
              </w:rPr>
              <w:t>ching -&gt; Scale Unknown/Unrecorded</w:t>
            </w:r>
          </w:p>
        </w:tc>
        <w:tc>
          <w:tcPr>
            <w:tcW w:w="0" w:type="auto"/>
            <w:vAlign w:val="center"/>
            <w:hideMark/>
          </w:tcPr>
          <w:p w14:paraId="79B5FA0A" w14:textId="77777777" w:rsidR="00000000" w:rsidRDefault="00A74CCC">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55463DD4" w14:textId="77777777" w:rsidR="00000000" w:rsidRDefault="00A74CCC">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2BED2F3" w14:textId="77777777" w:rsidR="00000000" w:rsidRDefault="00A74CCC">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DAF5B16" w14:textId="77777777" w:rsidR="00000000" w:rsidRDefault="00A74CCC">
            <w:pPr>
              <w:spacing w:after="75"/>
              <w:rPr>
                <w:rFonts w:ascii="Georgia" w:eastAsia="Times New Roman" w:hAnsi="Georgia"/>
                <w:sz w:val="18"/>
                <w:szCs w:val="18"/>
              </w:rPr>
            </w:pPr>
            <w:r>
              <w:rPr>
                <w:rFonts w:ascii="Georgia" w:eastAsia="Times New Roman" w:hAnsi="Georgia"/>
                <w:sz w:val="18"/>
                <w:szCs w:val="18"/>
              </w:rPr>
              <w:t>Unknown</w:t>
            </w:r>
          </w:p>
        </w:tc>
      </w:tr>
      <w:tr w:rsidR="00000000" w14:paraId="0FC22AE2" w14:textId="77777777">
        <w:trPr>
          <w:divId w:val="1319309097"/>
          <w:tblCellSpacing w:w="15" w:type="dxa"/>
        </w:trPr>
        <w:tc>
          <w:tcPr>
            <w:tcW w:w="0" w:type="auto"/>
            <w:vAlign w:val="center"/>
            <w:hideMark/>
          </w:tcPr>
          <w:p w14:paraId="55A9AFE4" w14:textId="77777777" w:rsidR="00000000" w:rsidRDefault="00A74CCC">
            <w:pPr>
              <w:spacing w:after="75"/>
              <w:rPr>
                <w:rFonts w:ascii="Georgia" w:eastAsia="Times New Roman" w:hAnsi="Georgia"/>
                <w:sz w:val="18"/>
                <w:szCs w:val="18"/>
              </w:rPr>
            </w:pPr>
            <w:r>
              <w:rPr>
                <w:rFonts w:ascii="Georgia" w:eastAsia="Times New Roman" w:hAnsi="Georgia"/>
                <w:sz w:val="18"/>
                <w:szCs w:val="18"/>
              </w:rPr>
              <w:t>4.1. Transportation &amp; service corridors -&gt; Roads &amp; railroads</w:t>
            </w:r>
          </w:p>
        </w:tc>
        <w:tc>
          <w:tcPr>
            <w:tcW w:w="0" w:type="auto"/>
            <w:vAlign w:val="center"/>
            <w:hideMark/>
          </w:tcPr>
          <w:p w14:paraId="69CD9079" w14:textId="77777777" w:rsidR="00000000" w:rsidRDefault="00A74CCC">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E2C5936" w14:textId="77777777" w:rsidR="00000000" w:rsidRDefault="00A74CCC">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6672BA1" w14:textId="77777777" w:rsidR="00000000" w:rsidRDefault="00A74CCC">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F01B679" w14:textId="77777777" w:rsidR="00000000" w:rsidRDefault="00A74CCC">
            <w:pPr>
              <w:spacing w:after="75"/>
              <w:rPr>
                <w:rFonts w:ascii="Georgia" w:eastAsia="Times New Roman" w:hAnsi="Georgia"/>
                <w:sz w:val="18"/>
                <w:szCs w:val="18"/>
              </w:rPr>
            </w:pPr>
            <w:r>
              <w:rPr>
                <w:rFonts w:ascii="Georgia" w:eastAsia="Times New Roman" w:hAnsi="Georgia"/>
                <w:sz w:val="18"/>
                <w:szCs w:val="18"/>
              </w:rPr>
              <w:t>Unknown</w:t>
            </w:r>
          </w:p>
        </w:tc>
      </w:tr>
      <w:tr w:rsidR="00000000" w14:paraId="00347063" w14:textId="77777777">
        <w:trPr>
          <w:divId w:val="1319309097"/>
          <w:tblCellSpacing w:w="15" w:type="dxa"/>
        </w:trPr>
        <w:tc>
          <w:tcPr>
            <w:tcW w:w="0" w:type="auto"/>
            <w:vAlign w:val="center"/>
            <w:hideMark/>
          </w:tcPr>
          <w:p w14:paraId="26F3DB4C" w14:textId="77777777" w:rsidR="00000000" w:rsidRDefault="00A74CCC">
            <w:pPr>
              <w:spacing w:after="75"/>
              <w:rPr>
                <w:rFonts w:ascii="Georgia" w:eastAsia="Times New Roman" w:hAnsi="Georgia"/>
                <w:sz w:val="18"/>
                <w:szCs w:val="18"/>
              </w:rPr>
            </w:pPr>
            <w:r>
              <w:rPr>
                <w:rFonts w:ascii="Georgia" w:eastAsia="Times New Roman" w:hAnsi="Georgia"/>
                <w:sz w:val="18"/>
                <w:szCs w:val="18"/>
              </w:rPr>
              <w:t>5.2.4. Biological resource use -</w:t>
            </w:r>
            <w:r>
              <w:rPr>
                <w:rFonts w:ascii="Georgia" w:eastAsia="Times New Roman" w:hAnsi="Georgia"/>
                <w:sz w:val="18"/>
                <w:szCs w:val="18"/>
              </w:rPr>
              <w:t>&gt; Gathering terrestrial plants -&gt; Motivation Unknown/Unrecorded</w:t>
            </w:r>
          </w:p>
        </w:tc>
        <w:tc>
          <w:tcPr>
            <w:tcW w:w="0" w:type="auto"/>
            <w:vAlign w:val="center"/>
            <w:hideMark/>
          </w:tcPr>
          <w:p w14:paraId="7430B91D" w14:textId="77777777" w:rsidR="00000000" w:rsidRDefault="00A74CCC">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C3A8AD2"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CEC4260" w14:textId="77777777" w:rsidR="00000000" w:rsidRDefault="00A74CCC">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EBB3D88" w14:textId="77777777" w:rsidR="00000000" w:rsidRDefault="00A74CCC">
            <w:pPr>
              <w:spacing w:after="75"/>
              <w:rPr>
                <w:rFonts w:ascii="Georgia" w:eastAsia="Times New Roman" w:hAnsi="Georgia"/>
                <w:sz w:val="18"/>
                <w:szCs w:val="18"/>
              </w:rPr>
            </w:pPr>
            <w:r>
              <w:rPr>
                <w:rFonts w:ascii="Georgia" w:eastAsia="Times New Roman" w:hAnsi="Georgia"/>
                <w:sz w:val="18"/>
                <w:szCs w:val="18"/>
              </w:rPr>
              <w:t>Unknown</w:t>
            </w:r>
          </w:p>
        </w:tc>
      </w:tr>
      <w:tr w:rsidR="00000000" w14:paraId="59125C50" w14:textId="77777777">
        <w:trPr>
          <w:divId w:val="1319309097"/>
          <w:tblCellSpacing w:w="15" w:type="dxa"/>
        </w:trPr>
        <w:tc>
          <w:tcPr>
            <w:tcW w:w="0" w:type="auto"/>
            <w:vAlign w:val="center"/>
            <w:hideMark/>
          </w:tcPr>
          <w:p w14:paraId="76C8419B" w14:textId="77777777" w:rsidR="00000000" w:rsidRDefault="00A74CCC">
            <w:pPr>
              <w:spacing w:after="75"/>
              <w:rPr>
                <w:rFonts w:ascii="Georgia" w:eastAsia="Times New Roman" w:hAnsi="Georgia"/>
                <w:sz w:val="18"/>
                <w:szCs w:val="18"/>
              </w:rPr>
            </w:pPr>
            <w:r>
              <w:rPr>
                <w:rFonts w:ascii="Georgia" w:eastAsia="Times New Roman" w:hAnsi="Georgia"/>
                <w:sz w:val="18"/>
                <w:szCs w:val="18"/>
              </w:rPr>
              <w:lastRenderedPageBreak/>
              <w:t>7.2.11. Natural system modifications -&gt; Dams &amp; water management/use -&gt; Dams (size unknown)</w:t>
            </w:r>
          </w:p>
        </w:tc>
        <w:tc>
          <w:tcPr>
            <w:tcW w:w="0" w:type="auto"/>
            <w:vAlign w:val="center"/>
            <w:hideMark/>
          </w:tcPr>
          <w:p w14:paraId="7B89C7A0" w14:textId="77777777" w:rsidR="00000000" w:rsidRDefault="00A74CCC">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6FBC3823" w14:textId="77777777" w:rsidR="00000000" w:rsidRDefault="00A74CCC">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2C29007" w14:textId="77777777" w:rsidR="00000000" w:rsidRDefault="00A74CCC">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D1C1305" w14:textId="77777777" w:rsidR="00000000" w:rsidRDefault="00A74CCC">
            <w:pPr>
              <w:spacing w:after="75"/>
              <w:rPr>
                <w:rFonts w:ascii="Georgia" w:eastAsia="Times New Roman" w:hAnsi="Georgia"/>
                <w:sz w:val="18"/>
                <w:szCs w:val="18"/>
              </w:rPr>
            </w:pPr>
            <w:r>
              <w:rPr>
                <w:rFonts w:ascii="Georgia" w:eastAsia="Times New Roman" w:hAnsi="Georgia"/>
                <w:sz w:val="18"/>
                <w:szCs w:val="18"/>
              </w:rPr>
              <w:t>Unknown</w:t>
            </w:r>
          </w:p>
        </w:tc>
      </w:tr>
    </w:tbl>
    <w:p w14:paraId="306C5D6D" w14:textId="77777777" w:rsidR="00000000" w:rsidRDefault="00A74CCC">
      <w:pPr>
        <w:pStyle w:val="Heading1"/>
        <w:divId w:val="30958125"/>
        <w:rPr>
          <w:rFonts w:ascii="Georgia" w:eastAsia="Times New Roman" w:hAnsi="Georgia"/>
          <w:sz w:val="29"/>
          <w:szCs w:val="29"/>
        </w:rPr>
      </w:pPr>
      <w:r>
        <w:rPr>
          <w:rFonts w:ascii="Georgia" w:eastAsia="Times New Roman" w:hAnsi="Georgia"/>
          <w:sz w:val="29"/>
          <w:szCs w:val="29"/>
        </w:rPr>
        <w:t>Conservation</w:t>
      </w:r>
    </w:p>
    <w:p w14:paraId="4848FBCF" w14:textId="76C0AB0B" w:rsidR="00000000" w:rsidRDefault="00A74CCC">
      <w:pPr>
        <w:pStyle w:val="NormalWeb"/>
        <w:divId w:val="30958125"/>
        <w:rPr>
          <w:rFonts w:ascii="Georgia" w:hAnsi="Georgia"/>
        </w:rPr>
      </w:pPr>
      <w:r>
        <w:rPr>
          <w:rFonts w:ascii="Georgia" w:hAnsi="Georgia"/>
        </w:rPr>
        <w:t xml:space="preserve">Based on herbarium specimen </w:t>
      </w:r>
      <w:r>
        <w:rPr>
          <w:rFonts w:ascii="Georgia" w:hAnsi="Georgia"/>
        </w:rPr>
        <w:t>records and observations, this species has been recorded from</w:t>
      </w:r>
      <w:ins w:id="127" w:author="Jack Plummer" w:date="2022-08-18T15:06:00Z">
        <w:r>
          <w:rPr>
            <w:rFonts w:ascii="Georgia" w:hAnsi="Georgia"/>
          </w:rPr>
          <w:t>:</w:t>
        </w:r>
      </w:ins>
      <w:r>
        <w:rPr>
          <w:rFonts w:ascii="Georgia" w:hAnsi="Georgia"/>
        </w:rPr>
        <w:t xml:space="preserve"> Chitwan National Park in Nepal</w:t>
      </w:r>
      <w:ins w:id="128" w:author="Jack Plummer" w:date="2022-08-18T15:06:00Z">
        <w:r>
          <w:rPr>
            <w:rFonts w:ascii="Georgia" w:hAnsi="Georgia"/>
          </w:rPr>
          <w:t>;</w:t>
        </w:r>
      </w:ins>
      <w:del w:id="129" w:author="Jack Plummer" w:date="2022-08-18T15:06:00Z">
        <w:r w:rsidDel="00A74CCC">
          <w:rPr>
            <w:rFonts w:ascii="Georgia" w:hAnsi="Georgia"/>
          </w:rPr>
          <w:delText>;</w:delText>
        </w:r>
      </w:del>
      <w:r>
        <w:rPr>
          <w:rFonts w:ascii="Georgia" w:hAnsi="Georgia"/>
        </w:rPr>
        <w:t xml:space="preserve"> Doi Suthep-</w:t>
      </w:r>
      <w:proofErr w:type="spellStart"/>
      <w:r>
        <w:rPr>
          <w:rFonts w:ascii="Georgia" w:hAnsi="Georgia"/>
        </w:rPr>
        <w:t>Pui</w:t>
      </w:r>
      <w:proofErr w:type="spellEnd"/>
      <w:r>
        <w:rPr>
          <w:rFonts w:ascii="Georgia" w:hAnsi="Georgia"/>
        </w:rPr>
        <w:t xml:space="preserve"> National Park, </w:t>
      </w:r>
      <w:proofErr w:type="spellStart"/>
      <w:r>
        <w:rPr>
          <w:rFonts w:ascii="Georgia" w:hAnsi="Georgia"/>
        </w:rPr>
        <w:t>Thungyai</w:t>
      </w:r>
      <w:proofErr w:type="spellEnd"/>
      <w:r>
        <w:rPr>
          <w:rFonts w:ascii="Georgia" w:hAnsi="Georgia"/>
        </w:rPr>
        <w:t xml:space="preserve"> Naresuan Wildlife Sanctuary</w:t>
      </w:r>
      <w:ins w:id="130" w:author="Jack Plummer" w:date="2022-08-18T15:06:00Z">
        <w:r>
          <w:rPr>
            <w:rFonts w:ascii="Georgia" w:hAnsi="Georgia"/>
          </w:rPr>
          <w:t>, and</w:t>
        </w:r>
      </w:ins>
      <w:del w:id="131" w:author="Jack Plummer" w:date="2022-08-18T15:06:00Z">
        <w:r w:rsidDel="00A74CCC">
          <w:rPr>
            <w:rFonts w:ascii="Georgia" w:hAnsi="Georgia"/>
          </w:rPr>
          <w:delText>,</w:delText>
        </w:r>
      </w:del>
      <w:r>
        <w:rPr>
          <w:rFonts w:ascii="Georgia" w:hAnsi="Georgia"/>
        </w:rPr>
        <w:t xml:space="preserve"> Khao </w:t>
      </w:r>
      <w:proofErr w:type="spellStart"/>
      <w:r>
        <w:rPr>
          <w:rFonts w:ascii="Georgia" w:hAnsi="Georgia"/>
        </w:rPr>
        <w:t>Yai</w:t>
      </w:r>
      <w:proofErr w:type="spellEnd"/>
      <w:r>
        <w:rPr>
          <w:rFonts w:ascii="Georgia" w:hAnsi="Georgia"/>
        </w:rPr>
        <w:t xml:space="preserve"> National Park in </w:t>
      </w:r>
      <w:proofErr w:type="spellStart"/>
      <w:r>
        <w:rPr>
          <w:rFonts w:ascii="Georgia" w:hAnsi="Georgia"/>
        </w:rPr>
        <w:t>Thiland</w:t>
      </w:r>
      <w:proofErr w:type="spellEnd"/>
      <w:r>
        <w:rPr>
          <w:rFonts w:ascii="Georgia" w:hAnsi="Georgia"/>
        </w:rPr>
        <w:t>; Cuc Phuong National Park in Viet Nam</w:t>
      </w:r>
      <w:ins w:id="132" w:author="Jack Plummer" w:date="2022-08-18T15:06:00Z">
        <w:r>
          <w:rPr>
            <w:rFonts w:ascii="Georgia" w:hAnsi="Georgia"/>
          </w:rPr>
          <w:t>, and</w:t>
        </w:r>
      </w:ins>
      <w:del w:id="133" w:author="Jack Plummer" w:date="2022-08-18T15:06:00Z">
        <w:r w:rsidDel="00A74CCC">
          <w:rPr>
            <w:rFonts w:ascii="Georgia" w:hAnsi="Georgia"/>
          </w:rPr>
          <w:delText>;</w:delText>
        </w:r>
      </w:del>
      <w:r>
        <w:rPr>
          <w:rFonts w:ascii="Georgia" w:hAnsi="Georgia"/>
        </w:rPr>
        <w:t xml:space="preserve"> Royal Manas National </w:t>
      </w:r>
      <w:r>
        <w:rPr>
          <w:rFonts w:ascii="Georgia" w:hAnsi="Georgia"/>
        </w:rPr>
        <w:t xml:space="preserve">Park, </w:t>
      </w:r>
      <w:proofErr w:type="spellStart"/>
      <w:r>
        <w:rPr>
          <w:rFonts w:ascii="Georgia" w:hAnsi="Georgia"/>
        </w:rPr>
        <w:t>Phibsoo</w:t>
      </w:r>
      <w:proofErr w:type="spellEnd"/>
      <w:r>
        <w:rPr>
          <w:rFonts w:ascii="Georgia" w:hAnsi="Georgia"/>
        </w:rPr>
        <w:t xml:space="preserve"> Wildlife Sanctuary</w:t>
      </w:r>
      <w:del w:id="134" w:author="Jack Plummer" w:date="2022-08-18T15:06:00Z">
        <w:r w:rsidDel="00A74CCC">
          <w:rPr>
            <w:rFonts w:ascii="Georgia" w:hAnsi="Georgia"/>
          </w:rPr>
          <w:delText xml:space="preserve"> </w:delText>
        </w:r>
      </w:del>
      <w:r>
        <w:rPr>
          <w:rFonts w:ascii="Georgia" w:hAnsi="Georgia"/>
        </w:rPr>
        <w:t xml:space="preserve">, Jigme </w:t>
      </w:r>
      <w:proofErr w:type="spellStart"/>
      <w:r>
        <w:rPr>
          <w:rFonts w:ascii="Georgia" w:hAnsi="Georgia"/>
        </w:rPr>
        <w:t>Khesar</w:t>
      </w:r>
      <w:proofErr w:type="spellEnd"/>
      <w:r>
        <w:rPr>
          <w:rFonts w:ascii="Georgia" w:hAnsi="Georgia"/>
        </w:rPr>
        <w:t xml:space="preserve"> Strict Nature Reserve</w:t>
      </w:r>
      <w:ins w:id="135" w:author="Jack Plummer" w:date="2022-08-18T15:06:00Z">
        <w:r>
          <w:rPr>
            <w:rFonts w:ascii="Georgia" w:hAnsi="Georgia"/>
          </w:rPr>
          <w:t>, and</w:t>
        </w:r>
      </w:ins>
      <w:del w:id="136" w:author="Jack Plummer" w:date="2022-08-18T15:06:00Z">
        <w:r w:rsidDel="00A74CCC">
          <w:rPr>
            <w:rFonts w:ascii="Georgia" w:hAnsi="Georgia"/>
          </w:rPr>
          <w:delText>,</w:delText>
        </w:r>
      </w:del>
      <w:r>
        <w:rPr>
          <w:rFonts w:ascii="Georgia" w:hAnsi="Georgia"/>
        </w:rPr>
        <w:t> </w:t>
      </w:r>
      <w:proofErr w:type="spellStart"/>
      <w:r>
        <w:rPr>
          <w:rFonts w:ascii="Georgia" w:hAnsi="Georgia"/>
        </w:rPr>
        <w:t>Jomotsangkha</w:t>
      </w:r>
      <w:proofErr w:type="spellEnd"/>
      <w:r>
        <w:rPr>
          <w:rFonts w:ascii="Georgia" w:hAnsi="Georgia"/>
        </w:rPr>
        <w:t xml:space="preserve"> Wildlife Sanctuary in Bhutan (UNEP-WCMC</w:t>
      </w:r>
      <w:ins w:id="137" w:author="Jack Plummer" w:date="2022-08-18T15:06:00Z">
        <w:r>
          <w:rPr>
            <w:rFonts w:ascii="Georgia" w:hAnsi="Georgia"/>
          </w:rPr>
          <w:t xml:space="preserve"> </w:t>
        </w:r>
      </w:ins>
      <w:del w:id="138" w:author="Jack Plummer" w:date="2022-08-18T15:06:00Z">
        <w:r w:rsidDel="00A74CCC">
          <w:rPr>
            <w:rFonts w:ascii="Georgia" w:hAnsi="Georgia"/>
          </w:rPr>
          <w:delText xml:space="preserve">, </w:delText>
        </w:r>
      </w:del>
      <w:del w:id="139" w:author="Jack Plummer" w:date="2022-08-18T15:07:00Z">
        <w:r w:rsidDel="00A74CCC">
          <w:rPr>
            <w:rFonts w:ascii="Georgia" w:hAnsi="Georgia"/>
          </w:rPr>
          <w:delText xml:space="preserve">BBSP </w:delText>
        </w:r>
      </w:del>
      <w:r>
        <w:rPr>
          <w:rFonts w:ascii="Georgia" w:hAnsi="Georgia"/>
        </w:rPr>
        <w:t>and IUCN 2022</w:t>
      </w:r>
      <w:ins w:id="140" w:author="Jack Plummer" w:date="2022-08-18T15:07:00Z">
        <w:r>
          <w:rPr>
            <w:rFonts w:ascii="Georgia" w:hAnsi="Georgia"/>
          </w:rPr>
          <w:t xml:space="preserve">, </w:t>
        </w:r>
        <w:r>
          <w:rPr>
            <w:rFonts w:ascii="Georgia" w:hAnsi="Georgia"/>
          </w:rPr>
          <w:t>BBSP</w:t>
        </w:r>
        <w:r>
          <w:rPr>
            <w:rFonts w:ascii="Georgia" w:hAnsi="Georgia"/>
          </w:rPr>
          <w:t xml:space="preserve"> 2022</w:t>
        </w:r>
      </w:ins>
      <w:r>
        <w:rPr>
          <w:rFonts w:ascii="Georgia" w:hAnsi="Georgia"/>
        </w:rPr>
        <w:t>). There are six </w:t>
      </w:r>
      <w:r w:rsidRPr="00A74CCC">
        <w:rPr>
          <w:rFonts w:ascii="Georgia" w:hAnsi="Georgia"/>
          <w:i/>
          <w:iCs/>
          <w:rPrChange w:id="141" w:author="Jack Plummer" w:date="2022-08-18T15:07:00Z">
            <w:rPr>
              <w:rFonts w:ascii="Georgia" w:hAnsi="Georgia"/>
            </w:rPr>
          </w:rPrChange>
        </w:rPr>
        <w:t>ex situ</w:t>
      </w:r>
      <w:r>
        <w:rPr>
          <w:rFonts w:ascii="Georgia" w:hAnsi="Georgia"/>
        </w:rPr>
        <w:t> collections in Chandigarh Botanical Garden &amp; Nature Park</w:t>
      </w:r>
      <w:ins w:id="142" w:author="Jack Plummer" w:date="2022-08-18T15:07:00Z">
        <w:r>
          <w:rPr>
            <w:rFonts w:ascii="Georgia" w:hAnsi="Georgia"/>
          </w:rPr>
          <w:t xml:space="preserve">, and there are at least nine sites of </w:t>
        </w:r>
        <w:r>
          <w:rPr>
            <w:rFonts w:ascii="Georgia" w:hAnsi="Georgia"/>
            <w:i/>
            <w:iCs/>
          </w:rPr>
          <w:t>ex situ</w:t>
        </w:r>
        <w:r>
          <w:rPr>
            <w:rFonts w:ascii="Georgia" w:hAnsi="Georgia"/>
          </w:rPr>
          <w:t xml:space="preserve"> </w:t>
        </w:r>
      </w:ins>
      <w:ins w:id="143" w:author="Jack Plummer" w:date="2022-08-18T15:08:00Z">
        <w:r>
          <w:rPr>
            <w:rFonts w:ascii="Georgia" w:hAnsi="Georgia"/>
          </w:rPr>
          <w:t>conservation worldwide</w:t>
        </w:r>
      </w:ins>
      <w:r>
        <w:rPr>
          <w:rFonts w:ascii="Georgia" w:hAnsi="Georgia"/>
        </w:rPr>
        <w:t> (BGCI 2022).</w:t>
      </w:r>
      <w:ins w:id="144" w:author="Jack Plummer" w:date="2022-08-18T13:41:00Z">
        <w:r w:rsidR="00F26E9B">
          <w:rPr>
            <w:rFonts w:ascii="Georgia" w:hAnsi="Georgia"/>
          </w:rPr>
          <w:t xml:space="preserve"> </w:t>
        </w:r>
      </w:ins>
      <w:moveToRangeStart w:id="145" w:author="Jack Plummer" w:date="2022-08-18T13:41:00Z" w:name="move111722491"/>
      <w:moveTo w:id="146" w:author="Jack Plummer" w:date="2022-08-18T13:41:00Z">
        <w:r w:rsidR="00F26E9B">
          <w:rPr>
            <w:rFonts w:ascii="Georgia" w:hAnsi="Georgia"/>
          </w:rPr>
          <w:t xml:space="preserve">This species was listed as </w:t>
        </w:r>
      </w:moveTo>
      <w:ins w:id="147" w:author="Jack Plummer" w:date="2022-08-18T15:07:00Z">
        <w:r>
          <w:rPr>
            <w:rFonts w:ascii="Georgia" w:hAnsi="Georgia"/>
          </w:rPr>
          <w:t>V</w:t>
        </w:r>
      </w:ins>
      <w:moveTo w:id="148" w:author="Jack Plummer" w:date="2022-08-18T13:41:00Z">
        <w:del w:id="149" w:author="Jack Plummer" w:date="2022-08-18T15:07:00Z">
          <w:r w:rsidR="00F26E9B" w:rsidDel="00A74CCC">
            <w:rPr>
              <w:rFonts w:ascii="Georgia" w:hAnsi="Georgia"/>
            </w:rPr>
            <w:delText>v</w:delText>
          </w:r>
        </w:del>
        <w:r w:rsidR="00F26E9B">
          <w:rPr>
            <w:rFonts w:ascii="Georgia" w:hAnsi="Georgia"/>
          </w:rPr>
          <w:t>ulnerable in China by Liu (</w:t>
        </w:r>
        <w:del w:id="150" w:author="Jack Plummer" w:date="2022-08-18T13:41:00Z">
          <w:r w:rsidR="00F26E9B" w:rsidDel="00F26E9B">
            <w:rPr>
              <w:rFonts w:ascii="Georgia" w:hAnsi="Georgia"/>
            </w:rPr>
            <w:delText xml:space="preserve">in </w:delText>
          </w:r>
        </w:del>
        <w:r w:rsidR="00F26E9B">
          <w:rPr>
            <w:rFonts w:ascii="Georgia" w:hAnsi="Georgia"/>
          </w:rPr>
          <w:t xml:space="preserve">Fu </w:t>
        </w:r>
      </w:moveTo>
      <w:ins w:id="151" w:author="Jack Plummer" w:date="2022-08-18T13:41:00Z">
        <w:r w:rsidR="00F26E9B">
          <w:rPr>
            <w:rFonts w:ascii="Georgia" w:hAnsi="Georgia"/>
          </w:rPr>
          <w:t>and</w:t>
        </w:r>
      </w:ins>
      <w:moveTo w:id="152" w:author="Jack Plummer" w:date="2022-08-18T13:41:00Z">
        <w:del w:id="153" w:author="Jack Plummer" w:date="2022-08-18T13:41:00Z">
          <w:r w:rsidR="00F26E9B" w:rsidDel="00F26E9B">
            <w:rPr>
              <w:rFonts w:ascii="Georgia" w:hAnsi="Georgia"/>
            </w:rPr>
            <w:delText>&amp;</w:delText>
          </w:r>
        </w:del>
        <w:r w:rsidR="00F26E9B">
          <w:rPr>
            <w:rFonts w:ascii="Georgia" w:hAnsi="Georgia"/>
          </w:rPr>
          <w:t xml:space="preserve"> </w:t>
        </w:r>
        <w:proofErr w:type="spellStart"/>
        <w:r w:rsidR="00F26E9B">
          <w:rPr>
            <w:rFonts w:ascii="Georgia" w:hAnsi="Georgia"/>
          </w:rPr>
          <w:t>Jin</w:t>
        </w:r>
      </w:moveTo>
      <w:proofErr w:type="spellEnd"/>
      <w:ins w:id="154" w:author="Jack Plummer" w:date="2022-08-18T13:41:00Z">
        <w:r w:rsidR="00F26E9B">
          <w:rPr>
            <w:rFonts w:ascii="Georgia" w:hAnsi="Georgia"/>
          </w:rPr>
          <w:t xml:space="preserve"> </w:t>
        </w:r>
      </w:ins>
      <w:moveTo w:id="155" w:author="Jack Plummer" w:date="2022-08-18T13:41:00Z">
        <w:del w:id="156" w:author="Jack Plummer" w:date="2022-08-18T13:41:00Z">
          <w:r w:rsidR="00F26E9B" w:rsidDel="00F26E9B">
            <w:rPr>
              <w:rFonts w:ascii="Georgia" w:hAnsi="Georgia"/>
            </w:rPr>
            <w:delText xml:space="preserve">, China Pl. Red Data Book 1: 226–227. </w:delText>
          </w:r>
        </w:del>
        <w:r w:rsidR="00F26E9B">
          <w:rPr>
            <w:rFonts w:ascii="Georgia" w:hAnsi="Georgia"/>
          </w:rPr>
          <w:t>1992).</w:t>
        </w:r>
      </w:moveTo>
      <w:moveToRangeEnd w:id="145"/>
    </w:p>
    <w:p w14:paraId="32F10C8A" w14:textId="77777777" w:rsidR="00000000" w:rsidRDefault="00A74CCC">
      <w:pPr>
        <w:pStyle w:val="Heading2"/>
        <w:divId w:val="30958125"/>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64"/>
        <w:gridCol w:w="530"/>
      </w:tblGrid>
      <w:tr w:rsidR="00000000" w14:paraId="70220DBD" w14:textId="77777777">
        <w:trPr>
          <w:divId w:val="30958125"/>
          <w:tblCellSpacing w:w="15" w:type="dxa"/>
        </w:trPr>
        <w:tc>
          <w:tcPr>
            <w:tcW w:w="0" w:type="auto"/>
            <w:tcBorders>
              <w:bottom w:val="single" w:sz="6" w:space="0" w:color="000000"/>
            </w:tcBorders>
            <w:shd w:val="clear" w:color="auto" w:fill="BBBBBB"/>
            <w:vAlign w:val="center"/>
            <w:hideMark/>
          </w:tcPr>
          <w:p w14:paraId="647AE9E4"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Action Recovery Plan</w:t>
            </w:r>
          </w:p>
        </w:tc>
        <w:tc>
          <w:tcPr>
            <w:tcW w:w="0" w:type="auto"/>
            <w:tcBorders>
              <w:bottom w:val="single" w:sz="6" w:space="0" w:color="000000"/>
            </w:tcBorders>
            <w:shd w:val="clear" w:color="auto" w:fill="BBBBBB"/>
            <w:vAlign w:val="center"/>
            <w:hideMark/>
          </w:tcPr>
          <w:p w14:paraId="5A6BAEE9"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265B6401" w14:textId="77777777">
        <w:trPr>
          <w:divId w:val="30958125"/>
          <w:tblCellSpacing w:w="15" w:type="dxa"/>
        </w:trPr>
        <w:tc>
          <w:tcPr>
            <w:tcW w:w="0" w:type="auto"/>
            <w:vAlign w:val="center"/>
            <w:hideMark/>
          </w:tcPr>
          <w:p w14:paraId="6575F77B" w14:textId="77777777" w:rsidR="00000000" w:rsidRDefault="00A74CCC">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79A41235"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r>
    </w:tbl>
    <w:p w14:paraId="1B1851CF" w14:textId="77777777" w:rsidR="00000000" w:rsidRDefault="00A74CCC">
      <w:pPr>
        <w:divId w:val="30958125"/>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43"/>
        <w:gridCol w:w="530"/>
      </w:tblGrid>
      <w:tr w:rsidR="00000000" w14:paraId="4CC17A20" w14:textId="77777777">
        <w:trPr>
          <w:divId w:val="30958125"/>
          <w:tblCellSpacing w:w="15" w:type="dxa"/>
        </w:trPr>
        <w:tc>
          <w:tcPr>
            <w:tcW w:w="0" w:type="auto"/>
            <w:tcBorders>
              <w:bottom w:val="single" w:sz="6" w:space="0" w:color="000000"/>
            </w:tcBorders>
            <w:shd w:val="clear" w:color="auto" w:fill="BBBBBB"/>
            <w:vAlign w:val="center"/>
            <w:hideMark/>
          </w:tcPr>
          <w:p w14:paraId="0F0724B4"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Systematic monitoring scheme</w:t>
            </w:r>
          </w:p>
        </w:tc>
        <w:tc>
          <w:tcPr>
            <w:tcW w:w="0" w:type="auto"/>
            <w:tcBorders>
              <w:bottom w:val="single" w:sz="6" w:space="0" w:color="000000"/>
            </w:tcBorders>
            <w:shd w:val="clear" w:color="auto" w:fill="BBBBBB"/>
            <w:vAlign w:val="center"/>
            <w:hideMark/>
          </w:tcPr>
          <w:p w14:paraId="2017D134"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62097C61" w14:textId="77777777">
        <w:trPr>
          <w:divId w:val="30958125"/>
          <w:tblCellSpacing w:w="15" w:type="dxa"/>
        </w:trPr>
        <w:tc>
          <w:tcPr>
            <w:tcW w:w="0" w:type="auto"/>
            <w:vAlign w:val="center"/>
            <w:hideMark/>
          </w:tcPr>
          <w:p w14:paraId="35770D58" w14:textId="77777777" w:rsidR="00000000" w:rsidRDefault="00A74CCC">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347BC24"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r>
    </w:tbl>
    <w:p w14:paraId="20F58422" w14:textId="77777777" w:rsidR="00000000" w:rsidRDefault="00A74CCC">
      <w:pPr>
        <w:divId w:val="30958125"/>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46"/>
        <w:gridCol w:w="530"/>
      </w:tblGrid>
      <w:tr w:rsidR="00000000" w14:paraId="56000FF8" w14:textId="77777777">
        <w:trPr>
          <w:divId w:val="30958125"/>
          <w:tblCellSpacing w:w="15" w:type="dxa"/>
        </w:trPr>
        <w:tc>
          <w:tcPr>
            <w:tcW w:w="0" w:type="auto"/>
            <w:tcBorders>
              <w:bottom w:val="single" w:sz="6" w:space="0" w:color="000000"/>
            </w:tcBorders>
            <w:shd w:val="clear" w:color="auto" w:fill="BBBBBB"/>
            <w:vAlign w:val="center"/>
            <w:hideMark/>
          </w:tcPr>
          <w:p w14:paraId="05DADF9A"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Conservation sites identified</w:t>
            </w:r>
          </w:p>
        </w:tc>
        <w:tc>
          <w:tcPr>
            <w:tcW w:w="0" w:type="auto"/>
            <w:tcBorders>
              <w:bottom w:val="single" w:sz="6" w:space="0" w:color="000000"/>
            </w:tcBorders>
            <w:shd w:val="clear" w:color="auto" w:fill="BBBBBB"/>
            <w:vAlign w:val="center"/>
            <w:hideMark/>
          </w:tcPr>
          <w:p w14:paraId="38C0C2DB"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0D360C9B" w14:textId="77777777">
        <w:trPr>
          <w:divId w:val="30958125"/>
          <w:tblCellSpacing w:w="15" w:type="dxa"/>
        </w:trPr>
        <w:tc>
          <w:tcPr>
            <w:tcW w:w="0" w:type="auto"/>
            <w:vAlign w:val="center"/>
            <w:hideMark/>
          </w:tcPr>
          <w:p w14:paraId="5B7170B6" w14:textId="77777777" w:rsidR="00000000" w:rsidRDefault="00A74CCC">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9FDEB3B"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r>
    </w:tbl>
    <w:p w14:paraId="6D8E4570" w14:textId="77777777" w:rsidR="00000000" w:rsidRDefault="00A74CCC">
      <w:pPr>
        <w:divId w:val="30958125"/>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530"/>
      </w:tblGrid>
      <w:tr w:rsidR="00000000" w14:paraId="20FA88C5" w14:textId="77777777">
        <w:trPr>
          <w:divId w:val="30958125"/>
          <w:tblCellSpacing w:w="15" w:type="dxa"/>
        </w:trPr>
        <w:tc>
          <w:tcPr>
            <w:tcW w:w="0" w:type="auto"/>
            <w:tcBorders>
              <w:bottom w:val="single" w:sz="6" w:space="0" w:color="000000"/>
            </w:tcBorders>
            <w:shd w:val="clear" w:color="auto" w:fill="BBBBBB"/>
            <w:vAlign w:val="center"/>
            <w:hideMark/>
          </w:tcPr>
          <w:p w14:paraId="060ABD32"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6508E308"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196503EB" w14:textId="77777777">
        <w:trPr>
          <w:divId w:val="30958125"/>
          <w:tblCellSpacing w:w="15" w:type="dxa"/>
        </w:trPr>
        <w:tc>
          <w:tcPr>
            <w:tcW w:w="0" w:type="auto"/>
            <w:vAlign w:val="center"/>
            <w:hideMark/>
          </w:tcPr>
          <w:p w14:paraId="465D9F65" w14:textId="77777777" w:rsidR="00000000" w:rsidRDefault="00A74CCC">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10B8B784"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r>
    </w:tbl>
    <w:p w14:paraId="5354145A" w14:textId="77777777" w:rsidR="00000000" w:rsidRDefault="00A74CCC">
      <w:pPr>
        <w:divId w:val="30958125"/>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55"/>
        <w:gridCol w:w="530"/>
      </w:tblGrid>
      <w:tr w:rsidR="00000000" w14:paraId="78BF2EEB" w14:textId="77777777">
        <w:trPr>
          <w:divId w:val="30958125"/>
          <w:tblCellSpacing w:w="15" w:type="dxa"/>
        </w:trPr>
        <w:tc>
          <w:tcPr>
            <w:tcW w:w="0" w:type="auto"/>
            <w:tcBorders>
              <w:bottom w:val="single" w:sz="6" w:space="0" w:color="000000"/>
            </w:tcBorders>
            <w:shd w:val="clear" w:color="auto" w:fill="BBBBBB"/>
            <w:vAlign w:val="center"/>
            <w:hideMark/>
          </w:tcPr>
          <w:p w14:paraId="5B9DB38F"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Percentage of population protected by PAs (0-100)</w:t>
            </w:r>
          </w:p>
        </w:tc>
        <w:tc>
          <w:tcPr>
            <w:tcW w:w="0" w:type="auto"/>
            <w:tcBorders>
              <w:bottom w:val="single" w:sz="6" w:space="0" w:color="000000"/>
            </w:tcBorders>
            <w:shd w:val="clear" w:color="auto" w:fill="BBBBBB"/>
            <w:vAlign w:val="center"/>
            <w:hideMark/>
          </w:tcPr>
          <w:p w14:paraId="4BFE603F"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34FAC55" w14:textId="77777777">
        <w:trPr>
          <w:divId w:val="30958125"/>
          <w:tblCellSpacing w:w="15" w:type="dxa"/>
        </w:trPr>
        <w:tc>
          <w:tcPr>
            <w:tcW w:w="0" w:type="auto"/>
            <w:vAlign w:val="center"/>
            <w:hideMark/>
          </w:tcPr>
          <w:p w14:paraId="5977EC00" w14:textId="77777777" w:rsidR="00000000" w:rsidRDefault="00A74CCC">
            <w:pPr>
              <w:spacing w:after="75"/>
              <w:rPr>
                <w:rFonts w:ascii="Georgia" w:eastAsia="Times New Roman" w:hAnsi="Georgia"/>
                <w:sz w:val="18"/>
                <w:szCs w:val="18"/>
              </w:rPr>
            </w:pPr>
            <w:commentRangeStart w:id="157"/>
            <w:r>
              <w:rPr>
                <w:rFonts w:ascii="Georgia" w:eastAsia="Times New Roman" w:hAnsi="Georgia"/>
                <w:sz w:val="18"/>
                <w:szCs w:val="18"/>
              </w:rPr>
              <w:t>41-50</w:t>
            </w:r>
            <w:commentRangeEnd w:id="157"/>
            <w:r>
              <w:rPr>
                <w:rStyle w:val="CommentReference"/>
              </w:rPr>
              <w:commentReference w:id="157"/>
            </w:r>
          </w:p>
        </w:tc>
        <w:tc>
          <w:tcPr>
            <w:tcW w:w="0" w:type="auto"/>
            <w:vAlign w:val="center"/>
            <w:hideMark/>
          </w:tcPr>
          <w:p w14:paraId="68A594F0"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r>
    </w:tbl>
    <w:p w14:paraId="1292F6FF" w14:textId="77777777" w:rsidR="00000000" w:rsidRDefault="00A74CCC">
      <w:pPr>
        <w:divId w:val="30958125"/>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645"/>
        <w:gridCol w:w="530"/>
      </w:tblGrid>
      <w:tr w:rsidR="00000000" w14:paraId="63086E2B" w14:textId="77777777">
        <w:trPr>
          <w:divId w:val="30958125"/>
          <w:tblCellSpacing w:w="15" w:type="dxa"/>
        </w:trPr>
        <w:tc>
          <w:tcPr>
            <w:tcW w:w="0" w:type="auto"/>
            <w:tcBorders>
              <w:bottom w:val="single" w:sz="6" w:space="0" w:color="000000"/>
            </w:tcBorders>
            <w:shd w:val="clear" w:color="auto" w:fill="BBBBBB"/>
            <w:vAlign w:val="center"/>
            <w:hideMark/>
          </w:tcPr>
          <w:p w14:paraId="2B1A5E5E"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Area based regional management plan</w:t>
            </w:r>
          </w:p>
        </w:tc>
        <w:tc>
          <w:tcPr>
            <w:tcW w:w="0" w:type="auto"/>
            <w:tcBorders>
              <w:bottom w:val="single" w:sz="6" w:space="0" w:color="000000"/>
            </w:tcBorders>
            <w:shd w:val="clear" w:color="auto" w:fill="BBBBBB"/>
            <w:vAlign w:val="center"/>
            <w:hideMark/>
          </w:tcPr>
          <w:p w14:paraId="2DA30BCC"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70FFA310" w14:textId="77777777">
        <w:trPr>
          <w:divId w:val="30958125"/>
          <w:tblCellSpacing w:w="15" w:type="dxa"/>
        </w:trPr>
        <w:tc>
          <w:tcPr>
            <w:tcW w:w="0" w:type="auto"/>
            <w:vAlign w:val="center"/>
            <w:hideMark/>
          </w:tcPr>
          <w:p w14:paraId="55775863" w14:textId="77777777" w:rsidR="00000000" w:rsidRDefault="00A74CCC">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E86B5F7"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r>
    </w:tbl>
    <w:p w14:paraId="1A1F90F4" w14:textId="77777777" w:rsidR="00000000" w:rsidRDefault="00A74CCC">
      <w:pPr>
        <w:pStyle w:val="Heading2"/>
        <w:divId w:val="30958125"/>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260"/>
        <w:gridCol w:w="530"/>
      </w:tblGrid>
      <w:tr w:rsidR="00000000" w14:paraId="6F50CFD0" w14:textId="77777777">
        <w:trPr>
          <w:divId w:val="30958125"/>
          <w:tblCellSpacing w:w="15" w:type="dxa"/>
        </w:trPr>
        <w:tc>
          <w:tcPr>
            <w:tcW w:w="0" w:type="auto"/>
            <w:tcBorders>
              <w:bottom w:val="single" w:sz="6" w:space="0" w:color="000000"/>
            </w:tcBorders>
            <w:shd w:val="clear" w:color="auto" w:fill="BBBBBB"/>
            <w:vAlign w:val="center"/>
            <w:hideMark/>
          </w:tcPr>
          <w:p w14:paraId="4808A919"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0F4BF05D"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54504A95" w14:textId="77777777">
        <w:trPr>
          <w:divId w:val="30958125"/>
          <w:tblCellSpacing w:w="15" w:type="dxa"/>
        </w:trPr>
        <w:tc>
          <w:tcPr>
            <w:tcW w:w="0" w:type="auto"/>
            <w:tcBorders>
              <w:bottom w:val="single" w:sz="6" w:space="0" w:color="CCCCCC"/>
            </w:tcBorders>
            <w:vAlign w:val="center"/>
            <w:hideMark/>
          </w:tcPr>
          <w:p w14:paraId="0A4148F7" w14:textId="77777777" w:rsidR="00000000" w:rsidRDefault="00A74CCC">
            <w:pPr>
              <w:spacing w:after="75"/>
              <w:rPr>
                <w:rFonts w:ascii="Georgia" w:eastAsia="Times New Roman" w:hAnsi="Georgia"/>
                <w:sz w:val="18"/>
                <w:szCs w:val="18"/>
              </w:rPr>
            </w:pPr>
            <w:r>
              <w:rPr>
                <w:rFonts w:ascii="Georgia" w:eastAsia="Times New Roman" w:hAnsi="Georgia"/>
                <w:sz w:val="18"/>
                <w:szCs w:val="18"/>
              </w:rPr>
              <w:t>2.1. Land/water management -&gt; Site/area management</w:t>
            </w:r>
          </w:p>
        </w:tc>
        <w:tc>
          <w:tcPr>
            <w:tcW w:w="0" w:type="auto"/>
            <w:tcBorders>
              <w:bottom w:val="single" w:sz="6" w:space="0" w:color="CCCCCC"/>
            </w:tcBorders>
            <w:vAlign w:val="center"/>
            <w:hideMark/>
          </w:tcPr>
          <w:p w14:paraId="0598DC83"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r>
      <w:tr w:rsidR="00000000" w14:paraId="3E7292AF" w14:textId="77777777">
        <w:trPr>
          <w:divId w:val="30958125"/>
          <w:tblCellSpacing w:w="15" w:type="dxa"/>
        </w:trPr>
        <w:tc>
          <w:tcPr>
            <w:tcW w:w="0" w:type="auto"/>
            <w:tcBorders>
              <w:bottom w:val="single" w:sz="6" w:space="0" w:color="CCCCCC"/>
            </w:tcBorders>
            <w:vAlign w:val="center"/>
            <w:hideMark/>
          </w:tcPr>
          <w:p w14:paraId="274A0A6D" w14:textId="77777777" w:rsidR="00000000" w:rsidRDefault="00A74CCC">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5E7EB856"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r>
    </w:tbl>
    <w:p w14:paraId="4C721C70" w14:textId="77777777" w:rsidR="00000000" w:rsidRDefault="00A74CCC">
      <w:pPr>
        <w:pStyle w:val="Heading2"/>
        <w:divId w:val="30958125"/>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316"/>
        <w:gridCol w:w="530"/>
      </w:tblGrid>
      <w:tr w:rsidR="00000000" w14:paraId="06E08C0A" w14:textId="77777777">
        <w:trPr>
          <w:divId w:val="30958125"/>
          <w:tblCellSpacing w:w="15" w:type="dxa"/>
        </w:trPr>
        <w:tc>
          <w:tcPr>
            <w:tcW w:w="0" w:type="auto"/>
            <w:tcBorders>
              <w:bottom w:val="single" w:sz="6" w:space="0" w:color="000000"/>
            </w:tcBorders>
            <w:shd w:val="clear" w:color="auto" w:fill="BBBBBB"/>
            <w:vAlign w:val="center"/>
            <w:hideMark/>
          </w:tcPr>
          <w:p w14:paraId="50B9DEDC"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05A78687" w14:textId="77777777" w:rsidR="00000000" w:rsidRDefault="00A74CCC">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5AE245AA" w14:textId="77777777">
        <w:trPr>
          <w:divId w:val="30958125"/>
          <w:tblCellSpacing w:w="15" w:type="dxa"/>
        </w:trPr>
        <w:tc>
          <w:tcPr>
            <w:tcW w:w="0" w:type="auto"/>
            <w:tcBorders>
              <w:bottom w:val="single" w:sz="6" w:space="0" w:color="CCCCCC"/>
            </w:tcBorders>
            <w:vAlign w:val="center"/>
            <w:hideMark/>
          </w:tcPr>
          <w:p w14:paraId="6F690870" w14:textId="77777777" w:rsidR="00000000" w:rsidRDefault="00A74CCC">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2B75A25B"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r>
      <w:tr w:rsidR="00000000" w14:paraId="617E8F74" w14:textId="77777777">
        <w:trPr>
          <w:divId w:val="30958125"/>
          <w:tblCellSpacing w:w="15" w:type="dxa"/>
        </w:trPr>
        <w:tc>
          <w:tcPr>
            <w:tcW w:w="0" w:type="auto"/>
            <w:tcBorders>
              <w:bottom w:val="single" w:sz="6" w:space="0" w:color="CCCCCC"/>
            </w:tcBorders>
            <w:vAlign w:val="center"/>
            <w:hideMark/>
          </w:tcPr>
          <w:p w14:paraId="359764F9" w14:textId="77777777" w:rsidR="00000000" w:rsidRDefault="00A74CCC">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0C09729C"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r>
      <w:tr w:rsidR="00000000" w14:paraId="4B61C12E" w14:textId="77777777">
        <w:trPr>
          <w:divId w:val="30958125"/>
          <w:tblCellSpacing w:w="15" w:type="dxa"/>
        </w:trPr>
        <w:tc>
          <w:tcPr>
            <w:tcW w:w="0" w:type="auto"/>
            <w:tcBorders>
              <w:bottom w:val="single" w:sz="6" w:space="0" w:color="CCCCCC"/>
            </w:tcBorders>
            <w:vAlign w:val="center"/>
            <w:hideMark/>
          </w:tcPr>
          <w:p w14:paraId="4F524B9A" w14:textId="77777777" w:rsidR="00000000" w:rsidRDefault="00A74CCC">
            <w:pPr>
              <w:spacing w:after="75"/>
              <w:rPr>
                <w:rFonts w:ascii="Georgia" w:eastAsia="Times New Roman" w:hAnsi="Georgia"/>
                <w:sz w:val="18"/>
                <w:szCs w:val="18"/>
              </w:rPr>
            </w:pPr>
            <w:r>
              <w:rPr>
                <w:rFonts w:ascii="Georgia" w:eastAsia="Times New Roman" w:hAnsi="Georgia"/>
                <w:sz w:val="18"/>
                <w:szCs w:val="18"/>
              </w:rPr>
              <w:t xml:space="preserve">2.3. Conservation Planning -&gt; Harvest &amp; </w:t>
            </w:r>
            <w:r>
              <w:rPr>
                <w:rFonts w:ascii="Georgia" w:eastAsia="Times New Roman" w:hAnsi="Georgia"/>
                <w:sz w:val="18"/>
                <w:szCs w:val="18"/>
              </w:rPr>
              <w:t>Trade Management Plan</w:t>
            </w:r>
          </w:p>
        </w:tc>
        <w:tc>
          <w:tcPr>
            <w:tcW w:w="0" w:type="auto"/>
            <w:tcBorders>
              <w:bottom w:val="single" w:sz="6" w:space="0" w:color="CCCCCC"/>
            </w:tcBorders>
            <w:vAlign w:val="center"/>
            <w:hideMark/>
          </w:tcPr>
          <w:p w14:paraId="232B3374"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r>
      <w:tr w:rsidR="00000000" w14:paraId="59239DA3" w14:textId="77777777">
        <w:trPr>
          <w:divId w:val="30958125"/>
          <w:tblCellSpacing w:w="15" w:type="dxa"/>
        </w:trPr>
        <w:tc>
          <w:tcPr>
            <w:tcW w:w="0" w:type="auto"/>
            <w:tcBorders>
              <w:bottom w:val="single" w:sz="6" w:space="0" w:color="CCCCCC"/>
            </w:tcBorders>
            <w:vAlign w:val="center"/>
            <w:hideMark/>
          </w:tcPr>
          <w:p w14:paraId="003CEBF7" w14:textId="77777777" w:rsidR="00000000" w:rsidRDefault="00A74CCC">
            <w:pPr>
              <w:spacing w:after="75"/>
              <w:rPr>
                <w:rFonts w:ascii="Georgia" w:eastAsia="Times New Roman" w:hAnsi="Georgia"/>
                <w:sz w:val="18"/>
                <w:szCs w:val="18"/>
              </w:rPr>
            </w:pPr>
            <w:r>
              <w:rPr>
                <w:rFonts w:ascii="Georgia" w:eastAsia="Times New Roman" w:hAnsi="Georgia"/>
                <w:sz w:val="18"/>
                <w:szCs w:val="18"/>
              </w:rPr>
              <w:lastRenderedPageBreak/>
              <w:t>3.1. Monitoring -&gt; Population trends</w:t>
            </w:r>
          </w:p>
        </w:tc>
        <w:tc>
          <w:tcPr>
            <w:tcW w:w="0" w:type="auto"/>
            <w:tcBorders>
              <w:bottom w:val="single" w:sz="6" w:space="0" w:color="CCCCCC"/>
            </w:tcBorders>
            <w:vAlign w:val="center"/>
            <w:hideMark/>
          </w:tcPr>
          <w:p w14:paraId="3C350593" w14:textId="77777777" w:rsidR="00000000" w:rsidRDefault="00A74CCC">
            <w:pPr>
              <w:spacing w:after="75"/>
              <w:rPr>
                <w:rFonts w:ascii="Georgia" w:eastAsia="Times New Roman" w:hAnsi="Georgia"/>
                <w:sz w:val="18"/>
                <w:szCs w:val="18"/>
              </w:rPr>
            </w:pPr>
            <w:r>
              <w:rPr>
                <w:rFonts w:ascii="Georgia" w:eastAsia="Times New Roman" w:hAnsi="Georgia"/>
                <w:sz w:val="18"/>
                <w:szCs w:val="18"/>
              </w:rPr>
              <w:t>-</w:t>
            </w:r>
          </w:p>
        </w:tc>
      </w:tr>
    </w:tbl>
    <w:p w14:paraId="46635825" w14:textId="77777777" w:rsidR="00000000" w:rsidRDefault="00A74CCC">
      <w:pPr>
        <w:pStyle w:val="Heading1"/>
        <w:rPr>
          <w:rFonts w:ascii="Georgia" w:eastAsia="Times New Roman" w:hAnsi="Georgia"/>
          <w:sz w:val="29"/>
          <w:szCs w:val="29"/>
        </w:rPr>
      </w:pPr>
      <w:r>
        <w:rPr>
          <w:rFonts w:ascii="Georgia" w:eastAsia="Times New Roman" w:hAnsi="Georgia"/>
          <w:sz w:val="29"/>
          <w:szCs w:val="29"/>
        </w:rPr>
        <w:t>Bibliography</w:t>
      </w:r>
    </w:p>
    <w:p w14:paraId="6C396CCA" w14:textId="3308FE70" w:rsidR="00000000" w:rsidRDefault="00A74CCC">
      <w:pPr>
        <w:pStyle w:val="NormalWeb"/>
        <w:divId w:val="2094275034"/>
        <w:rPr>
          <w:rFonts w:ascii="Georgia" w:hAnsi="Georgia"/>
        </w:rPr>
      </w:pPr>
      <w:r>
        <w:rPr>
          <w:rFonts w:ascii="Georgia" w:hAnsi="Georgia"/>
        </w:rPr>
        <w:t xml:space="preserve">- BGCI. 2021. </w:t>
      </w:r>
      <w:proofErr w:type="spellStart"/>
      <w:r>
        <w:rPr>
          <w:rFonts w:ascii="Georgia" w:hAnsi="Georgia"/>
        </w:rPr>
        <w:t>PlantSearch</w:t>
      </w:r>
      <w:proofErr w:type="spellEnd"/>
      <w:r>
        <w:rPr>
          <w:rFonts w:ascii="Georgia" w:hAnsi="Georgia"/>
        </w:rPr>
        <w:t xml:space="preserve">. London: Botanic Gardens Conservation </w:t>
      </w:r>
      <w:proofErr w:type="gramStart"/>
      <w:r>
        <w:rPr>
          <w:rFonts w:ascii="Georgia" w:hAnsi="Georgia"/>
        </w:rPr>
        <w:t>International .</w:t>
      </w:r>
      <w:proofErr w:type="gramEnd"/>
      <w:r>
        <w:rPr>
          <w:rFonts w:ascii="Georgia" w:hAnsi="Georgia"/>
        </w:rPr>
        <w:t xml:space="preserve"> Available at: </w:t>
      </w:r>
      <w:r>
        <w:rPr>
          <w:rFonts w:ascii="Georgia" w:hAnsi="Georgia"/>
        </w:rPr>
        <w:fldChar w:fldCharType="begin"/>
      </w:r>
      <w:ins w:id="158" w:author="Jack Plummer" w:date="2022-08-18T15:08:00Z">
        <w:r>
          <w:rPr>
            <w:rFonts w:ascii="Georgia" w:hAnsi="Georgia"/>
          </w:rPr>
          <w:instrText>HYPERLINK "https://rbgkew.sharepoint.com/sites/KewPlantAssessment2022-2/Shared Documents/General/Projects/Threatened Biodiversity Hotspots Programme/Bhutan/Bhutan reviews/www.bgci.org/plant_search.php."</w:instrText>
        </w:r>
      </w:ins>
      <w:del w:id="159" w:author="Jack Plummer" w:date="2022-08-18T15:08:00Z">
        <w:r w:rsidDel="00A74CCC">
          <w:rPr>
            <w:rFonts w:ascii="Georgia" w:hAnsi="Georgia"/>
          </w:rPr>
          <w:delInstrText xml:space="preserve"> </w:delInstrText>
        </w:r>
        <w:r w:rsidDel="00A74CCC">
          <w:rPr>
            <w:rFonts w:ascii="Georgia" w:hAnsi="Georgia"/>
          </w:rPr>
          <w:delInstrText>HYPERLINK " www.bgci.org/plant_search.php."</w:delInstrText>
        </w:r>
        <w:r w:rsidDel="00A74CCC">
          <w:rPr>
            <w:rFonts w:ascii="Georgia" w:hAnsi="Georgia"/>
          </w:rPr>
          <w:delInstrText xml:space="preserve"> </w:delInstrText>
        </w:r>
      </w:del>
      <w:ins w:id="160" w:author="Jack Plummer" w:date="2022-08-18T15:08:00Z">
        <w:r>
          <w:rPr>
            <w:rFonts w:ascii="Georgia" w:hAnsi="Georgia"/>
          </w:rPr>
        </w:r>
      </w:ins>
      <w:r>
        <w:rPr>
          <w:rFonts w:ascii="Georgia" w:hAnsi="Georgia"/>
        </w:rPr>
        <w:fldChar w:fldCharType="separate"/>
      </w:r>
      <w:r>
        <w:rPr>
          <w:rStyle w:val="Hyperlink"/>
          <w:rFonts w:ascii="Georgia" w:hAnsi="Georgia"/>
        </w:rPr>
        <w:t>www.bgci.org/plant_search.php.</w:t>
      </w:r>
      <w:r>
        <w:rPr>
          <w:rFonts w:ascii="Georgia" w:hAnsi="Georgia"/>
        </w:rPr>
        <w:fldChar w:fldCharType="end"/>
      </w:r>
      <w:r>
        <w:rPr>
          <w:rFonts w:ascii="Georgia" w:hAnsi="Georgia"/>
        </w:rPr>
        <w:t xml:space="preserve">. </w:t>
      </w:r>
    </w:p>
    <w:p w14:paraId="720F6A0E" w14:textId="77777777" w:rsidR="00000000" w:rsidRDefault="00A74CCC">
      <w:pPr>
        <w:pStyle w:val="NormalWeb"/>
        <w:divId w:val="2094275034"/>
        <w:rPr>
          <w:rFonts w:ascii="Georgia" w:hAnsi="Georgia"/>
        </w:rPr>
      </w:pPr>
      <w:r>
        <w:rPr>
          <w:rFonts w:ascii="Georgia" w:hAnsi="Georgia"/>
        </w:rPr>
        <w:t>BBS</w:t>
      </w:r>
      <w:r>
        <w:rPr>
          <w:rFonts w:ascii="Georgia" w:hAnsi="Georgia"/>
        </w:rPr>
        <w:t xml:space="preserve">P. 2021. Bhutan Biodiversity Specimen Portal, </w:t>
      </w:r>
      <w:proofErr w:type="spellStart"/>
      <w:r>
        <w:rPr>
          <w:rFonts w:ascii="Georgia" w:hAnsi="Georgia"/>
        </w:rPr>
        <w:t>Drimycarpus</w:t>
      </w:r>
      <w:proofErr w:type="spellEnd"/>
      <w:r>
        <w:rPr>
          <w:rFonts w:ascii="Georgia" w:hAnsi="Georgia"/>
        </w:rPr>
        <w:t xml:space="preserve"> </w:t>
      </w:r>
      <w:proofErr w:type="spellStart"/>
      <w:r>
        <w:rPr>
          <w:rFonts w:ascii="Georgia" w:hAnsi="Georgia"/>
        </w:rPr>
        <w:t>racemosus</w:t>
      </w:r>
      <w:proofErr w:type="spellEnd"/>
      <w:r>
        <w:rPr>
          <w:rFonts w:ascii="Georgia" w:hAnsi="Georgia"/>
        </w:rPr>
        <w:t xml:space="preserve">. Available at: </w:t>
      </w:r>
      <w:hyperlink r:id="rId14" w:history="1">
        <w:r>
          <w:rPr>
            <w:rStyle w:val="Hyperlink"/>
            <w:rFonts w:ascii="Georgia" w:hAnsi="Georgia"/>
          </w:rPr>
          <w:t>http://bhutanbiodiversity.net/taxa. (Accessed: 10/12/2021).</w:t>
        </w:r>
      </w:hyperlink>
      <w:r>
        <w:rPr>
          <w:rFonts w:ascii="Georgia" w:hAnsi="Georgia"/>
        </w:rPr>
        <w:t xml:space="preserve">. </w:t>
      </w:r>
    </w:p>
    <w:p w14:paraId="546491D9" w14:textId="77777777" w:rsidR="00000000" w:rsidRDefault="00A74CCC">
      <w:pPr>
        <w:pStyle w:val="NormalWeb"/>
        <w:divId w:val="2094275034"/>
        <w:rPr>
          <w:rFonts w:ascii="Georgia" w:hAnsi="Georgia"/>
        </w:rPr>
      </w:pPr>
      <w:r>
        <w:rPr>
          <w:rFonts w:ascii="Georgia" w:hAnsi="Georgia"/>
        </w:rPr>
        <w:t>GBIF. 2021. Global Biodiversity Inf</w:t>
      </w:r>
      <w:r>
        <w:rPr>
          <w:rFonts w:ascii="Georgia" w:hAnsi="Georgia"/>
        </w:rPr>
        <w:t xml:space="preserve">ormation Facility (GBIF) data portal. Collection of online herbarium specimens. Available at: </w:t>
      </w:r>
      <w:hyperlink r:id="rId15" w:history="1">
        <w:r>
          <w:rPr>
            <w:rStyle w:val="Hyperlink"/>
            <w:rFonts w:ascii="Georgia" w:hAnsi="Georgia"/>
          </w:rPr>
          <w:t>http://data.gbif.org.</w:t>
        </w:r>
      </w:hyperlink>
      <w:r>
        <w:rPr>
          <w:rFonts w:ascii="Georgia" w:hAnsi="Georgia"/>
        </w:rPr>
        <w:t xml:space="preserve">. </w:t>
      </w:r>
    </w:p>
    <w:p w14:paraId="313C07ED" w14:textId="77777777" w:rsidR="00000000" w:rsidRDefault="00A74CCC">
      <w:pPr>
        <w:pStyle w:val="NormalWeb"/>
        <w:divId w:val="2094275034"/>
        <w:rPr>
          <w:rFonts w:ascii="Georgia" w:hAnsi="Georgia"/>
        </w:rPr>
      </w:pPr>
      <w:r>
        <w:rPr>
          <w:rFonts w:ascii="Georgia" w:hAnsi="Georgia"/>
        </w:rPr>
        <w:t xml:space="preserve">Grierson, A.J.C. and Long, D.G. 1991. </w:t>
      </w:r>
      <w:r>
        <w:rPr>
          <w:rFonts w:ascii="Georgia" w:hAnsi="Georgia"/>
          <w:i/>
          <w:iCs/>
        </w:rPr>
        <w:t>Flora of Bhutan Volume 2 Part 1</w:t>
      </w:r>
      <w:r>
        <w:rPr>
          <w:rFonts w:ascii="Georgia" w:hAnsi="Georgia"/>
        </w:rPr>
        <w:t>. Edinburgh and Royal Government of Bhutan, Edinburgh.</w:t>
      </w:r>
    </w:p>
    <w:p w14:paraId="6708DD9F" w14:textId="77777777" w:rsidR="00000000" w:rsidRDefault="00A74CCC">
      <w:pPr>
        <w:pStyle w:val="NormalWeb"/>
        <w:divId w:val="2094275034"/>
        <w:rPr>
          <w:rFonts w:ascii="Georgia" w:hAnsi="Georgia"/>
        </w:rPr>
      </w:pPr>
      <w:r>
        <w:rPr>
          <w:rFonts w:ascii="Georgia" w:hAnsi="Georgia"/>
        </w:rPr>
        <w:t xml:space="preserve">Kundu, M., Schmidt, L. H. (Ed.), &amp; </w:t>
      </w:r>
      <w:proofErr w:type="spellStart"/>
      <w:r>
        <w:rPr>
          <w:rFonts w:ascii="Georgia" w:hAnsi="Georgia"/>
        </w:rPr>
        <w:t>Jørgensen</w:t>
      </w:r>
      <w:proofErr w:type="spellEnd"/>
      <w:r>
        <w:rPr>
          <w:rFonts w:ascii="Georgia" w:hAnsi="Georgia"/>
        </w:rPr>
        <w:t xml:space="preserve">, M. J. (Ed.). 2012. Terminalia </w:t>
      </w:r>
      <w:proofErr w:type="spellStart"/>
      <w:r>
        <w:rPr>
          <w:rFonts w:ascii="Georgia" w:hAnsi="Georgia"/>
        </w:rPr>
        <w:t>myriocarpa</w:t>
      </w:r>
      <w:proofErr w:type="spellEnd"/>
      <w:r>
        <w:rPr>
          <w:rFonts w:ascii="Georgia" w:hAnsi="Georgia"/>
        </w:rPr>
        <w:t xml:space="preserve"> van </w:t>
      </w:r>
      <w:proofErr w:type="spellStart"/>
      <w:r>
        <w:rPr>
          <w:rFonts w:ascii="Georgia" w:hAnsi="Georgia"/>
        </w:rPr>
        <w:t>Heurck</w:t>
      </w:r>
      <w:proofErr w:type="spellEnd"/>
      <w:r>
        <w:rPr>
          <w:rFonts w:ascii="Georgia" w:hAnsi="Georgia"/>
        </w:rPr>
        <w:t xml:space="preserve"> &amp; </w:t>
      </w:r>
      <w:proofErr w:type="spellStart"/>
      <w:r>
        <w:rPr>
          <w:rFonts w:ascii="Georgia" w:hAnsi="Georgia"/>
        </w:rPr>
        <w:t>Müll</w:t>
      </w:r>
      <w:proofErr w:type="spellEnd"/>
      <w:r>
        <w:rPr>
          <w:rFonts w:ascii="Georgia" w:hAnsi="Georgia"/>
        </w:rPr>
        <w:t xml:space="preserve">. </w:t>
      </w:r>
      <w:r>
        <w:rPr>
          <w:rFonts w:ascii="Georgia" w:hAnsi="Georgia"/>
          <w:i/>
          <w:iCs/>
        </w:rPr>
        <w:t>Arg. Seed Leaflet</w:t>
      </w:r>
      <w:r>
        <w:rPr>
          <w:rFonts w:ascii="Georgia" w:hAnsi="Georgia"/>
        </w:rPr>
        <w:t>: (161).</w:t>
      </w:r>
    </w:p>
    <w:p w14:paraId="5A2B0463" w14:textId="77777777" w:rsidR="00000000" w:rsidRDefault="00A74CCC">
      <w:pPr>
        <w:pStyle w:val="NormalWeb"/>
        <w:divId w:val="2094275034"/>
        <w:rPr>
          <w:rFonts w:ascii="Georgia" w:hAnsi="Georgia"/>
        </w:rPr>
      </w:pPr>
      <w:r>
        <w:rPr>
          <w:rFonts w:ascii="Georgia" w:hAnsi="Georgia"/>
        </w:rPr>
        <w:t>Marzouk, M.S.A., EI-</w:t>
      </w:r>
      <w:proofErr w:type="spellStart"/>
      <w:r>
        <w:rPr>
          <w:rFonts w:ascii="Georgia" w:hAnsi="Georgia"/>
        </w:rPr>
        <w:t>Toumy</w:t>
      </w:r>
      <w:proofErr w:type="spellEnd"/>
      <w:r>
        <w:rPr>
          <w:rFonts w:ascii="Georgia" w:hAnsi="Georgia"/>
        </w:rPr>
        <w:t xml:space="preserve">, S.A.A., Moharram, F.A., </w:t>
      </w:r>
      <w:proofErr w:type="spellStart"/>
      <w:r>
        <w:rPr>
          <w:rFonts w:ascii="Georgia" w:hAnsi="Georgia"/>
        </w:rPr>
        <w:t>Shalaby</w:t>
      </w:r>
      <w:proofErr w:type="spellEnd"/>
      <w:r>
        <w:rPr>
          <w:rFonts w:ascii="Georgia" w:hAnsi="Georgia"/>
        </w:rPr>
        <w:t>, N.M.M., A</w:t>
      </w:r>
      <w:r>
        <w:rPr>
          <w:rFonts w:ascii="Georgia" w:hAnsi="Georgia"/>
        </w:rPr>
        <w:t xml:space="preserve">hmed, A.A.E. 2002. Pharmacologically active ellagitannins from Terminalia </w:t>
      </w:r>
      <w:proofErr w:type="spellStart"/>
      <w:r>
        <w:rPr>
          <w:rFonts w:ascii="Georgia" w:hAnsi="Georgia"/>
        </w:rPr>
        <w:t>myriocarpa</w:t>
      </w:r>
      <w:proofErr w:type="spellEnd"/>
      <w:r>
        <w:rPr>
          <w:rFonts w:ascii="Georgia" w:hAnsi="Georgia"/>
        </w:rPr>
        <w:t xml:space="preserve">. </w:t>
      </w:r>
      <w:r>
        <w:rPr>
          <w:rFonts w:ascii="Georgia" w:hAnsi="Georgia"/>
          <w:i/>
          <w:iCs/>
        </w:rPr>
        <w:t>Planta Medica</w:t>
      </w:r>
      <w:r>
        <w:rPr>
          <w:rFonts w:ascii="Georgia" w:hAnsi="Georgia"/>
        </w:rPr>
        <w:t xml:space="preserve"> 68(6): 523-527.</w:t>
      </w:r>
    </w:p>
    <w:p w14:paraId="3F542BD2" w14:textId="77777777" w:rsidR="00000000" w:rsidRDefault="00A74CCC">
      <w:pPr>
        <w:pStyle w:val="NormalWeb"/>
        <w:divId w:val="2094275034"/>
        <w:rPr>
          <w:rFonts w:ascii="Georgia" w:hAnsi="Georgia"/>
        </w:rPr>
      </w:pPr>
      <w:r>
        <w:rPr>
          <w:rFonts w:ascii="Georgia" w:hAnsi="Georgia"/>
        </w:rPr>
        <w:t xml:space="preserve">POWO. 2019. Plants of the World Online. Facilitated by the Royal Botanic Gardens, Kew. Available at: </w:t>
      </w:r>
      <w:hyperlink r:id="rId16" w:history="1">
        <w:r>
          <w:rPr>
            <w:rStyle w:val="Hyperlink"/>
            <w:rFonts w:ascii="Georgia" w:hAnsi="Georgia"/>
          </w:rPr>
          <w:t>http://www.plantsoftheworldonline.org/</w:t>
        </w:r>
      </w:hyperlink>
      <w:r>
        <w:rPr>
          <w:rFonts w:ascii="Georgia" w:hAnsi="Georgia"/>
        </w:rPr>
        <w:t xml:space="preserve">. </w:t>
      </w:r>
    </w:p>
    <w:p w14:paraId="1B21F9AC" w14:textId="77777777" w:rsidR="00000000" w:rsidRDefault="00A74CCC">
      <w:pPr>
        <w:pStyle w:val="NormalWeb"/>
        <w:divId w:val="2094275034"/>
        <w:rPr>
          <w:rFonts w:ascii="Georgia" w:hAnsi="Georgia"/>
        </w:rPr>
      </w:pPr>
      <w:r>
        <w:rPr>
          <w:rFonts w:ascii="Georgia" w:hAnsi="Georgia"/>
        </w:rPr>
        <w:t xml:space="preserve">Wu Zhengyi, Peter H. Raven &amp; Hong </w:t>
      </w:r>
      <w:proofErr w:type="spellStart"/>
      <w:r>
        <w:rPr>
          <w:rFonts w:ascii="Georgia" w:hAnsi="Georgia"/>
        </w:rPr>
        <w:t>Deyuan</w:t>
      </w:r>
      <w:proofErr w:type="spellEnd"/>
      <w:r>
        <w:rPr>
          <w:rFonts w:ascii="Georgia" w:hAnsi="Georgia"/>
        </w:rPr>
        <w:t xml:space="preserve">. 2007. Flora of China. </w:t>
      </w:r>
      <w:r>
        <w:rPr>
          <w:rFonts w:ascii="Georgia" w:hAnsi="Georgia"/>
          <w:i/>
          <w:iCs/>
        </w:rPr>
        <w:t>http://flora.huh.harvard.edu/china</w:t>
      </w:r>
      <w:r>
        <w:rPr>
          <w:rFonts w:ascii="Georgia" w:hAnsi="Georgia"/>
        </w:rPr>
        <w:t xml:space="preserve"> 13: 310–314.</w:t>
      </w:r>
    </w:p>
    <w:sectPr w:rsidR="0000000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Jack Plummer" w:date="2022-08-18T13:44:00Z" w:initials="JP">
    <w:p w14:paraId="72808963" w14:textId="77777777" w:rsidR="00F26E9B" w:rsidRDefault="00F26E9B" w:rsidP="008D31B2">
      <w:pPr>
        <w:pStyle w:val="CommentText"/>
      </w:pPr>
      <w:r>
        <w:rPr>
          <w:rStyle w:val="CommentReference"/>
        </w:rPr>
        <w:annotationRef/>
      </w:r>
      <w:r>
        <w:t>Add assessor</w:t>
      </w:r>
    </w:p>
  </w:comment>
  <w:comment w:id="15" w:author="Jack Plummer" w:date="2022-08-18T13:47:00Z" w:initials="JP">
    <w:p w14:paraId="32788446" w14:textId="77777777" w:rsidR="00FC4323" w:rsidRDefault="00323F7F" w:rsidP="00C003E3">
      <w:pPr>
        <w:pStyle w:val="CommentText"/>
      </w:pPr>
      <w:r>
        <w:rPr>
          <w:rStyle w:val="CommentReference"/>
        </w:rPr>
        <w:annotationRef/>
      </w:r>
      <w:r w:rsidR="00FC4323">
        <w:t>Have removed some repetition and summarised a little</w:t>
      </w:r>
    </w:p>
  </w:comment>
  <w:comment w:id="35" w:author="Jack Plummer" w:date="2022-08-18T13:52:00Z" w:initials="JP">
    <w:p w14:paraId="0E09ADFC" w14:textId="77777777" w:rsidR="00FC4323" w:rsidRDefault="00FC4323" w:rsidP="00413DEB">
      <w:pPr>
        <w:pStyle w:val="CommentText"/>
      </w:pPr>
      <w:r>
        <w:rPr>
          <w:rStyle w:val="CommentReference"/>
        </w:rPr>
        <w:annotationRef/>
      </w:r>
      <w:r>
        <w:t>?</w:t>
      </w:r>
    </w:p>
  </w:comment>
  <w:comment w:id="36" w:author="Jack Plummer" w:date="2022-08-18T13:57:00Z" w:initials="JP">
    <w:p w14:paraId="67EEC6BD" w14:textId="77777777" w:rsidR="00964734" w:rsidRDefault="00964734" w:rsidP="00E3316C">
      <w:pPr>
        <w:pStyle w:val="CommentText"/>
      </w:pPr>
      <w:r>
        <w:rPr>
          <w:rStyle w:val="CommentReference"/>
        </w:rPr>
        <w:annotationRef/>
      </w:r>
      <w:r>
        <w:t>May want to tick 'yes' (inferred) for Continuing decline in number of mature individuals</w:t>
      </w:r>
    </w:p>
  </w:comment>
  <w:comment w:id="87" w:author="Jack Plummer" w:date="2022-08-18T14:59:00Z" w:initials="JP">
    <w:p w14:paraId="62978A32" w14:textId="77777777" w:rsidR="009F7A91" w:rsidRDefault="009F7A91" w:rsidP="008640F7">
      <w:pPr>
        <w:pStyle w:val="CommentText"/>
      </w:pPr>
      <w:r>
        <w:rPr>
          <w:rStyle w:val="CommentReference"/>
        </w:rPr>
        <w:annotationRef/>
      </w:r>
      <w:r>
        <w:t>Fill out use and trade table</w:t>
      </w:r>
    </w:p>
  </w:comment>
  <w:comment w:id="103" w:author="Jack Plummer" w:date="2022-08-18T15:01:00Z" w:initials="JP">
    <w:p w14:paraId="2A85E234" w14:textId="77777777" w:rsidR="009F7A91" w:rsidRDefault="009F7A91" w:rsidP="007956E3">
      <w:pPr>
        <w:pStyle w:val="CommentText"/>
      </w:pPr>
      <w:r>
        <w:rPr>
          <w:rStyle w:val="CommentReference"/>
        </w:rPr>
        <w:annotationRef/>
      </w:r>
      <w:r>
        <w:t>A few similar sentences in other assessments - this is better phrased</w:t>
      </w:r>
    </w:p>
  </w:comment>
  <w:comment w:id="124" w:author="Jack Plummer" w:date="2022-08-18T15:06:00Z" w:initials="JP">
    <w:p w14:paraId="782A990C" w14:textId="77777777" w:rsidR="00A74CCC" w:rsidRDefault="00A74CCC" w:rsidP="00666399">
      <w:pPr>
        <w:pStyle w:val="CommentText"/>
      </w:pPr>
      <w:r>
        <w:rPr>
          <w:rStyle w:val="CommentReference"/>
        </w:rPr>
        <w:annotationRef/>
      </w:r>
      <w:r>
        <w:t>State here what the major causes of habitat loss are i.e. those listed in table</w:t>
      </w:r>
    </w:p>
  </w:comment>
  <w:comment w:id="157" w:author="Jack Plummer" w:date="2022-08-18T15:08:00Z" w:initials="JP">
    <w:p w14:paraId="74B477E6" w14:textId="77777777" w:rsidR="00A74CCC" w:rsidRDefault="00A74CCC" w:rsidP="004B0E99">
      <w:pPr>
        <w:pStyle w:val="CommentText"/>
      </w:pPr>
      <w:r>
        <w:rPr>
          <w:rStyle w:val="CommentReference"/>
        </w:rPr>
        <w:annotationRef/>
      </w:r>
      <w:r>
        <w:t>Do we really know this over such a wide range?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2808963" w15:done="0"/>
  <w15:commentEx w15:paraId="32788446" w15:done="0"/>
  <w15:commentEx w15:paraId="0E09ADFC" w15:done="0"/>
  <w15:commentEx w15:paraId="67EEC6BD" w15:done="0"/>
  <w15:commentEx w15:paraId="62978A32" w15:done="0"/>
  <w15:commentEx w15:paraId="2A85E234" w15:done="0"/>
  <w15:commentEx w15:paraId="782A990C" w15:done="0"/>
  <w15:commentEx w15:paraId="74B477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8C0D7" w16cex:dateUtc="2022-08-18T12:44:00Z"/>
  <w16cex:commentExtensible w16cex:durableId="26A8C155" w16cex:dateUtc="2022-08-18T12:47:00Z"/>
  <w16cex:commentExtensible w16cex:durableId="26A8C289" w16cex:dateUtc="2022-08-18T12:52:00Z"/>
  <w16cex:commentExtensible w16cex:durableId="26A8C3E2" w16cex:dateUtc="2022-08-18T12:57:00Z"/>
  <w16cex:commentExtensible w16cex:durableId="26A8D26A" w16cex:dateUtc="2022-08-18T13:59:00Z"/>
  <w16cex:commentExtensible w16cex:durableId="26A8D2BF" w16cex:dateUtc="2022-08-18T14:01:00Z"/>
  <w16cex:commentExtensible w16cex:durableId="26A8D3DD" w16cex:dateUtc="2022-08-18T14:06:00Z"/>
  <w16cex:commentExtensible w16cex:durableId="26A8D46C" w16cex:dateUtc="2022-08-18T14: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2808963" w16cid:durableId="26A8C0D7"/>
  <w16cid:commentId w16cid:paraId="32788446" w16cid:durableId="26A8C155"/>
  <w16cid:commentId w16cid:paraId="0E09ADFC" w16cid:durableId="26A8C289"/>
  <w16cid:commentId w16cid:paraId="67EEC6BD" w16cid:durableId="26A8C3E2"/>
  <w16cid:commentId w16cid:paraId="62978A32" w16cid:durableId="26A8D26A"/>
  <w16cid:commentId w16cid:paraId="2A85E234" w16cid:durableId="26A8D2BF"/>
  <w16cid:commentId w16cid:paraId="782A990C" w16cid:durableId="26A8D3DD"/>
  <w16cid:commentId w16cid:paraId="74B477E6" w16cid:durableId="26A8D46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6E9B"/>
    <w:rsid w:val="00323F7F"/>
    <w:rsid w:val="0042169B"/>
    <w:rsid w:val="00964734"/>
    <w:rsid w:val="009F7A91"/>
    <w:rsid w:val="00A74CCC"/>
    <w:rsid w:val="00F26E9B"/>
    <w:rsid w:val="00FC43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4E652C"/>
  <w15:chartTrackingRefBased/>
  <w15:docId w15:val="{C1525B1F-A7E3-4220-A4FD-CF44CD71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F26E9B"/>
    <w:rPr>
      <w:rFonts w:eastAsiaTheme="minorEastAsia"/>
      <w:sz w:val="24"/>
      <w:szCs w:val="24"/>
    </w:rPr>
  </w:style>
  <w:style w:type="character" w:styleId="CommentReference">
    <w:name w:val="annotation reference"/>
    <w:basedOn w:val="DefaultParagraphFont"/>
    <w:uiPriority w:val="99"/>
    <w:semiHidden/>
    <w:unhideWhenUsed/>
    <w:rsid w:val="00F26E9B"/>
    <w:rPr>
      <w:sz w:val="16"/>
      <w:szCs w:val="16"/>
    </w:rPr>
  </w:style>
  <w:style w:type="paragraph" w:styleId="CommentText">
    <w:name w:val="annotation text"/>
    <w:basedOn w:val="Normal"/>
    <w:link w:val="CommentTextChar"/>
    <w:uiPriority w:val="99"/>
    <w:unhideWhenUsed/>
    <w:rsid w:val="00F26E9B"/>
    <w:rPr>
      <w:sz w:val="20"/>
      <w:szCs w:val="20"/>
    </w:rPr>
  </w:style>
  <w:style w:type="character" w:customStyle="1" w:styleId="CommentTextChar">
    <w:name w:val="Comment Text Char"/>
    <w:basedOn w:val="DefaultParagraphFont"/>
    <w:link w:val="CommentText"/>
    <w:uiPriority w:val="99"/>
    <w:rsid w:val="00F26E9B"/>
    <w:rPr>
      <w:rFonts w:eastAsiaTheme="minorEastAsia"/>
    </w:rPr>
  </w:style>
  <w:style w:type="paragraph" w:styleId="CommentSubject">
    <w:name w:val="annotation subject"/>
    <w:basedOn w:val="CommentText"/>
    <w:next w:val="CommentText"/>
    <w:link w:val="CommentSubjectChar"/>
    <w:uiPriority w:val="99"/>
    <w:semiHidden/>
    <w:unhideWhenUsed/>
    <w:rsid w:val="00F26E9B"/>
    <w:rPr>
      <w:b/>
      <w:bCs/>
    </w:rPr>
  </w:style>
  <w:style w:type="character" w:customStyle="1" w:styleId="CommentSubjectChar">
    <w:name w:val="Comment Subject Char"/>
    <w:basedOn w:val="CommentTextChar"/>
    <w:link w:val="CommentSubject"/>
    <w:uiPriority w:val="99"/>
    <w:semiHidden/>
    <w:rsid w:val="00F26E9B"/>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58125">
      <w:marLeft w:val="0"/>
      <w:marRight w:val="0"/>
      <w:marTop w:val="0"/>
      <w:marBottom w:val="0"/>
      <w:divBdr>
        <w:top w:val="none" w:sz="0" w:space="0" w:color="auto"/>
        <w:left w:val="none" w:sz="0" w:space="0" w:color="auto"/>
        <w:bottom w:val="none" w:sz="0" w:space="0" w:color="auto"/>
        <w:right w:val="none" w:sz="0" w:space="0" w:color="auto"/>
      </w:divBdr>
    </w:div>
    <w:div w:id="274488088">
      <w:marLeft w:val="0"/>
      <w:marRight w:val="0"/>
      <w:marTop w:val="0"/>
      <w:marBottom w:val="0"/>
      <w:divBdr>
        <w:top w:val="none" w:sz="0" w:space="0" w:color="auto"/>
        <w:left w:val="none" w:sz="0" w:space="0" w:color="auto"/>
        <w:bottom w:val="none" w:sz="0" w:space="0" w:color="auto"/>
        <w:right w:val="none" w:sz="0" w:space="0" w:color="auto"/>
      </w:divBdr>
    </w:div>
    <w:div w:id="401300109">
      <w:marLeft w:val="0"/>
      <w:marRight w:val="0"/>
      <w:marTop w:val="0"/>
      <w:marBottom w:val="0"/>
      <w:divBdr>
        <w:top w:val="none" w:sz="0" w:space="0" w:color="auto"/>
        <w:left w:val="none" w:sz="0" w:space="0" w:color="auto"/>
        <w:bottom w:val="none" w:sz="0" w:space="0" w:color="auto"/>
        <w:right w:val="none" w:sz="0" w:space="0" w:color="auto"/>
      </w:divBdr>
    </w:div>
    <w:div w:id="454327745">
      <w:marLeft w:val="0"/>
      <w:marRight w:val="0"/>
      <w:marTop w:val="0"/>
      <w:marBottom w:val="0"/>
      <w:divBdr>
        <w:top w:val="none" w:sz="0" w:space="0" w:color="auto"/>
        <w:left w:val="none" w:sz="0" w:space="0" w:color="auto"/>
        <w:bottom w:val="none" w:sz="0" w:space="0" w:color="auto"/>
        <w:right w:val="none" w:sz="0" w:space="0" w:color="auto"/>
      </w:divBdr>
    </w:div>
    <w:div w:id="692656183">
      <w:marLeft w:val="0"/>
      <w:marRight w:val="0"/>
      <w:marTop w:val="0"/>
      <w:marBottom w:val="0"/>
      <w:divBdr>
        <w:top w:val="none" w:sz="0" w:space="0" w:color="auto"/>
        <w:left w:val="none" w:sz="0" w:space="0" w:color="auto"/>
        <w:bottom w:val="none" w:sz="0" w:space="0" w:color="auto"/>
        <w:right w:val="none" w:sz="0" w:space="0" w:color="auto"/>
      </w:divBdr>
    </w:div>
    <w:div w:id="1068917859">
      <w:marLeft w:val="0"/>
      <w:marRight w:val="0"/>
      <w:marTop w:val="0"/>
      <w:marBottom w:val="0"/>
      <w:divBdr>
        <w:top w:val="none" w:sz="0" w:space="0" w:color="auto"/>
        <w:left w:val="none" w:sz="0" w:space="0" w:color="auto"/>
        <w:bottom w:val="none" w:sz="0" w:space="0" w:color="auto"/>
        <w:right w:val="none" w:sz="0" w:space="0" w:color="auto"/>
      </w:divBdr>
    </w:div>
    <w:div w:id="1173910663">
      <w:marLeft w:val="0"/>
      <w:marRight w:val="0"/>
      <w:marTop w:val="0"/>
      <w:marBottom w:val="0"/>
      <w:divBdr>
        <w:top w:val="none" w:sz="0" w:space="0" w:color="auto"/>
        <w:left w:val="none" w:sz="0" w:space="0" w:color="auto"/>
        <w:bottom w:val="none" w:sz="0" w:space="0" w:color="auto"/>
        <w:right w:val="none" w:sz="0" w:space="0" w:color="auto"/>
      </w:divBdr>
      <w:divsChild>
        <w:div w:id="1117061972">
          <w:marLeft w:val="0"/>
          <w:marRight w:val="0"/>
          <w:marTop w:val="0"/>
          <w:marBottom w:val="150"/>
          <w:divBdr>
            <w:top w:val="single" w:sz="12" w:space="0" w:color="000000"/>
            <w:left w:val="none" w:sz="0" w:space="0" w:color="auto"/>
            <w:bottom w:val="single" w:sz="12" w:space="0" w:color="000000"/>
            <w:right w:val="none" w:sz="0" w:space="0" w:color="auto"/>
          </w:divBdr>
        </w:div>
      </w:divsChild>
    </w:div>
    <w:div w:id="1319309097">
      <w:marLeft w:val="0"/>
      <w:marRight w:val="0"/>
      <w:marTop w:val="0"/>
      <w:marBottom w:val="0"/>
      <w:divBdr>
        <w:top w:val="none" w:sz="0" w:space="0" w:color="auto"/>
        <w:left w:val="none" w:sz="0" w:space="0" w:color="auto"/>
        <w:bottom w:val="none" w:sz="0" w:space="0" w:color="auto"/>
        <w:right w:val="none" w:sz="0" w:space="0" w:color="auto"/>
      </w:divBdr>
    </w:div>
    <w:div w:id="1544907777">
      <w:marLeft w:val="0"/>
      <w:marRight w:val="0"/>
      <w:marTop w:val="0"/>
      <w:marBottom w:val="0"/>
      <w:divBdr>
        <w:top w:val="none" w:sz="0" w:space="0" w:color="auto"/>
        <w:left w:val="none" w:sz="0" w:space="0" w:color="auto"/>
        <w:bottom w:val="none" w:sz="0" w:space="0" w:color="auto"/>
        <w:right w:val="none" w:sz="0" w:space="0" w:color="auto"/>
      </w:divBdr>
    </w:div>
    <w:div w:id="2069453092">
      <w:marLeft w:val="0"/>
      <w:marRight w:val="0"/>
      <w:marTop w:val="0"/>
      <w:marBottom w:val="0"/>
      <w:divBdr>
        <w:top w:val="none" w:sz="0" w:space="0" w:color="auto"/>
        <w:left w:val="none" w:sz="0" w:space="0" w:color="auto"/>
        <w:bottom w:val="none" w:sz="0" w:space="0" w:color="auto"/>
        <w:right w:val="none" w:sz="0" w:space="0" w:color="auto"/>
      </w:divBdr>
    </w:div>
    <w:div w:id="209427503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plantsoftheworldonline.org/" TargetMode="Externa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yperlink" Target="http://data.gbif.org." TargetMode="Externa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https://rbgkew.sharepoint.com/sites/KewPlantAssessment2022-2/Shared%20Documents/General/Projects/Threatened%20Biodiversity%20Hotspots%20Programme/resources/redListLogo.jpg" TargetMode="External"/><Relationship Id="rId14" Type="http://schemas.openxmlformats.org/officeDocument/2006/relationships/hyperlink" Target="http://bhutanbiodiversity.net/taxa.%20(Accessed:%2010/12/20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FDAEF7-81F4-4738-AF76-C19DB42ECB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43769C-000C-44E9-BE0D-61964550E3D4}">
  <ds:schemaRefs>
    <ds:schemaRef ds:uri="Microsoft.SharePoint.Taxonomy.ContentTypeSync"/>
  </ds:schemaRefs>
</ds:datastoreItem>
</file>

<file path=customXml/itemProps3.xml><?xml version="1.0" encoding="utf-8"?>
<ds:datastoreItem xmlns:ds="http://schemas.openxmlformats.org/officeDocument/2006/customXml" ds:itemID="{EACD9BF5-424F-402D-92EB-BCE248DA9480}">
  <ds:schemaRefs>
    <ds:schemaRef ds:uri="http://schemas.microsoft.com/sharepoint/events"/>
  </ds:schemaRefs>
</ds:datastoreItem>
</file>

<file path=customXml/itemProps4.xml><?xml version="1.0" encoding="utf-8"?>
<ds:datastoreItem xmlns:ds="http://schemas.openxmlformats.org/officeDocument/2006/customXml" ds:itemID="{5796C714-CFB9-45E2-9003-97403BF93DD8}">
  <ds:schemaRefs>
    <ds:schemaRef ds:uri="http://schemas.microsoft.com/sharepoint/v3/contenttype/forms"/>
  </ds:schemaRefs>
</ds:datastoreItem>
</file>

<file path=customXml/itemProps5.xml><?xml version="1.0" encoding="utf-8"?>
<ds:datastoreItem xmlns:ds="http://schemas.openxmlformats.org/officeDocument/2006/customXml" ds:itemID="{0790B838-9CFA-49FD-B4FF-9BD51A1C35DD}">
  <ds:schemaRefs>
    <ds:schemaRef ds:uri="http://purl.org/dc/elements/1.1/"/>
    <ds:schemaRef ds:uri="590658d6-28a4-43df-8461-354b94568f6c"/>
    <ds:schemaRef ds:uri="3174fa65-5130-4218-be7b-3006b691958f"/>
    <ds:schemaRef ds:uri="http://purl.org/dc/dcmitype/"/>
    <ds:schemaRef ds:uri="http://schemas.microsoft.com/office/infopath/2007/PartnerControls"/>
    <ds:schemaRef ds:uri="http://schemas.microsoft.com/office/2006/metadata/properties"/>
    <ds:schemaRef ds:uri="http://schemas.microsoft.com/office/2006/documentManagement/types"/>
    <ds:schemaRef ds:uri="150f78d0-e5c4-40ba-9879-1115501c63e5"/>
    <ds:schemaRef ds:uri="http://schemas.openxmlformats.org/package/2006/metadata/core-properties"/>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1455</Words>
  <Characters>10038</Characters>
  <Application>Microsoft Office Word</Application>
  <DocSecurity>0</DocSecurity>
  <Lines>83</Lines>
  <Paragraphs>22</Paragraphs>
  <ScaleCrop>false</ScaleCrop>
  <HeadingPairs>
    <vt:vector size="2" baseType="variant">
      <vt:variant>
        <vt:lpstr>Title</vt:lpstr>
      </vt:variant>
      <vt:variant>
        <vt:i4>1</vt:i4>
      </vt:variant>
    </vt:vector>
  </HeadingPairs>
  <TitlesOfParts>
    <vt:vector size="1" baseType="lpstr">
      <vt:lpstr>Terminalia myriocarpa</vt:lpstr>
    </vt:vector>
  </TitlesOfParts>
  <Company/>
  <LinksUpToDate>false</LinksUpToDate>
  <CharactersWithSpaces>11471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Terminalia myriocarpa</dc:title>
  <dc:subject/>
  <dc:creator>Jack Plummer</dc:creator>
  <cp:keywords/>
  <dc:description/>
  <cp:lastModifiedBy>Jack Plummer</cp:lastModifiedBy>
  <cp:revision>2</cp:revision>
  <dcterms:created xsi:type="dcterms:W3CDTF">2022-08-18T14:08:00Z</dcterms:created>
  <dcterms:modified xsi:type="dcterms:W3CDTF">2022-08-18T14:08:00Z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