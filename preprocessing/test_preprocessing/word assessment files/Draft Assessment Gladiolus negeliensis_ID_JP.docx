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BD29" w14:textId="77777777" w:rsidR="000D1CCD" w:rsidRDefault="009D0B61">
      <w:pPr>
        <w:jc w:val="center"/>
        <w:divId w:val="78451323"/>
        <w:rPr>
          <w:rFonts w:ascii="Georgia" w:eastAsia="Times New Roman" w:hAnsi="Georgia"/>
          <w:b/>
          <w:bCs/>
          <w:sz w:val="29"/>
          <w:szCs w:val="29"/>
        </w:rPr>
      </w:pPr>
      <w:r>
        <w:rPr>
          <w:rFonts w:ascii="Georgia" w:eastAsia="Times New Roman" w:hAnsi="Georgia"/>
          <w:b/>
          <w:bCs/>
          <w:sz w:val="29"/>
          <w:szCs w:val="29"/>
        </w:rPr>
        <w:t>Draft</w:t>
      </w:r>
    </w:p>
    <w:p w14:paraId="22F0C243" w14:textId="77777777" w:rsidR="000D1CCD" w:rsidRDefault="009D0B61">
      <w:pPr>
        <w:divId w:val="180970053"/>
        <w:rPr>
          <w:rFonts w:ascii="Georgia" w:eastAsia="Times New Roman" w:hAnsi="Georgia"/>
          <w:sz w:val="18"/>
          <w:szCs w:val="18"/>
        </w:rPr>
      </w:pPr>
      <w:r>
        <w:rPr>
          <w:rFonts w:ascii="Georgia" w:eastAsia="Times New Roman" w:hAnsi="Georgia"/>
          <w:noProof/>
          <w:sz w:val="18"/>
          <w:szCs w:val="18"/>
        </w:rPr>
        <w:drawing>
          <wp:inline distT="0" distB="0" distL="0" distR="0" wp14:anchorId="757B6E61" wp14:editId="1B467F85">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593B44" w14:textId="77777777" w:rsidR="000D1CCD" w:rsidRDefault="009D0B61">
      <w:pPr>
        <w:shd w:val="clear" w:color="auto" w:fill="FFFFFF"/>
        <w:spacing w:before="100" w:beforeAutospacing="1" w:after="100" w:afterAutospacing="1"/>
        <w:jc w:val="right"/>
        <w:outlineLvl w:val="1"/>
        <w:divId w:val="180970053"/>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Gladiolus </w:t>
      </w:r>
      <w:proofErr w:type="spellStart"/>
      <w:r>
        <w:rPr>
          <w:rStyle w:val="Emphasis"/>
          <w:rFonts w:ascii="Georgia" w:eastAsia="Times New Roman" w:hAnsi="Georgia"/>
          <w:b/>
          <w:bCs/>
          <w:color w:val="000000"/>
          <w:kern w:val="36"/>
          <w:sz w:val="29"/>
          <w:szCs w:val="29"/>
        </w:rPr>
        <w:t>negeliensis</w:t>
      </w:r>
      <w:proofErr w:type="spellEnd"/>
      <w:r>
        <w:rPr>
          <w:rFonts w:ascii="Georgia" w:eastAsia="Times New Roman" w:hAnsi="Georgia"/>
          <w:b/>
          <w:bCs/>
          <w:color w:val="000000"/>
          <w:kern w:val="36"/>
          <w:sz w:val="29"/>
          <w:szCs w:val="29"/>
        </w:rPr>
        <w:t xml:space="preserve"> - Goldblatt</w:t>
      </w:r>
    </w:p>
    <w:p w14:paraId="3F4358A6" w14:textId="77777777" w:rsidR="000D1CCD" w:rsidRDefault="009D0B61">
      <w:pPr>
        <w:jc w:val="right"/>
        <w:divId w:val="180970053"/>
        <w:rPr>
          <w:rFonts w:ascii="Georgia" w:eastAsia="Times New Roman" w:hAnsi="Georgia"/>
          <w:sz w:val="18"/>
          <w:szCs w:val="18"/>
        </w:rPr>
      </w:pPr>
      <w:r>
        <w:rPr>
          <w:rFonts w:ascii="Georgia" w:eastAsia="Times New Roman" w:hAnsi="Georgia"/>
          <w:sz w:val="18"/>
          <w:szCs w:val="18"/>
        </w:rPr>
        <w:t xml:space="preserve">PLANTAE - TRACHEOPHYTA - LILIOPSIDA - ASPARAGALES - IRIDACEAE - Gladiolus - </w:t>
      </w:r>
      <w:proofErr w:type="spellStart"/>
      <w:r>
        <w:rPr>
          <w:rFonts w:ascii="Georgia" w:eastAsia="Times New Roman" w:hAnsi="Georgia"/>
          <w:sz w:val="18"/>
          <w:szCs w:val="18"/>
        </w:rPr>
        <w:t>negeliensis</w:t>
      </w:r>
      <w:proofErr w:type="spellEnd"/>
    </w:p>
    <w:p w14:paraId="15ACB3F2" w14:textId="77777777" w:rsidR="000D1CCD" w:rsidRDefault="009D0B61">
      <w:pPr>
        <w:pStyle w:val="NormalWeb"/>
        <w:divId w:val="99839426"/>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32"/>
        <w:gridCol w:w="515"/>
      </w:tblGrid>
      <w:tr w:rsidR="000D1CCD" w14:paraId="5326AA4D" w14:textId="77777777">
        <w:trPr>
          <w:tblCellSpacing w:w="15" w:type="dxa"/>
          <w:jc w:val="center"/>
        </w:trPr>
        <w:tc>
          <w:tcPr>
            <w:tcW w:w="0" w:type="auto"/>
            <w:gridSpan w:val="2"/>
            <w:tcBorders>
              <w:bottom w:val="single" w:sz="6" w:space="0" w:color="000000"/>
            </w:tcBorders>
            <w:shd w:val="clear" w:color="auto" w:fill="BBBBBB"/>
            <w:vAlign w:val="center"/>
            <w:hideMark/>
          </w:tcPr>
          <w:p w14:paraId="1D800403" w14:textId="77777777" w:rsidR="000D1CCD" w:rsidRDefault="009D0B61">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D1CCD" w14:paraId="3C32D2C3" w14:textId="77777777">
        <w:trPr>
          <w:tblCellSpacing w:w="15" w:type="dxa"/>
          <w:jc w:val="center"/>
        </w:trPr>
        <w:tc>
          <w:tcPr>
            <w:tcW w:w="0" w:type="auto"/>
            <w:gridSpan w:val="2"/>
            <w:vAlign w:val="center"/>
            <w:hideMark/>
          </w:tcPr>
          <w:p w14:paraId="0D602331" w14:textId="77777777" w:rsidR="000D1CCD" w:rsidRDefault="009D0B61">
            <w:pPr>
              <w:spacing w:after="75"/>
              <w:rPr>
                <w:rFonts w:ascii="Georgia" w:eastAsia="Times New Roman" w:hAnsi="Georgia"/>
                <w:sz w:val="20"/>
                <w:szCs w:val="20"/>
              </w:rPr>
            </w:pPr>
            <w:r>
              <w:rPr>
                <w:rFonts w:ascii="Georgia" w:eastAsia="Times New Roman" w:hAnsi="Georgia"/>
                <w:sz w:val="20"/>
                <w:szCs w:val="20"/>
              </w:rPr>
              <w:t>CR - Critically Endangered, B1ab(iii) (IUCN version 3.1)</w:t>
            </w:r>
          </w:p>
        </w:tc>
      </w:tr>
      <w:tr w:rsidR="000D1CCD" w14:paraId="2D998191" w14:textId="77777777">
        <w:trPr>
          <w:tblCellSpacing w:w="15" w:type="dxa"/>
          <w:jc w:val="center"/>
        </w:trPr>
        <w:tc>
          <w:tcPr>
            <w:tcW w:w="0" w:type="auto"/>
            <w:gridSpan w:val="2"/>
            <w:vAlign w:val="center"/>
            <w:hideMark/>
          </w:tcPr>
          <w:p w14:paraId="04CC5304" w14:textId="77777777" w:rsidR="000D1CCD" w:rsidRDefault="009D0B61">
            <w:pPr>
              <w:spacing w:after="75"/>
              <w:rPr>
                <w:rFonts w:ascii="Georgia" w:eastAsia="Times New Roman" w:hAnsi="Georgia"/>
                <w:sz w:val="18"/>
                <w:szCs w:val="18"/>
              </w:rPr>
            </w:pPr>
            <w:r>
              <w:rPr>
                <w:rFonts w:ascii="Georgia" w:eastAsia="Times New Roman" w:hAnsi="Georgia"/>
                <w:sz w:val="18"/>
                <w:szCs w:val="18"/>
              </w:rPr>
              <w:t> </w:t>
            </w:r>
          </w:p>
        </w:tc>
      </w:tr>
      <w:tr w:rsidR="000D1CCD" w14:paraId="2A29743B" w14:textId="77777777">
        <w:trPr>
          <w:tblCellSpacing w:w="15" w:type="dxa"/>
          <w:jc w:val="center"/>
        </w:trPr>
        <w:tc>
          <w:tcPr>
            <w:tcW w:w="0" w:type="auto"/>
            <w:vAlign w:val="center"/>
            <w:hideMark/>
          </w:tcPr>
          <w:p w14:paraId="750C6B98" w14:textId="77777777" w:rsidR="000D1CCD" w:rsidRDefault="009D0B61">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788890D7" w14:textId="77777777" w:rsidR="000D1CCD" w:rsidRDefault="009D0B61">
            <w:pPr>
              <w:spacing w:after="75"/>
              <w:rPr>
                <w:rFonts w:ascii="Georgia" w:eastAsia="Times New Roman" w:hAnsi="Georgia"/>
                <w:sz w:val="18"/>
                <w:szCs w:val="18"/>
              </w:rPr>
            </w:pPr>
            <w:r>
              <w:rPr>
                <w:rFonts w:ascii="Georgia" w:eastAsia="Times New Roman" w:hAnsi="Georgia"/>
                <w:sz w:val="18"/>
                <w:szCs w:val="18"/>
              </w:rPr>
              <w:t>No</w:t>
            </w:r>
          </w:p>
        </w:tc>
      </w:tr>
      <w:tr w:rsidR="000D1CCD" w14:paraId="22FA10B2" w14:textId="77777777">
        <w:trPr>
          <w:tblCellSpacing w:w="15" w:type="dxa"/>
          <w:jc w:val="center"/>
        </w:trPr>
        <w:tc>
          <w:tcPr>
            <w:tcW w:w="0" w:type="auto"/>
            <w:vAlign w:val="center"/>
            <w:hideMark/>
          </w:tcPr>
          <w:p w14:paraId="135CB31C" w14:textId="77777777" w:rsidR="000D1CCD" w:rsidRDefault="009D0B61">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664FEB12" w14:textId="77777777" w:rsidR="000D1CCD" w:rsidRDefault="009D0B61">
            <w:pPr>
              <w:spacing w:after="75"/>
              <w:rPr>
                <w:rFonts w:ascii="Georgia" w:eastAsia="Times New Roman" w:hAnsi="Georgia"/>
                <w:sz w:val="18"/>
                <w:szCs w:val="18"/>
              </w:rPr>
            </w:pPr>
            <w:r>
              <w:rPr>
                <w:rFonts w:ascii="Georgia" w:eastAsia="Times New Roman" w:hAnsi="Georgia"/>
                <w:sz w:val="18"/>
                <w:szCs w:val="18"/>
              </w:rPr>
              <w:t>No</w:t>
            </w:r>
          </w:p>
        </w:tc>
      </w:tr>
      <w:tr w:rsidR="000D1CCD" w14:paraId="3C59A18C" w14:textId="77777777">
        <w:trPr>
          <w:tblCellSpacing w:w="15" w:type="dxa"/>
          <w:jc w:val="center"/>
        </w:trPr>
        <w:tc>
          <w:tcPr>
            <w:tcW w:w="0" w:type="auto"/>
            <w:vAlign w:val="center"/>
            <w:hideMark/>
          </w:tcPr>
          <w:p w14:paraId="6E5F3981" w14:textId="77777777" w:rsidR="000D1CCD" w:rsidRDefault="009D0B61">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562DF695" w14:textId="77777777" w:rsidR="000D1CCD" w:rsidRDefault="000D1CCD">
            <w:pPr>
              <w:spacing w:after="75"/>
              <w:rPr>
                <w:rFonts w:ascii="Georgia" w:eastAsia="Times New Roman" w:hAnsi="Georgia"/>
                <w:sz w:val="18"/>
                <w:szCs w:val="18"/>
              </w:rPr>
            </w:pPr>
          </w:p>
        </w:tc>
      </w:tr>
    </w:tbl>
    <w:p w14:paraId="55975585" w14:textId="77777777" w:rsidR="000D1CCD" w:rsidRDefault="009D0B61">
      <w:pPr>
        <w:pStyle w:val="Heading1"/>
        <w:divId w:val="1855028366"/>
        <w:rPr>
          <w:rFonts w:ascii="Georgia" w:eastAsia="Times New Roman" w:hAnsi="Georgia"/>
          <w:sz w:val="29"/>
          <w:szCs w:val="29"/>
        </w:rPr>
      </w:pPr>
      <w:r>
        <w:rPr>
          <w:rFonts w:ascii="Georgia" w:eastAsia="Times New Roman" w:hAnsi="Georgia"/>
          <w:sz w:val="29"/>
          <w:szCs w:val="29"/>
        </w:rPr>
        <w:t>Red List Assessment</w:t>
      </w:r>
    </w:p>
    <w:p w14:paraId="29B8AB1B" w14:textId="77777777" w:rsidR="000D1CCD" w:rsidRDefault="009D0B61">
      <w:pPr>
        <w:pStyle w:val="Heading2"/>
        <w:divId w:val="1855028366"/>
        <w:rPr>
          <w:rFonts w:ascii="Georgia" w:eastAsia="Times New Roman" w:hAnsi="Georgia"/>
          <w:sz w:val="27"/>
          <w:szCs w:val="27"/>
        </w:rPr>
      </w:pPr>
      <w:r>
        <w:rPr>
          <w:rFonts w:ascii="Georgia" w:eastAsia="Times New Roman" w:hAnsi="Georgia"/>
          <w:sz w:val="27"/>
          <w:szCs w:val="27"/>
        </w:rPr>
        <w:t>Assessment Information</w:t>
      </w:r>
    </w:p>
    <w:p w14:paraId="2C88F1D8" w14:textId="77777777" w:rsidR="000D1CCD" w:rsidRDefault="009D0B61">
      <w:pPr>
        <w:pStyle w:val="NormalWeb"/>
        <w:divId w:val="1855028366"/>
        <w:rPr>
          <w:rFonts w:ascii="Georgia" w:hAnsi="Georgia"/>
        </w:rPr>
      </w:pPr>
      <w:r>
        <w:rPr>
          <w:rStyle w:val="datalabel1"/>
          <w:rFonts w:ascii="Georgia" w:hAnsi="Georgia"/>
        </w:rPr>
        <w:t xml:space="preserve">Date of Assessment: </w:t>
      </w:r>
      <w:r>
        <w:rPr>
          <w:rFonts w:ascii="Georgia" w:hAnsi="Georgia"/>
        </w:rPr>
        <w:t>2022-10-12</w:t>
      </w:r>
    </w:p>
    <w:p w14:paraId="1CB2A671" w14:textId="77777777" w:rsidR="000D1CCD" w:rsidRDefault="009D0B61">
      <w:pPr>
        <w:pStyle w:val="NormalWeb"/>
        <w:divId w:val="1855028366"/>
        <w:rPr>
          <w:rFonts w:ascii="Georgia" w:hAnsi="Georgia"/>
        </w:rPr>
      </w:pPr>
      <w:r>
        <w:rPr>
          <w:rStyle w:val="datalabel1"/>
          <w:rFonts w:ascii="Georgia" w:hAnsi="Georgia"/>
        </w:rPr>
        <w:t xml:space="preserve">Assessor(s): </w:t>
      </w:r>
      <w:proofErr w:type="spellStart"/>
      <w:r>
        <w:rPr>
          <w:rFonts w:ascii="Georgia" w:hAnsi="Georgia"/>
        </w:rPr>
        <w:t>Svahnström</w:t>
      </w:r>
      <w:proofErr w:type="spellEnd"/>
      <w:r>
        <w:rPr>
          <w:rFonts w:ascii="Georgia" w:hAnsi="Georgia"/>
        </w:rPr>
        <w:t>, V.</w:t>
      </w:r>
    </w:p>
    <w:p w14:paraId="0CA7EEA8" w14:textId="77777777" w:rsidR="000D1CCD" w:rsidRDefault="009D0B61">
      <w:pPr>
        <w:pStyle w:val="NormalWeb"/>
        <w:divId w:val="1855028366"/>
        <w:rPr>
          <w:rFonts w:ascii="Georgia" w:hAnsi="Georgia"/>
        </w:rPr>
      </w:pPr>
      <w:r>
        <w:rPr>
          <w:rStyle w:val="datalabel1"/>
          <w:rFonts w:ascii="Georgia" w:hAnsi="Georgia"/>
        </w:rPr>
        <w:t xml:space="preserve">Regions: </w:t>
      </w:r>
      <w:r>
        <w:rPr>
          <w:rFonts w:ascii="Georgia" w:hAnsi="Georgia"/>
        </w:rPr>
        <w:t>Global</w:t>
      </w:r>
    </w:p>
    <w:p w14:paraId="217B5FF3" w14:textId="77777777" w:rsidR="000D1CCD" w:rsidRDefault="009D0B61">
      <w:pPr>
        <w:pStyle w:val="Heading2"/>
        <w:divId w:val="1855028366"/>
        <w:rPr>
          <w:rFonts w:ascii="Georgia" w:eastAsia="Times New Roman" w:hAnsi="Georgia"/>
          <w:sz w:val="27"/>
          <w:szCs w:val="27"/>
        </w:rPr>
      </w:pPr>
      <w:r>
        <w:rPr>
          <w:rFonts w:ascii="Georgia" w:eastAsia="Times New Roman" w:hAnsi="Georgia"/>
          <w:sz w:val="27"/>
          <w:szCs w:val="27"/>
        </w:rPr>
        <w:t>Assessment Rationale</w:t>
      </w:r>
    </w:p>
    <w:p w14:paraId="151CBA9B" w14:textId="156E47DE" w:rsidR="000D1CCD" w:rsidRDefault="009D0B61">
      <w:pPr>
        <w:pStyle w:val="NormalWeb"/>
        <w:divId w:val="1855028366"/>
        <w:rPr>
          <w:rFonts w:ascii="Georgia" w:hAnsi="Georgia"/>
        </w:rPr>
      </w:pPr>
      <w:r>
        <w:rPr>
          <w:rStyle w:val="Emphasis"/>
          <w:rFonts w:ascii="Georgia" w:hAnsi="Georgia"/>
        </w:rPr>
        <w:t xml:space="preserve">Gladiolus </w:t>
      </w:r>
      <w:proofErr w:type="spellStart"/>
      <w:r>
        <w:rPr>
          <w:rStyle w:val="Emphasis"/>
          <w:rFonts w:ascii="Georgia" w:hAnsi="Georgia"/>
        </w:rPr>
        <w:t>negeliensis</w:t>
      </w:r>
      <w:proofErr w:type="spellEnd"/>
      <w:r>
        <w:rPr>
          <w:rStyle w:val="Emphasis"/>
          <w:rFonts w:ascii="Georgia" w:hAnsi="Georgia"/>
        </w:rPr>
        <w:t> </w:t>
      </w:r>
      <w:r>
        <w:rPr>
          <w:rFonts w:ascii="Georgia" w:hAnsi="Georgia"/>
        </w:rPr>
        <w:t xml:space="preserve">is endemic to grasslands in the </w:t>
      </w:r>
      <w:proofErr w:type="spellStart"/>
      <w:r>
        <w:rPr>
          <w:rFonts w:ascii="Georgia" w:hAnsi="Georgia"/>
        </w:rPr>
        <w:t>Liben</w:t>
      </w:r>
      <w:proofErr w:type="spellEnd"/>
      <w:r>
        <w:rPr>
          <w:rFonts w:ascii="Georgia" w:hAnsi="Georgia"/>
        </w:rPr>
        <w:t xml:space="preserve"> Plains of the Sidamo floristic region, Ethiopia. This species has a narrow distribution, with an extent of occurrence (EOO) of 45 km</w:t>
      </w:r>
      <w:r>
        <w:rPr>
          <w:rFonts w:ascii="Georgia" w:hAnsi="Georgia"/>
          <w:vertAlign w:val="superscript"/>
        </w:rPr>
        <w:t>2</w:t>
      </w:r>
      <w:r>
        <w:rPr>
          <w:rFonts w:ascii="Georgia" w:hAnsi="Georgia"/>
        </w:rPr>
        <w:t> and an area of occupancy (AOO) of 12 km</w:t>
      </w:r>
      <w:r>
        <w:rPr>
          <w:rFonts w:ascii="Georgia" w:hAnsi="Georgia"/>
          <w:vertAlign w:val="superscript"/>
        </w:rPr>
        <w:t>2</w:t>
      </w:r>
      <w:r>
        <w:rPr>
          <w:rFonts w:ascii="Georgia" w:hAnsi="Georgia"/>
        </w:rPr>
        <w:t xml:space="preserve">. It has only been collected at three localities, all located south of the town of Negele. The grasslands of the </w:t>
      </w:r>
      <w:proofErr w:type="spellStart"/>
      <w:r>
        <w:rPr>
          <w:rFonts w:ascii="Georgia" w:hAnsi="Georgia"/>
        </w:rPr>
        <w:t>Liben</w:t>
      </w:r>
      <w:proofErr w:type="spellEnd"/>
      <w:r>
        <w:rPr>
          <w:rFonts w:ascii="Georgia" w:hAnsi="Georgia"/>
        </w:rPr>
        <w:t xml:space="preserve"> Plains are threatened by overgrazing, recurring droughts, and expansion of agriculture. These threats are inferred to be contributing to a continuing decline in the area and quality of habitat for this species. It is suspected that </w:t>
      </w:r>
      <w:proofErr w:type="gramStart"/>
      <w:r>
        <w:rPr>
          <w:rFonts w:ascii="Georgia" w:hAnsi="Georgia"/>
        </w:rPr>
        <w:t>all of</w:t>
      </w:r>
      <w:proofErr w:type="gramEnd"/>
      <w:r>
        <w:rPr>
          <w:rFonts w:ascii="Georgia" w:hAnsi="Georgia"/>
        </w:rPr>
        <w:t xml:space="preserve"> these localities could be affected by the same grazing event and this species is therefore most likely represented by a single location</w:t>
      </w:r>
      <w:ins w:id="0" w:author="User" w:date="2022-10-21T15:11:00Z">
        <w:r w:rsidR="00AB3C49">
          <w:rPr>
            <w:rFonts w:ascii="Georgia" w:hAnsi="Georgia"/>
          </w:rPr>
          <w:t xml:space="preserve"> (although it could be considered</w:t>
        </w:r>
        <w:r w:rsidR="00A719D2">
          <w:rPr>
            <w:rFonts w:ascii="Georgia" w:hAnsi="Georgia"/>
          </w:rPr>
          <w:t xml:space="preserve"> up to three locations)</w:t>
        </w:r>
      </w:ins>
      <w:r>
        <w:rPr>
          <w:rFonts w:ascii="Georgia" w:hAnsi="Georgia"/>
        </w:rPr>
        <w:t>. There is no available information on the population size or trends. Given the highly restricted range, presence at one to three locations, and continuing decline</w:t>
      </w:r>
      <w:ins w:id="1" w:author="User" w:date="2022-10-21T15:12:00Z">
        <w:r w:rsidR="00A719D2">
          <w:rPr>
            <w:rFonts w:ascii="Georgia" w:hAnsi="Georgia"/>
          </w:rPr>
          <w:t xml:space="preserve"> in </w:t>
        </w:r>
        <w:r w:rsidR="000E4FC7">
          <w:rPr>
            <w:rFonts w:ascii="Georgia" w:hAnsi="Georgia"/>
          </w:rPr>
          <w:t>area</w:t>
        </w:r>
        <w:r w:rsidR="00A719D2">
          <w:rPr>
            <w:rFonts w:ascii="Georgia" w:hAnsi="Georgia"/>
          </w:rPr>
          <w:t xml:space="preserve"> and quality of habitat</w:t>
        </w:r>
      </w:ins>
      <w:r>
        <w:rPr>
          <w:rFonts w:ascii="Georgia" w:hAnsi="Georgia"/>
        </w:rPr>
        <w:t>, this species qualifies as Critically Endangered under Criterion B1ab(iii). </w:t>
      </w:r>
      <w:r>
        <w:rPr>
          <w:rFonts w:ascii="Georgia" w:hAnsi="Georgia"/>
        </w:rPr>
        <w:br/>
        <w:t>This species is absent from</w:t>
      </w:r>
      <w:r>
        <w:rPr>
          <w:rStyle w:val="Emphasis"/>
          <w:rFonts w:ascii="Georgia" w:hAnsi="Georgia"/>
        </w:rPr>
        <w:t> ex situ</w:t>
      </w:r>
      <w:r>
        <w:rPr>
          <w:rFonts w:ascii="Georgia" w:hAnsi="Georgia"/>
        </w:rPr>
        <w:t xml:space="preserve"> conservation collections and is not represented in any protected areas. Further research into the distribution and population status of this species is urgently needed to confirm its conservation status, and targeted surveys in suitable habitat are recommended to determine if any additional </w:t>
      </w:r>
      <w:ins w:id="2" w:author="Jack Plummer" w:date="2022-10-21T16:09:00Z">
        <w:r w:rsidR="0005274A">
          <w:rPr>
            <w:rFonts w:ascii="Georgia" w:hAnsi="Georgia"/>
          </w:rPr>
          <w:t>sub</w:t>
        </w:r>
      </w:ins>
      <w:r>
        <w:rPr>
          <w:rFonts w:ascii="Georgia" w:hAnsi="Georgia"/>
        </w:rPr>
        <w:t>populations exist.</w:t>
      </w:r>
    </w:p>
    <w:p w14:paraId="0A2F912C" w14:textId="77777777" w:rsidR="000D1CCD" w:rsidRDefault="009D0B61">
      <w:pPr>
        <w:pStyle w:val="Heading1"/>
        <w:divId w:val="1148211117"/>
        <w:rPr>
          <w:rFonts w:ascii="Georgia" w:eastAsia="Times New Roman" w:hAnsi="Georgia"/>
          <w:sz w:val="29"/>
          <w:szCs w:val="29"/>
        </w:rPr>
      </w:pPr>
      <w:r>
        <w:rPr>
          <w:rFonts w:ascii="Georgia" w:eastAsia="Times New Roman" w:hAnsi="Georgia"/>
          <w:sz w:val="29"/>
          <w:szCs w:val="29"/>
        </w:rPr>
        <w:t>Distribution</w:t>
      </w:r>
    </w:p>
    <w:p w14:paraId="5DE0F5B0"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Geographic Range</w:t>
      </w:r>
    </w:p>
    <w:p w14:paraId="1A3E3D54" w14:textId="194B182D" w:rsidR="000D1CCD" w:rsidRDefault="009D0B61">
      <w:pPr>
        <w:pStyle w:val="NormalWeb"/>
        <w:divId w:val="1148211117"/>
        <w:rPr>
          <w:rFonts w:ascii="Georgia" w:hAnsi="Georgia"/>
        </w:rPr>
      </w:pPr>
      <w:r>
        <w:rPr>
          <w:rFonts w:ascii="Georgia" w:hAnsi="Georgia"/>
        </w:rPr>
        <w:lastRenderedPageBreak/>
        <w:t xml:space="preserve">This species is endemic to Ethiopia (POWO 2022). It has a very restricted range, found only in the </w:t>
      </w:r>
      <w:proofErr w:type="spellStart"/>
      <w:r>
        <w:rPr>
          <w:rFonts w:ascii="Georgia" w:hAnsi="Georgia"/>
        </w:rPr>
        <w:t>Liben</w:t>
      </w:r>
      <w:proofErr w:type="spellEnd"/>
      <w:r>
        <w:rPr>
          <w:rFonts w:ascii="Georgia" w:hAnsi="Georgia"/>
        </w:rPr>
        <w:t xml:space="preserve"> Plains of the Sidamo floristic region in </w:t>
      </w:r>
      <w:proofErr w:type="spellStart"/>
      <w:r>
        <w:rPr>
          <w:rFonts w:ascii="Georgia" w:hAnsi="Georgia"/>
        </w:rPr>
        <w:t>southeastern</w:t>
      </w:r>
      <w:proofErr w:type="spellEnd"/>
      <w:r>
        <w:rPr>
          <w:rFonts w:ascii="Georgia" w:hAnsi="Georgia"/>
        </w:rPr>
        <w:t xml:space="preserve"> Ethiopia</w:t>
      </w:r>
      <w:ins w:id="3" w:author="User" w:date="2022-10-21T15:13:00Z">
        <w:r w:rsidR="00E770DE">
          <w:rPr>
            <w:rFonts w:ascii="Georgia" w:hAnsi="Georgia"/>
          </w:rPr>
          <w:t>,</w:t>
        </w:r>
      </w:ins>
      <w:r>
        <w:rPr>
          <w:rFonts w:ascii="Georgia" w:hAnsi="Georgia"/>
        </w:rPr>
        <w:t xml:space="preserve"> at elevations between 1,500–1,700 m asl (Goldblatt 1996).</w:t>
      </w:r>
    </w:p>
    <w:p w14:paraId="60C37191"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75"/>
        <w:gridCol w:w="6235"/>
      </w:tblGrid>
      <w:tr w:rsidR="000D1CCD" w14:paraId="5C84F6B5" w14:textId="77777777">
        <w:trPr>
          <w:divId w:val="1148211117"/>
          <w:tblCellSpacing w:w="15" w:type="dxa"/>
        </w:trPr>
        <w:tc>
          <w:tcPr>
            <w:tcW w:w="0" w:type="auto"/>
            <w:tcBorders>
              <w:bottom w:val="single" w:sz="6" w:space="0" w:color="000000"/>
            </w:tcBorders>
            <w:shd w:val="clear" w:color="auto" w:fill="BBBBBB"/>
            <w:vAlign w:val="center"/>
            <w:hideMark/>
          </w:tcPr>
          <w:p w14:paraId="44E8AE67"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2D778062"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D1CCD" w14:paraId="6FC36030" w14:textId="77777777">
        <w:trPr>
          <w:divId w:val="1148211117"/>
          <w:tblCellSpacing w:w="15" w:type="dxa"/>
        </w:trPr>
        <w:tc>
          <w:tcPr>
            <w:tcW w:w="0" w:type="auto"/>
            <w:vAlign w:val="center"/>
            <w:hideMark/>
          </w:tcPr>
          <w:p w14:paraId="73F9660D" w14:textId="77777777" w:rsidR="000D1CCD" w:rsidRDefault="009D0B61">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41CCFAEE" w14:textId="77777777" w:rsidR="000D1CCD" w:rsidRDefault="009D0B61">
            <w:pPr>
              <w:spacing w:after="75"/>
              <w:rPr>
                <w:rFonts w:ascii="Georgia" w:eastAsia="Times New Roman" w:hAnsi="Georgia"/>
                <w:sz w:val="18"/>
                <w:szCs w:val="18"/>
              </w:rPr>
            </w:pPr>
            <w:r>
              <w:rPr>
                <w:rFonts w:ascii="Georgia" w:eastAsia="Times New Roman" w:hAnsi="Georgia"/>
                <w:sz w:val="18"/>
                <w:szCs w:val="18"/>
              </w:rPr>
              <w:t xml:space="preserve">AOO based on estimate from a 2x2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354E0893"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14"/>
        <w:gridCol w:w="2449"/>
        <w:gridCol w:w="4347"/>
      </w:tblGrid>
      <w:tr w:rsidR="000D1CCD" w14:paraId="593C8658" w14:textId="77777777">
        <w:trPr>
          <w:divId w:val="1148211117"/>
          <w:tblCellSpacing w:w="15" w:type="dxa"/>
        </w:trPr>
        <w:tc>
          <w:tcPr>
            <w:tcW w:w="0" w:type="auto"/>
            <w:tcBorders>
              <w:bottom w:val="single" w:sz="6" w:space="0" w:color="000000"/>
            </w:tcBorders>
            <w:shd w:val="clear" w:color="auto" w:fill="BBBBBB"/>
            <w:vAlign w:val="center"/>
            <w:hideMark/>
          </w:tcPr>
          <w:p w14:paraId="0DABC20D"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11402D9D"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6229F0C"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D1CCD" w14:paraId="63410FDE" w14:textId="77777777">
        <w:trPr>
          <w:divId w:val="1148211117"/>
          <w:tblCellSpacing w:w="15" w:type="dxa"/>
        </w:trPr>
        <w:tc>
          <w:tcPr>
            <w:tcW w:w="0" w:type="auto"/>
            <w:vAlign w:val="center"/>
            <w:hideMark/>
          </w:tcPr>
          <w:p w14:paraId="01FAC8E5" w14:textId="77777777" w:rsidR="000D1CCD" w:rsidRDefault="009D0B61">
            <w:pPr>
              <w:spacing w:after="75"/>
              <w:rPr>
                <w:rFonts w:ascii="Georgia" w:eastAsia="Times New Roman" w:hAnsi="Georgia"/>
                <w:sz w:val="18"/>
                <w:szCs w:val="18"/>
              </w:rPr>
            </w:pPr>
            <w:r>
              <w:rPr>
                <w:rFonts w:ascii="Georgia" w:eastAsia="Times New Roman" w:hAnsi="Georgia"/>
                <w:sz w:val="18"/>
                <w:szCs w:val="18"/>
              </w:rPr>
              <w:t>45</w:t>
            </w:r>
          </w:p>
        </w:tc>
        <w:tc>
          <w:tcPr>
            <w:tcW w:w="0" w:type="auto"/>
            <w:vAlign w:val="center"/>
            <w:hideMark/>
          </w:tcPr>
          <w:p w14:paraId="0CF9B463" w14:textId="77777777" w:rsidR="000D1CCD" w:rsidRDefault="009D0B61">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28A007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 xml:space="preserve">EOO estimated from a minimum convex polygon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20A941C" w14:textId="77777777" w:rsidR="000D1CCD" w:rsidRDefault="000D1CCD">
      <w:pPr>
        <w:divId w:val="114821111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54"/>
        <w:gridCol w:w="1151"/>
        <w:gridCol w:w="1258"/>
      </w:tblGrid>
      <w:tr w:rsidR="000D1CCD" w14:paraId="699BD2A9" w14:textId="77777777">
        <w:trPr>
          <w:divId w:val="1148211117"/>
          <w:tblCellSpacing w:w="15" w:type="dxa"/>
        </w:trPr>
        <w:tc>
          <w:tcPr>
            <w:tcW w:w="0" w:type="auto"/>
            <w:tcBorders>
              <w:bottom w:val="single" w:sz="6" w:space="0" w:color="000000"/>
            </w:tcBorders>
            <w:shd w:val="clear" w:color="auto" w:fill="BBBBBB"/>
            <w:vAlign w:val="center"/>
            <w:hideMark/>
          </w:tcPr>
          <w:p w14:paraId="7AE0D58D"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1E6D8B32"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B81B223"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D1CCD" w14:paraId="0432C75F" w14:textId="77777777">
        <w:trPr>
          <w:divId w:val="1148211117"/>
          <w:tblCellSpacing w:w="15" w:type="dxa"/>
        </w:trPr>
        <w:tc>
          <w:tcPr>
            <w:tcW w:w="0" w:type="auto"/>
            <w:vAlign w:val="center"/>
            <w:hideMark/>
          </w:tcPr>
          <w:p w14:paraId="19ED979B" w14:textId="77777777" w:rsidR="000D1CCD" w:rsidRDefault="009D0B61">
            <w:pPr>
              <w:spacing w:after="75"/>
              <w:rPr>
                <w:rFonts w:ascii="Georgia" w:eastAsia="Times New Roman" w:hAnsi="Georgia"/>
                <w:sz w:val="18"/>
                <w:szCs w:val="18"/>
              </w:rPr>
            </w:pPr>
            <w:commentRangeStart w:id="4"/>
            <w:r>
              <w:rPr>
                <w:rFonts w:ascii="Georgia" w:eastAsia="Times New Roman" w:hAnsi="Georgia"/>
                <w:sz w:val="18"/>
                <w:szCs w:val="18"/>
              </w:rPr>
              <w:t>Unknown</w:t>
            </w:r>
          </w:p>
        </w:tc>
        <w:tc>
          <w:tcPr>
            <w:tcW w:w="0" w:type="auto"/>
            <w:vAlign w:val="center"/>
            <w:hideMark/>
          </w:tcPr>
          <w:p w14:paraId="4ADDD29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Observed</w:t>
            </w:r>
            <w:commentRangeEnd w:id="4"/>
            <w:r w:rsidR="0005274A">
              <w:rPr>
                <w:rStyle w:val="CommentReference"/>
              </w:rPr>
              <w:commentReference w:id="4"/>
            </w:r>
          </w:p>
        </w:tc>
        <w:tc>
          <w:tcPr>
            <w:tcW w:w="0" w:type="auto"/>
            <w:vAlign w:val="center"/>
            <w:hideMark/>
          </w:tcPr>
          <w:p w14:paraId="3AE527C0" w14:textId="77777777" w:rsidR="000D1CCD" w:rsidRDefault="000D1CCD">
            <w:pPr>
              <w:spacing w:after="75"/>
              <w:rPr>
                <w:rFonts w:ascii="Georgia" w:eastAsia="Times New Roman" w:hAnsi="Georgia"/>
                <w:sz w:val="18"/>
                <w:szCs w:val="18"/>
              </w:rPr>
            </w:pPr>
          </w:p>
        </w:tc>
      </w:tr>
    </w:tbl>
    <w:p w14:paraId="2B173A17"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81"/>
        <w:gridCol w:w="7729"/>
      </w:tblGrid>
      <w:tr w:rsidR="000D1CCD" w14:paraId="26AA481C" w14:textId="77777777">
        <w:trPr>
          <w:divId w:val="1148211117"/>
          <w:tblCellSpacing w:w="15" w:type="dxa"/>
        </w:trPr>
        <w:tc>
          <w:tcPr>
            <w:tcW w:w="0" w:type="auto"/>
            <w:tcBorders>
              <w:bottom w:val="single" w:sz="6" w:space="0" w:color="000000"/>
            </w:tcBorders>
            <w:shd w:val="clear" w:color="auto" w:fill="BBBBBB"/>
            <w:vAlign w:val="center"/>
            <w:hideMark/>
          </w:tcPr>
          <w:p w14:paraId="351C4F23"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1A14AFD5"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D1CCD" w14:paraId="3D7D5940" w14:textId="77777777">
        <w:trPr>
          <w:divId w:val="1148211117"/>
          <w:tblCellSpacing w:w="15" w:type="dxa"/>
        </w:trPr>
        <w:tc>
          <w:tcPr>
            <w:tcW w:w="0" w:type="auto"/>
            <w:vAlign w:val="center"/>
            <w:hideMark/>
          </w:tcPr>
          <w:p w14:paraId="6D9D29D1" w14:textId="77777777" w:rsidR="000D1CCD" w:rsidRDefault="009D0B61">
            <w:pPr>
              <w:spacing w:after="75"/>
              <w:rPr>
                <w:rFonts w:ascii="Georgia" w:eastAsia="Times New Roman" w:hAnsi="Georgia"/>
                <w:sz w:val="18"/>
                <w:szCs w:val="18"/>
              </w:rPr>
            </w:pPr>
            <w:commentRangeStart w:id="5"/>
            <w:r>
              <w:rPr>
                <w:rFonts w:ascii="Georgia" w:eastAsia="Times New Roman" w:hAnsi="Georgia"/>
                <w:sz w:val="18"/>
                <w:szCs w:val="18"/>
              </w:rPr>
              <w:t>1-3</w:t>
            </w:r>
            <w:commentRangeEnd w:id="5"/>
            <w:r w:rsidR="00666E45">
              <w:rPr>
                <w:rStyle w:val="CommentReference"/>
              </w:rPr>
              <w:commentReference w:id="5"/>
            </w:r>
          </w:p>
        </w:tc>
        <w:tc>
          <w:tcPr>
            <w:tcW w:w="0" w:type="auto"/>
            <w:vAlign w:val="center"/>
            <w:hideMark/>
          </w:tcPr>
          <w:p w14:paraId="415A3A5A" w14:textId="031F3CF7" w:rsidR="000D1CCD" w:rsidRDefault="009D0B61">
            <w:pPr>
              <w:spacing w:after="75"/>
              <w:rPr>
                <w:rFonts w:ascii="Georgia" w:eastAsia="Times New Roman" w:hAnsi="Georgia"/>
                <w:sz w:val="18"/>
                <w:szCs w:val="18"/>
              </w:rPr>
            </w:pPr>
            <w:r>
              <w:rPr>
                <w:rFonts w:ascii="Georgia" w:eastAsia="Times New Roman" w:hAnsi="Georgia"/>
                <w:sz w:val="18"/>
                <w:szCs w:val="18"/>
              </w:rPr>
              <w:t xml:space="preserve">A minimum number of one location is given considering that the three known localities are within </w:t>
            </w:r>
            <w:r w:rsidRPr="0005274A">
              <w:rPr>
                <w:rFonts w:ascii="Georgia" w:eastAsia="Times New Roman" w:hAnsi="Georgia"/>
                <w:i/>
                <w:iCs/>
                <w:sz w:val="18"/>
                <w:szCs w:val="18"/>
                <w:rPrChange w:id="6" w:author="Jack Plummer" w:date="2022-10-21T16:10:00Z">
                  <w:rPr>
                    <w:rFonts w:ascii="Georgia" w:eastAsia="Times New Roman" w:hAnsi="Georgia"/>
                    <w:sz w:val="18"/>
                    <w:szCs w:val="18"/>
                  </w:rPr>
                </w:rPrChange>
              </w:rPr>
              <w:t>c</w:t>
            </w:r>
            <w:ins w:id="7" w:author="Jack Plummer" w:date="2022-10-21T16:10:00Z">
              <w:r w:rsidR="0005274A" w:rsidRPr="0005274A">
                <w:rPr>
                  <w:rFonts w:ascii="Georgia" w:eastAsia="Times New Roman" w:hAnsi="Georgia"/>
                  <w:i/>
                  <w:iCs/>
                  <w:sz w:val="18"/>
                  <w:szCs w:val="18"/>
                  <w:rPrChange w:id="8" w:author="Jack Plummer" w:date="2022-10-21T16:10:00Z">
                    <w:rPr>
                      <w:rFonts w:ascii="Georgia" w:eastAsia="Times New Roman" w:hAnsi="Georgia"/>
                      <w:sz w:val="18"/>
                      <w:szCs w:val="18"/>
                    </w:rPr>
                  </w:rPrChange>
                </w:rPr>
                <w:t>.</w:t>
              </w:r>
              <w:r w:rsidR="0005274A">
                <w:rPr>
                  <w:rFonts w:ascii="Georgia" w:eastAsia="Times New Roman" w:hAnsi="Georgia"/>
                  <w:i/>
                  <w:iCs/>
                  <w:sz w:val="18"/>
                  <w:szCs w:val="18"/>
                </w:rPr>
                <w:t xml:space="preserve"> </w:t>
              </w:r>
            </w:ins>
            <w:del w:id="9" w:author="Jack Plummer" w:date="2022-10-21T16:10:00Z">
              <w:r w:rsidDel="0005274A">
                <w:rPr>
                  <w:rFonts w:ascii="Georgia" w:eastAsia="Times New Roman" w:hAnsi="Georgia"/>
                  <w:sz w:val="18"/>
                  <w:szCs w:val="18"/>
                </w:rPr>
                <w:delText xml:space="preserve">a. </w:delText>
              </w:r>
            </w:del>
            <w:r>
              <w:rPr>
                <w:rFonts w:ascii="Georgia" w:eastAsia="Times New Roman" w:hAnsi="Georgia"/>
                <w:sz w:val="18"/>
                <w:szCs w:val="18"/>
              </w:rPr>
              <w:t xml:space="preserve">10 km of each other and could be threatened by the same grazing event. A maximum of three locations </w:t>
            </w:r>
            <w:commentRangeStart w:id="10"/>
            <w:r>
              <w:rPr>
                <w:rFonts w:ascii="Georgia" w:eastAsia="Times New Roman" w:hAnsi="Georgia"/>
                <w:sz w:val="18"/>
                <w:szCs w:val="18"/>
              </w:rPr>
              <w:t xml:space="preserve">reflects the other major threat, agricultural encroachment, which could affect these localities separately. </w:t>
            </w:r>
            <w:commentRangeEnd w:id="10"/>
            <w:r w:rsidR="0005274A">
              <w:rPr>
                <w:rStyle w:val="CommentReference"/>
              </w:rPr>
              <w:commentReference w:id="10"/>
            </w:r>
          </w:p>
        </w:tc>
      </w:tr>
    </w:tbl>
    <w:p w14:paraId="0CD5BBD4"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77"/>
        <w:gridCol w:w="4633"/>
      </w:tblGrid>
      <w:tr w:rsidR="000D1CCD" w14:paraId="2E3A2646" w14:textId="77777777">
        <w:trPr>
          <w:divId w:val="1148211117"/>
          <w:tblCellSpacing w:w="15" w:type="dxa"/>
        </w:trPr>
        <w:tc>
          <w:tcPr>
            <w:tcW w:w="0" w:type="auto"/>
            <w:tcBorders>
              <w:bottom w:val="single" w:sz="6" w:space="0" w:color="000000"/>
            </w:tcBorders>
            <w:shd w:val="clear" w:color="auto" w:fill="BBBBBB"/>
            <w:vAlign w:val="center"/>
            <w:hideMark/>
          </w:tcPr>
          <w:p w14:paraId="7E9363BE"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776664E9"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D1CCD" w14:paraId="6BC4A538" w14:textId="77777777">
        <w:trPr>
          <w:divId w:val="1148211117"/>
          <w:tblCellSpacing w:w="15" w:type="dxa"/>
        </w:trPr>
        <w:tc>
          <w:tcPr>
            <w:tcW w:w="0" w:type="auto"/>
            <w:vAlign w:val="center"/>
            <w:hideMark/>
          </w:tcPr>
          <w:p w14:paraId="07DB0700" w14:textId="77777777" w:rsidR="000D1CCD" w:rsidRDefault="009D0B61">
            <w:pPr>
              <w:spacing w:after="75"/>
              <w:rPr>
                <w:rFonts w:ascii="Georgia" w:eastAsia="Times New Roman" w:hAnsi="Georgia"/>
                <w:sz w:val="18"/>
                <w:szCs w:val="18"/>
              </w:rPr>
            </w:pPr>
            <w:commentRangeStart w:id="11"/>
            <w:r>
              <w:rPr>
                <w:rFonts w:ascii="Georgia" w:eastAsia="Times New Roman" w:hAnsi="Georgia"/>
                <w:sz w:val="18"/>
                <w:szCs w:val="18"/>
              </w:rPr>
              <w:t>Yes</w:t>
            </w:r>
          </w:p>
        </w:tc>
        <w:tc>
          <w:tcPr>
            <w:tcW w:w="0" w:type="auto"/>
            <w:vAlign w:val="center"/>
            <w:hideMark/>
          </w:tcPr>
          <w:p w14:paraId="78A84DFC" w14:textId="77777777" w:rsidR="000D1CCD" w:rsidRDefault="009D0B61">
            <w:pPr>
              <w:spacing w:after="75"/>
              <w:rPr>
                <w:rFonts w:ascii="Georgia" w:eastAsia="Times New Roman" w:hAnsi="Georgia"/>
                <w:sz w:val="18"/>
                <w:szCs w:val="18"/>
              </w:rPr>
            </w:pPr>
            <w:r>
              <w:rPr>
                <w:rFonts w:ascii="Georgia" w:eastAsia="Times New Roman" w:hAnsi="Georgia"/>
                <w:sz w:val="18"/>
                <w:szCs w:val="18"/>
              </w:rPr>
              <w:t>This species is known from 1-3 locations and an estimated AOO of 12 km2.</w:t>
            </w:r>
            <w:commentRangeEnd w:id="11"/>
            <w:r w:rsidR="0005274A">
              <w:rPr>
                <w:rStyle w:val="CommentReference"/>
              </w:rPr>
              <w:commentReference w:id="11"/>
            </w:r>
          </w:p>
        </w:tc>
      </w:tr>
    </w:tbl>
    <w:p w14:paraId="72034C1A"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Elevation / Depth / Depth Zones</w:t>
      </w:r>
    </w:p>
    <w:p w14:paraId="038B7DE8" w14:textId="77777777" w:rsidR="000D1CCD" w:rsidRDefault="009D0B61">
      <w:pPr>
        <w:pStyle w:val="NormalWeb"/>
        <w:divId w:val="1148211117"/>
        <w:rPr>
          <w:rFonts w:ascii="Georgia" w:hAnsi="Georgia"/>
        </w:rPr>
      </w:pPr>
      <w:r>
        <w:rPr>
          <w:rStyle w:val="datalabel1"/>
          <w:rFonts w:ascii="Georgia" w:hAnsi="Georgia"/>
        </w:rPr>
        <w:t xml:space="preserve">Elevation Lower Limit (in metres above sea level): </w:t>
      </w:r>
      <w:r>
        <w:rPr>
          <w:rFonts w:ascii="Georgia" w:hAnsi="Georgia"/>
        </w:rPr>
        <w:t>1500</w:t>
      </w:r>
    </w:p>
    <w:p w14:paraId="1969D585" w14:textId="77777777" w:rsidR="000D1CCD" w:rsidRDefault="009D0B61">
      <w:pPr>
        <w:pStyle w:val="NormalWeb"/>
        <w:divId w:val="1148211117"/>
        <w:rPr>
          <w:rFonts w:ascii="Georgia" w:hAnsi="Georgia"/>
        </w:rPr>
      </w:pPr>
      <w:r>
        <w:rPr>
          <w:rStyle w:val="datalabel1"/>
          <w:rFonts w:ascii="Georgia" w:hAnsi="Georgia"/>
        </w:rPr>
        <w:t xml:space="preserve">Elevation Upper Limit (in metres above sea level): </w:t>
      </w:r>
      <w:r>
        <w:rPr>
          <w:rFonts w:ascii="Georgia" w:hAnsi="Georgia"/>
        </w:rPr>
        <w:t>1700</w:t>
      </w:r>
    </w:p>
    <w:p w14:paraId="0C31178D"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7"/>
        <w:gridCol w:w="1716"/>
        <w:gridCol w:w="992"/>
        <w:gridCol w:w="1005"/>
        <w:gridCol w:w="1228"/>
        <w:gridCol w:w="1151"/>
        <w:gridCol w:w="1094"/>
      </w:tblGrid>
      <w:tr w:rsidR="000D1CCD" w14:paraId="292F3D4A" w14:textId="77777777">
        <w:trPr>
          <w:divId w:val="1148211117"/>
          <w:tblCellSpacing w:w="15" w:type="dxa"/>
        </w:trPr>
        <w:tc>
          <w:tcPr>
            <w:tcW w:w="0" w:type="auto"/>
            <w:tcBorders>
              <w:bottom w:val="single" w:sz="6" w:space="0" w:color="000000"/>
            </w:tcBorders>
            <w:shd w:val="clear" w:color="auto" w:fill="BBBBBB"/>
            <w:vAlign w:val="center"/>
            <w:hideMark/>
          </w:tcPr>
          <w:p w14:paraId="52613398"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760530F9"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 xml:space="preserve">Use map from </w:t>
            </w:r>
            <w:r>
              <w:rPr>
                <w:rFonts w:ascii="Georgia" w:eastAsia="Times New Roman" w:hAnsi="Georgia"/>
                <w:b/>
                <w:bCs/>
                <w:sz w:val="18"/>
                <w:szCs w:val="18"/>
              </w:rPr>
              <w:lastRenderedPageBreak/>
              <w:t>previous assessment</w:t>
            </w:r>
          </w:p>
        </w:tc>
        <w:tc>
          <w:tcPr>
            <w:tcW w:w="0" w:type="auto"/>
            <w:tcBorders>
              <w:bottom w:val="single" w:sz="6" w:space="0" w:color="000000"/>
            </w:tcBorders>
            <w:shd w:val="clear" w:color="auto" w:fill="BBBBBB"/>
            <w:vAlign w:val="center"/>
            <w:hideMark/>
          </w:tcPr>
          <w:p w14:paraId="4034A9BB"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lastRenderedPageBreak/>
              <w:t xml:space="preserve">How the map was created, including data </w:t>
            </w:r>
            <w:r>
              <w:rPr>
                <w:rFonts w:ascii="Georgia" w:eastAsia="Times New Roman" w:hAnsi="Georgia"/>
                <w:b/>
                <w:bCs/>
                <w:sz w:val="18"/>
                <w:szCs w:val="18"/>
              </w:rPr>
              <w:lastRenderedPageBreak/>
              <w:t>sources/methods used:</w:t>
            </w:r>
          </w:p>
        </w:tc>
        <w:tc>
          <w:tcPr>
            <w:tcW w:w="0" w:type="auto"/>
            <w:tcBorders>
              <w:bottom w:val="single" w:sz="6" w:space="0" w:color="000000"/>
            </w:tcBorders>
            <w:shd w:val="clear" w:color="auto" w:fill="BBBBBB"/>
            <w:vAlign w:val="center"/>
            <w:hideMark/>
          </w:tcPr>
          <w:p w14:paraId="3F604CB7"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lastRenderedPageBreak/>
              <w:t xml:space="preserve">Please state reason for map </w:t>
            </w:r>
            <w:r>
              <w:rPr>
                <w:rFonts w:ascii="Georgia" w:eastAsia="Times New Roman" w:hAnsi="Georgia"/>
                <w:b/>
                <w:bCs/>
                <w:sz w:val="18"/>
                <w:szCs w:val="18"/>
              </w:rPr>
              <w:lastRenderedPageBreak/>
              <w:t>not available:</w:t>
            </w:r>
          </w:p>
        </w:tc>
        <w:tc>
          <w:tcPr>
            <w:tcW w:w="0" w:type="auto"/>
            <w:tcBorders>
              <w:bottom w:val="single" w:sz="6" w:space="0" w:color="000000"/>
            </w:tcBorders>
            <w:shd w:val="clear" w:color="auto" w:fill="BBBBBB"/>
            <w:vAlign w:val="center"/>
            <w:hideMark/>
          </w:tcPr>
          <w:p w14:paraId="6C6BE3E4"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lastRenderedPageBreak/>
              <w:t>Data Sensitive?</w:t>
            </w:r>
          </w:p>
        </w:tc>
        <w:tc>
          <w:tcPr>
            <w:tcW w:w="0" w:type="auto"/>
            <w:tcBorders>
              <w:bottom w:val="single" w:sz="6" w:space="0" w:color="000000"/>
            </w:tcBorders>
            <w:shd w:val="clear" w:color="auto" w:fill="BBBBBB"/>
            <w:vAlign w:val="center"/>
            <w:hideMark/>
          </w:tcPr>
          <w:p w14:paraId="021292C0"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D94790A"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3F42B55"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D1CCD" w14:paraId="653D4F51" w14:textId="77777777">
        <w:trPr>
          <w:divId w:val="1148211117"/>
          <w:tblCellSpacing w:w="15" w:type="dxa"/>
        </w:trPr>
        <w:tc>
          <w:tcPr>
            <w:tcW w:w="0" w:type="auto"/>
            <w:vAlign w:val="center"/>
            <w:hideMark/>
          </w:tcPr>
          <w:p w14:paraId="144EF875" w14:textId="77777777" w:rsidR="000D1CCD" w:rsidRDefault="009D0B61">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49E594D"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9D4ACAD" w14:textId="77777777" w:rsidR="000D1CCD" w:rsidRDefault="009D0B61">
            <w:pPr>
              <w:spacing w:after="75"/>
              <w:rPr>
                <w:rFonts w:ascii="Georgia" w:eastAsia="Times New Roman" w:hAnsi="Georgia"/>
                <w:sz w:val="18"/>
                <w:szCs w:val="18"/>
              </w:rPr>
            </w:pPr>
            <w:r>
              <w:rPr>
                <w:rFonts w:ascii="Georgia" w:eastAsia="Times New Roman" w:hAnsi="Georgia"/>
                <w:sz w:val="18"/>
                <w:szCs w:val="18"/>
              </w:rPr>
              <w:t>Point data generated from herbarium specimen records.</w:t>
            </w:r>
          </w:p>
        </w:tc>
        <w:tc>
          <w:tcPr>
            <w:tcW w:w="0" w:type="auto"/>
            <w:vAlign w:val="center"/>
            <w:hideMark/>
          </w:tcPr>
          <w:p w14:paraId="2EF12A30"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4EC35E5"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4DC96D1"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D9296E2"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BB33677"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bl>
    <w:p w14:paraId="7C18B954" w14:textId="77777777" w:rsidR="000D1CCD" w:rsidRDefault="009D0B61">
      <w:pPr>
        <w:pStyle w:val="Heading2"/>
        <w:divId w:val="1148211117"/>
        <w:rPr>
          <w:rFonts w:ascii="Georgia" w:eastAsia="Times New Roman" w:hAnsi="Georgia"/>
          <w:sz w:val="27"/>
          <w:szCs w:val="27"/>
        </w:rPr>
      </w:pPr>
      <w:r>
        <w:rPr>
          <w:rFonts w:ascii="Georgia" w:eastAsia="Times New Roman" w:hAnsi="Georgia"/>
          <w:sz w:val="27"/>
          <w:szCs w:val="27"/>
        </w:rPr>
        <w:t>Biogeographic Realms</w:t>
      </w:r>
    </w:p>
    <w:p w14:paraId="5B8AC2BA" w14:textId="77777777" w:rsidR="000D1CCD" w:rsidRDefault="009D0B61">
      <w:pPr>
        <w:pStyle w:val="NormalWeb"/>
        <w:divId w:val="1148211117"/>
        <w:rPr>
          <w:rFonts w:ascii="Georgia" w:hAnsi="Georgia"/>
        </w:rPr>
      </w:pPr>
      <w:r>
        <w:rPr>
          <w:rStyle w:val="datalabel1"/>
          <w:rFonts w:ascii="Georgia" w:hAnsi="Georgia"/>
        </w:rPr>
        <w:t xml:space="preserve">Biogeographic Realm: </w:t>
      </w:r>
      <w:r>
        <w:rPr>
          <w:rFonts w:ascii="Georgia" w:hAnsi="Georgia"/>
        </w:rPr>
        <w:t>Afrotropical</w:t>
      </w:r>
    </w:p>
    <w:p w14:paraId="755D331B" w14:textId="77777777" w:rsidR="000D1CCD" w:rsidRDefault="009D0B61">
      <w:pPr>
        <w:pStyle w:val="Heading1"/>
        <w:divId w:val="1361469099"/>
        <w:rPr>
          <w:rFonts w:ascii="Georgia" w:eastAsia="Times New Roman" w:hAnsi="Georgia"/>
          <w:sz w:val="29"/>
          <w:szCs w:val="29"/>
        </w:rPr>
      </w:pPr>
      <w:r>
        <w:rPr>
          <w:rFonts w:ascii="Georgia" w:eastAsia="Times New Roman" w:hAnsi="Georgia"/>
          <w:sz w:val="29"/>
          <w:szCs w:val="29"/>
        </w:rPr>
        <w:t>Occurrence</w:t>
      </w:r>
    </w:p>
    <w:p w14:paraId="137E9556" w14:textId="77777777" w:rsidR="000D1CCD" w:rsidRDefault="009D0B61">
      <w:pPr>
        <w:pStyle w:val="Heading2"/>
        <w:divId w:val="1361469099"/>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D1CCD" w14:paraId="2E193E9F" w14:textId="77777777">
        <w:trPr>
          <w:divId w:val="1361469099"/>
          <w:tblCellSpacing w:w="15" w:type="dxa"/>
        </w:trPr>
        <w:tc>
          <w:tcPr>
            <w:tcW w:w="0" w:type="auto"/>
            <w:tcBorders>
              <w:bottom w:val="single" w:sz="6" w:space="0" w:color="000000"/>
            </w:tcBorders>
            <w:shd w:val="clear" w:color="auto" w:fill="BBBBBB"/>
            <w:vAlign w:val="center"/>
            <w:hideMark/>
          </w:tcPr>
          <w:p w14:paraId="7A33C7E6"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2F88C395"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CC3FCE1"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5C8FDBB"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ABADF67"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D1CCD" w14:paraId="4C57525C" w14:textId="77777777">
        <w:trPr>
          <w:divId w:val="1361469099"/>
          <w:tblCellSpacing w:w="15" w:type="dxa"/>
        </w:trPr>
        <w:tc>
          <w:tcPr>
            <w:tcW w:w="0" w:type="auto"/>
            <w:tcBorders>
              <w:bottom w:val="single" w:sz="6" w:space="0" w:color="CCCCCC"/>
            </w:tcBorders>
            <w:vAlign w:val="center"/>
            <w:hideMark/>
          </w:tcPr>
          <w:p w14:paraId="19842930" w14:textId="77777777" w:rsidR="000D1CCD" w:rsidRDefault="009D0B61">
            <w:pPr>
              <w:spacing w:after="75"/>
              <w:rPr>
                <w:rFonts w:ascii="Georgia" w:eastAsia="Times New Roman" w:hAnsi="Georgia"/>
                <w:sz w:val="18"/>
                <w:szCs w:val="18"/>
              </w:rPr>
            </w:pPr>
            <w:r>
              <w:rPr>
                <w:rFonts w:ascii="Georgia" w:eastAsia="Times New Roman" w:hAnsi="Georgia"/>
                <w:sz w:val="18"/>
                <w:szCs w:val="18"/>
              </w:rPr>
              <w:t>Ethiopia</w:t>
            </w:r>
          </w:p>
        </w:tc>
        <w:tc>
          <w:tcPr>
            <w:tcW w:w="0" w:type="auto"/>
            <w:tcBorders>
              <w:bottom w:val="single" w:sz="6" w:space="0" w:color="CCCCCC"/>
            </w:tcBorders>
            <w:vAlign w:val="center"/>
            <w:hideMark/>
          </w:tcPr>
          <w:p w14:paraId="7E2CDE97" w14:textId="77777777" w:rsidR="000D1CCD" w:rsidRDefault="009D0B61">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A6443FD" w14:textId="77777777" w:rsidR="000D1CCD" w:rsidRDefault="009D0B61">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3910194"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CF634E0" w14:textId="77777777" w:rsidR="000D1CCD" w:rsidRDefault="009D0B61">
            <w:pPr>
              <w:spacing w:after="75"/>
              <w:rPr>
                <w:rFonts w:ascii="Georgia" w:eastAsia="Times New Roman" w:hAnsi="Georgia"/>
                <w:sz w:val="18"/>
                <w:szCs w:val="18"/>
              </w:rPr>
            </w:pPr>
            <w:r>
              <w:rPr>
                <w:rFonts w:ascii="Georgia" w:eastAsia="Times New Roman" w:hAnsi="Georgia"/>
                <w:sz w:val="18"/>
                <w:szCs w:val="18"/>
              </w:rPr>
              <w:t>Resident</w:t>
            </w:r>
          </w:p>
        </w:tc>
      </w:tr>
    </w:tbl>
    <w:p w14:paraId="4CFF7D38" w14:textId="77777777" w:rsidR="000D1CCD" w:rsidRDefault="009D0B61">
      <w:pPr>
        <w:pStyle w:val="Heading1"/>
        <w:divId w:val="1512837945"/>
        <w:rPr>
          <w:rFonts w:ascii="Georgia" w:eastAsia="Times New Roman" w:hAnsi="Georgia"/>
          <w:sz w:val="29"/>
          <w:szCs w:val="29"/>
        </w:rPr>
      </w:pPr>
      <w:r>
        <w:rPr>
          <w:rFonts w:ascii="Georgia" w:eastAsia="Times New Roman" w:hAnsi="Georgia"/>
          <w:sz w:val="29"/>
          <w:szCs w:val="29"/>
        </w:rPr>
        <w:t>Population</w:t>
      </w:r>
    </w:p>
    <w:p w14:paraId="0073B978" w14:textId="77777777" w:rsidR="000D1CCD" w:rsidRDefault="009D0B61">
      <w:pPr>
        <w:pStyle w:val="NormalWeb"/>
        <w:divId w:val="1512837945"/>
        <w:rPr>
          <w:rFonts w:ascii="Georgia" w:hAnsi="Georgia"/>
        </w:rPr>
      </w:pPr>
      <w:r>
        <w:rPr>
          <w:rFonts w:ascii="Georgia" w:hAnsi="Georgia"/>
        </w:rPr>
        <w:t xml:space="preserve"> No population data is available for any of the three documented localities. Research into population status and trends is </w:t>
      </w:r>
      <w:commentRangeStart w:id="12"/>
      <w:r>
        <w:rPr>
          <w:rFonts w:ascii="Georgia" w:hAnsi="Georgia"/>
        </w:rPr>
        <w:t>recommended</w:t>
      </w:r>
      <w:commentRangeEnd w:id="12"/>
      <w:r>
        <w:rPr>
          <w:rStyle w:val="CommentReference"/>
        </w:rPr>
        <w:commentReference w:id="12"/>
      </w:r>
      <w:r>
        <w:rPr>
          <w:rFonts w:ascii="Georgia" w:hAnsi="Georgia"/>
        </w:rPr>
        <w:t>.</w:t>
      </w:r>
    </w:p>
    <w:p w14:paraId="729EE830" w14:textId="77777777" w:rsidR="000D1CCD" w:rsidRDefault="009D0B61">
      <w:pPr>
        <w:pStyle w:val="Heading1"/>
        <w:divId w:val="633407871"/>
        <w:rPr>
          <w:rFonts w:ascii="Georgia" w:eastAsia="Times New Roman" w:hAnsi="Georgia"/>
          <w:sz w:val="29"/>
          <w:szCs w:val="29"/>
        </w:rPr>
      </w:pPr>
      <w:r>
        <w:rPr>
          <w:rFonts w:ascii="Georgia" w:eastAsia="Times New Roman" w:hAnsi="Georgia"/>
          <w:sz w:val="29"/>
          <w:szCs w:val="29"/>
        </w:rPr>
        <w:t>Habitats and Ecology</w:t>
      </w:r>
    </w:p>
    <w:p w14:paraId="553E7119" w14:textId="594FE6D9" w:rsidR="000D1CCD" w:rsidRDefault="009D0B61">
      <w:pPr>
        <w:pStyle w:val="NormalWeb"/>
        <w:divId w:val="633407871"/>
        <w:rPr>
          <w:rFonts w:ascii="Georgia" w:hAnsi="Georgia"/>
        </w:rPr>
      </w:pPr>
      <w:del w:id="13" w:author="User" w:date="2022-10-21T15:15:00Z">
        <w:r w:rsidDel="003A302A">
          <w:rPr>
            <w:rStyle w:val="Emphasis"/>
            <w:rFonts w:ascii="Georgia" w:hAnsi="Georgia"/>
          </w:rPr>
          <w:delText>Farsetia ellenbeckii</w:delText>
        </w:r>
      </w:del>
      <w:ins w:id="14" w:author="User" w:date="2022-10-21T15:15:00Z">
        <w:r w:rsidR="003A302A">
          <w:rPr>
            <w:rStyle w:val="Emphasis"/>
            <w:rFonts w:ascii="Georgia" w:hAnsi="Georgia"/>
          </w:rPr>
          <w:t xml:space="preserve">Gladiolus </w:t>
        </w:r>
        <w:proofErr w:type="spellStart"/>
        <w:r w:rsidR="000F6A5F">
          <w:rPr>
            <w:rStyle w:val="Emphasis"/>
            <w:rFonts w:ascii="Georgia" w:hAnsi="Georgia"/>
          </w:rPr>
          <w:t>negeliensis</w:t>
        </w:r>
      </w:ins>
      <w:proofErr w:type="spellEnd"/>
      <w:r>
        <w:rPr>
          <w:rFonts w:ascii="Georgia" w:hAnsi="Georgia"/>
        </w:rPr>
        <w:t xml:space="preserve"> is a </w:t>
      </w:r>
      <w:commentRangeStart w:id="15"/>
      <w:r>
        <w:rPr>
          <w:rFonts w:ascii="Georgia" w:hAnsi="Georgia"/>
        </w:rPr>
        <w:t xml:space="preserve">geophyte </w:t>
      </w:r>
      <w:commentRangeEnd w:id="15"/>
      <w:r w:rsidR="00AA76FA">
        <w:rPr>
          <w:rStyle w:val="CommentReference"/>
        </w:rPr>
        <w:commentReference w:id="15"/>
      </w:r>
      <w:r>
        <w:rPr>
          <w:rFonts w:ascii="Georgia" w:hAnsi="Georgia"/>
        </w:rPr>
        <w:t xml:space="preserve">occurring in open, flat grassland habitat which may be waterlogged in the rainy season, occurring </w:t>
      </w:r>
      <w:commentRangeStart w:id="16"/>
      <w:r>
        <w:rPr>
          <w:rFonts w:ascii="Georgia" w:hAnsi="Georgia"/>
        </w:rPr>
        <w:t xml:space="preserve">within the Ethiopian montane </w:t>
      </w:r>
      <w:proofErr w:type="gramStart"/>
      <w:r>
        <w:rPr>
          <w:rFonts w:ascii="Georgia" w:hAnsi="Georgia"/>
        </w:rPr>
        <w:t>forests</w:t>
      </w:r>
      <w:proofErr w:type="gramEnd"/>
      <w:r>
        <w:rPr>
          <w:rFonts w:ascii="Georgia" w:hAnsi="Georgia"/>
        </w:rPr>
        <w:t xml:space="preserve"> ecoregion </w:t>
      </w:r>
      <w:commentRangeEnd w:id="16"/>
      <w:r w:rsidR="00727D50">
        <w:rPr>
          <w:rStyle w:val="CommentReference"/>
        </w:rPr>
        <w:commentReference w:id="16"/>
      </w:r>
      <w:r>
        <w:rPr>
          <w:rFonts w:ascii="Georgia" w:hAnsi="Georgia"/>
        </w:rPr>
        <w:t>(Goldblatt 1996, Olson </w:t>
      </w:r>
      <w:r>
        <w:rPr>
          <w:rStyle w:val="Emphasis"/>
          <w:rFonts w:ascii="Georgia" w:hAnsi="Georgia"/>
        </w:rPr>
        <w:t>et al.</w:t>
      </w:r>
      <w:r>
        <w:rPr>
          <w:rFonts w:ascii="Georgia" w:hAnsi="Georgia"/>
        </w:rPr>
        <w:t xml:space="preserve"> 2001). </w:t>
      </w:r>
      <w:proofErr w:type="gramStart"/>
      <w:r>
        <w:rPr>
          <w:rFonts w:ascii="Georgia" w:hAnsi="Georgia"/>
        </w:rPr>
        <w:t>It</w:t>
      </w:r>
      <w:proofErr w:type="gramEnd"/>
      <w:r>
        <w:rPr>
          <w:rFonts w:ascii="Georgia" w:hAnsi="Georgia"/>
        </w:rPr>
        <w:t xml:space="preserve"> flowers between May and June (Sebsebe </w:t>
      </w:r>
      <w:ins w:id="17" w:author="Jack Plummer" w:date="2022-10-21T16:14:00Z">
        <w:r w:rsidR="0005274A">
          <w:rPr>
            <w:rFonts w:ascii="Georgia" w:hAnsi="Georgia"/>
          </w:rPr>
          <w:t>and</w:t>
        </w:r>
      </w:ins>
      <w:del w:id="18" w:author="Jack Plummer" w:date="2022-10-21T16:14:00Z">
        <w:r w:rsidDel="0005274A">
          <w:rPr>
            <w:rFonts w:ascii="Georgia" w:hAnsi="Georgia"/>
          </w:rPr>
          <w:delText>&amp;</w:delText>
        </w:r>
      </w:del>
      <w:r>
        <w:rPr>
          <w:rFonts w:ascii="Georgia" w:hAnsi="Georgia"/>
        </w:rPr>
        <w:t xml:space="preserve"> </w:t>
      </w:r>
      <w:proofErr w:type="spellStart"/>
      <w:r>
        <w:rPr>
          <w:rFonts w:ascii="Georgia" w:hAnsi="Georgia"/>
        </w:rPr>
        <w:t>Nordal</w:t>
      </w:r>
      <w:proofErr w:type="spellEnd"/>
      <w:del w:id="19" w:author="Jack Plummer" w:date="2022-10-21T16:14:00Z">
        <w:r w:rsidDel="0005274A">
          <w:rPr>
            <w:rFonts w:ascii="Georgia" w:hAnsi="Georgia"/>
          </w:rPr>
          <w:delText>,</w:delText>
        </w:r>
      </w:del>
      <w:ins w:id="20" w:author="Jack Plummer" w:date="2022-10-21T16:14:00Z">
        <w:r w:rsidR="0005274A">
          <w:rPr>
            <w:rFonts w:ascii="Georgia" w:hAnsi="Georgia"/>
          </w:rPr>
          <w:t>,</w:t>
        </w:r>
      </w:ins>
      <w:r>
        <w:rPr>
          <w:rFonts w:ascii="Georgia" w:hAnsi="Georgia"/>
        </w:rPr>
        <w:t xml:space="preserve"> 2010).</w:t>
      </w:r>
    </w:p>
    <w:p w14:paraId="5785B49B" w14:textId="77777777" w:rsidR="000D1CCD" w:rsidRDefault="009D0B61">
      <w:pPr>
        <w:pStyle w:val="Heading2"/>
        <w:divId w:val="633407871"/>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34"/>
        <w:gridCol w:w="763"/>
        <w:gridCol w:w="1020"/>
        <w:gridCol w:w="1793"/>
      </w:tblGrid>
      <w:tr w:rsidR="000D1CCD" w14:paraId="2AA31A27" w14:textId="77777777">
        <w:trPr>
          <w:divId w:val="633407871"/>
          <w:tblCellSpacing w:w="15" w:type="dxa"/>
        </w:trPr>
        <w:tc>
          <w:tcPr>
            <w:tcW w:w="0" w:type="auto"/>
            <w:tcBorders>
              <w:bottom w:val="single" w:sz="6" w:space="0" w:color="000000"/>
            </w:tcBorders>
            <w:shd w:val="clear" w:color="auto" w:fill="BBBBBB"/>
            <w:vAlign w:val="center"/>
            <w:hideMark/>
          </w:tcPr>
          <w:p w14:paraId="3F6E870F"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0E4021BE"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D5B40F4"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40D79CB1"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D1CCD" w14:paraId="5A639039" w14:textId="77777777">
        <w:trPr>
          <w:divId w:val="633407871"/>
          <w:tblCellSpacing w:w="15" w:type="dxa"/>
        </w:trPr>
        <w:tc>
          <w:tcPr>
            <w:tcW w:w="0" w:type="auto"/>
            <w:tcBorders>
              <w:bottom w:val="single" w:sz="6" w:space="0" w:color="CCCCCC"/>
            </w:tcBorders>
            <w:vAlign w:val="center"/>
            <w:hideMark/>
          </w:tcPr>
          <w:p w14:paraId="4E2F1A91" w14:textId="77777777" w:rsidR="000D1CCD" w:rsidRDefault="009D0B61">
            <w:pPr>
              <w:spacing w:after="75"/>
              <w:rPr>
                <w:rFonts w:ascii="Georgia" w:eastAsia="Times New Roman" w:hAnsi="Georgia"/>
                <w:sz w:val="18"/>
                <w:szCs w:val="18"/>
              </w:rPr>
            </w:pPr>
            <w:r>
              <w:rPr>
                <w:rFonts w:ascii="Georgia" w:eastAsia="Times New Roman" w:hAnsi="Georgia"/>
                <w:sz w:val="18"/>
                <w:szCs w:val="18"/>
              </w:rPr>
              <w:t>4.6. Grassland -&gt; Grassland - Subtropical/Tropical Seasonally Wet/Flooded</w:t>
            </w:r>
          </w:p>
        </w:tc>
        <w:tc>
          <w:tcPr>
            <w:tcW w:w="0" w:type="auto"/>
            <w:tcBorders>
              <w:bottom w:val="single" w:sz="6" w:space="0" w:color="CCCCCC"/>
            </w:tcBorders>
            <w:vAlign w:val="center"/>
            <w:hideMark/>
          </w:tcPr>
          <w:p w14:paraId="001B02B3" w14:textId="77777777" w:rsidR="000D1CCD" w:rsidRDefault="009D0B61">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7432E3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7510617"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bl>
    <w:p w14:paraId="38A0BBD1" w14:textId="77777777" w:rsidR="000D1CCD" w:rsidRDefault="009D0B61">
      <w:pPr>
        <w:pStyle w:val="Heading2"/>
        <w:divId w:val="633407871"/>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27"/>
        <w:gridCol w:w="1811"/>
        <w:gridCol w:w="4772"/>
      </w:tblGrid>
      <w:tr w:rsidR="000D1CCD" w14:paraId="7E9DA3C9" w14:textId="77777777">
        <w:trPr>
          <w:divId w:val="633407871"/>
          <w:tblCellSpacing w:w="15" w:type="dxa"/>
        </w:trPr>
        <w:tc>
          <w:tcPr>
            <w:tcW w:w="0" w:type="auto"/>
            <w:tcBorders>
              <w:bottom w:val="single" w:sz="6" w:space="0" w:color="000000"/>
            </w:tcBorders>
            <w:shd w:val="clear" w:color="auto" w:fill="BBBBBB"/>
            <w:vAlign w:val="center"/>
            <w:hideMark/>
          </w:tcPr>
          <w:p w14:paraId="095203FE"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2A6FCA31"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1DAC8601"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D1CCD" w14:paraId="0597F838" w14:textId="77777777">
        <w:trPr>
          <w:divId w:val="633407871"/>
          <w:tblCellSpacing w:w="15" w:type="dxa"/>
        </w:trPr>
        <w:tc>
          <w:tcPr>
            <w:tcW w:w="0" w:type="auto"/>
            <w:vAlign w:val="center"/>
            <w:hideMark/>
          </w:tcPr>
          <w:p w14:paraId="00A1448B" w14:textId="77777777" w:rsidR="000D1CCD" w:rsidRDefault="009D0B61">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5CF38FA" w14:textId="07B3EC86" w:rsidR="000D1CCD" w:rsidRDefault="009D0B61">
            <w:pPr>
              <w:spacing w:after="75"/>
              <w:rPr>
                <w:rFonts w:ascii="Georgia" w:eastAsia="Times New Roman" w:hAnsi="Georgia"/>
                <w:sz w:val="18"/>
                <w:szCs w:val="18"/>
              </w:rPr>
            </w:pPr>
            <w:commentRangeStart w:id="21"/>
            <w:del w:id="22" w:author="Jack Plummer" w:date="2022-10-21T16:14:00Z">
              <w:r w:rsidDel="0005274A">
                <w:rPr>
                  <w:rFonts w:ascii="Georgia" w:eastAsia="Times New Roman" w:hAnsi="Georgia"/>
                  <w:sz w:val="18"/>
                  <w:szCs w:val="18"/>
                </w:rPr>
                <w:delText>Observed</w:delText>
              </w:r>
            </w:del>
            <w:ins w:id="23" w:author="Jack Plummer" w:date="2022-10-21T16:14:00Z">
              <w:r w:rsidR="0005274A">
                <w:rPr>
                  <w:rFonts w:ascii="Georgia" w:eastAsia="Times New Roman" w:hAnsi="Georgia"/>
                  <w:sz w:val="18"/>
                  <w:szCs w:val="18"/>
                </w:rPr>
                <w:t>I</w:t>
              </w:r>
            </w:ins>
            <w:ins w:id="24" w:author="Jack Plummer" w:date="2022-10-21T16:15:00Z">
              <w:r w:rsidR="0005274A">
                <w:rPr>
                  <w:rFonts w:ascii="Georgia" w:eastAsia="Times New Roman" w:hAnsi="Georgia"/>
                  <w:sz w:val="18"/>
                  <w:szCs w:val="18"/>
                </w:rPr>
                <w:t>nferred</w:t>
              </w:r>
            </w:ins>
            <w:commentRangeEnd w:id="21"/>
            <w:ins w:id="25" w:author="Jack Plummer" w:date="2022-10-21T16:16:00Z">
              <w:r w:rsidR="0005274A">
                <w:rPr>
                  <w:rStyle w:val="CommentReference"/>
                </w:rPr>
                <w:commentReference w:id="21"/>
              </w:r>
            </w:ins>
          </w:p>
        </w:tc>
        <w:tc>
          <w:tcPr>
            <w:tcW w:w="0" w:type="auto"/>
            <w:vAlign w:val="center"/>
            <w:hideMark/>
          </w:tcPr>
          <w:p w14:paraId="39C9964E" w14:textId="24F312A8" w:rsidR="000D1CCD" w:rsidRDefault="009D0B61">
            <w:pPr>
              <w:spacing w:after="75"/>
              <w:rPr>
                <w:rFonts w:ascii="Georgia" w:eastAsia="Times New Roman" w:hAnsi="Georgia"/>
                <w:sz w:val="18"/>
                <w:szCs w:val="18"/>
              </w:rPr>
            </w:pPr>
            <w:r>
              <w:rPr>
                <w:rFonts w:ascii="Georgia" w:eastAsia="Times New Roman" w:hAnsi="Georgia"/>
                <w:sz w:val="18"/>
                <w:szCs w:val="18"/>
              </w:rPr>
              <w:t xml:space="preserve">Degradation and loss of grassland habitat in the </w:t>
            </w:r>
            <w:del w:id="26" w:author="User" w:date="2022-10-21T15:17:00Z">
              <w:r w:rsidDel="00EB1594">
                <w:rPr>
                  <w:rFonts w:ascii="Georgia" w:eastAsia="Times New Roman" w:hAnsi="Georgia"/>
                  <w:sz w:val="18"/>
                  <w:szCs w:val="18"/>
                </w:rPr>
                <w:delText xml:space="preserve">Liban </w:delText>
              </w:r>
            </w:del>
            <w:proofErr w:type="spellStart"/>
            <w:ins w:id="27" w:author="User" w:date="2022-10-21T15:17:00Z">
              <w:r w:rsidR="00EB1594">
                <w:rPr>
                  <w:rFonts w:ascii="Georgia" w:eastAsia="Times New Roman" w:hAnsi="Georgia"/>
                  <w:sz w:val="18"/>
                  <w:szCs w:val="18"/>
                </w:rPr>
                <w:t>Liben</w:t>
              </w:r>
              <w:proofErr w:type="spellEnd"/>
              <w:r w:rsidR="00EB1594">
                <w:rPr>
                  <w:rFonts w:ascii="Georgia" w:eastAsia="Times New Roman" w:hAnsi="Georgia"/>
                  <w:sz w:val="18"/>
                  <w:szCs w:val="18"/>
                </w:rPr>
                <w:t xml:space="preserve"> </w:t>
              </w:r>
            </w:ins>
            <w:r>
              <w:rPr>
                <w:rFonts w:ascii="Georgia" w:eastAsia="Times New Roman" w:hAnsi="Georgia"/>
                <w:sz w:val="18"/>
                <w:szCs w:val="18"/>
              </w:rPr>
              <w:t>Plains has been documented in the literature for at least 20 years and is ongoing (</w:t>
            </w:r>
            <w:proofErr w:type="spellStart"/>
            <w:r>
              <w:rPr>
                <w:rFonts w:ascii="Georgia" w:eastAsia="Times New Roman" w:hAnsi="Georgia"/>
                <w:sz w:val="18"/>
                <w:szCs w:val="18"/>
              </w:rPr>
              <w:t>Spottiswoode</w:t>
            </w:r>
            <w:proofErr w:type="spellEnd"/>
            <w:r>
              <w:rPr>
                <w:rFonts w:ascii="Georgia" w:eastAsia="Times New Roman" w:hAnsi="Georgia"/>
                <w:sz w:val="18"/>
                <w:szCs w:val="18"/>
              </w:rPr>
              <w:t xml:space="preserve"> et al. 2009). </w:t>
            </w:r>
          </w:p>
        </w:tc>
      </w:tr>
    </w:tbl>
    <w:p w14:paraId="321A3391" w14:textId="77777777" w:rsidR="000D1CCD" w:rsidRDefault="009D0B61">
      <w:pPr>
        <w:pStyle w:val="Heading2"/>
        <w:divId w:val="633407871"/>
        <w:rPr>
          <w:rFonts w:ascii="Georgia" w:eastAsia="Times New Roman" w:hAnsi="Georgia"/>
          <w:sz w:val="27"/>
          <w:szCs w:val="27"/>
        </w:rPr>
      </w:pPr>
      <w:r>
        <w:rPr>
          <w:rFonts w:ascii="Georgia" w:eastAsia="Times New Roman" w:hAnsi="Georgia"/>
          <w:sz w:val="27"/>
          <w:szCs w:val="27"/>
        </w:rPr>
        <w:t>Systems</w:t>
      </w:r>
    </w:p>
    <w:p w14:paraId="3239167F" w14:textId="77777777" w:rsidR="000D1CCD" w:rsidRDefault="009D0B61">
      <w:pPr>
        <w:pStyle w:val="NormalWeb"/>
        <w:divId w:val="633407871"/>
        <w:rPr>
          <w:rFonts w:ascii="Georgia" w:hAnsi="Georgia"/>
        </w:rPr>
      </w:pPr>
      <w:r>
        <w:rPr>
          <w:rStyle w:val="datalabel1"/>
          <w:rFonts w:ascii="Georgia" w:hAnsi="Georgia"/>
        </w:rPr>
        <w:t xml:space="preserve">System: </w:t>
      </w:r>
      <w:r>
        <w:rPr>
          <w:rFonts w:ascii="Georgia" w:hAnsi="Georgia"/>
        </w:rPr>
        <w:t>Terrestrial</w:t>
      </w:r>
    </w:p>
    <w:p w14:paraId="5320D14A" w14:textId="77777777" w:rsidR="000D1CCD" w:rsidRDefault="009D0B61">
      <w:pPr>
        <w:pStyle w:val="Heading2"/>
        <w:divId w:val="633407871"/>
        <w:rPr>
          <w:rFonts w:ascii="Georgia" w:eastAsia="Times New Roman" w:hAnsi="Georgia"/>
          <w:sz w:val="27"/>
          <w:szCs w:val="27"/>
        </w:rPr>
      </w:pPr>
      <w:r>
        <w:rPr>
          <w:rFonts w:ascii="Georgia" w:eastAsia="Times New Roman" w:hAnsi="Georgia"/>
          <w:sz w:val="27"/>
          <w:szCs w:val="27"/>
        </w:rPr>
        <w:lastRenderedPageBreak/>
        <w:t>Plant / Fungi Specific</w:t>
      </w:r>
    </w:p>
    <w:p w14:paraId="2D09E4D7" w14:textId="77777777" w:rsidR="000D1CCD" w:rsidRDefault="009D0B61">
      <w:pPr>
        <w:pStyle w:val="NormalWeb"/>
        <w:divId w:val="633407871"/>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D1CCD" w14:paraId="716D83BD" w14:textId="77777777">
        <w:trPr>
          <w:divId w:val="633407871"/>
          <w:tblCellSpacing w:w="15" w:type="dxa"/>
        </w:trPr>
        <w:tc>
          <w:tcPr>
            <w:tcW w:w="0" w:type="auto"/>
            <w:tcBorders>
              <w:bottom w:val="single" w:sz="6" w:space="0" w:color="000000"/>
            </w:tcBorders>
            <w:shd w:val="clear" w:color="auto" w:fill="BBBBBB"/>
            <w:vAlign w:val="center"/>
            <w:hideMark/>
          </w:tcPr>
          <w:p w14:paraId="6F9CE797"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D1CCD" w14:paraId="3EE7ADDD" w14:textId="77777777">
        <w:trPr>
          <w:divId w:val="633407871"/>
          <w:tblCellSpacing w:w="15" w:type="dxa"/>
        </w:trPr>
        <w:tc>
          <w:tcPr>
            <w:tcW w:w="0" w:type="auto"/>
            <w:tcBorders>
              <w:bottom w:val="single" w:sz="6" w:space="0" w:color="CCCCCC"/>
            </w:tcBorders>
            <w:vAlign w:val="center"/>
            <w:hideMark/>
          </w:tcPr>
          <w:p w14:paraId="1163DB7B" w14:textId="77777777" w:rsidR="000D1CCD" w:rsidRDefault="009D0B61">
            <w:pPr>
              <w:spacing w:after="75"/>
              <w:rPr>
                <w:rFonts w:ascii="Georgia" w:eastAsia="Times New Roman" w:hAnsi="Georgia"/>
                <w:sz w:val="18"/>
                <w:szCs w:val="18"/>
              </w:rPr>
            </w:pPr>
            <w:r>
              <w:rPr>
                <w:rFonts w:ascii="Georgia" w:eastAsia="Times New Roman" w:hAnsi="Georgia"/>
                <w:sz w:val="18"/>
                <w:szCs w:val="18"/>
              </w:rPr>
              <w:t>Geophyte</w:t>
            </w:r>
          </w:p>
        </w:tc>
      </w:tr>
    </w:tbl>
    <w:p w14:paraId="5905C941" w14:textId="77777777" w:rsidR="000D1CCD" w:rsidRDefault="009D0B61">
      <w:pPr>
        <w:pStyle w:val="Heading1"/>
        <w:divId w:val="1388647487"/>
        <w:rPr>
          <w:rFonts w:ascii="Georgia" w:eastAsia="Times New Roman" w:hAnsi="Georgia"/>
          <w:sz w:val="29"/>
          <w:szCs w:val="29"/>
        </w:rPr>
      </w:pPr>
      <w:r>
        <w:rPr>
          <w:rFonts w:ascii="Georgia" w:eastAsia="Times New Roman" w:hAnsi="Georgia"/>
          <w:sz w:val="29"/>
          <w:szCs w:val="29"/>
        </w:rPr>
        <w:t>Use and Trade</w:t>
      </w:r>
    </w:p>
    <w:p w14:paraId="4E06B7E0" w14:textId="77777777" w:rsidR="000D1CCD" w:rsidRDefault="009D0B61">
      <w:pPr>
        <w:pStyle w:val="Heading2"/>
        <w:divId w:val="1388647487"/>
        <w:rPr>
          <w:rFonts w:ascii="Georgia" w:eastAsia="Times New Roman" w:hAnsi="Georgia"/>
          <w:sz w:val="27"/>
          <w:szCs w:val="27"/>
        </w:rPr>
      </w:pPr>
      <w:r>
        <w:rPr>
          <w:rFonts w:ascii="Georgia" w:eastAsia="Times New Roman" w:hAnsi="Georgia"/>
          <w:sz w:val="27"/>
          <w:szCs w:val="27"/>
        </w:rPr>
        <w:t>General Use and Trade Information</w:t>
      </w:r>
    </w:p>
    <w:p w14:paraId="72C8F07A" w14:textId="77777777" w:rsidR="000D1CCD" w:rsidRDefault="009D0B61">
      <w:pPr>
        <w:pStyle w:val="NormalWeb"/>
        <w:divId w:val="1388647487"/>
        <w:rPr>
          <w:rFonts w:ascii="Georgia" w:hAnsi="Georgia"/>
        </w:rPr>
      </w:pPr>
      <w:r>
        <w:rPr>
          <w:rStyle w:val="datalabel1"/>
          <w:rFonts w:ascii="Georgia" w:hAnsi="Georgia"/>
        </w:rPr>
        <w:t xml:space="preserve">Species not utilized: </w:t>
      </w:r>
      <w:r>
        <w:rPr>
          <w:rFonts w:ascii="Georgia" w:hAnsi="Georgia"/>
        </w:rPr>
        <w:t>true</w:t>
      </w:r>
    </w:p>
    <w:p w14:paraId="21BE6BF0" w14:textId="77777777" w:rsidR="000D1CCD" w:rsidRDefault="009D0B61">
      <w:pPr>
        <w:pStyle w:val="NormalWeb"/>
        <w:divId w:val="1388647487"/>
        <w:rPr>
          <w:rFonts w:ascii="Georgia" w:hAnsi="Georgia"/>
        </w:rPr>
      </w:pPr>
      <w:r>
        <w:rPr>
          <w:rFonts w:ascii="Georgia" w:hAnsi="Georgia"/>
        </w:rPr>
        <w:t>This species is not known to be utilised.</w:t>
      </w:r>
    </w:p>
    <w:p w14:paraId="213F9428" w14:textId="77777777" w:rsidR="000D1CCD" w:rsidRDefault="009D0B61">
      <w:pPr>
        <w:pStyle w:val="Heading1"/>
        <w:divId w:val="1178495805"/>
        <w:rPr>
          <w:rFonts w:ascii="Georgia" w:eastAsia="Times New Roman" w:hAnsi="Georgia"/>
          <w:sz w:val="29"/>
          <w:szCs w:val="29"/>
        </w:rPr>
      </w:pPr>
      <w:r>
        <w:rPr>
          <w:rFonts w:ascii="Georgia" w:eastAsia="Times New Roman" w:hAnsi="Georgia"/>
          <w:sz w:val="29"/>
          <w:szCs w:val="29"/>
        </w:rPr>
        <w:t>Threats</w:t>
      </w:r>
    </w:p>
    <w:p w14:paraId="1F237E54" w14:textId="77777777" w:rsidR="000D1CCD" w:rsidRDefault="009D0B61">
      <w:pPr>
        <w:pStyle w:val="NormalWeb"/>
        <w:divId w:val="1178495805"/>
        <w:rPr>
          <w:rFonts w:ascii="Georgia" w:hAnsi="Georgia"/>
        </w:rPr>
      </w:pPr>
      <w:r>
        <w:rPr>
          <w:rFonts w:ascii="Georgia" w:hAnsi="Georgia"/>
        </w:rPr>
        <w:t xml:space="preserve">This species is endemic to the </w:t>
      </w:r>
      <w:proofErr w:type="spellStart"/>
      <w:r>
        <w:rPr>
          <w:rFonts w:ascii="Georgia" w:hAnsi="Georgia"/>
        </w:rPr>
        <w:t>Liben</w:t>
      </w:r>
      <w:proofErr w:type="spellEnd"/>
      <w:r>
        <w:rPr>
          <w:rFonts w:ascii="Georgia" w:hAnsi="Georgia"/>
        </w:rPr>
        <w:t xml:space="preserve"> Plains, an area which is under threat from habitat loss and degradation due to overgrazing by cattle, recurring droughts, agricultural encroachment and increasing human pressure (</w:t>
      </w:r>
      <w:proofErr w:type="spellStart"/>
      <w:r>
        <w:rPr>
          <w:rFonts w:ascii="Georgia" w:hAnsi="Georgia"/>
        </w:rPr>
        <w:t>Lemenih</w:t>
      </w:r>
      <w:proofErr w:type="spellEnd"/>
      <w:r>
        <w:rPr>
          <w:rFonts w:ascii="Georgia" w:hAnsi="Georgia"/>
        </w:rPr>
        <w:t xml:space="preserve"> </w:t>
      </w:r>
      <w:r>
        <w:rPr>
          <w:rStyle w:val="Emphasis"/>
          <w:rFonts w:ascii="Georgia" w:hAnsi="Georgia"/>
        </w:rPr>
        <w:t>et al</w:t>
      </w:r>
      <w:r>
        <w:rPr>
          <w:rFonts w:ascii="Georgia" w:hAnsi="Georgia"/>
        </w:rPr>
        <w:t xml:space="preserve">. 2003, Vivero </w:t>
      </w:r>
      <w:r>
        <w:rPr>
          <w:rStyle w:val="Emphasis"/>
          <w:rFonts w:ascii="Georgia" w:hAnsi="Georgia"/>
        </w:rPr>
        <w:t>et al</w:t>
      </w:r>
      <w:r>
        <w:rPr>
          <w:rFonts w:ascii="Georgia" w:hAnsi="Georgia"/>
        </w:rPr>
        <w:t xml:space="preserve">. 2006, </w:t>
      </w:r>
      <w:proofErr w:type="spellStart"/>
      <w:r>
        <w:rPr>
          <w:rFonts w:ascii="Georgia" w:hAnsi="Georgia"/>
        </w:rPr>
        <w:t>Spottiswoode</w:t>
      </w:r>
      <w:proofErr w:type="spellEnd"/>
      <w:r>
        <w:rPr>
          <w:rFonts w:ascii="Georgia" w:hAnsi="Georgia"/>
        </w:rPr>
        <w:t xml:space="preserve"> </w:t>
      </w:r>
      <w:r>
        <w:rPr>
          <w:rStyle w:val="Emphasis"/>
          <w:rFonts w:ascii="Georgia" w:hAnsi="Georgia"/>
        </w:rPr>
        <w:t>et al</w:t>
      </w:r>
      <w:r>
        <w:rPr>
          <w:rFonts w:ascii="Georgia" w:hAnsi="Georgia"/>
        </w:rPr>
        <w:t xml:space="preserve">. 2009). The </w:t>
      </w:r>
      <w:proofErr w:type="spellStart"/>
      <w:r>
        <w:rPr>
          <w:rFonts w:ascii="Georgia" w:hAnsi="Georgia"/>
        </w:rPr>
        <w:t>Liben</w:t>
      </w:r>
      <w:proofErr w:type="spellEnd"/>
      <w:r>
        <w:rPr>
          <w:rFonts w:ascii="Georgia" w:hAnsi="Georgia"/>
        </w:rPr>
        <w:t xml:space="preserve"> Plains are one of the least densely populated regions in Ethiopia (</w:t>
      </w:r>
      <w:proofErr w:type="spellStart"/>
      <w:r>
        <w:rPr>
          <w:rFonts w:ascii="Georgia" w:hAnsi="Georgia"/>
        </w:rPr>
        <w:t>Lemenih</w:t>
      </w:r>
      <w:proofErr w:type="spellEnd"/>
      <w:r>
        <w:rPr>
          <w:rFonts w:ascii="Georgia" w:hAnsi="Georgia"/>
        </w:rPr>
        <w:t xml:space="preserve"> </w:t>
      </w:r>
      <w:r>
        <w:rPr>
          <w:rStyle w:val="Emphasis"/>
          <w:rFonts w:ascii="Georgia" w:hAnsi="Georgia"/>
        </w:rPr>
        <w:t>et al</w:t>
      </w:r>
      <w:r>
        <w:rPr>
          <w:rFonts w:ascii="Georgia" w:hAnsi="Georgia"/>
        </w:rPr>
        <w:t xml:space="preserve">. 2003), however recently displacement due to conflict has led to an increase in population and associated impacts (Vivero </w:t>
      </w:r>
      <w:r w:rsidRPr="00457D23">
        <w:rPr>
          <w:rFonts w:ascii="Georgia" w:hAnsi="Georgia"/>
          <w:i/>
          <w:iCs/>
          <w:rPrChange w:id="28" w:author="Jack Plummer" w:date="2022-10-21T16:18:00Z">
            <w:rPr>
              <w:rFonts w:ascii="Georgia" w:hAnsi="Georgia"/>
            </w:rPr>
          </w:rPrChange>
        </w:rPr>
        <w:t>et al.</w:t>
      </w:r>
      <w:r>
        <w:rPr>
          <w:rFonts w:ascii="Georgia" w:hAnsi="Georgia"/>
        </w:rPr>
        <w:t xml:space="preserve"> 2006).  Grassland habitat within this region has been declining in area and undergoing degradation for at least 20 years (Collar </w:t>
      </w:r>
      <w:r>
        <w:rPr>
          <w:rStyle w:val="Emphasis"/>
          <w:rFonts w:ascii="Georgia" w:hAnsi="Georgia"/>
        </w:rPr>
        <w:t>et al</w:t>
      </w:r>
      <w:r>
        <w:rPr>
          <w:rFonts w:ascii="Georgia" w:hAnsi="Georgia"/>
        </w:rPr>
        <w:t>. 2008). Degradation of these grasslands, including encroachment of shrubs and erosion, has been attributed to a loss of traditional grazing practices and nomadic pastoralism, recurring droughts, and overgrazing (</w:t>
      </w:r>
      <w:proofErr w:type="spellStart"/>
      <w:r>
        <w:rPr>
          <w:rFonts w:ascii="Georgia" w:hAnsi="Georgia"/>
        </w:rPr>
        <w:t>Spottiswoode</w:t>
      </w:r>
      <w:proofErr w:type="spellEnd"/>
      <w:r>
        <w:rPr>
          <w:rFonts w:ascii="Georgia" w:hAnsi="Georgia"/>
        </w:rPr>
        <w:t xml:space="preserve"> </w:t>
      </w:r>
      <w:r>
        <w:rPr>
          <w:rStyle w:val="Emphasis"/>
          <w:rFonts w:ascii="Georgia" w:hAnsi="Georgia"/>
        </w:rPr>
        <w:t>et al</w:t>
      </w:r>
      <w:r>
        <w:rPr>
          <w:rFonts w:ascii="Georgia" w:hAnsi="Georgia"/>
        </w:rPr>
        <w:t xml:space="preserve">. 2009). Conversion of land for agriculture is also contributing to habitat loss, with satellite imagery suggesting agricultural encroachment is taking place less than one </w:t>
      </w:r>
      <w:proofErr w:type="spellStart"/>
      <w:r>
        <w:rPr>
          <w:rFonts w:ascii="Georgia" w:hAnsi="Georgia"/>
        </w:rPr>
        <w:t>kilometer</w:t>
      </w:r>
      <w:proofErr w:type="spellEnd"/>
      <w:r>
        <w:rPr>
          <w:rFonts w:ascii="Georgia" w:hAnsi="Georgia"/>
        </w:rPr>
        <w:t xml:space="preserve"> from each locality.</w:t>
      </w:r>
    </w:p>
    <w:p w14:paraId="2FB20E0B" w14:textId="77777777" w:rsidR="000D1CCD" w:rsidRDefault="009D0B61">
      <w:pPr>
        <w:pStyle w:val="Heading1"/>
        <w:divId w:val="1782214302"/>
        <w:rPr>
          <w:rFonts w:ascii="Georgia" w:eastAsia="Times New Roman" w:hAnsi="Georgia"/>
          <w:sz w:val="29"/>
          <w:szCs w:val="29"/>
        </w:rPr>
      </w:pPr>
      <w:r>
        <w:rPr>
          <w:rFonts w:ascii="Georgia" w:eastAsia="Times New Roman" w:hAnsi="Georgia"/>
          <w:sz w:val="29"/>
          <w:szCs w:val="29"/>
        </w:rPr>
        <w:t>Conservation</w:t>
      </w:r>
    </w:p>
    <w:p w14:paraId="5CD1984E" w14:textId="68FC6A64" w:rsidR="000D1CCD" w:rsidRDefault="009D0B61">
      <w:pPr>
        <w:pStyle w:val="NormalWeb"/>
        <w:divId w:val="1782214302"/>
        <w:rPr>
          <w:rFonts w:ascii="Georgia" w:hAnsi="Georgia"/>
        </w:rPr>
      </w:pPr>
      <w:r>
        <w:rPr>
          <w:rFonts w:ascii="Georgia" w:hAnsi="Georgia"/>
        </w:rPr>
        <w:t xml:space="preserve">The </w:t>
      </w:r>
      <w:proofErr w:type="spellStart"/>
      <w:r>
        <w:rPr>
          <w:rFonts w:ascii="Georgia" w:hAnsi="Georgia"/>
        </w:rPr>
        <w:t>Liben</w:t>
      </w:r>
      <w:proofErr w:type="spellEnd"/>
      <w:r>
        <w:rPr>
          <w:rFonts w:ascii="Georgia" w:hAnsi="Georgia"/>
        </w:rPr>
        <w:t xml:space="preserve"> Plains are an Important Bird Area (IBA) and have been proposed as a protected area to protect the </w:t>
      </w:r>
      <w:commentRangeStart w:id="29"/>
      <w:del w:id="30" w:author="User" w:date="2022-10-21T15:19:00Z">
        <w:r w:rsidDel="00D32F9E">
          <w:rPr>
            <w:rFonts w:ascii="Georgia" w:hAnsi="Georgia"/>
          </w:rPr>
          <w:delText xml:space="preserve">critically </w:delText>
        </w:r>
      </w:del>
      <w:ins w:id="31" w:author="User" w:date="2022-10-21T15:19:00Z">
        <w:r w:rsidR="00D32F9E">
          <w:rPr>
            <w:rFonts w:ascii="Georgia" w:hAnsi="Georgia"/>
          </w:rPr>
          <w:t xml:space="preserve">Critically </w:t>
        </w:r>
      </w:ins>
      <w:del w:id="32" w:author="User" w:date="2022-10-21T15:19:00Z">
        <w:r w:rsidDel="00D32F9E">
          <w:rPr>
            <w:rFonts w:ascii="Georgia" w:hAnsi="Georgia"/>
          </w:rPr>
          <w:delText xml:space="preserve">endangered </w:delText>
        </w:r>
      </w:del>
      <w:ins w:id="33" w:author="User" w:date="2022-10-21T15:19:00Z">
        <w:r w:rsidR="00D32F9E">
          <w:rPr>
            <w:rFonts w:ascii="Georgia" w:hAnsi="Georgia"/>
          </w:rPr>
          <w:t xml:space="preserve">Endangered </w:t>
        </w:r>
      </w:ins>
      <w:commentRangeEnd w:id="29"/>
      <w:r w:rsidR="00457D23">
        <w:rPr>
          <w:rStyle w:val="CommentReference"/>
        </w:rPr>
        <w:commentReference w:id="29"/>
      </w:r>
      <w:proofErr w:type="spellStart"/>
      <w:r>
        <w:rPr>
          <w:rFonts w:ascii="Georgia" w:hAnsi="Georgia"/>
        </w:rPr>
        <w:t>Liben</w:t>
      </w:r>
      <w:proofErr w:type="spellEnd"/>
      <w:r>
        <w:rPr>
          <w:rFonts w:ascii="Georgia" w:hAnsi="Georgia"/>
        </w:rPr>
        <w:t xml:space="preserve"> Lark </w:t>
      </w:r>
      <w:proofErr w:type="spellStart"/>
      <w:ins w:id="34" w:author="User" w:date="2022-10-21T15:20:00Z">
        <w:r w:rsidR="00D74247" w:rsidRPr="00D74247">
          <w:rPr>
            <w:rFonts w:ascii="Georgia" w:hAnsi="Georgia"/>
            <w:i/>
            <w:iCs/>
          </w:rPr>
          <w:t>Heteromirafra</w:t>
        </w:r>
        <w:proofErr w:type="spellEnd"/>
        <w:r w:rsidR="00D74247" w:rsidRPr="00D74247">
          <w:rPr>
            <w:rFonts w:ascii="Georgia" w:hAnsi="Georgia"/>
            <w:i/>
            <w:iCs/>
          </w:rPr>
          <w:t xml:space="preserve"> </w:t>
        </w:r>
        <w:proofErr w:type="spellStart"/>
        <w:r w:rsidR="00D74247" w:rsidRPr="00D74247">
          <w:rPr>
            <w:rFonts w:ascii="Georgia" w:hAnsi="Georgia"/>
            <w:i/>
            <w:iCs/>
          </w:rPr>
          <w:t>archeri</w:t>
        </w:r>
        <w:proofErr w:type="spellEnd"/>
        <w:r w:rsidR="00D74247" w:rsidRPr="00D74247">
          <w:rPr>
            <w:rFonts w:ascii="Georgia" w:hAnsi="Georgia"/>
          </w:rPr>
          <w:t xml:space="preserve"> </w:t>
        </w:r>
      </w:ins>
      <w:r>
        <w:rPr>
          <w:rFonts w:ascii="Georgia" w:hAnsi="Georgia"/>
        </w:rPr>
        <w:t>(UNEP-WCMC 2022). A Darwin project aiming to restore the grasslands took place between 2015 and 2019</w:t>
      </w:r>
      <w:del w:id="35" w:author="User" w:date="2022-10-21T15:20:00Z">
        <w:r w:rsidDel="003F26B5">
          <w:rPr>
            <w:rFonts w:ascii="Georgia" w:hAnsi="Georgia"/>
          </w:rPr>
          <w:delText xml:space="preserve">, </w:delText>
        </w:r>
      </w:del>
      <w:ins w:id="36" w:author="User" w:date="2022-10-21T15:20:00Z">
        <w:r w:rsidR="003F26B5">
          <w:rPr>
            <w:rFonts w:ascii="Georgia" w:hAnsi="Georgia"/>
          </w:rPr>
          <w:t xml:space="preserve">; </w:t>
        </w:r>
      </w:ins>
      <w:r>
        <w:rPr>
          <w:rFonts w:ascii="Georgia" w:hAnsi="Georgia"/>
        </w:rPr>
        <w:t>however</w:t>
      </w:r>
      <w:ins w:id="37" w:author="User" w:date="2022-10-21T15:20:00Z">
        <w:r w:rsidR="003F26B5">
          <w:rPr>
            <w:rFonts w:ascii="Georgia" w:hAnsi="Georgia"/>
          </w:rPr>
          <w:t>,</w:t>
        </w:r>
      </w:ins>
      <w:r>
        <w:rPr>
          <w:rFonts w:ascii="Georgia" w:hAnsi="Georgia"/>
        </w:rPr>
        <w:t xml:space="preserve"> fieldwork since the project finished has found that degradation is continuing (Wotton 2019). </w:t>
      </w:r>
      <w:del w:id="38" w:author="User" w:date="2022-10-21T15:21:00Z">
        <w:r w:rsidRPr="00B2088E" w:rsidDel="00B2088E">
          <w:rPr>
            <w:rFonts w:ascii="Georgia" w:hAnsi="Georgia"/>
            <w:i/>
            <w:iCs/>
            <w:rPrChange w:id="39" w:author="User" w:date="2022-10-21T15:21:00Z">
              <w:rPr>
                <w:rFonts w:ascii="Georgia" w:hAnsi="Georgia"/>
              </w:rPr>
            </w:rPrChange>
          </w:rPr>
          <w:delText>This species</w:delText>
        </w:r>
      </w:del>
      <w:ins w:id="40" w:author="User" w:date="2022-10-21T15:21:00Z">
        <w:r w:rsidR="00B2088E">
          <w:rPr>
            <w:rFonts w:ascii="Georgia" w:hAnsi="Georgia"/>
            <w:i/>
            <w:iCs/>
          </w:rPr>
          <w:t xml:space="preserve">Gladiolus </w:t>
        </w:r>
        <w:proofErr w:type="spellStart"/>
        <w:r w:rsidR="00B2088E">
          <w:rPr>
            <w:rFonts w:ascii="Georgia" w:hAnsi="Georgia"/>
            <w:i/>
            <w:iCs/>
          </w:rPr>
          <w:t>negeliensis</w:t>
        </w:r>
      </w:ins>
      <w:proofErr w:type="spellEnd"/>
      <w:r>
        <w:rPr>
          <w:rFonts w:ascii="Georgia" w:hAnsi="Georgia"/>
        </w:rPr>
        <w:t xml:space="preserve"> </w:t>
      </w:r>
      <w:del w:id="41" w:author="User" w:date="2022-10-21T15:21:00Z">
        <w:r w:rsidDel="00B2088E">
          <w:rPr>
            <w:rFonts w:ascii="Georgia" w:hAnsi="Georgia"/>
          </w:rPr>
          <w:delText xml:space="preserve">it </w:delText>
        </w:r>
      </w:del>
      <w:r>
        <w:rPr>
          <w:rFonts w:ascii="Georgia" w:hAnsi="Georgia"/>
        </w:rPr>
        <w:t xml:space="preserve">is not held in any </w:t>
      </w:r>
      <w:r w:rsidRPr="003F26B5">
        <w:rPr>
          <w:rFonts w:ascii="Georgia" w:hAnsi="Georgia"/>
          <w:highlight w:val="yellow"/>
          <w:rPrChange w:id="42" w:author="User" w:date="2022-10-21T15:20:00Z">
            <w:rPr>
              <w:rFonts w:ascii="Georgia" w:hAnsi="Georgia"/>
            </w:rPr>
          </w:rPrChange>
        </w:rPr>
        <w:t>&lt;</w:t>
      </w:r>
      <w:proofErr w:type="spellStart"/>
      <w:r w:rsidRPr="003F26B5">
        <w:rPr>
          <w:rFonts w:ascii="Georgia" w:hAnsi="Georgia"/>
          <w:highlight w:val="yellow"/>
          <w:rPrChange w:id="43" w:author="User" w:date="2022-10-21T15:20:00Z">
            <w:rPr>
              <w:rFonts w:ascii="Georgia" w:hAnsi="Georgia"/>
            </w:rPr>
          </w:rPrChange>
        </w:rPr>
        <w:t>i</w:t>
      </w:r>
      <w:proofErr w:type="spellEnd"/>
      <w:r w:rsidRPr="003F26B5">
        <w:rPr>
          <w:rFonts w:ascii="Georgia" w:hAnsi="Georgia"/>
          <w:highlight w:val="yellow"/>
          <w:rPrChange w:id="44" w:author="User" w:date="2022-10-21T15:20:00Z">
            <w:rPr>
              <w:rFonts w:ascii="Georgia" w:hAnsi="Georgia"/>
            </w:rPr>
          </w:rPrChange>
        </w:rPr>
        <w:t>&gt; ex situ &lt;</w:t>
      </w:r>
      <w:proofErr w:type="spellStart"/>
      <w:r w:rsidRPr="003F26B5">
        <w:rPr>
          <w:rFonts w:ascii="Georgia" w:hAnsi="Georgia"/>
          <w:highlight w:val="yellow"/>
          <w:rPrChange w:id="45" w:author="User" w:date="2022-10-21T15:20:00Z">
            <w:rPr>
              <w:rFonts w:ascii="Georgia" w:hAnsi="Georgia"/>
            </w:rPr>
          </w:rPrChange>
        </w:rPr>
        <w:t>i</w:t>
      </w:r>
      <w:proofErr w:type="spellEnd"/>
      <w:r w:rsidRPr="003F26B5">
        <w:rPr>
          <w:rFonts w:ascii="Georgia" w:hAnsi="Georgia"/>
          <w:highlight w:val="yellow"/>
          <w:rPrChange w:id="46" w:author="User" w:date="2022-10-21T15:20:00Z">
            <w:rPr>
              <w:rFonts w:ascii="Georgia" w:hAnsi="Georgia"/>
            </w:rPr>
          </w:rPrChange>
        </w:rPr>
        <w:t>&gt;</w:t>
      </w:r>
      <w:r>
        <w:rPr>
          <w:rFonts w:ascii="Georgia" w:hAnsi="Georgia"/>
        </w:rPr>
        <w:t xml:space="preserve"> conservation collections (BGCI 2022). As such, gathering of wild germplasm to establish </w:t>
      </w:r>
      <w:r>
        <w:rPr>
          <w:rStyle w:val="Emphasis"/>
          <w:rFonts w:ascii="Georgia" w:hAnsi="Georgia"/>
        </w:rPr>
        <w:t>ex situ</w:t>
      </w:r>
      <w:r>
        <w:rPr>
          <w:rFonts w:ascii="Georgia" w:hAnsi="Georgia"/>
        </w:rPr>
        <w:t xml:space="preserve"> collections should be a conservation priority to ensure the continued existence of this species. Targeted surveys to locate this species in the remaining grassland habitat within the </w:t>
      </w:r>
      <w:del w:id="47" w:author="User" w:date="2022-10-21T15:21:00Z">
        <w:r w:rsidDel="009F6065">
          <w:rPr>
            <w:rFonts w:ascii="Georgia" w:hAnsi="Georgia"/>
          </w:rPr>
          <w:delText xml:space="preserve">Liban </w:delText>
        </w:r>
      </w:del>
      <w:proofErr w:type="spellStart"/>
      <w:ins w:id="48" w:author="User" w:date="2022-10-21T15:21:00Z">
        <w:r w:rsidR="009F6065">
          <w:rPr>
            <w:rFonts w:ascii="Georgia" w:hAnsi="Georgia"/>
          </w:rPr>
          <w:t>Liben</w:t>
        </w:r>
        <w:proofErr w:type="spellEnd"/>
        <w:r w:rsidR="009F6065">
          <w:rPr>
            <w:rFonts w:ascii="Georgia" w:hAnsi="Georgia"/>
          </w:rPr>
          <w:t xml:space="preserve"> </w:t>
        </w:r>
      </w:ins>
      <w:r>
        <w:rPr>
          <w:rFonts w:ascii="Georgia" w:hAnsi="Georgia"/>
        </w:rPr>
        <w:t>Plains may yield additional populations.</w:t>
      </w:r>
    </w:p>
    <w:p w14:paraId="6FCCE025" w14:textId="77777777" w:rsidR="000D1CCD" w:rsidRDefault="009D0B61">
      <w:pPr>
        <w:pStyle w:val="Heading2"/>
        <w:divId w:val="178221430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D1CCD" w14:paraId="4B3A3F54" w14:textId="77777777">
        <w:trPr>
          <w:divId w:val="1782214302"/>
          <w:tblCellSpacing w:w="15" w:type="dxa"/>
        </w:trPr>
        <w:tc>
          <w:tcPr>
            <w:tcW w:w="0" w:type="auto"/>
            <w:tcBorders>
              <w:bottom w:val="single" w:sz="6" w:space="0" w:color="000000"/>
            </w:tcBorders>
            <w:shd w:val="clear" w:color="auto" w:fill="BBBBBB"/>
            <w:vAlign w:val="center"/>
            <w:hideMark/>
          </w:tcPr>
          <w:p w14:paraId="21BFD64B"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578CAF9F"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Note</w:t>
            </w:r>
          </w:p>
        </w:tc>
      </w:tr>
      <w:tr w:rsidR="000D1CCD" w14:paraId="0FA57B2A" w14:textId="77777777">
        <w:trPr>
          <w:divId w:val="1782214302"/>
          <w:tblCellSpacing w:w="15" w:type="dxa"/>
        </w:trPr>
        <w:tc>
          <w:tcPr>
            <w:tcW w:w="0" w:type="auto"/>
            <w:vAlign w:val="center"/>
            <w:hideMark/>
          </w:tcPr>
          <w:p w14:paraId="149C47D2" w14:textId="77777777" w:rsidR="000D1CCD" w:rsidRDefault="009D0B61">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4A7BEFA5"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bl>
    <w:p w14:paraId="5A72B526" w14:textId="77777777" w:rsidR="000D1CCD" w:rsidRDefault="009D0B61">
      <w:pPr>
        <w:pStyle w:val="Heading2"/>
        <w:divId w:val="178221430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D1CCD" w14:paraId="7A9C8458" w14:textId="77777777">
        <w:trPr>
          <w:divId w:val="1782214302"/>
          <w:tblCellSpacing w:w="15" w:type="dxa"/>
        </w:trPr>
        <w:tc>
          <w:tcPr>
            <w:tcW w:w="0" w:type="auto"/>
            <w:tcBorders>
              <w:bottom w:val="single" w:sz="6" w:space="0" w:color="000000"/>
            </w:tcBorders>
            <w:shd w:val="clear" w:color="auto" w:fill="BBBBBB"/>
            <w:vAlign w:val="center"/>
            <w:hideMark/>
          </w:tcPr>
          <w:p w14:paraId="7D9C6A29"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74A1B4A8"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Note</w:t>
            </w:r>
          </w:p>
        </w:tc>
      </w:tr>
      <w:tr w:rsidR="000D1CCD" w14:paraId="482A58A8" w14:textId="77777777">
        <w:trPr>
          <w:divId w:val="1782214302"/>
          <w:tblCellSpacing w:w="15" w:type="dxa"/>
        </w:trPr>
        <w:tc>
          <w:tcPr>
            <w:tcW w:w="0" w:type="auto"/>
            <w:tcBorders>
              <w:bottom w:val="single" w:sz="6" w:space="0" w:color="CCCCCC"/>
            </w:tcBorders>
            <w:vAlign w:val="center"/>
            <w:hideMark/>
          </w:tcPr>
          <w:p w14:paraId="618E12C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22739BBD"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r w:rsidR="000D1CCD" w14:paraId="3C5FF6D0" w14:textId="77777777">
        <w:trPr>
          <w:divId w:val="1782214302"/>
          <w:tblCellSpacing w:w="15" w:type="dxa"/>
        </w:trPr>
        <w:tc>
          <w:tcPr>
            <w:tcW w:w="0" w:type="auto"/>
            <w:tcBorders>
              <w:bottom w:val="single" w:sz="6" w:space="0" w:color="CCCCCC"/>
            </w:tcBorders>
            <w:vAlign w:val="center"/>
            <w:hideMark/>
          </w:tcPr>
          <w:p w14:paraId="1B980B50" w14:textId="77777777" w:rsidR="000D1CCD" w:rsidRDefault="009D0B61">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32F6AD37"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r w:rsidR="000D1CCD" w14:paraId="55200FEC" w14:textId="77777777">
        <w:trPr>
          <w:divId w:val="1782214302"/>
          <w:tblCellSpacing w:w="15" w:type="dxa"/>
        </w:trPr>
        <w:tc>
          <w:tcPr>
            <w:tcW w:w="0" w:type="auto"/>
            <w:tcBorders>
              <w:bottom w:val="single" w:sz="6" w:space="0" w:color="CCCCCC"/>
            </w:tcBorders>
            <w:vAlign w:val="center"/>
            <w:hideMark/>
          </w:tcPr>
          <w:p w14:paraId="488C6F9D" w14:textId="77777777" w:rsidR="000D1CCD" w:rsidRDefault="009D0B61">
            <w:pPr>
              <w:spacing w:after="75"/>
              <w:rPr>
                <w:rFonts w:ascii="Georgia" w:eastAsia="Times New Roman" w:hAnsi="Georgia"/>
                <w:sz w:val="18"/>
                <w:szCs w:val="18"/>
              </w:rPr>
            </w:pPr>
            <w:r>
              <w:rPr>
                <w:rFonts w:ascii="Georgia" w:eastAsia="Times New Roman" w:hAnsi="Georgia"/>
                <w:sz w:val="18"/>
                <w:szCs w:val="18"/>
              </w:rPr>
              <w:lastRenderedPageBreak/>
              <w:t>3.4.2. Species management -&gt; Ex-situ conservation -&gt; Genome resource bank</w:t>
            </w:r>
          </w:p>
        </w:tc>
        <w:tc>
          <w:tcPr>
            <w:tcW w:w="0" w:type="auto"/>
            <w:tcBorders>
              <w:bottom w:val="single" w:sz="6" w:space="0" w:color="CCCCCC"/>
            </w:tcBorders>
            <w:vAlign w:val="center"/>
            <w:hideMark/>
          </w:tcPr>
          <w:p w14:paraId="4EA2C302"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bl>
    <w:p w14:paraId="4A0FB5AA" w14:textId="77777777" w:rsidR="000D1CCD" w:rsidRDefault="009D0B61">
      <w:pPr>
        <w:pStyle w:val="Heading2"/>
        <w:divId w:val="178221430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D1CCD" w14:paraId="6905C67A" w14:textId="77777777">
        <w:trPr>
          <w:divId w:val="1782214302"/>
          <w:tblCellSpacing w:w="15" w:type="dxa"/>
        </w:trPr>
        <w:tc>
          <w:tcPr>
            <w:tcW w:w="0" w:type="auto"/>
            <w:tcBorders>
              <w:bottom w:val="single" w:sz="6" w:space="0" w:color="000000"/>
            </w:tcBorders>
            <w:shd w:val="clear" w:color="auto" w:fill="BBBBBB"/>
            <w:vAlign w:val="center"/>
            <w:hideMark/>
          </w:tcPr>
          <w:p w14:paraId="57B907EF"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072391B"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Note</w:t>
            </w:r>
          </w:p>
        </w:tc>
      </w:tr>
      <w:tr w:rsidR="000D1CCD" w14:paraId="0C503777" w14:textId="77777777">
        <w:trPr>
          <w:divId w:val="1782214302"/>
          <w:tblCellSpacing w:w="15" w:type="dxa"/>
        </w:trPr>
        <w:tc>
          <w:tcPr>
            <w:tcW w:w="0" w:type="auto"/>
            <w:tcBorders>
              <w:bottom w:val="single" w:sz="6" w:space="0" w:color="CCCCCC"/>
            </w:tcBorders>
            <w:vAlign w:val="center"/>
            <w:hideMark/>
          </w:tcPr>
          <w:p w14:paraId="1D9C3853" w14:textId="77777777" w:rsidR="000D1CCD" w:rsidRDefault="009D0B61">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0D298140"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r w:rsidR="000D1CCD" w14:paraId="5DAF1CE3" w14:textId="77777777">
        <w:trPr>
          <w:divId w:val="1782214302"/>
          <w:tblCellSpacing w:w="15" w:type="dxa"/>
        </w:trPr>
        <w:tc>
          <w:tcPr>
            <w:tcW w:w="0" w:type="auto"/>
            <w:tcBorders>
              <w:bottom w:val="single" w:sz="6" w:space="0" w:color="CCCCCC"/>
            </w:tcBorders>
            <w:vAlign w:val="center"/>
            <w:hideMark/>
          </w:tcPr>
          <w:p w14:paraId="7C6C8115" w14:textId="77777777" w:rsidR="000D1CCD" w:rsidRDefault="009D0B61">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69A0ECF3"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r w:rsidR="000D1CCD" w14:paraId="55E1FA0C" w14:textId="77777777">
        <w:trPr>
          <w:divId w:val="1782214302"/>
          <w:tblCellSpacing w:w="15" w:type="dxa"/>
        </w:trPr>
        <w:tc>
          <w:tcPr>
            <w:tcW w:w="0" w:type="auto"/>
            <w:tcBorders>
              <w:bottom w:val="single" w:sz="6" w:space="0" w:color="CCCCCC"/>
            </w:tcBorders>
            <w:vAlign w:val="center"/>
            <w:hideMark/>
          </w:tcPr>
          <w:p w14:paraId="21F41EE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D52A072"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r w:rsidR="000D1CCD" w14:paraId="18B8A67D" w14:textId="77777777">
        <w:trPr>
          <w:divId w:val="1782214302"/>
          <w:tblCellSpacing w:w="15" w:type="dxa"/>
        </w:trPr>
        <w:tc>
          <w:tcPr>
            <w:tcW w:w="0" w:type="auto"/>
            <w:tcBorders>
              <w:bottom w:val="single" w:sz="6" w:space="0" w:color="CCCCCC"/>
            </w:tcBorders>
            <w:vAlign w:val="center"/>
            <w:hideMark/>
          </w:tcPr>
          <w:p w14:paraId="594286E2" w14:textId="77777777" w:rsidR="000D1CCD" w:rsidRDefault="009D0B61">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683D74D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r w:rsidR="000D1CCD" w14:paraId="641FE9F4" w14:textId="77777777">
        <w:trPr>
          <w:divId w:val="1782214302"/>
          <w:tblCellSpacing w:w="15" w:type="dxa"/>
        </w:trPr>
        <w:tc>
          <w:tcPr>
            <w:tcW w:w="0" w:type="auto"/>
            <w:tcBorders>
              <w:bottom w:val="single" w:sz="6" w:space="0" w:color="CCCCCC"/>
            </w:tcBorders>
            <w:vAlign w:val="center"/>
            <w:hideMark/>
          </w:tcPr>
          <w:p w14:paraId="7ED7D456" w14:textId="77777777" w:rsidR="000D1CCD" w:rsidRDefault="009D0B61">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38F9D9A9"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bl>
    <w:p w14:paraId="375F335F" w14:textId="77777777" w:rsidR="000D1CCD" w:rsidRDefault="009D0B61">
      <w:pPr>
        <w:pStyle w:val="Heading1"/>
        <w:divId w:val="55325781"/>
        <w:rPr>
          <w:rFonts w:ascii="Georgia" w:eastAsia="Times New Roman" w:hAnsi="Georgia"/>
          <w:sz w:val="29"/>
          <w:szCs w:val="29"/>
        </w:rPr>
      </w:pPr>
      <w:r>
        <w:rPr>
          <w:rFonts w:ascii="Georgia" w:eastAsia="Times New Roman" w:hAnsi="Georgia"/>
          <w:sz w:val="29"/>
          <w:szCs w:val="29"/>
        </w:rPr>
        <w:t>Ecosystem Services</w:t>
      </w:r>
    </w:p>
    <w:p w14:paraId="5A429568" w14:textId="77777777" w:rsidR="000D1CCD" w:rsidRDefault="009D0B61">
      <w:pPr>
        <w:pStyle w:val="Heading2"/>
        <w:divId w:val="55325781"/>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D1CCD" w14:paraId="2FFD68DE" w14:textId="77777777">
        <w:trPr>
          <w:divId w:val="55325781"/>
          <w:tblCellSpacing w:w="15" w:type="dxa"/>
        </w:trPr>
        <w:tc>
          <w:tcPr>
            <w:tcW w:w="0" w:type="auto"/>
            <w:tcBorders>
              <w:bottom w:val="single" w:sz="6" w:space="0" w:color="000000"/>
            </w:tcBorders>
            <w:shd w:val="clear" w:color="auto" w:fill="BBBBBB"/>
            <w:vAlign w:val="center"/>
            <w:hideMark/>
          </w:tcPr>
          <w:p w14:paraId="476AA513" w14:textId="77777777" w:rsidR="000D1CCD" w:rsidRDefault="009D0B61">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614BB220" w14:textId="77777777" w:rsidR="000D1CCD" w:rsidRDefault="009D0B61">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D1CCD" w14:paraId="1D57F5AA" w14:textId="77777777">
        <w:trPr>
          <w:divId w:val="55325781"/>
          <w:tblCellSpacing w:w="15" w:type="dxa"/>
        </w:trPr>
        <w:tc>
          <w:tcPr>
            <w:tcW w:w="0" w:type="auto"/>
            <w:vAlign w:val="center"/>
            <w:hideMark/>
          </w:tcPr>
          <w:p w14:paraId="27ACCE10" w14:textId="77777777" w:rsidR="000D1CCD" w:rsidRDefault="009D0B61">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B6A053E" w14:textId="77777777" w:rsidR="000D1CCD" w:rsidRDefault="009D0B61">
            <w:pPr>
              <w:spacing w:after="75"/>
              <w:rPr>
                <w:rFonts w:ascii="Georgia" w:eastAsia="Times New Roman" w:hAnsi="Georgia"/>
                <w:sz w:val="18"/>
                <w:szCs w:val="18"/>
              </w:rPr>
            </w:pPr>
            <w:r>
              <w:rPr>
                <w:rFonts w:ascii="Georgia" w:eastAsia="Times New Roman" w:hAnsi="Georgia"/>
                <w:sz w:val="18"/>
                <w:szCs w:val="18"/>
              </w:rPr>
              <w:t>-</w:t>
            </w:r>
          </w:p>
        </w:tc>
      </w:tr>
    </w:tbl>
    <w:p w14:paraId="527841F0" w14:textId="77777777" w:rsidR="000D1CCD" w:rsidRDefault="009D0B61">
      <w:pPr>
        <w:pStyle w:val="Heading1"/>
        <w:rPr>
          <w:rFonts w:ascii="Georgia" w:eastAsia="Times New Roman" w:hAnsi="Georgia"/>
          <w:sz w:val="29"/>
          <w:szCs w:val="29"/>
        </w:rPr>
      </w:pPr>
      <w:r>
        <w:rPr>
          <w:rFonts w:ascii="Georgia" w:eastAsia="Times New Roman" w:hAnsi="Georgia"/>
          <w:sz w:val="29"/>
          <w:szCs w:val="29"/>
        </w:rPr>
        <w:t>Bibliography</w:t>
      </w:r>
    </w:p>
    <w:p w14:paraId="6A868374" w14:textId="4943A2AA" w:rsidR="000D1CCD" w:rsidRDefault="009D0B61">
      <w:pPr>
        <w:pStyle w:val="NormalWeb"/>
        <w:divId w:val="684139451"/>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hyperlink r:id="rId9" w:history="1">
        <w:r>
          <w:rPr>
            <w:rStyle w:val="Hyperlink"/>
            <w:rFonts w:ascii="Georgia" w:hAnsi="Georgia"/>
          </w:rPr>
          <w:t>www.bgci.org/plant_search.php</w:t>
        </w:r>
      </w:hyperlink>
      <w:r>
        <w:rPr>
          <w:rFonts w:ascii="Georgia" w:hAnsi="Georgia"/>
        </w:rPr>
        <w:t xml:space="preserve">. </w:t>
      </w:r>
    </w:p>
    <w:p w14:paraId="456DEF3A" w14:textId="77777777" w:rsidR="000D1CCD" w:rsidRDefault="009D0B61">
      <w:pPr>
        <w:pStyle w:val="NormalWeb"/>
        <w:divId w:val="684139451"/>
        <w:rPr>
          <w:rFonts w:ascii="Georgia" w:hAnsi="Georgia"/>
        </w:rPr>
      </w:pPr>
      <w:r>
        <w:rPr>
          <w:rFonts w:ascii="Georgia" w:hAnsi="Georgia"/>
        </w:rPr>
        <w:t xml:space="preserve">Bachman S, Moat J, Hill AW, de la Torre J,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Smith V, </w:t>
      </w:r>
      <w:proofErr w:type="spellStart"/>
      <w:r>
        <w:rPr>
          <w:rFonts w:ascii="Georgia" w:hAnsi="Georgia"/>
        </w:rPr>
        <w:t>Penev</w:t>
      </w:r>
      <w:proofErr w:type="spellEnd"/>
      <w:r>
        <w:rPr>
          <w:rFonts w:ascii="Georgia" w:hAnsi="Georgia"/>
        </w:rPr>
        <w:t xml:space="preserve"> L (Eds) e-Infrastructures for data publishing in biodiversity science. </w:t>
      </w:r>
      <w:proofErr w:type="spellStart"/>
      <w:r>
        <w:rPr>
          <w:rFonts w:ascii="Georgia" w:hAnsi="Georgia"/>
          <w:i/>
          <w:iCs/>
        </w:rPr>
        <w:t>ZooKeys</w:t>
      </w:r>
      <w:proofErr w:type="spellEnd"/>
      <w:r>
        <w:rPr>
          <w:rFonts w:ascii="Georgia" w:hAnsi="Georgia"/>
        </w:rPr>
        <w:t xml:space="preserve"> 150: 117–126.</w:t>
      </w:r>
    </w:p>
    <w:p w14:paraId="257F681A" w14:textId="77777777" w:rsidR="000D1CCD" w:rsidRDefault="009D0B61">
      <w:pPr>
        <w:pStyle w:val="NormalWeb"/>
        <w:divId w:val="684139451"/>
        <w:rPr>
          <w:rFonts w:ascii="Georgia" w:hAnsi="Georgia"/>
        </w:rPr>
      </w:pPr>
      <w:r>
        <w:rPr>
          <w:rFonts w:ascii="Georgia" w:hAnsi="Georgia"/>
        </w:rPr>
        <w:t xml:space="preserve">Collar, N. J.; Abebe, Y. D.; Fishpool, L. D. C.; </w:t>
      </w:r>
      <w:proofErr w:type="spellStart"/>
      <w:r>
        <w:rPr>
          <w:rFonts w:ascii="Georgia" w:hAnsi="Georgia"/>
        </w:rPr>
        <w:t>Gabremichael</w:t>
      </w:r>
      <w:proofErr w:type="spellEnd"/>
      <w:r>
        <w:rPr>
          <w:rFonts w:ascii="Georgia" w:hAnsi="Georgia"/>
        </w:rPr>
        <w:t xml:space="preserve">, M. N.; </w:t>
      </w:r>
      <w:proofErr w:type="spellStart"/>
      <w:r>
        <w:rPr>
          <w:rFonts w:ascii="Georgia" w:hAnsi="Georgia"/>
        </w:rPr>
        <w:t>Spottiswoode</w:t>
      </w:r>
      <w:proofErr w:type="spellEnd"/>
      <w:r>
        <w:rPr>
          <w:rFonts w:ascii="Georgia" w:hAnsi="Georgia"/>
        </w:rPr>
        <w:t xml:space="preserve">, C. N.; </w:t>
      </w:r>
      <w:proofErr w:type="spellStart"/>
      <w:r>
        <w:rPr>
          <w:rFonts w:ascii="Georgia" w:hAnsi="Georgia"/>
        </w:rPr>
        <w:t>Wondafrash</w:t>
      </w:r>
      <w:proofErr w:type="spellEnd"/>
      <w:r>
        <w:rPr>
          <w:rFonts w:ascii="Georgia" w:hAnsi="Georgia"/>
        </w:rPr>
        <w:t xml:space="preserve">, M. 2008. Type locality, habitat, behaviour, voice, nest, </w:t>
      </w:r>
      <w:proofErr w:type="gramStart"/>
      <w:r>
        <w:rPr>
          <w:rFonts w:ascii="Georgia" w:hAnsi="Georgia"/>
        </w:rPr>
        <w:t>eggs</w:t>
      </w:r>
      <w:proofErr w:type="gramEnd"/>
      <w:r>
        <w:rPr>
          <w:rFonts w:ascii="Georgia" w:hAnsi="Georgia"/>
        </w:rPr>
        <w:t xml:space="preserve"> and plight of the Sidamo Lark </w:t>
      </w:r>
      <w:proofErr w:type="spellStart"/>
      <w:r>
        <w:rPr>
          <w:rFonts w:ascii="Georgia" w:hAnsi="Georgia"/>
          <w:i/>
          <w:iCs/>
        </w:rPr>
        <w:t>Heteromirafra</w:t>
      </w:r>
      <w:proofErr w:type="spellEnd"/>
      <w:r>
        <w:rPr>
          <w:rFonts w:ascii="Georgia" w:hAnsi="Georgia"/>
          <w:i/>
          <w:iCs/>
        </w:rPr>
        <w:t xml:space="preserve"> </w:t>
      </w:r>
      <w:proofErr w:type="spellStart"/>
      <w:r>
        <w:rPr>
          <w:rFonts w:ascii="Georgia" w:hAnsi="Georgia"/>
          <w:i/>
          <w:iCs/>
        </w:rPr>
        <w:t>sidamoensis</w:t>
      </w:r>
      <w:proofErr w:type="spellEnd"/>
      <w:r>
        <w:rPr>
          <w:rFonts w:ascii="Georgia" w:hAnsi="Georgia"/>
        </w:rPr>
        <w:t xml:space="preserve">. </w:t>
      </w:r>
      <w:r>
        <w:rPr>
          <w:rFonts w:ascii="Georgia" w:hAnsi="Georgia"/>
          <w:i/>
          <w:iCs/>
        </w:rPr>
        <w:t>Bulletin of the African Bird Club</w:t>
      </w:r>
      <w:r>
        <w:rPr>
          <w:rFonts w:ascii="Georgia" w:hAnsi="Georgia"/>
        </w:rPr>
        <w:t xml:space="preserve"> 15(2): 180-190.</w:t>
      </w:r>
    </w:p>
    <w:p w14:paraId="23C973BB" w14:textId="77777777" w:rsidR="000D1CCD" w:rsidRDefault="009D0B61">
      <w:pPr>
        <w:pStyle w:val="NormalWeb"/>
        <w:divId w:val="684139451"/>
        <w:rPr>
          <w:rFonts w:ascii="Georgia" w:hAnsi="Georgia"/>
        </w:rPr>
      </w:pPr>
      <w:commentRangeStart w:id="49"/>
      <w:r>
        <w:rPr>
          <w:rFonts w:ascii="Georgia" w:hAnsi="Georgia"/>
        </w:rPr>
        <w:t>Demissew, S</w:t>
      </w:r>
      <w:commentRangeEnd w:id="49"/>
      <w:r w:rsidR="00F41CD7">
        <w:rPr>
          <w:rStyle w:val="CommentReference"/>
        </w:rPr>
        <w:commentReference w:id="49"/>
      </w:r>
      <w:r>
        <w:rPr>
          <w:rFonts w:ascii="Georgia" w:hAnsi="Georgia"/>
        </w:rPr>
        <w:t xml:space="preserve">. and </w:t>
      </w:r>
      <w:proofErr w:type="spellStart"/>
      <w:r>
        <w:rPr>
          <w:rFonts w:ascii="Georgia" w:hAnsi="Georgia"/>
        </w:rPr>
        <w:t>Nordal</w:t>
      </w:r>
      <w:proofErr w:type="spellEnd"/>
      <w:r>
        <w:rPr>
          <w:rFonts w:ascii="Georgia" w:hAnsi="Georgia"/>
        </w:rPr>
        <w:t xml:space="preserve">, I. 2010. </w:t>
      </w:r>
      <w:r>
        <w:rPr>
          <w:rFonts w:ascii="Georgia" w:hAnsi="Georgia"/>
          <w:i/>
          <w:iCs/>
        </w:rPr>
        <w:t>Aloes and other Lilies of Ethiopia and Eritrea</w:t>
      </w:r>
      <w:r>
        <w:rPr>
          <w:rFonts w:ascii="Georgia" w:hAnsi="Georgia"/>
        </w:rPr>
        <w:t xml:space="preserve">. </w:t>
      </w:r>
      <w:proofErr w:type="spellStart"/>
      <w:r>
        <w:rPr>
          <w:rFonts w:ascii="Georgia" w:hAnsi="Georgia"/>
        </w:rPr>
        <w:t>Shama</w:t>
      </w:r>
      <w:proofErr w:type="spellEnd"/>
      <w:r>
        <w:rPr>
          <w:rFonts w:ascii="Georgia" w:hAnsi="Georgia"/>
        </w:rPr>
        <w:t xml:space="preserve"> Books, Addis Ababa.</w:t>
      </w:r>
    </w:p>
    <w:p w14:paraId="02698EF3" w14:textId="77777777" w:rsidR="000D1CCD" w:rsidRDefault="009D0B61">
      <w:pPr>
        <w:pStyle w:val="NormalWeb"/>
        <w:divId w:val="684139451"/>
        <w:rPr>
          <w:rFonts w:ascii="Georgia" w:hAnsi="Georgia"/>
        </w:rPr>
      </w:pPr>
      <w:r>
        <w:rPr>
          <w:rFonts w:ascii="Georgia" w:hAnsi="Georgia"/>
        </w:rPr>
        <w:t xml:space="preserve">Goldblatt, P. 1996. </w:t>
      </w:r>
      <w:r>
        <w:rPr>
          <w:rFonts w:ascii="Georgia" w:hAnsi="Georgia"/>
          <w:i/>
          <w:iCs/>
        </w:rPr>
        <w:t>Gladiolus in Tropical Africa. Systematics, Biology and Evolution</w:t>
      </w:r>
      <w:r>
        <w:rPr>
          <w:rFonts w:ascii="Georgia" w:hAnsi="Georgia"/>
        </w:rPr>
        <w:t>. Timber Press, Portland, Oregon.</w:t>
      </w:r>
    </w:p>
    <w:p w14:paraId="269DB4BB" w14:textId="77777777" w:rsidR="000D1CCD" w:rsidRDefault="009D0B61">
      <w:pPr>
        <w:pStyle w:val="NormalWeb"/>
        <w:divId w:val="684139451"/>
        <w:rPr>
          <w:rFonts w:ascii="Georgia" w:hAnsi="Georgia"/>
        </w:rPr>
      </w:pPr>
      <w:r>
        <w:rPr>
          <w:rFonts w:ascii="Georgia" w:hAnsi="Georgia"/>
        </w:rPr>
        <w:t xml:space="preserve">Olson, D.M., </w:t>
      </w:r>
      <w:proofErr w:type="spellStart"/>
      <w:r>
        <w:rPr>
          <w:rFonts w:ascii="Georgia" w:hAnsi="Georgia"/>
        </w:rPr>
        <w:t>Dinerstein</w:t>
      </w:r>
      <w:proofErr w:type="spellEnd"/>
      <w:r>
        <w:rPr>
          <w:rFonts w:ascii="Georgia" w:hAnsi="Georgia"/>
        </w:rPr>
        <w:t xml:space="preserve">, E., </w:t>
      </w:r>
      <w:proofErr w:type="spellStart"/>
      <w:r>
        <w:rPr>
          <w:rFonts w:ascii="Georgia" w:hAnsi="Georgia"/>
        </w:rPr>
        <w:t>Wikramanayake</w:t>
      </w:r>
      <w:proofErr w:type="spellEnd"/>
      <w:r>
        <w:rPr>
          <w:rFonts w:ascii="Georgia" w:hAnsi="Georgia"/>
        </w:rPr>
        <w:t xml:space="preserve">, E.D., Burgess, N.D., Powell, G.V.N., Underwood, E.C., D'Amico, J.A., </w:t>
      </w:r>
      <w:proofErr w:type="spellStart"/>
      <w:r>
        <w:rPr>
          <w:rFonts w:ascii="Georgia" w:hAnsi="Georgia"/>
        </w:rPr>
        <w:t>Itoua</w:t>
      </w:r>
      <w:proofErr w:type="spellEnd"/>
      <w:r>
        <w:rPr>
          <w:rFonts w:ascii="Georgia" w:hAnsi="Georgia"/>
        </w:rPr>
        <w:t xml:space="preserve">, I., Strand, H.E., Morrison, J.C., Loucks, C.J., </w:t>
      </w:r>
      <w:proofErr w:type="spellStart"/>
      <w:r>
        <w:rPr>
          <w:rFonts w:ascii="Georgia" w:hAnsi="Georgia"/>
        </w:rPr>
        <w:t>Allnutt</w:t>
      </w:r>
      <w:proofErr w:type="spellEnd"/>
      <w:r>
        <w:rPr>
          <w:rFonts w:ascii="Georgia" w:hAnsi="Georgia"/>
        </w:rPr>
        <w:t xml:space="preserve">, T.F., Ricketts, T.H., Kura, Y., </w:t>
      </w:r>
      <w:proofErr w:type="spellStart"/>
      <w:r>
        <w:rPr>
          <w:rFonts w:ascii="Georgia" w:hAnsi="Georgia"/>
        </w:rPr>
        <w:t>Lamoreux</w:t>
      </w:r>
      <w:proofErr w:type="spellEnd"/>
      <w:r>
        <w:rPr>
          <w:rFonts w:ascii="Georgia" w:hAnsi="Georgia"/>
        </w:rPr>
        <w:t xml:space="preserve">, J.F., </w:t>
      </w:r>
      <w:proofErr w:type="spellStart"/>
      <w:r>
        <w:rPr>
          <w:rFonts w:ascii="Georgia" w:hAnsi="Georgia"/>
        </w:rPr>
        <w:t>Wettengel</w:t>
      </w:r>
      <w:proofErr w:type="spellEnd"/>
      <w:r>
        <w:rPr>
          <w:rFonts w:ascii="Georgia" w:hAnsi="Georgia"/>
        </w:rPr>
        <w:t xml:space="preserve">, W.W., </w:t>
      </w:r>
      <w:proofErr w:type="spellStart"/>
      <w:r>
        <w:rPr>
          <w:rFonts w:ascii="Georgia" w:hAnsi="Georgia"/>
        </w:rPr>
        <w:t>Hedao</w:t>
      </w:r>
      <w:proofErr w:type="spellEnd"/>
      <w:r>
        <w:rPr>
          <w:rFonts w:ascii="Georgia" w:hAnsi="Georgia"/>
        </w:rPr>
        <w:t xml:space="preserve">, P. and Kassem, K.R. 2001. Terrestrial ecoregions of the world: a new map of life on earth. </w:t>
      </w:r>
      <w:r>
        <w:rPr>
          <w:rFonts w:ascii="Georgia" w:hAnsi="Georgia"/>
          <w:i/>
          <w:iCs/>
        </w:rPr>
        <w:t>Bioscience</w:t>
      </w:r>
      <w:r>
        <w:rPr>
          <w:rFonts w:ascii="Georgia" w:hAnsi="Georgia"/>
        </w:rPr>
        <w:t xml:space="preserve"> 51: 933-938.</w:t>
      </w:r>
    </w:p>
    <w:p w14:paraId="0B2B231C" w14:textId="77777777" w:rsidR="000D1CCD" w:rsidRDefault="009D0B61">
      <w:pPr>
        <w:pStyle w:val="NormalWeb"/>
        <w:divId w:val="684139451"/>
        <w:rPr>
          <w:rFonts w:ascii="Georgia" w:hAnsi="Georgia"/>
        </w:rPr>
      </w:pPr>
      <w:r>
        <w:rPr>
          <w:rFonts w:ascii="Georgia" w:hAnsi="Georgia"/>
        </w:rPr>
        <w:t>POWO. 2022. Plants of the World Online. Facilitated by the Royal Botanic Gardens, Kew. Available at: http://powo.science.kew.org/. (Accessed: 2022).</w:t>
      </w:r>
    </w:p>
    <w:p w14:paraId="10EEA3FE" w14:textId="77777777" w:rsidR="000D1CCD" w:rsidRDefault="009D0B61">
      <w:pPr>
        <w:pStyle w:val="NormalWeb"/>
        <w:divId w:val="684139451"/>
        <w:rPr>
          <w:rFonts w:ascii="Georgia" w:hAnsi="Georgia"/>
        </w:rPr>
      </w:pPr>
      <w:proofErr w:type="spellStart"/>
      <w:r>
        <w:rPr>
          <w:rFonts w:ascii="Georgia" w:hAnsi="Georgia"/>
        </w:rPr>
        <w:t>Spottiswoode</w:t>
      </w:r>
      <w:proofErr w:type="spellEnd"/>
      <w:r>
        <w:rPr>
          <w:rFonts w:ascii="Georgia" w:hAnsi="Georgia"/>
        </w:rPr>
        <w:t xml:space="preserve">, C. N.; </w:t>
      </w:r>
      <w:proofErr w:type="spellStart"/>
      <w:r>
        <w:rPr>
          <w:rFonts w:ascii="Georgia" w:hAnsi="Georgia"/>
        </w:rPr>
        <w:t>Wondafrash</w:t>
      </w:r>
      <w:proofErr w:type="spellEnd"/>
      <w:r>
        <w:rPr>
          <w:rFonts w:ascii="Georgia" w:hAnsi="Georgia"/>
        </w:rPr>
        <w:t xml:space="preserve">, M.; </w:t>
      </w:r>
      <w:proofErr w:type="spellStart"/>
      <w:r>
        <w:rPr>
          <w:rFonts w:ascii="Georgia" w:hAnsi="Georgia"/>
        </w:rPr>
        <w:t>Gabremichael</w:t>
      </w:r>
      <w:proofErr w:type="spellEnd"/>
      <w:r>
        <w:rPr>
          <w:rFonts w:ascii="Georgia" w:hAnsi="Georgia"/>
        </w:rPr>
        <w:t xml:space="preserve">, M. N.; Abebe, Y. D.; Mwangi, M. A. K.; Collar, N. J.; Dolman, P. M. 2009. Rangeland degradation is poised to cause Africa's first recorded avian extinction. </w:t>
      </w:r>
      <w:r>
        <w:rPr>
          <w:rFonts w:ascii="Georgia" w:hAnsi="Georgia"/>
          <w:i/>
          <w:iCs/>
        </w:rPr>
        <w:t>Animal Conservation</w:t>
      </w:r>
      <w:r>
        <w:rPr>
          <w:rFonts w:ascii="Georgia" w:hAnsi="Georgia"/>
        </w:rPr>
        <w:t xml:space="preserve"> 12(3): 249-257.</w:t>
      </w:r>
    </w:p>
    <w:p w14:paraId="2E16114E" w14:textId="7BCB2098" w:rsidR="000D1CCD" w:rsidRDefault="009D0B61">
      <w:pPr>
        <w:pStyle w:val="NormalWeb"/>
        <w:divId w:val="684139451"/>
        <w:rPr>
          <w:rFonts w:ascii="Georgia" w:hAnsi="Georgia"/>
        </w:rPr>
      </w:pPr>
      <w:r>
        <w:rPr>
          <w:rFonts w:ascii="Georgia" w:hAnsi="Georgia"/>
        </w:rPr>
        <w:lastRenderedPageBreak/>
        <w:t xml:space="preserve">UNEP-WCMC. 2022. Protected Area Profile for </w:t>
      </w:r>
      <w:proofErr w:type="spellStart"/>
      <w:r>
        <w:rPr>
          <w:rFonts w:ascii="Georgia" w:hAnsi="Georgia"/>
        </w:rPr>
        <w:t>Liben</w:t>
      </w:r>
      <w:proofErr w:type="spellEnd"/>
      <w:r>
        <w:rPr>
          <w:rFonts w:ascii="Georgia" w:hAnsi="Georgia"/>
        </w:rPr>
        <w:t xml:space="preserve"> Plain from the World Database on Protected Areas. Available at: </w:t>
      </w:r>
      <w:hyperlink r:id="rId10" w:history="1">
        <w:r>
          <w:rPr>
            <w:rStyle w:val="Hyperlink"/>
            <w:rFonts w:ascii="Georgia" w:hAnsi="Georgia"/>
          </w:rPr>
          <w:t>www.protectedplanet.net</w:t>
        </w:r>
      </w:hyperlink>
      <w:r>
        <w:rPr>
          <w:rFonts w:ascii="Georgia" w:hAnsi="Georgia"/>
        </w:rPr>
        <w:t>. (Accessed: 13/10/2022).</w:t>
      </w:r>
    </w:p>
    <w:p w14:paraId="1FA2A27F" w14:textId="77777777" w:rsidR="000D1CCD" w:rsidRDefault="009D0B61">
      <w:pPr>
        <w:pStyle w:val="NormalWeb"/>
        <w:divId w:val="684139451"/>
        <w:rPr>
          <w:rFonts w:ascii="Georgia" w:hAnsi="Georgia"/>
        </w:rPr>
      </w:pPr>
      <w:r>
        <w:rPr>
          <w:rFonts w:ascii="Georgia" w:hAnsi="Georgia"/>
        </w:rPr>
        <w:t xml:space="preserve">Vivero, J.L., </w:t>
      </w:r>
      <w:proofErr w:type="spellStart"/>
      <w:r>
        <w:rPr>
          <w:rFonts w:ascii="Georgia" w:hAnsi="Georgia"/>
        </w:rPr>
        <w:t>Ensermu</w:t>
      </w:r>
      <w:proofErr w:type="spellEnd"/>
      <w:r>
        <w:rPr>
          <w:rFonts w:ascii="Georgia" w:hAnsi="Georgia"/>
        </w:rPr>
        <w:t xml:space="preserve">, K., and Sebsebe, D. 2006. Progress on the red list of plants of Ethiopia and Eritrea: conservation and biogeography of endemic flowering taxa. In: Ghazanfar, S.A., Beentje, H.J. (ed.), </w:t>
      </w:r>
      <w:r>
        <w:rPr>
          <w:rFonts w:ascii="Georgia" w:hAnsi="Georgia"/>
          <w:i/>
          <w:iCs/>
        </w:rPr>
        <w:t>Taxonomy and ecology of African plants, their conservation and sustainable use</w:t>
      </w:r>
      <w:r>
        <w:rPr>
          <w:rFonts w:ascii="Georgia" w:hAnsi="Georgia"/>
        </w:rPr>
        <w:t>, pp. 761-778. Royal Botanic Gardens, Kew.</w:t>
      </w:r>
    </w:p>
    <w:p w14:paraId="3D40AEB7" w14:textId="77777777" w:rsidR="00624BF5" w:rsidRDefault="009D0B61">
      <w:pPr>
        <w:pStyle w:val="NormalWeb"/>
        <w:divId w:val="684139451"/>
        <w:rPr>
          <w:rFonts w:ascii="Georgia" w:hAnsi="Georgia"/>
        </w:rPr>
      </w:pPr>
      <w:r>
        <w:rPr>
          <w:rFonts w:ascii="Georgia" w:hAnsi="Georgia"/>
        </w:rPr>
        <w:t xml:space="preserve">Wotton, s. 2019. Is the critically endangered </w:t>
      </w:r>
      <w:proofErr w:type="spellStart"/>
      <w:r>
        <w:rPr>
          <w:rFonts w:ascii="Georgia" w:hAnsi="Georgia"/>
        </w:rPr>
        <w:t>Liben</w:t>
      </w:r>
      <w:proofErr w:type="spellEnd"/>
      <w:r>
        <w:rPr>
          <w:rFonts w:ascii="Georgia" w:hAnsi="Georgia"/>
        </w:rPr>
        <w:t xml:space="preserve"> Lark starting to recover?</w:t>
      </w:r>
    </w:p>
    <w:sectPr w:rsidR="00624BF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ack Plummer" w:date="2022-10-21T16:09:00Z" w:initials="JP">
    <w:p w14:paraId="648F7668" w14:textId="77777777" w:rsidR="0005274A" w:rsidRDefault="0005274A" w:rsidP="00C4108C">
      <w:pPr>
        <w:pStyle w:val="CommentText"/>
      </w:pPr>
      <w:r>
        <w:rPr>
          <w:rStyle w:val="CommentReference"/>
        </w:rPr>
        <w:annotationRef/>
      </w:r>
      <w:r>
        <w:t>?</w:t>
      </w:r>
    </w:p>
  </w:comment>
  <w:comment w:id="5" w:author="Jack Plummer" w:date="2022-10-21T16:34:00Z" w:initials="JP">
    <w:p w14:paraId="41A98538" w14:textId="77777777" w:rsidR="007B74DE" w:rsidRDefault="00666E45">
      <w:pPr>
        <w:pStyle w:val="CommentText"/>
      </w:pPr>
      <w:r>
        <w:rPr>
          <w:rStyle w:val="CommentReference"/>
        </w:rPr>
        <w:annotationRef/>
      </w:r>
      <w:r w:rsidR="007B74DE">
        <w:t>Subjective opinion alert: I would be tempted to suggest that there are at least two locations here - one where agricultural encroachment is the major threat (the two more northerly points), and one for grazing/drought. At the two northerly sites, my inclination is that agriculture is a more proximal threat than grazing/drought so should be defined on this basis.</w:t>
      </w:r>
    </w:p>
    <w:p w14:paraId="1F689148" w14:textId="77777777" w:rsidR="007B74DE" w:rsidRDefault="007B74DE">
      <w:pPr>
        <w:pStyle w:val="CommentText"/>
      </w:pPr>
    </w:p>
    <w:p w14:paraId="0F145051" w14:textId="77777777" w:rsidR="007B74DE" w:rsidRDefault="007B74DE" w:rsidP="002F30A3">
      <w:pPr>
        <w:pStyle w:val="CommentText"/>
      </w:pPr>
      <w:r>
        <w:t>That said, I don't feel strongly enough to disagree with your interpretation, and I think you could also argue for one location, at least as a lower bound of range, on basis of loss from (quite transformed) more northerly sites - really clear land use change on GE</w:t>
      </w:r>
    </w:p>
  </w:comment>
  <w:comment w:id="10" w:author="Jack Plummer" w:date="2022-10-21T16:13:00Z" w:initials="JP">
    <w:p w14:paraId="44F5406E" w14:textId="7F6740B6" w:rsidR="0005274A" w:rsidRDefault="0005274A" w:rsidP="00033042">
      <w:pPr>
        <w:pStyle w:val="CommentText"/>
      </w:pPr>
      <w:r>
        <w:rPr>
          <w:rStyle w:val="CommentReference"/>
        </w:rPr>
        <w:annotationRef/>
      </w:r>
      <w:r>
        <w:t>Perhaps 'considers that the threats of grazing and agricultural encroachment are more localised and are affecting the three sites independently.'</w:t>
      </w:r>
    </w:p>
  </w:comment>
  <w:comment w:id="11" w:author="Jack Plummer" w:date="2022-10-21T16:14:00Z" w:initials="JP">
    <w:p w14:paraId="45EC5572" w14:textId="77777777" w:rsidR="0005274A" w:rsidRDefault="0005274A" w:rsidP="00195BEB">
      <w:pPr>
        <w:pStyle w:val="CommentText"/>
      </w:pPr>
      <w:r>
        <w:rPr>
          <w:rStyle w:val="CommentReference"/>
        </w:rPr>
        <w:annotationRef/>
      </w:r>
      <w:r>
        <w:t>I think remove this based on our conversations earlier in week</w:t>
      </w:r>
    </w:p>
  </w:comment>
  <w:comment w:id="12" w:author="User" w:date="2022-10-21T15:44:00Z" w:initials="ZZ">
    <w:p w14:paraId="0C642598" w14:textId="61EA05EF" w:rsidR="009D0B61" w:rsidRDefault="009D0B61" w:rsidP="007D1E8F">
      <w:pPr>
        <w:pStyle w:val="CommentText"/>
      </w:pPr>
      <w:r>
        <w:rPr>
          <w:rStyle w:val="CommentReference"/>
        </w:rPr>
        <w:annotationRef/>
      </w:r>
      <w:r>
        <w:t>Add population trend "Unknown"</w:t>
      </w:r>
    </w:p>
  </w:comment>
  <w:comment w:id="15" w:author="User" w:date="2022-10-21T15:16:00Z" w:initials="ZZ">
    <w:p w14:paraId="6EF5E59D" w14:textId="7F1F74B1" w:rsidR="00AA76FA" w:rsidRDefault="00AA76FA" w:rsidP="009D2538">
      <w:pPr>
        <w:pStyle w:val="CommentText"/>
      </w:pPr>
      <w:r>
        <w:rPr>
          <w:rStyle w:val="CommentReference"/>
        </w:rPr>
        <w:annotationRef/>
      </w:r>
      <w:r>
        <w:t>How tall is it?</w:t>
      </w:r>
    </w:p>
  </w:comment>
  <w:comment w:id="16" w:author="User" w:date="2022-10-21T15:16:00Z" w:initials="ZZ">
    <w:p w14:paraId="2D4427A3" w14:textId="77777777" w:rsidR="00EB1594" w:rsidRDefault="00727D50" w:rsidP="00806434">
      <w:pPr>
        <w:pStyle w:val="CommentText"/>
      </w:pPr>
      <w:r>
        <w:rPr>
          <w:rStyle w:val="CommentReference"/>
        </w:rPr>
        <w:annotationRef/>
      </w:r>
      <w:r w:rsidR="00EB1594">
        <w:t>Is that definitely the case? Seems quite low and dry for that ecoregion. The Farsetia, also from Libem (although at lower elevation) is from the Acacia-Commiphora ecoregion</w:t>
      </w:r>
    </w:p>
  </w:comment>
  <w:comment w:id="21" w:author="Jack Plummer" w:date="2022-10-21T16:16:00Z" w:initials="JP">
    <w:p w14:paraId="0F5437ED" w14:textId="77777777" w:rsidR="007B74DE" w:rsidRDefault="0005274A" w:rsidP="00997813">
      <w:pPr>
        <w:pStyle w:val="CommentText"/>
      </w:pPr>
      <w:r>
        <w:rPr>
          <w:rStyle w:val="CommentReference"/>
        </w:rPr>
        <w:annotationRef/>
      </w:r>
      <w:r w:rsidR="007B74DE">
        <w:t xml:space="preserve">Observed is an even stronger qualifier than estimated (for estimated, we are usually quantifying rate of loss based on extrapolation of % loss for part of range), let alone inferred - typically observed is reserved for cases where habitat status at </w:t>
      </w:r>
      <w:r w:rsidR="007B74DE">
        <w:rPr>
          <w:i/>
          <w:iCs/>
        </w:rPr>
        <w:t>all</w:t>
      </w:r>
      <w:r w:rsidR="007B74DE">
        <w:t xml:space="preserve"> collection sites across whole range has been directly observed by assessment collaborators.</w:t>
      </w:r>
    </w:p>
  </w:comment>
  <w:comment w:id="29" w:author="Jack Plummer" w:date="2022-10-21T16:20:00Z" w:initials="JP">
    <w:p w14:paraId="7FEF1849" w14:textId="71338609" w:rsidR="00457D23" w:rsidRDefault="00457D23" w:rsidP="00172DBC">
      <w:pPr>
        <w:pStyle w:val="CommentText"/>
      </w:pPr>
      <w:r>
        <w:rPr>
          <w:rStyle w:val="CommentReference"/>
        </w:rPr>
        <w:annotationRef/>
      </w:r>
      <w:r>
        <w:t>Much as I find this unintuitive (and I definitely often do this myself), I think correct as lower case. I reckon this is the sort of thing where there are even discrepancies among RLU members, though</w:t>
      </w:r>
    </w:p>
  </w:comment>
  <w:comment w:id="49" w:author="User" w:date="2022-10-21T15:22:00Z" w:initials="ZZ">
    <w:p w14:paraId="1F7AF1F1" w14:textId="58D0A8E9" w:rsidR="00F41CD7" w:rsidRDefault="00F41CD7" w:rsidP="001518EE">
      <w:pPr>
        <w:pStyle w:val="CommentText"/>
      </w:pPr>
      <w:r>
        <w:rPr>
          <w:rStyle w:val="CommentReference"/>
        </w:rPr>
        <w:annotationRef/>
      </w:r>
      <w:r>
        <w:t>Sebsebe, 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8F7668" w15:done="0"/>
  <w15:commentEx w15:paraId="0F145051" w15:done="0"/>
  <w15:commentEx w15:paraId="44F5406E" w15:done="0"/>
  <w15:commentEx w15:paraId="45EC5572" w15:done="0"/>
  <w15:commentEx w15:paraId="0C642598" w15:done="0"/>
  <w15:commentEx w15:paraId="6EF5E59D" w15:done="0"/>
  <w15:commentEx w15:paraId="2D4427A3" w15:done="0"/>
  <w15:commentEx w15:paraId="0F5437ED" w15:done="0"/>
  <w15:commentEx w15:paraId="7FEF1849" w15:done="0"/>
  <w15:commentEx w15:paraId="1F7AF1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D42D7" w16cex:dateUtc="2022-10-21T15:09:00Z"/>
  <w16cex:commentExtensible w16cex:durableId="26FD4885" w16cex:dateUtc="2022-10-21T15:34:00Z"/>
  <w16cex:commentExtensible w16cex:durableId="26FD43B1" w16cex:dateUtc="2022-10-21T15:13:00Z"/>
  <w16cex:commentExtensible w16cex:durableId="26FD43DF" w16cex:dateUtc="2022-10-21T15:14:00Z"/>
  <w16cex:commentExtensible w16cex:durableId="26FD3CE3" w16cex:dateUtc="2022-10-21T14:44:00Z"/>
  <w16cex:commentExtensible w16cex:durableId="26FD3650" w16cex:dateUtc="2022-10-21T14:16:00Z"/>
  <w16cex:commentExtensible w16cex:durableId="26FD3667" w16cex:dateUtc="2022-10-21T14:16:00Z"/>
  <w16cex:commentExtensible w16cex:durableId="26FD4470" w16cex:dateUtc="2022-10-21T15:16:00Z"/>
  <w16cex:commentExtensible w16cex:durableId="26FD455F" w16cex:dateUtc="2022-10-21T15:20:00Z"/>
  <w16cex:commentExtensible w16cex:durableId="26FD37C7" w16cex:dateUtc="2022-10-21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8F7668" w16cid:durableId="26FD42D7"/>
  <w16cid:commentId w16cid:paraId="0F145051" w16cid:durableId="26FD4885"/>
  <w16cid:commentId w16cid:paraId="44F5406E" w16cid:durableId="26FD43B1"/>
  <w16cid:commentId w16cid:paraId="45EC5572" w16cid:durableId="26FD43DF"/>
  <w16cid:commentId w16cid:paraId="0C642598" w16cid:durableId="26FD3CE3"/>
  <w16cid:commentId w16cid:paraId="6EF5E59D" w16cid:durableId="26FD3650"/>
  <w16cid:commentId w16cid:paraId="2D4427A3" w16cid:durableId="26FD3667"/>
  <w16cid:commentId w16cid:paraId="0F5437ED" w16cid:durableId="26FD4470"/>
  <w16cid:commentId w16cid:paraId="7FEF1849" w16cid:durableId="26FD455F"/>
  <w16cid:commentId w16cid:paraId="1F7AF1F1" w16cid:durableId="26FD37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81B"/>
    <w:rsid w:val="0005274A"/>
    <w:rsid w:val="000D1CCD"/>
    <w:rsid w:val="000E4FC7"/>
    <w:rsid w:val="000F6A5F"/>
    <w:rsid w:val="003A302A"/>
    <w:rsid w:val="003D7BF0"/>
    <w:rsid w:val="003F26B5"/>
    <w:rsid w:val="00457D23"/>
    <w:rsid w:val="00624BF5"/>
    <w:rsid w:val="00666E45"/>
    <w:rsid w:val="00727D50"/>
    <w:rsid w:val="007B74DE"/>
    <w:rsid w:val="00906134"/>
    <w:rsid w:val="009D0B61"/>
    <w:rsid w:val="009F6065"/>
    <w:rsid w:val="00A719D2"/>
    <w:rsid w:val="00AA76FA"/>
    <w:rsid w:val="00AB3C49"/>
    <w:rsid w:val="00AB781B"/>
    <w:rsid w:val="00B2088E"/>
    <w:rsid w:val="00D32F9E"/>
    <w:rsid w:val="00D74247"/>
    <w:rsid w:val="00DE03F9"/>
    <w:rsid w:val="00E770DE"/>
    <w:rsid w:val="00EB1594"/>
    <w:rsid w:val="00F41C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A737E"/>
  <w15:chartTrackingRefBased/>
  <w15:docId w15:val="{31A5BC05-D795-4E76-AAD5-87EE3D24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DE03F9"/>
    <w:rPr>
      <w:rFonts w:eastAsiaTheme="minorEastAsia"/>
      <w:sz w:val="24"/>
      <w:szCs w:val="24"/>
    </w:rPr>
  </w:style>
  <w:style w:type="character" w:styleId="CommentReference">
    <w:name w:val="annotation reference"/>
    <w:basedOn w:val="DefaultParagraphFont"/>
    <w:uiPriority w:val="99"/>
    <w:semiHidden/>
    <w:unhideWhenUsed/>
    <w:rsid w:val="00AA76FA"/>
    <w:rPr>
      <w:sz w:val="16"/>
      <w:szCs w:val="16"/>
    </w:rPr>
  </w:style>
  <w:style w:type="paragraph" w:styleId="CommentText">
    <w:name w:val="annotation text"/>
    <w:basedOn w:val="Normal"/>
    <w:link w:val="CommentTextChar"/>
    <w:uiPriority w:val="99"/>
    <w:unhideWhenUsed/>
    <w:rsid w:val="00AA76FA"/>
    <w:rPr>
      <w:sz w:val="20"/>
      <w:szCs w:val="20"/>
    </w:rPr>
  </w:style>
  <w:style w:type="character" w:customStyle="1" w:styleId="CommentTextChar">
    <w:name w:val="Comment Text Char"/>
    <w:basedOn w:val="DefaultParagraphFont"/>
    <w:link w:val="CommentText"/>
    <w:uiPriority w:val="99"/>
    <w:rsid w:val="00AA76FA"/>
    <w:rPr>
      <w:rFonts w:eastAsiaTheme="minorEastAsia"/>
    </w:rPr>
  </w:style>
  <w:style w:type="paragraph" w:styleId="CommentSubject">
    <w:name w:val="annotation subject"/>
    <w:basedOn w:val="CommentText"/>
    <w:next w:val="CommentText"/>
    <w:link w:val="CommentSubjectChar"/>
    <w:uiPriority w:val="99"/>
    <w:semiHidden/>
    <w:unhideWhenUsed/>
    <w:rsid w:val="00AA76FA"/>
    <w:rPr>
      <w:b/>
      <w:bCs/>
    </w:rPr>
  </w:style>
  <w:style w:type="character" w:customStyle="1" w:styleId="CommentSubjectChar">
    <w:name w:val="Comment Subject Char"/>
    <w:basedOn w:val="CommentTextChar"/>
    <w:link w:val="CommentSubject"/>
    <w:uiPriority w:val="99"/>
    <w:semiHidden/>
    <w:rsid w:val="00AA76FA"/>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5781">
      <w:marLeft w:val="0"/>
      <w:marRight w:val="0"/>
      <w:marTop w:val="0"/>
      <w:marBottom w:val="0"/>
      <w:divBdr>
        <w:top w:val="none" w:sz="0" w:space="0" w:color="auto"/>
        <w:left w:val="none" w:sz="0" w:space="0" w:color="auto"/>
        <w:bottom w:val="none" w:sz="0" w:space="0" w:color="auto"/>
        <w:right w:val="none" w:sz="0" w:space="0" w:color="auto"/>
      </w:divBdr>
    </w:div>
    <w:div w:id="99839426">
      <w:marLeft w:val="0"/>
      <w:marRight w:val="0"/>
      <w:marTop w:val="0"/>
      <w:marBottom w:val="0"/>
      <w:divBdr>
        <w:top w:val="none" w:sz="0" w:space="0" w:color="auto"/>
        <w:left w:val="none" w:sz="0" w:space="0" w:color="auto"/>
        <w:bottom w:val="none" w:sz="0" w:space="0" w:color="auto"/>
        <w:right w:val="none" w:sz="0" w:space="0" w:color="auto"/>
      </w:divBdr>
    </w:div>
    <w:div w:id="180970053">
      <w:marLeft w:val="0"/>
      <w:marRight w:val="0"/>
      <w:marTop w:val="0"/>
      <w:marBottom w:val="0"/>
      <w:divBdr>
        <w:top w:val="none" w:sz="0" w:space="0" w:color="auto"/>
        <w:left w:val="none" w:sz="0" w:space="0" w:color="auto"/>
        <w:bottom w:val="none" w:sz="0" w:space="0" w:color="auto"/>
        <w:right w:val="none" w:sz="0" w:space="0" w:color="auto"/>
      </w:divBdr>
      <w:divsChild>
        <w:div w:id="78451323">
          <w:marLeft w:val="0"/>
          <w:marRight w:val="0"/>
          <w:marTop w:val="0"/>
          <w:marBottom w:val="150"/>
          <w:divBdr>
            <w:top w:val="single" w:sz="12" w:space="0" w:color="000000"/>
            <w:left w:val="none" w:sz="0" w:space="0" w:color="auto"/>
            <w:bottom w:val="single" w:sz="12" w:space="0" w:color="000000"/>
            <w:right w:val="none" w:sz="0" w:space="0" w:color="auto"/>
          </w:divBdr>
        </w:div>
      </w:divsChild>
    </w:div>
    <w:div w:id="633407871">
      <w:marLeft w:val="0"/>
      <w:marRight w:val="0"/>
      <w:marTop w:val="0"/>
      <w:marBottom w:val="0"/>
      <w:divBdr>
        <w:top w:val="none" w:sz="0" w:space="0" w:color="auto"/>
        <w:left w:val="none" w:sz="0" w:space="0" w:color="auto"/>
        <w:bottom w:val="none" w:sz="0" w:space="0" w:color="auto"/>
        <w:right w:val="none" w:sz="0" w:space="0" w:color="auto"/>
      </w:divBdr>
    </w:div>
    <w:div w:id="684139451">
      <w:marLeft w:val="0"/>
      <w:marRight w:val="0"/>
      <w:marTop w:val="0"/>
      <w:marBottom w:val="0"/>
      <w:divBdr>
        <w:top w:val="none" w:sz="0" w:space="0" w:color="auto"/>
        <w:left w:val="none" w:sz="0" w:space="0" w:color="auto"/>
        <w:bottom w:val="none" w:sz="0" w:space="0" w:color="auto"/>
        <w:right w:val="none" w:sz="0" w:space="0" w:color="auto"/>
      </w:divBdr>
    </w:div>
    <w:div w:id="1148211117">
      <w:marLeft w:val="0"/>
      <w:marRight w:val="0"/>
      <w:marTop w:val="0"/>
      <w:marBottom w:val="0"/>
      <w:divBdr>
        <w:top w:val="none" w:sz="0" w:space="0" w:color="auto"/>
        <w:left w:val="none" w:sz="0" w:space="0" w:color="auto"/>
        <w:bottom w:val="none" w:sz="0" w:space="0" w:color="auto"/>
        <w:right w:val="none" w:sz="0" w:space="0" w:color="auto"/>
      </w:divBdr>
    </w:div>
    <w:div w:id="1178495805">
      <w:marLeft w:val="0"/>
      <w:marRight w:val="0"/>
      <w:marTop w:val="0"/>
      <w:marBottom w:val="0"/>
      <w:divBdr>
        <w:top w:val="none" w:sz="0" w:space="0" w:color="auto"/>
        <w:left w:val="none" w:sz="0" w:space="0" w:color="auto"/>
        <w:bottom w:val="none" w:sz="0" w:space="0" w:color="auto"/>
        <w:right w:val="none" w:sz="0" w:space="0" w:color="auto"/>
      </w:divBdr>
    </w:div>
    <w:div w:id="1361469099">
      <w:marLeft w:val="0"/>
      <w:marRight w:val="0"/>
      <w:marTop w:val="0"/>
      <w:marBottom w:val="0"/>
      <w:divBdr>
        <w:top w:val="none" w:sz="0" w:space="0" w:color="auto"/>
        <w:left w:val="none" w:sz="0" w:space="0" w:color="auto"/>
        <w:bottom w:val="none" w:sz="0" w:space="0" w:color="auto"/>
        <w:right w:val="none" w:sz="0" w:space="0" w:color="auto"/>
      </w:divBdr>
    </w:div>
    <w:div w:id="1388647487">
      <w:marLeft w:val="0"/>
      <w:marRight w:val="0"/>
      <w:marTop w:val="0"/>
      <w:marBottom w:val="0"/>
      <w:divBdr>
        <w:top w:val="none" w:sz="0" w:space="0" w:color="auto"/>
        <w:left w:val="none" w:sz="0" w:space="0" w:color="auto"/>
        <w:bottom w:val="none" w:sz="0" w:space="0" w:color="auto"/>
        <w:right w:val="none" w:sz="0" w:space="0" w:color="auto"/>
      </w:divBdr>
    </w:div>
    <w:div w:id="1512837945">
      <w:marLeft w:val="0"/>
      <w:marRight w:val="0"/>
      <w:marTop w:val="0"/>
      <w:marBottom w:val="0"/>
      <w:divBdr>
        <w:top w:val="none" w:sz="0" w:space="0" w:color="auto"/>
        <w:left w:val="none" w:sz="0" w:space="0" w:color="auto"/>
        <w:bottom w:val="none" w:sz="0" w:space="0" w:color="auto"/>
        <w:right w:val="none" w:sz="0" w:space="0" w:color="auto"/>
      </w:divBdr>
    </w:div>
    <w:div w:id="1782214302">
      <w:marLeft w:val="0"/>
      <w:marRight w:val="0"/>
      <w:marTop w:val="0"/>
      <w:marBottom w:val="0"/>
      <w:divBdr>
        <w:top w:val="none" w:sz="0" w:space="0" w:color="auto"/>
        <w:left w:val="none" w:sz="0" w:space="0" w:color="auto"/>
        <w:bottom w:val="none" w:sz="0" w:space="0" w:color="auto"/>
        <w:right w:val="none" w:sz="0" w:space="0" w:color="auto"/>
      </w:divBdr>
    </w:div>
    <w:div w:id="185502836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file:///C:\Users\id02kg\AppData\Local\Microsoft\Windows\INetCache\Content.Outlook\C9P6V2IY\www.protectedplanet.net" TargetMode="External"/><Relationship Id="rId4" Type="http://schemas.openxmlformats.org/officeDocument/2006/relationships/image" Target="file:///C:\Users\id02kg\AppData\Local\Microsoft\Windows\INetCache\resources\redListLogo.jpg" TargetMode="External"/><Relationship Id="rId9" Type="http://schemas.openxmlformats.org/officeDocument/2006/relationships/hyperlink" Target="file:///C:\Users\id02kg\AppData\Local\Microsoft\Windows\INetCache\Content.Outlook\C9P6V2IY\www.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6</Pages>
  <Words>1537</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Gladiolus negeliensis</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Gladiolus negeliensis</dc:title>
  <dc:subject/>
  <dc:creator>User</dc:creator>
  <cp:keywords/>
  <dc:description/>
  <cp:lastModifiedBy>Jack Plummer</cp:lastModifiedBy>
  <cp:revision>22</cp:revision>
  <dcterms:created xsi:type="dcterms:W3CDTF">2022-10-21T14:07:00Z</dcterms:created>
  <dcterms:modified xsi:type="dcterms:W3CDTF">2022-10-21T15:46:00Z</dcterms:modified>
</cp:coreProperties>
</file>