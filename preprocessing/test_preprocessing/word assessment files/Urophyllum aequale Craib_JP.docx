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D523C" w14:textId="77777777" w:rsidR="00000000" w:rsidRDefault="002E5454">
      <w:pPr>
        <w:jc w:val="center"/>
        <w:divId w:val="2122338365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1318AA08" w14:textId="77777777" w:rsidR="00000000" w:rsidRDefault="002E5454">
      <w:pPr>
        <w:divId w:val="1705983730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6311AB79" wp14:editId="37EC3CE4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AD67" w14:textId="77777777" w:rsidR="00000000" w:rsidRDefault="002E5454">
      <w:pPr>
        <w:shd w:val="clear" w:color="auto" w:fill="FFFFFF"/>
        <w:spacing w:before="100" w:beforeAutospacing="1" w:after="100" w:afterAutospacing="1"/>
        <w:jc w:val="right"/>
        <w:outlineLvl w:val="1"/>
        <w:divId w:val="1705983730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Urophyllum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aequale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Craib</w:t>
      </w:r>
      <w:proofErr w:type="spellEnd"/>
    </w:p>
    <w:p w14:paraId="09EC209D" w14:textId="77777777" w:rsidR="00000000" w:rsidRDefault="002E5454">
      <w:pPr>
        <w:jc w:val="right"/>
        <w:divId w:val="1705983730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GENTIANALES - RUBIACEAE - </w:t>
      </w:r>
      <w:proofErr w:type="spellStart"/>
      <w:r>
        <w:rPr>
          <w:rFonts w:ascii="Georgia" w:eastAsia="Times New Roman" w:hAnsi="Georgia"/>
          <w:sz w:val="18"/>
          <w:szCs w:val="18"/>
        </w:rPr>
        <w:t>Urophyllum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aequale</w:t>
      </w:r>
      <w:proofErr w:type="spellEnd"/>
    </w:p>
    <w:p w14:paraId="42ABD27E" w14:textId="77777777" w:rsidR="00000000" w:rsidRDefault="002E5454">
      <w:pPr>
        <w:pStyle w:val="NormalWeb"/>
        <w:divId w:val="1618491206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463"/>
      </w:tblGrid>
      <w:tr w:rsidR="00000000" w14:paraId="0E64926F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B71319" w14:textId="77777777" w:rsidR="00000000" w:rsidRDefault="002E5454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4832642A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43525276" w14:textId="77777777" w:rsidR="00000000" w:rsidRDefault="002E5454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DD - Data Deficient, (IUCN version 3.1)</w:t>
            </w:r>
          </w:p>
        </w:tc>
      </w:tr>
      <w:tr w:rsidR="00000000" w14:paraId="48887E83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50397D4B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39C857C6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6A4061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Data Deficient reason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: :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4AC73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[1]</w:t>
            </w:r>
          </w:p>
        </w:tc>
      </w:tr>
    </w:tbl>
    <w:p w14:paraId="55DC0FE9" w14:textId="77777777" w:rsidR="00000000" w:rsidRDefault="002E5454">
      <w:pPr>
        <w:pStyle w:val="Heading1"/>
        <w:divId w:val="62523423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765B4B56" w14:textId="77777777" w:rsidR="00000000" w:rsidRDefault="002E5454">
      <w:pPr>
        <w:pStyle w:val="Heading2"/>
        <w:divId w:val="6252342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27661F73" w14:textId="77777777" w:rsidR="00000000" w:rsidRDefault="002E5454">
      <w:pPr>
        <w:pStyle w:val="NormalWeb"/>
        <w:divId w:val="62523423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2022-05-18</w:t>
      </w:r>
    </w:p>
    <w:p w14:paraId="13D14656" w14:textId="77777777" w:rsidR="00000000" w:rsidRDefault="002E5454">
      <w:pPr>
        <w:pStyle w:val="NormalWeb"/>
        <w:divId w:val="62523423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Pakkad, G.</w:t>
      </w:r>
    </w:p>
    <w:p w14:paraId="5E8416A0" w14:textId="77777777" w:rsidR="00000000" w:rsidRDefault="002E5454">
      <w:pPr>
        <w:pStyle w:val="NormalWeb"/>
        <w:divId w:val="62523423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0C64D99C" w14:textId="77777777" w:rsidR="00000000" w:rsidRDefault="002E5454">
      <w:pPr>
        <w:pStyle w:val="Heading2"/>
        <w:divId w:val="6252342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13FCF537" w14:textId="7DE66112" w:rsidR="00000000" w:rsidRDefault="00D42CE2">
      <w:pPr>
        <w:pStyle w:val="NormalWeb"/>
        <w:divId w:val="625234234"/>
        <w:rPr>
          <w:rFonts w:ascii="Georgia" w:hAnsi="Georgia"/>
        </w:rPr>
      </w:pPr>
      <w:ins w:id="0" w:author="Jack Plummer" w:date="2022-08-22T15:21:00Z">
        <w:r>
          <w:rPr>
            <w:rFonts w:ascii="Georgia" w:hAnsi="Georgia"/>
          </w:rPr>
          <w:t xml:space="preserve">This </w:t>
        </w:r>
      </w:ins>
      <w:del w:id="1" w:author="Jack Plummer" w:date="2022-08-22T15:21:00Z">
        <w:r w:rsidR="002E5454" w:rsidDel="00D42CE2">
          <w:rPr>
            <w:rFonts w:ascii="Georgia" w:hAnsi="Georgia"/>
          </w:rPr>
          <w:delText>S</w:delText>
        </w:r>
      </w:del>
      <w:ins w:id="2" w:author="Jack Plummer" w:date="2022-08-22T15:21:00Z">
        <w:r>
          <w:rPr>
            <w:rFonts w:ascii="Georgia" w:hAnsi="Georgia"/>
          </w:rPr>
          <w:t>s</w:t>
        </w:r>
      </w:ins>
      <w:r w:rsidR="002E5454">
        <w:rPr>
          <w:rFonts w:ascii="Georgia" w:hAnsi="Georgia"/>
        </w:rPr>
        <w:t xml:space="preserve">pecies is known from </w:t>
      </w:r>
      <w:del w:id="3" w:author="Jack Plummer" w:date="2022-08-22T15:22:00Z">
        <w:r w:rsidR="002E5454" w:rsidDel="00D42CE2">
          <w:rPr>
            <w:rFonts w:ascii="Georgia" w:hAnsi="Georgia"/>
          </w:rPr>
          <w:delText xml:space="preserve">one </w:delText>
        </w:r>
      </w:del>
      <w:ins w:id="4" w:author="Jack Plummer" w:date="2022-08-22T15:22:00Z">
        <w:r>
          <w:rPr>
            <w:rFonts w:ascii="Georgia" w:hAnsi="Georgia"/>
          </w:rPr>
          <w:t>a single</w:t>
        </w:r>
        <w:r>
          <w:rPr>
            <w:rFonts w:ascii="Georgia" w:hAnsi="Georgia"/>
          </w:rPr>
          <w:t xml:space="preserve"> </w:t>
        </w:r>
      </w:ins>
      <w:r w:rsidR="002E5454">
        <w:rPr>
          <w:rFonts w:ascii="Georgia" w:hAnsi="Georgia"/>
        </w:rPr>
        <w:t>collection</w:t>
      </w:r>
      <w:del w:id="5" w:author="Jack Plummer" w:date="2022-08-22T15:22:00Z">
        <w:r w:rsidR="002E5454" w:rsidDel="00D42CE2">
          <w:rPr>
            <w:rFonts w:ascii="Georgia" w:hAnsi="Georgia"/>
          </w:rPr>
          <w:delText xml:space="preserve"> </w:delText>
        </w:r>
        <w:r w:rsidR="002E5454" w:rsidDel="00D42CE2">
          <w:rPr>
            <w:rFonts w:ascii="Georgia" w:hAnsi="Georgia"/>
          </w:rPr>
          <w:delText>site</w:delText>
        </w:r>
      </w:del>
      <w:del w:id="6" w:author="Jack Plummer" w:date="2022-08-22T15:21:00Z">
        <w:r w:rsidR="002E5454" w:rsidDel="00D42CE2">
          <w:rPr>
            <w:rFonts w:ascii="Georgia" w:hAnsi="Georgia"/>
          </w:rPr>
          <w:delText>s</w:delText>
        </w:r>
      </w:del>
      <w:r w:rsidR="002E5454">
        <w:rPr>
          <w:rFonts w:ascii="Georgia" w:hAnsi="Georgia"/>
        </w:rPr>
        <w:t xml:space="preserve"> and the exact loca</w:t>
      </w:r>
      <w:ins w:id="7" w:author="Jack Plummer" w:date="2022-08-22T15:22:00Z">
        <w:r>
          <w:rPr>
            <w:rFonts w:ascii="Georgia" w:hAnsi="Georgia"/>
          </w:rPr>
          <w:t>lity</w:t>
        </w:r>
      </w:ins>
      <w:del w:id="8" w:author="Jack Plummer" w:date="2022-08-22T15:22:00Z">
        <w:r w:rsidR="002E5454" w:rsidDel="00D42CE2">
          <w:rPr>
            <w:rFonts w:ascii="Georgia" w:hAnsi="Georgia"/>
          </w:rPr>
          <w:delText>tion</w:delText>
        </w:r>
      </w:del>
      <w:r w:rsidR="002E5454">
        <w:rPr>
          <w:rFonts w:ascii="Georgia" w:hAnsi="Georgia"/>
        </w:rPr>
        <w:t xml:space="preserve"> </w:t>
      </w:r>
      <w:ins w:id="9" w:author="Jack Plummer" w:date="2022-08-22T15:22:00Z">
        <w:r>
          <w:rPr>
            <w:rFonts w:ascii="Georgia" w:hAnsi="Georgia"/>
          </w:rPr>
          <w:t xml:space="preserve">of the collection site </w:t>
        </w:r>
      </w:ins>
      <w:r w:rsidR="002E5454">
        <w:rPr>
          <w:rFonts w:ascii="Georgia" w:hAnsi="Georgia"/>
        </w:rPr>
        <w:t>is unknown. No more information o</w:t>
      </w:r>
      <w:del w:id="10" w:author="Jack Plummer" w:date="2022-08-22T15:22:00Z">
        <w:r w:rsidR="002E5454" w:rsidDel="00D42CE2">
          <w:rPr>
            <w:rFonts w:ascii="Georgia" w:hAnsi="Georgia"/>
          </w:rPr>
          <w:delText>f</w:delText>
        </w:r>
      </w:del>
      <w:ins w:id="11" w:author="Jack Plummer" w:date="2022-08-22T15:22:00Z">
        <w:r>
          <w:rPr>
            <w:rFonts w:ascii="Georgia" w:hAnsi="Georgia"/>
          </w:rPr>
          <w:t>n</w:t>
        </w:r>
      </w:ins>
      <w:r w:rsidR="002E5454">
        <w:rPr>
          <w:rFonts w:ascii="Georgia" w:hAnsi="Georgia"/>
        </w:rPr>
        <w:t xml:space="preserve"> the species is available. Therefore</w:t>
      </w:r>
      <w:ins w:id="12" w:author="Jack Plummer" w:date="2022-08-22T15:22:00Z">
        <w:r>
          <w:rPr>
            <w:rFonts w:ascii="Georgia" w:hAnsi="Georgia"/>
          </w:rPr>
          <w:t>,</w:t>
        </w:r>
      </w:ins>
      <w:r w:rsidR="002E5454">
        <w:rPr>
          <w:rFonts w:ascii="Georgia" w:hAnsi="Georgia"/>
        </w:rPr>
        <w:t xml:space="preserve"> it has been assessed as Data Deficient</w:t>
      </w:r>
      <w:r w:rsidR="002E5454">
        <w:rPr>
          <w:rFonts w:ascii="Georgia" w:hAnsi="Georgia"/>
        </w:rPr>
        <w:t> </w:t>
      </w:r>
      <w:commentRangeStart w:id="13"/>
      <w:r w:rsidR="002E5454" w:rsidRPr="00D42CE2">
        <w:rPr>
          <w:rFonts w:ascii="Georgia" w:hAnsi="Georgia"/>
          <w:strike/>
          <w:rPrChange w:id="14" w:author="Jack Plummer" w:date="2022-08-22T15:22:00Z">
            <w:rPr>
              <w:rFonts w:ascii="Georgia" w:hAnsi="Georgia"/>
            </w:rPr>
          </w:rPrChange>
        </w:rPr>
        <w:t>(Provenance)</w:t>
      </w:r>
      <w:commentRangeEnd w:id="13"/>
      <w:r>
        <w:rPr>
          <w:rStyle w:val="CommentReference"/>
        </w:rPr>
        <w:commentReference w:id="13"/>
      </w:r>
      <w:r w:rsidR="002E5454">
        <w:rPr>
          <w:rFonts w:ascii="Georgia" w:hAnsi="Georgia"/>
        </w:rPr>
        <w:t>.</w:t>
      </w:r>
    </w:p>
    <w:p w14:paraId="6A57F3A7" w14:textId="77777777" w:rsidR="00000000" w:rsidRDefault="002E5454">
      <w:pPr>
        <w:pStyle w:val="Heading1"/>
        <w:divId w:val="62208035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4B2B421B" w14:textId="77777777" w:rsidR="00000000" w:rsidRDefault="002E5454">
      <w:pPr>
        <w:pStyle w:val="Heading2"/>
        <w:divId w:val="6220803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5593E9FD" w14:textId="31A24A45" w:rsidR="00000000" w:rsidRDefault="002E5454">
      <w:pPr>
        <w:pStyle w:val="NormalWeb"/>
        <w:divId w:val="622080354"/>
        <w:rPr>
          <w:rFonts w:ascii="Georgia" w:hAnsi="Georgia"/>
        </w:rPr>
      </w:pPr>
      <w:r>
        <w:rPr>
          <w:rFonts w:ascii="Georgia" w:hAnsi="Georgia"/>
        </w:rPr>
        <w:t>The species is endemic to Thailand. </w:t>
      </w:r>
      <w:r>
        <w:rPr>
          <w:rFonts w:ascii="Georgia" w:hAnsi="Georgia"/>
        </w:rPr>
        <w:t>It has been documented from only one specimen at </w:t>
      </w:r>
      <w:del w:id="15" w:author="Jack Plummer" w:date="2022-08-22T15:23:00Z">
        <w:r w:rsidDel="00D42CE2">
          <w:rPr>
            <w:rFonts w:ascii="Georgia" w:hAnsi="Georgia"/>
          </w:rPr>
          <w:delText> </w:delText>
        </w:r>
      </w:del>
      <w:r>
        <w:rPr>
          <w:rFonts w:ascii="Georgia" w:hAnsi="Georgia"/>
        </w:rPr>
        <w:t>[</w:t>
      </w:r>
      <w:proofErr w:type="spellStart"/>
      <w:r>
        <w:rPr>
          <w:rFonts w:ascii="Georgia" w:hAnsi="Georgia"/>
        </w:rPr>
        <w:t>Klaung</w:t>
      </w:r>
      <w:proofErr w:type="spellEnd"/>
      <w:r>
        <w:rPr>
          <w:rFonts w:ascii="Georgia" w:hAnsi="Georgia"/>
        </w:rPr>
        <w:t xml:space="preserve"> Ton] Salut; </w:t>
      </w:r>
      <w:del w:id="16" w:author="Jack Plummer" w:date="2022-08-22T15:23:00Z">
        <w:r w:rsidDel="00D42CE2">
          <w:rPr>
            <w:rFonts w:ascii="Georgia" w:hAnsi="Georgia"/>
          </w:rPr>
          <w:delText xml:space="preserve">elevation </w:delText>
        </w:r>
      </w:del>
      <w:ins w:id="17" w:author="Jack Plummer" w:date="2022-08-22T15:23:00Z">
        <w:r w:rsidR="00D42CE2">
          <w:rPr>
            <w:rFonts w:ascii="Georgia" w:hAnsi="Georgia"/>
          </w:rPr>
          <w:t>it was recorded</w:t>
        </w:r>
        <w:r w:rsidR="00D42CE2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at 1,300 m </w:t>
      </w:r>
      <w:commentRangeStart w:id="18"/>
      <w:r>
        <w:rPr>
          <w:rFonts w:ascii="Georgia" w:hAnsi="Georgia"/>
        </w:rPr>
        <w:t>asl</w:t>
      </w:r>
      <w:commentRangeEnd w:id="18"/>
      <w:r>
        <w:rPr>
          <w:rStyle w:val="CommentReference"/>
        </w:rPr>
        <w:commentReference w:id="18"/>
      </w:r>
      <w:r>
        <w:rPr>
          <w:rFonts w:ascii="Georgia" w:hAnsi="Georgia"/>
        </w:rPr>
        <w:t>. </w:t>
      </w:r>
    </w:p>
    <w:p w14:paraId="26846322" w14:textId="77777777" w:rsidR="00000000" w:rsidRDefault="002E5454">
      <w:pPr>
        <w:pStyle w:val="Heading2"/>
        <w:divId w:val="6220803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6280"/>
      </w:tblGrid>
      <w:tr w:rsidR="00000000" w14:paraId="677DC824" w14:textId="77777777">
        <w:trPr>
          <w:divId w:val="6220803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DBC91F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BF85D2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ECF614D" w14:textId="77777777">
        <w:trPr>
          <w:divId w:val="622080354"/>
          <w:tblCellSpacing w:w="15" w:type="dxa"/>
        </w:trPr>
        <w:tc>
          <w:tcPr>
            <w:tcW w:w="0" w:type="auto"/>
            <w:vAlign w:val="center"/>
            <w:hideMark/>
          </w:tcPr>
          <w:p w14:paraId="5F73FAD9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6B34A4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Estimated from a 2 x 2 km grid cell for herbarium specimen point data mappe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2011, GBIF.org 2022).</w:t>
            </w:r>
          </w:p>
        </w:tc>
      </w:tr>
    </w:tbl>
    <w:p w14:paraId="04D4AC34" w14:textId="77777777" w:rsidR="00000000" w:rsidRDefault="002E5454">
      <w:pPr>
        <w:pStyle w:val="Heading2"/>
        <w:divId w:val="6220803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749"/>
      </w:tblGrid>
      <w:tr w:rsidR="00000000" w14:paraId="4CB67E8F" w14:textId="77777777">
        <w:trPr>
          <w:divId w:val="6220803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DF0993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7F3F92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AEE243D" w14:textId="77777777">
        <w:trPr>
          <w:divId w:val="622080354"/>
          <w:tblCellSpacing w:w="15" w:type="dxa"/>
        </w:trPr>
        <w:tc>
          <w:tcPr>
            <w:tcW w:w="0" w:type="auto"/>
            <w:vAlign w:val="center"/>
            <w:hideMark/>
          </w:tcPr>
          <w:p w14:paraId="10220879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ABB93E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It has been documented from only one specimen at [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Klaung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Ton] Salut.</w:t>
            </w:r>
          </w:p>
        </w:tc>
      </w:tr>
    </w:tbl>
    <w:p w14:paraId="2CF11227" w14:textId="77777777" w:rsidR="00000000" w:rsidRDefault="002E5454">
      <w:pPr>
        <w:pStyle w:val="Heading2"/>
        <w:divId w:val="6220803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37521B6A" w14:textId="77777777" w:rsidR="00000000" w:rsidRDefault="002E5454">
      <w:pPr>
        <w:pStyle w:val="NormalWeb"/>
        <w:divId w:val="62208035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0</w:t>
      </w:r>
    </w:p>
    <w:p w14:paraId="63F282A7" w14:textId="77777777" w:rsidR="00000000" w:rsidRDefault="002E5454">
      <w:pPr>
        <w:pStyle w:val="NormalWeb"/>
        <w:divId w:val="62208035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1300</w:t>
      </w:r>
    </w:p>
    <w:p w14:paraId="698B3601" w14:textId="77777777" w:rsidR="00000000" w:rsidRDefault="002E5454">
      <w:pPr>
        <w:pStyle w:val="Heading2"/>
        <w:divId w:val="6220803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140"/>
        <w:gridCol w:w="1702"/>
        <w:gridCol w:w="982"/>
        <w:gridCol w:w="1003"/>
        <w:gridCol w:w="1228"/>
        <w:gridCol w:w="1145"/>
        <w:gridCol w:w="1090"/>
      </w:tblGrid>
      <w:tr w:rsidR="00000000" w14:paraId="2DF798A1" w14:textId="77777777">
        <w:trPr>
          <w:divId w:val="6220803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A3AF70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8E24D1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274A8E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640142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B90E206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3BB7A0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005EDA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438FFD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0FAD7950" w14:textId="77777777">
        <w:trPr>
          <w:divId w:val="622080354"/>
          <w:tblCellSpacing w:w="15" w:type="dxa"/>
        </w:trPr>
        <w:tc>
          <w:tcPr>
            <w:tcW w:w="0" w:type="auto"/>
            <w:vAlign w:val="center"/>
            <w:hideMark/>
          </w:tcPr>
          <w:p w14:paraId="0EA7296A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14:paraId="3DEC8194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33DBD7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858F1D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D0145E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AA22E8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09E011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E5D872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D13BB1F" w14:textId="77777777" w:rsidR="00000000" w:rsidRDefault="002E5454">
      <w:pPr>
        <w:pStyle w:val="Heading2"/>
        <w:divId w:val="6220803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48FE4B8F" w14:textId="77777777" w:rsidR="00000000" w:rsidRDefault="002E5454">
      <w:pPr>
        <w:pStyle w:val="NormalWeb"/>
        <w:divId w:val="62208035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5EA588BC" w14:textId="77777777" w:rsidR="00000000" w:rsidRDefault="002E5454">
      <w:pPr>
        <w:pStyle w:val="Heading1"/>
        <w:divId w:val="168987121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0F7B81B2" w14:textId="77777777" w:rsidR="00000000" w:rsidRDefault="002E5454">
      <w:pPr>
        <w:pStyle w:val="Heading2"/>
        <w:divId w:val="168987121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10B421FB" w14:textId="77777777">
        <w:trPr>
          <w:divId w:val="168987121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2B44A3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F4D2D1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487F34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44E194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8ED5FC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7906D947" w14:textId="77777777">
        <w:trPr>
          <w:divId w:val="168987121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9885034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D79D9AC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A05BD9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F06ECC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2D74F37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16CA7301" w14:textId="77777777" w:rsidR="00000000" w:rsidRDefault="002E5454">
      <w:pPr>
        <w:pStyle w:val="Heading1"/>
        <w:divId w:val="69330627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6FAAAABA" w14:textId="450DE67B" w:rsidR="00000000" w:rsidRDefault="002E5454">
      <w:pPr>
        <w:pStyle w:val="NormalWeb"/>
        <w:divId w:val="693306279"/>
        <w:rPr>
          <w:rFonts w:ascii="Georgia" w:hAnsi="Georgia"/>
        </w:rPr>
      </w:pPr>
      <w:r>
        <w:rPr>
          <w:rFonts w:ascii="Georgia" w:hAnsi="Georgia"/>
        </w:rPr>
        <w:t xml:space="preserve">This species is known from only </w:t>
      </w:r>
      <w:del w:id="19" w:author="Jack Plummer" w:date="2022-08-22T15:23:00Z">
        <w:r w:rsidDel="00D42CE2">
          <w:rPr>
            <w:rFonts w:ascii="Georgia" w:hAnsi="Georgia"/>
          </w:rPr>
          <w:delText>1 population</w:delText>
        </w:r>
      </w:del>
      <w:ins w:id="20" w:author="Jack Plummer" w:date="2022-08-22T15:23:00Z">
        <w:r w:rsidR="00D42CE2">
          <w:rPr>
            <w:rFonts w:ascii="Georgia" w:hAnsi="Georgia"/>
          </w:rPr>
          <w:t xml:space="preserve">one collection made at </w:t>
        </w:r>
      </w:ins>
      <w:ins w:id="21" w:author="Jack Plummer" w:date="2022-08-22T15:24:00Z">
        <w:r w:rsidR="00D42CE2">
          <w:rPr>
            <w:rFonts w:ascii="Georgia" w:hAnsi="Georgia"/>
          </w:rPr>
          <w:t>the unidentified collection locality of</w:t>
        </w:r>
      </w:ins>
      <w:r>
        <w:rPr>
          <w:rFonts w:ascii="Georgia" w:hAnsi="Georgia"/>
        </w:rPr>
        <w:t> [</w:t>
      </w:r>
      <w:proofErr w:type="spellStart"/>
      <w:r>
        <w:rPr>
          <w:rFonts w:ascii="Georgia" w:hAnsi="Georgia"/>
        </w:rPr>
        <w:t>Klaung</w:t>
      </w:r>
      <w:proofErr w:type="spellEnd"/>
      <w:r>
        <w:rPr>
          <w:rFonts w:ascii="Georgia" w:hAnsi="Georgia"/>
        </w:rPr>
        <w:t xml:space="preserve"> Ton] Salut.</w:t>
      </w:r>
      <w:del w:id="22" w:author="Jack Plummer" w:date="2022-08-22T15:24:00Z">
        <w:r w:rsidDel="00D42CE2">
          <w:rPr>
            <w:rFonts w:ascii="Georgia" w:hAnsi="Georgia"/>
          </w:rPr>
          <w:delText> </w:delText>
        </w:r>
        <w:r w:rsidDel="00D42CE2">
          <w:rPr>
            <w:rFonts w:ascii="Georgia" w:hAnsi="Georgia"/>
          </w:rPr>
          <w:delText>Based on habitat loss at known sites, the population trend is suspected to be decreasing.</w:delText>
        </w:r>
      </w:del>
      <w:r>
        <w:rPr>
          <w:rFonts w:ascii="Georgia" w:hAnsi="Georgia"/>
        </w:rPr>
        <w:t xml:space="preserve"> No information is available around the size and status of specific subpopulations and the current population trend is unknown. Further research into </w:t>
      </w:r>
      <w:del w:id="23" w:author="Jack Plummer" w:date="2022-08-22T15:24:00Z">
        <w:r w:rsidDel="00D42CE2">
          <w:rPr>
            <w:rFonts w:ascii="Georgia" w:hAnsi="Georgia"/>
          </w:rPr>
          <w:delText xml:space="preserve">population </w:delText>
        </w:r>
      </w:del>
      <w:ins w:id="24" w:author="Jack Plummer" w:date="2022-08-22T15:24:00Z">
        <w:r w:rsidR="00D42CE2">
          <w:rPr>
            <w:rFonts w:ascii="Georgia" w:hAnsi="Georgia"/>
          </w:rPr>
          <w:t xml:space="preserve">the population </w:t>
        </w:r>
      </w:ins>
      <w:r>
        <w:rPr>
          <w:rFonts w:ascii="Georgia" w:hAnsi="Georgia"/>
        </w:rPr>
        <w:t>status</w:t>
      </w:r>
      <w:r>
        <w:rPr>
          <w:rFonts w:ascii="Georgia" w:hAnsi="Georgia"/>
        </w:rPr>
        <w:t xml:space="preserve"> </w:t>
      </w:r>
      <w:del w:id="25" w:author="Jack Plummer" w:date="2022-08-22T15:24:00Z">
        <w:r w:rsidDel="00D42CE2">
          <w:rPr>
            <w:rFonts w:ascii="Georgia" w:hAnsi="Georgia"/>
          </w:rPr>
          <w:delText>and trends is required to confirmed whether a decline is apparent and ongoing</w:delText>
        </w:r>
      </w:del>
      <w:ins w:id="26" w:author="Jack Plummer" w:date="2022-08-22T15:24:00Z">
        <w:r w:rsidR="00D42CE2">
          <w:rPr>
            <w:rFonts w:ascii="Georgia" w:hAnsi="Georgia"/>
          </w:rPr>
          <w:t>of the species is required</w:t>
        </w:r>
      </w:ins>
      <w:r>
        <w:rPr>
          <w:rFonts w:ascii="Georgia" w:hAnsi="Georgia"/>
        </w:rPr>
        <w:t>. </w:t>
      </w:r>
    </w:p>
    <w:p w14:paraId="016498B6" w14:textId="77777777" w:rsidR="00000000" w:rsidRDefault="002E5454">
      <w:pPr>
        <w:pStyle w:val="Heading2"/>
        <w:divId w:val="69330627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0B432A67" w14:textId="77777777" w:rsidR="00000000" w:rsidRDefault="002E5454">
      <w:pPr>
        <w:pStyle w:val="NormalWeb"/>
        <w:divId w:val="69330627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Unknown</w:t>
      </w:r>
    </w:p>
    <w:p w14:paraId="2ABE724F" w14:textId="77777777" w:rsidR="00000000" w:rsidRDefault="002E5454">
      <w:pPr>
        <w:pStyle w:val="Heading1"/>
        <w:divId w:val="152772008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67340B37" w14:textId="3FF80FF9" w:rsidR="00000000" w:rsidRDefault="002E5454">
      <w:pPr>
        <w:pStyle w:val="NormalWeb"/>
        <w:divId w:val="1527720089"/>
        <w:rPr>
          <w:rFonts w:ascii="Georgia" w:hAnsi="Georgia"/>
        </w:rPr>
      </w:pPr>
      <w:r>
        <w:rPr>
          <w:rFonts w:ascii="Georgia" w:hAnsi="Georgia"/>
        </w:rPr>
        <w:t xml:space="preserve">This species is a small tree (1.5 m), </w:t>
      </w:r>
      <w:del w:id="27" w:author="Jack Plummer" w:date="2022-08-22T15:24:00Z">
        <w:r w:rsidDel="00D42CE2">
          <w:rPr>
            <w:rFonts w:ascii="Georgia" w:hAnsi="Georgia"/>
          </w:rPr>
          <w:delText>occurs </w:delText>
        </w:r>
      </w:del>
      <w:ins w:id="28" w:author="Jack Plummer" w:date="2022-08-22T15:24:00Z">
        <w:r w:rsidR="00D42CE2">
          <w:rPr>
            <w:rFonts w:ascii="Georgia" w:hAnsi="Georgia"/>
          </w:rPr>
          <w:t>and the only known collection was made</w:t>
        </w:r>
        <w:r w:rsidR="00D42CE2">
          <w:rPr>
            <w:rFonts w:ascii="Georgia" w:hAnsi="Georgia"/>
          </w:rPr>
          <w:t> </w:t>
        </w:r>
      </w:ins>
      <w:r>
        <w:rPr>
          <w:rFonts w:ascii="Georgia" w:hAnsi="Georgia"/>
        </w:rPr>
        <w:t>by</w:t>
      </w:r>
      <w:ins w:id="29" w:author="Jack Plummer" w:date="2022-08-22T15:24:00Z">
        <w:r w:rsidR="00D42CE2">
          <w:rPr>
            <w:rFonts w:ascii="Georgia" w:hAnsi="Georgia"/>
          </w:rPr>
          <w:t xml:space="preserve"> a</w:t>
        </w:r>
      </w:ins>
      <w:r>
        <w:rPr>
          <w:rFonts w:ascii="Georgia" w:hAnsi="Georgia"/>
        </w:rPr>
        <w:t xml:space="preserve"> stream in evergreen forest.</w:t>
      </w:r>
    </w:p>
    <w:p w14:paraId="529F1C40" w14:textId="77777777" w:rsidR="00000000" w:rsidRDefault="002E5454">
      <w:pPr>
        <w:pStyle w:val="Heading2"/>
        <w:divId w:val="15277200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</w:t>
      </w:r>
      <w:r>
        <w:rPr>
          <w:rFonts w:ascii="Georgia" w:eastAsia="Times New Roman" w:hAnsi="Georgia"/>
          <w:sz w:val="27"/>
          <w:szCs w:val="27"/>
        </w:rPr>
        <w:t>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718"/>
        <w:gridCol w:w="1020"/>
        <w:gridCol w:w="1888"/>
      </w:tblGrid>
      <w:tr w:rsidR="00000000" w14:paraId="01C7D475" w14:textId="77777777">
        <w:trPr>
          <w:divId w:val="15277200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0BAE8C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340EE6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2C3F75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8B444C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73CAC82F" w14:textId="77777777">
        <w:trPr>
          <w:divId w:val="15277200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2E2C7F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Forest -&gt; Forest - Subtropical/Tropical Dry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6DF37C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22A360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E29715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56E9ED2" w14:textId="77777777" w:rsidR="00000000" w:rsidRDefault="002E5454">
      <w:pPr>
        <w:pStyle w:val="Heading2"/>
        <w:divId w:val="15277200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  <w:gridCol w:w="894"/>
        <w:gridCol w:w="1258"/>
      </w:tblGrid>
      <w:tr w:rsidR="00000000" w14:paraId="03493156" w14:textId="77777777">
        <w:trPr>
          <w:divId w:val="15277200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CFBFEC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028E36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D16806A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B1D2F6B" w14:textId="77777777">
        <w:trPr>
          <w:divId w:val="1527720089"/>
          <w:tblCellSpacing w:w="15" w:type="dxa"/>
        </w:trPr>
        <w:tc>
          <w:tcPr>
            <w:tcW w:w="0" w:type="auto"/>
            <w:vAlign w:val="center"/>
            <w:hideMark/>
          </w:tcPr>
          <w:p w14:paraId="29F66704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CDAD5D3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49FA89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9B0C095" w14:textId="77777777" w:rsidR="00000000" w:rsidRDefault="002E5454">
      <w:pPr>
        <w:pStyle w:val="Heading2"/>
        <w:divId w:val="15277200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0CD9147C" w14:textId="77777777" w:rsidR="00000000" w:rsidRDefault="002E5454">
      <w:pPr>
        <w:pStyle w:val="NormalWeb"/>
        <w:divId w:val="152772008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7EF3925D" w14:textId="77777777" w:rsidR="00000000" w:rsidRDefault="002E5454">
      <w:pPr>
        <w:pStyle w:val="Heading2"/>
        <w:divId w:val="15277200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Specific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</w:tblGrid>
      <w:tr w:rsidR="00000000" w14:paraId="613B138E" w14:textId="77777777">
        <w:trPr>
          <w:divId w:val="15277200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42F843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Growth Forms</w:t>
            </w:r>
          </w:p>
        </w:tc>
      </w:tr>
      <w:tr w:rsidR="00000000" w14:paraId="2B7590E1" w14:textId="77777777">
        <w:trPr>
          <w:divId w:val="15277200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6A1A09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Tree - small</w:t>
            </w:r>
          </w:p>
        </w:tc>
      </w:tr>
    </w:tbl>
    <w:p w14:paraId="5843D7C3" w14:textId="77777777" w:rsidR="00000000" w:rsidRDefault="002E5454">
      <w:pPr>
        <w:pStyle w:val="Heading1"/>
        <w:divId w:val="24569841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3DB92D61" w14:textId="77777777" w:rsidR="00000000" w:rsidRDefault="002E5454">
      <w:pPr>
        <w:pStyle w:val="Heading2"/>
        <w:divId w:val="24569841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040EBE67" w14:textId="77777777" w:rsidR="00000000" w:rsidRDefault="002E5454">
      <w:pPr>
        <w:pStyle w:val="NormalWeb"/>
        <w:divId w:val="24569841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 use/trade information for this species: </w:t>
      </w:r>
      <w:r>
        <w:rPr>
          <w:rFonts w:ascii="Georgia" w:hAnsi="Georgia"/>
        </w:rPr>
        <w:t>true</w:t>
      </w:r>
    </w:p>
    <w:p w14:paraId="44AB38EE" w14:textId="77777777" w:rsidR="00000000" w:rsidRDefault="002E5454">
      <w:pPr>
        <w:pStyle w:val="NormalWeb"/>
        <w:divId w:val="245698415"/>
        <w:rPr>
          <w:rFonts w:ascii="Georgia" w:hAnsi="Georgia"/>
        </w:rPr>
      </w:pPr>
      <w:r>
        <w:rPr>
          <w:rFonts w:ascii="Georgia" w:hAnsi="Georgia"/>
        </w:rPr>
        <w:t xml:space="preserve">No information is available for this species. </w:t>
      </w:r>
    </w:p>
    <w:p w14:paraId="77B3CF2F" w14:textId="77777777" w:rsidR="00000000" w:rsidRDefault="002E5454">
      <w:pPr>
        <w:pStyle w:val="Heading1"/>
        <w:divId w:val="1411274353"/>
        <w:rPr>
          <w:rFonts w:ascii="Georgia" w:eastAsia="Times New Roman" w:hAnsi="Georgia"/>
          <w:sz w:val="29"/>
          <w:szCs w:val="29"/>
        </w:rPr>
      </w:pPr>
      <w:commentRangeStart w:id="30"/>
      <w:r>
        <w:rPr>
          <w:rFonts w:ascii="Georgia" w:eastAsia="Times New Roman" w:hAnsi="Georgia"/>
          <w:sz w:val="29"/>
          <w:szCs w:val="29"/>
        </w:rPr>
        <w:t>Threats</w:t>
      </w:r>
      <w:commentRangeEnd w:id="30"/>
      <w:r w:rsidR="00D42CE2">
        <w:rPr>
          <w:rStyle w:val="CommentReference"/>
          <w:b w:val="0"/>
          <w:bCs w:val="0"/>
          <w:color w:val="auto"/>
          <w:kern w:val="0"/>
        </w:rPr>
        <w:commentReference w:id="30"/>
      </w:r>
    </w:p>
    <w:p w14:paraId="48203E47" w14:textId="77777777" w:rsidR="00000000" w:rsidRPr="00D42CE2" w:rsidRDefault="002E5454">
      <w:pPr>
        <w:pStyle w:val="NormalWeb"/>
        <w:divId w:val="1411274353"/>
        <w:rPr>
          <w:rFonts w:ascii="Georgia" w:hAnsi="Georgia"/>
          <w:strike/>
          <w:rPrChange w:id="31" w:author="Jack Plummer" w:date="2022-08-22T15:25:00Z">
            <w:rPr>
              <w:rFonts w:ascii="Georgia" w:hAnsi="Georgia"/>
            </w:rPr>
          </w:rPrChange>
        </w:rPr>
      </w:pPr>
      <w:r w:rsidRPr="00D42CE2">
        <w:rPr>
          <w:rFonts w:ascii="Georgia" w:hAnsi="Georgia"/>
          <w:strike/>
          <w:rPrChange w:id="32" w:author="Jack Plummer" w:date="2022-08-22T15:25:00Z">
            <w:rPr>
              <w:rFonts w:ascii="Georgia" w:hAnsi="Georgia"/>
            </w:rPr>
          </w:rPrChange>
        </w:rPr>
        <w:t>The threat to this species is the continued deforestation throughout Thailand, which </w:t>
      </w:r>
      <w:proofErr w:type="gramStart"/>
      <w:r w:rsidRPr="00D42CE2">
        <w:rPr>
          <w:rFonts w:ascii="Georgia" w:hAnsi="Georgia"/>
          <w:strike/>
          <w:rPrChange w:id="33" w:author="Jack Plummer" w:date="2022-08-22T15:25:00Z">
            <w:rPr>
              <w:rFonts w:ascii="Georgia" w:hAnsi="Georgia"/>
            </w:rPr>
          </w:rPrChange>
        </w:rPr>
        <w:t>From</w:t>
      </w:r>
      <w:proofErr w:type="gramEnd"/>
      <w:r w:rsidRPr="00D42CE2">
        <w:rPr>
          <w:rFonts w:ascii="Georgia" w:hAnsi="Georgia"/>
          <w:strike/>
          <w:rPrChange w:id="34" w:author="Jack Plummer" w:date="2022-08-22T15:25:00Z">
            <w:rPr>
              <w:rFonts w:ascii="Georgia" w:hAnsi="Georgia"/>
            </w:rPr>
          </w:rPrChange>
        </w:rPr>
        <w:t xml:space="preserve"> 2002 to 2021, Thailand lost 128kha of humid primary forest, making up 5.7% of its total tree cover loss in the </w:t>
      </w:r>
      <w:r w:rsidRPr="00D42CE2">
        <w:rPr>
          <w:rFonts w:ascii="Georgia" w:hAnsi="Georgia"/>
          <w:strike/>
          <w:rPrChange w:id="35" w:author="Jack Plummer" w:date="2022-08-22T15:25:00Z">
            <w:rPr>
              <w:rFonts w:ascii="Georgia" w:hAnsi="Georgia"/>
            </w:rPr>
          </w:rPrChange>
        </w:rPr>
        <w:t xml:space="preserve">same time period. Total area of humid primary forest in Thailand decreased by 2.2% in this </w:t>
      </w:r>
      <w:proofErr w:type="gramStart"/>
      <w:r w:rsidRPr="00D42CE2">
        <w:rPr>
          <w:rFonts w:ascii="Georgia" w:hAnsi="Georgia"/>
          <w:strike/>
          <w:rPrChange w:id="36" w:author="Jack Plummer" w:date="2022-08-22T15:25:00Z">
            <w:rPr>
              <w:rFonts w:ascii="Georgia" w:hAnsi="Georgia"/>
            </w:rPr>
          </w:rPrChange>
        </w:rPr>
        <w:t>time period</w:t>
      </w:r>
      <w:proofErr w:type="gramEnd"/>
      <w:r w:rsidRPr="00D42CE2">
        <w:rPr>
          <w:rFonts w:ascii="Georgia" w:hAnsi="Georgia"/>
          <w:strike/>
          <w:rPrChange w:id="37" w:author="Jack Plummer" w:date="2022-08-22T15:25:00Z">
            <w:rPr>
              <w:rFonts w:ascii="Georgia" w:hAnsi="Georgia"/>
            </w:rPr>
          </w:rPrChange>
        </w:rPr>
        <w:t> (Global Forest Watch. 2022).</w:t>
      </w:r>
    </w:p>
    <w:p w14:paraId="1801FB8B" w14:textId="77777777" w:rsidR="00000000" w:rsidRDefault="002E5454">
      <w:pPr>
        <w:pStyle w:val="Heading2"/>
        <w:divId w:val="141127435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2"/>
        <w:gridCol w:w="740"/>
        <w:gridCol w:w="609"/>
        <w:gridCol w:w="815"/>
        <w:gridCol w:w="1144"/>
      </w:tblGrid>
      <w:tr w:rsidR="00000000" w:rsidRPr="00D42CE2" w14:paraId="3561F263" w14:textId="77777777">
        <w:trPr>
          <w:divId w:val="141127435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1BBD7E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38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39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4154E2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40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41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6207DE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42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43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D4981B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44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45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DC1016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46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b/>
                <w:bCs/>
                <w:strike/>
                <w:sz w:val="18"/>
                <w:szCs w:val="18"/>
                <w:rPrChange w:id="47" w:author="Jack Plummer" w:date="2022-08-22T15:25:00Z">
                  <w:rPr>
                    <w:rFonts w:ascii="Georgia" w:eastAsia="Times New Roman" w:hAnsi="Georgia"/>
                    <w:b/>
                    <w:bCs/>
                    <w:sz w:val="18"/>
                    <w:szCs w:val="18"/>
                  </w:rPr>
                </w:rPrChange>
              </w:rPr>
              <w:t>Impact Score</w:t>
            </w:r>
          </w:p>
        </w:tc>
      </w:tr>
      <w:tr w:rsidR="00000000" w:rsidRPr="00D42CE2" w14:paraId="501272D0" w14:textId="77777777">
        <w:trPr>
          <w:divId w:val="1411274353"/>
          <w:tblCellSpacing w:w="15" w:type="dxa"/>
        </w:trPr>
        <w:tc>
          <w:tcPr>
            <w:tcW w:w="0" w:type="auto"/>
            <w:vAlign w:val="center"/>
            <w:hideMark/>
          </w:tcPr>
          <w:p w14:paraId="099C8401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8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49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1.1. Residential &amp; </w:t>
            </w: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50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commercial development -&gt; Housing &amp; urban areas</w:t>
            </w:r>
          </w:p>
        </w:tc>
        <w:tc>
          <w:tcPr>
            <w:tcW w:w="0" w:type="auto"/>
            <w:vAlign w:val="center"/>
            <w:hideMark/>
          </w:tcPr>
          <w:p w14:paraId="5480CB24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1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52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BFE076E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3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54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70019F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5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56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FAF193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7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58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Low Impact: 3</w:t>
            </w:r>
          </w:p>
        </w:tc>
      </w:tr>
      <w:tr w:rsidR="00000000" w:rsidRPr="00D42CE2" w14:paraId="7FF29620" w14:textId="77777777">
        <w:trPr>
          <w:divId w:val="1411274353"/>
          <w:tblCellSpacing w:w="15" w:type="dxa"/>
        </w:trPr>
        <w:tc>
          <w:tcPr>
            <w:tcW w:w="0" w:type="auto"/>
            <w:vAlign w:val="center"/>
            <w:hideMark/>
          </w:tcPr>
          <w:p w14:paraId="6ECB6A4E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59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60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0CBA1CE3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61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62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AF2EF54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63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64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D45291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65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66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70517A" w14:textId="77777777" w:rsidR="00000000" w:rsidRPr="00D42CE2" w:rsidRDefault="002E5454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67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D42CE2">
              <w:rPr>
                <w:rFonts w:ascii="Georgia" w:eastAsia="Times New Roman" w:hAnsi="Georgia"/>
                <w:strike/>
                <w:sz w:val="18"/>
                <w:szCs w:val="18"/>
                <w:rPrChange w:id="68" w:author="Jack Plummer" w:date="2022-08-22T15:25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Low Impact: 3</w:t>
            </w:r>
          </w:p>
        </w:tc>
      </w:tr>
    </w:tbl>
    <w:p w14:paraId="18763D8B" w14:textId="77777777" w:rsidR="00000000" w:rsidRPr="00D42CE2" w:rsidRDefault="002E5454">
      <w:pPr>
        <w:pStyle w:val="Heading1"/>
        <w:divId w:val="1746292710"/>
        <w:rPr>
          <w:rFonts w:ascii="Georgia" w:eastAsia="Times New Roman" w:hAnsi="Georgia"/>
          <w:strike/>
          <w:sz w:val="29"/>
          <w:szCs w:val="29"/>
          <w:rPrChange w:id="69" w:author="Jack Plummer" w:date="2022-08-22T15:25:00Z">
            <w:rPr>
              <w:rFonts w:ascii="Georgia" w:eastAsia="Times New Roman" w:hAnsi="Georgia"/>
              <w:sz w:val="29"/>
              <w:szCs w:val="29"/>
            </w:rPr>
          </w:rPrChange>
        </w:rPr>
      </w:pPr>
      <w:r w:rsidRPr="00D42CE2">
        <w:rPr>
          <w:rFonts w:ascii="Georgia" w:eastAsia="Times New Roman" w:hAnsi="Georgia"/>
          <w:strike/>
          <w:sz w:val="29"/>
          <w:szCs w:val="29"/>
          <w:rPrChange w:id="70" w:author="Jack Plummer" w:date="2022-08-22T15:25:00Z">
            <w:rPr>
              <w:rFonts w:ascii="Georgia" w:eastAsia="Times New Roman" w:hAnsi="Georgia"/>
              <w:sz w:val="29"/>
              <w:szCs w:val="29"/>
            </w:rPr>
          </w:rPrChange>
        </w:rPr>
        <w:t>Conservation</w:t>
      </w:r>
    </w:p>
    <w:p w14:paraId="0B23B0FA" w14:textId="0A7051A8" w:rsidR="00000000" w:rsidRDefault="002E5454">
      <w:pPr>
        <w:pStyle w:val="NormalWeb"/>
        <w:divId w:val="1746292710"/>
        <w:rPr>
          <w:rFonts w:ascii="Georgia" w:hAnsi="Georgia"/>
        </w:rPr>
      </w:pPr>
      <w:r>
        <w:rPr>
          <w:rFonts w:ascii="Georgia" w:hAnsi="Georgia"/>
        </w:rPr>
        <w:t>There are no direct conservation measures in place for this species at present. The species is not known to be represented in </w:t>
      </w:r>
      <w:r>
        <w:rPr>
          <w:rStyle w:val="Emphasis"/>
          <w:rFonts w:ascii="Georgia" w:hAnsi="Georgia"/>
        </w:rPr>
        <w:t>ex situ</w:t>
      </w:r>
      <w:r>
        <w:rPr>
          <w:rFonts w:ascii="Georgia" w:hAnsi="Georgia"/>
        </w:rPr>
        <w:t xml:space="preserve"> conservation in botanic gardens or gene banks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</w:t>
      </w:r>
      <w:ins w:id="71" w:author="Jack Plummer" w:date="2022-08-22T15:27:00Z">
        <w:r>
          <w:rPr>
            <w:rFonts w:ascii="Georgia" w:hAnsi="Georgia"/>
          </w:rPr>
          <w:t>, and it is unknown whether the species is present in protected areas</w:t>
        </w:r>
      </w:ins>
      <w:r>
        <w:rPr>
          <w:rFonts w:ascii="Georgia" w:hAnsi="Georgia"/>
        </w:rPr>
        <w:t>.</w:t>
      </w:r>
    </w:p>
    <w:p w14:paraId="73491220" w14:textId="77777777" w:rsidR="00000000" w:rsidRDefault="002E5454">
      <w:pPr>
        <w:pStyle w:val="Heading2"/>
        <w:divId w:val="174629271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530"/>
      </w:tblGrid>
      <w:tr w:rsidR="00000000" w14:paraId="084ED8DB" w14:textId="77777777">
        <w:trPr>
          <w:divId w:val="174629271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495560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Action Recovery Pl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95D3889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B9B6034" w14:textId="77777777">
        <w:trPr>
          <w:divId w:val="1746292710"/>
          <w:tblCellSpacing w:w="15" w:type="dxa"/>
        </w:trPr>
        <w:tc>
          <w:tcPr>
            <w:tcW w:w="0" w:type="auto"/>
            <w:vAlign w:val="center"/>
            <w:hideMark/>
          </w:tcPr>
          <w:p w14:paraId="53E2116A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2C2F0C4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2C66BEF" w14:textId="77777777" w:rsidR="00000000" w:rsidRDefault="002E5454">
      <w:pPr>
        <w:pStyle w:val="Heading2"/>
        <w:divId w:val="1746292710"/>
        <w:rPr>
          <w:rFonts w:ascii="Georgia" w:eastAsia="Times New Roman" w:hAnsi="Georgia"/>
          <w:sz w:val="27"/>
          <w:szCs w:val="27"/>
        </w:rPr>
      </w:pPr>
      <w:commentRangeStart w:id="72"/>
      <w:r>
        <w:rPr>
          <w:rFonts w:ascii="Georgia" w:eastAsia="Times New Roman" w:hAnsi="Georgia"/>
          <w:sz w:val="27"/>
          <w:szCs w:val="27"/>
        </w:rPr>
        <w:t>Important Conservation Actions Needed</w:t>
      </w:r>
      <w:commentRangeEnd w:id="72"/>
      <w:r>
        <w:rPr>
          <w:rStyle w:val="CommentReference"/>
          <w:b w:val="0"/>
          <w:bCs w:val="0"/>
        </w:rPr>
        <w:commentReference w:id="72"/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530"/>
      </w:tblGrid>
      <w:tr w:rsidR="00000000" w14:paraId="62354F23" w14:textId="77777777">
        <w:trPr>
          <w:divId w:val="174629271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127566A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2AE8E4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6E4A9A3" w14:textId="77777777">
        <w:trPr>
          <w:divId w:val="174629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29E987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F0A488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7D63A0C" w14:textId="77777777">
        <w:trPr>
          <w:divId w:val="174629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D4C767C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6A233A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07D86E5" w14:textId="77777777" w:rsidR="00000000" w:rsidRDefault="002E5454">
      <w:pPr>
        <w:pStyle w:val="Heading2"/>
        <w:divId w:val="174629271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0C6C872E" w14:textId="77777777">
        <w:trPr>
          <w:divId w:val="174629271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ACE34C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98A7DC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8EC8F99" w14:textId="77777777">
        <w:trPr>
          <w:divId w:val="174629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8AA489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Research -&gt; Taxonomy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D6F7C7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FA366A5" w14:textId="77777777">
        <w:trPr>
          <w:divId w:val="174629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64D8F43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7DDD66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38A50E1" w14:textId="77777777">
        <w:trPr>
          <w:divId w:val="174629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A5CAEB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5666055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C4DA3D4" w14:textId="77777777" w:rsidR="00000000" w:rsidRDefault="002E5454">
      <w:pPr>
        <w:pStyle w:val="Heading1"/>
        <w:divId w:val="89346347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3992B88F" w14:textId="77777777" w:rsidR="00000000" w:rsidRDefault="002E5454">
      <w:pPr>
        <w:pStyle w:val="Heading2"/>
        <w:divId w:val="89346347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2B110199" w14:textId="77777777">
        <w:trPr>
          <w:divId w:val="89346347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BF16CC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DA6993" w14:textId="77777777" w:rsidR="00000000" w:rsidRDefault="002E5454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</w:t>
            </w: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e score of 5 - Not Known.</w:t>
            </w:r>
          </w:p>
        </w:tc>
      </w:tr>
      <w:tr w:rsidR="00000000" w14:paraId="3B015E3D" w14:textId="77777777">
        <w:trPr>
          <w:divId w:val="893463474"/>
          <w:tblCellSpacing w:w="15" w:type="dxa"/>
        </w:trPr>
        <w:tc>
          <w:tcPr>
            <w:tcW w:w="0" w:type="auto"/>
            <w:vAlign w:val="center"/>
            <w:hideMark/>
          </w:tcPr>
          <w:p w14:paraId="46771237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1029455" w14:textId="77777777" w:rsidR="00000000" w:rsidRDefault="002E545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E893070" w14:textId="77777777" w:rsidR="00000000" w:rsidRDefault="002E5454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30141034" w14:textId="585EDF42" w:rsidR="00000000" w:rsidRDefault="002E5454">
      <w:pPr>
        <w:pStyle w:val="NormalWeb"/>
        <w:divId w:val="1722359750"/>
        <w:rPr>
          <w:rFonts w:ascii="Georgia" w:hAnsi="Georgia"/>
        </w:rPr>
      </w:pPr>
      <w:r>
        <w:rPr>
          <w:rFonts w:ascii="Georgia" w:hAnsi="Georgia"/>
        </w:rPr>
        <w:t xml:space="preserve">BCGI. 2022.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Botanic Gardens Conservation International. Available at: </w:t>
      </w:r>
      <w:r>
        <w:rPr>
          <w:rFonts w:ascii="Georgia" w:hAnsi="Georgia"/>
        </w:rPr>
        <w:fldChar w:fldCharType="begin"/>
      </w:r>
      <w:ins w:id="73" w:author="Jack Plummer" w:date="2022-08-22T15:29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Programme/Thailand/FORRU_reviews/www.bgci.org/plant_search.php"</w:instrText>
        </w:r>
      </w:ins>
      <w:del w:id="74" w:author="Jack Plummer" w:date="2022-08-22T15:29:00Z">
        <w:r w:rsidDel="002E5454">
          <w:rPr>
            <w:rFonts w:ascii="Georgia" w:hAnsi="Georgia"/>
          </w:rPr>
          <w:delInstrText xml:space="preserve"> </w:delInstrText>
        </w:r>
        <w:r w:rsidDel="002E5454">
          <w:rPr>
            <w:rFonts w:ascii="Georgia" w:hAnsi="Georgia"/>
          </w:rPr>
          <w:delInstrText>HYPERLINK "www.bgci.org/plant_search.php"</w:delInstrText>
        </w:r>
        <w:r w:rsidDel="002E5454">
          <w:rPr>
            <w:rFonts w:ascii="Georgia" w:hAnsi="Georgia"/>
          </w:rPr>
          <w:delInstrText xml:space="preserve"> </w:delInstrText>
        </w:r>
      </w:del>
      <w:ins w:id="75" w:author="Jack Plummer" w:date="2022-08-22T15:29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www.bgci.org/plant_search.php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0CBE7ABA" w14:textId="77777777" w:rsidR="00000000" w:rsidRDefault="002E5454">
      <w:pPr>
        <w:pStyle w:val="NormalWeb"/>
        <w:divId w:val="1722359750"/>
        <w:rPr>
          <w:rFonts w:ascii="Georgia" w:hAnsi="Georgia"/>
        </w:rPr>
      </w:pPr>
      <w:r>
        <w:rPr>
          <w:rFonts w:ascii="Georgia" w:hAnsi="Georgia"/>
        </w:rPr>
        <w:t xml:space="preserve">Bachman et al.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0276F143" w14:textId="77777777" w:rsidR="00000000" w:rsidRDefault="002E5454">
      <w:pPr>
        <w:pStyle w:val="NormalWeb"/>
        <w:divId w:val="1722359750"/>
        <w:rPr>
          <w:rFonts w:ascii="Georgia" w:hAnsi="Georgia"/>
        </w:rPr>
      </w:pPr>
      <w:r>
        <w:rPr>
          <w:rFonts w:ascii="Georgia" w:hAnsi="Georgia"/>
        </w:rPr>
        <w:t xml:space="preserve">GBIF. 2022. Global Biodiversity Information Facility. Available at: </w:t>
      </w:r>
      <w:hyperlink r:id="rId14" w:history="1">
        <w:r>
          <w:rPr>
            <w:rStyle w:val="Hyperlink"/>
            <w:rFonts w:ascii="Georgia" w:hAnsi="Georgia"/>
          </w:rPr>
          <w:t>http://data.gbif.org/</w:t>
        </w:r>
      </w:hyperlink>
      <w:r>
        <w:rPr>
          <w:rFonts w:ascii="Georgia" w:hAnsi="Georgia"/>
        </w:rPr>
        <w:t xml:space="preserve">. </w:t>
      </w:r>
    </w:p>
    <w:p w14:paraId="281259F4" w14:textId="77777777" w:rsidR="00000000" w:rsidRDefault="002E5454">
      <w:pPr>
        <w:pStyle w:val="NormalWeb"/>
        <w:divId w:val="1722359750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5" w:history="1">
        <w:r>
          <w:rPr>
            <w:rStyle w:val="Hyperlink"/>
            <w:rFonts w:ascii="Georgia" w:hAnsi="Georgia"/>
          </w:rPr>
          <w:t>ht</w:t>
        </w:r>
        <w:r>
          <w:rPr>
            <w:rStyle w:val="Hyperlink"/>
            <w:rFonts w:ascii="Georgia" w:hAnsi="Georgia"/>
          </w:rPr>
          <w:t>tps://www.genesys-pgr.org/</w:t>
        </w:r>
      </w:hyperlink>
      <w:r>
        <w:rPr>
          <w:rFonts w:ascii="Georgia" w:hAnsi="Georgia"/>
        </w:rPr>
        <w:t xml:space="preserve">. 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3" w:author="Jack Plummer" w:date="2022-08-22T15:23:00Z" w:initials="JP">
    <w:p w14:paraId="4372A99E" w14:textId="77777777" w:rsidR="00D42CE2" w:rsidRDefault="00D42CE2" w:rsidP="000D3F73">
      <w:pPr>
        <w:pStyle w:val="CommentText"/>
      </w:pPr>
      <w:r>
        <w:rPr>
          <w:rStyle w:val="CommentReference"/>
        </w:rPr>
        <w:annotationRef/>
      </w:r>
      <w:r>
        <w:t>Don't need to state this - but agreed.</w:t>
      </w:r>
    </w:p>
  </w:comment>
  <w:comment w:id="18" w:author="Jack Plummer" w:date="2022-08-22T15:28:00Z" w:initials="JP">
    <w:p w14:paraId="51827CBA" w14:textId="77777777" w:rsidR="002E5454" w:rsidRDefault="002E5454" w:rsidP="00AB075C">
      <w:pPr>
        <w:pStyle w:val="CommentText"/>
      </w:pPr>
      <w:r>
        <w:rPr>
          <w:rStyle w:val="CommentReference"/>
        </w:rPr>
        <w:annotationRef/>
      </w:r>
      <w:r>
        <w:t>Add something about need for further research here</w:t>
      </w:r>
    </w:p>
  </w:comment>
  <w:comment w:id="30" w:author="Jack Plummer" w:date="2022-08-22T15:26:00Z" w:initials="JP">
    <w:p w14:paraId="0AAAA92E" w14:textId="5BB83F33" w:rsidR="002E5454" w:rsidRDefault="00D42CE2">
      <w:pPr>
        <w:pStyle w:val="CommentText"/>
      </w:pPr>
      <w:r>
        <w:rPr>
          <w:rStyle w:val="CommentReference"/>
        </w:rPr>
        <w:annotationRef/>
      </w:r>
      <w:r w:rsidR="002E5454">
        <w:t>Here we should say something like:</w:t>
      </w:r>
    </w:p>
    <w:p w14:paraId="5028FD90" w14:textId="77777777" w:rsidR="002E5454" w:rsidRDefault="002E5454">
      <w:pPr>
        <w:pStyle w:val="CommentText"/>
      </w:pPr>
    </w:p>
    <w:p w14:paraId="4F944B76" w14:textId="77777777" w:rsidR="002E5454" w:rsidRDefault="002E5454">
      <w:pPr>
        <w:pStyle w:val="CommentText"/>
      </w:pPr>
      <w:r>
        <w:t>'The species has only been collected once, and the precise site of collection is unclear. As such, the threats to this species are unknown.'</w:t>
      </w:r>
    </w:p>
    <w:p w14:paraId="071FD905" w14:textId="77777777" w:rsidR="002E5454" w:rsidRDefault="002E5454">
      <w:pPr>
        <w:pStyle w:val="CommentText"/>
      </w:pPr>
    </w:p>
    <w:p w14:paraId="0009D900" w14:textId="77777777" w:rsidR="002E5454" w:rsidRDefault="002E5454" w:rsidP="008F1FE2">
      <w:pPr>
        <w:pStyle w:val="CommentText"/>
      </w:pPr>
      <w:r>
        <w:t>And tick 'The threats to this species are unknown' checkbox</w:t>
      </w:r>
    </w:p>
  </w:comment>
  <w:comment w:id="72" w:author="Jack Plummer" w:date="2022-08-22T15:28:00Z" w:initials="JP">
    <w:p w14:paraId="551C2E3F" w14:textId="77777777" w:rsidR="002E5454" w:rsidRDefault="002E5454" w:rsidP="00F76B21">
      <w:pPr>
        <w:pStyle w:val="CommentText"/>
      </w:pPr>
      <w:r>
        <w:rPr>
          <w:rStyle w:val="CommentReference"/>
        </w:rPr>
        <w:annotationRef/>
      </w:r>
      <w:r>
        <w:t>Add ex situ conservation measures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72A99E" w15:done="0"/>
  <w15:commentEx w15:paraId="51827CBA" w15:done="0"/>
  <w15:commentEx w15:paraId="0009D900" w15:done="0"/>
  <w15:commentEx w15:paraId="551C2E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E1DD9" w16cex:dateUtc="2022-08-22T14:23:00Z"/>
  <w16cex:commentExtensible w16cex:durableId="26AE1F0C" w16cex:dateUtc="2022-08-22T14:28:00Z"/>
  <w16cex:commentExtensible w16cex:durableId="26AE1EAB" w16cex:dateUtc="2022-08-22T14:26:00Z"/>
  <w16cex:commentExtensible w16cex:durableId="26AE1F3B" w16cex:dateUtc="2022-08-22T14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72A99E" w16cid:durableId="26AE1DD9"/>
  <w16cid:commentId w16cid:paraId="51827CBA" w16cid:durableId="26AE1F0C"/>
  <w16cid:commentId w16cid:paraId="0009D900" w16cid:durableId="26AE1EAB"/>
  <w16cid:commentId w16cid:paraId="551C2E3F" w16cid:durableId="26AE1F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E2"/>
    <w:rsid w:val="002E5454"/>
    <w:rsid w:val="00D4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8674D"/>
  <w15:chartTrackingRefBased/>
  <w15:docId w15:val="{A762925F-9CAF-4657-B665-BE645F19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D42CE2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42C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2C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2CE2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C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CE2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8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0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4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20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3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8365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722359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enesys-pgr.org/" TargetMode="Externa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://data.gbi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5C4B2E-C637-47E3-A2C6-3781E45ADC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E344D9-BFA6-41C3-A5A4-FADFEF42D02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92DE2CAF-C8D4-44F8-A089-216AA29C3BC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6CA9810-9F65-4F30-B3CF-6EC4663794D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BDF03DE-E3BD-4CE8-B251-D79AA9FACFAC}">
  <ds:schemaRefs>
    <ds:schemaRef ds:uri="590658d6-28a4-43df-8461-354b94568f6c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150f78d0-e5c4-40ba-9879-1115501c63e5"/>
    <ds:schemaRef ds:uri="http://purl.org/dc/terms/"/>
    <ds:schemaRef ds:uri="3174fa65-5130-4218-be7b-3006b691958f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694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Urophyllum aequale</vt:lpstr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Urophyllum aequale</dc:title>
  <dc:subject/>
  <dc:creator>Jack Plummer</dc:creator>
  <cp:keywords/>
  <dc:description/>
  <cp:lastModifiedBy>Jack Plummer</cp:lastModifiedBy>
  <cp:revision>2</cp:revision>
  <dcterms:created xsi:type="dcterms:W3CDTF">2022-08-22T14:29:00Z</dcterms:created>
  <dcterms:modified xsi:type="dcterms:W3CDTF">2022-08-22T14:29:00Z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