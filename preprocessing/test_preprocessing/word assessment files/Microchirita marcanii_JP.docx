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0ACE" w14:textId="77777777" w:rsidR="00000000" w:rsidRDefault="00000000">
      <w:pPr>
        <w:jc w:val="center"/>
        <w:divId w:val="1342467427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57F1453F" w14:textId="77777777" w:rsidR="00000000" w:rsidRDefault="00000000">
      <w:pPr>
        <w:divId w:val="18451641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EC49579" wp14:editId="16A72484">
            <wp:extent cx="326390" cy="326390"/>
            <wp:effectExtent l="0" t="0" r="16510" b="1651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5581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84516419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marcanii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Craib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)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A.Weber</w:t>
      </w:r>
      <w:proofErr w:type="spellEnd"/>
      <w:proofErr w:type="gram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&amp;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D.J.Middleton</w:t>
      </w:r>
      <w:proofErr w:type="spellEnd"/>
    </w:p>
    <w:p w14:paraId="67AF2AF9" w14:textId="77777777" w:rsidR="00000000" w:rsidRDefault="00000000">
      <w:pPr>
        <w:jc w:val="right"/>
        <w:divId w:val="18451641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marcanii</w:t>
      </w:r>
      <w:proofErr w:type="spellEnd"/>
    </w:p>
    <w:p w14:paraId="46108EFD" w14:textId="77777777" w:rsidR="00000000" w:rsidRDefault="00000000">
      <w:pPr>
        <w:pStyle w:val="NormalWeb"/>
        <w:divId w:val="1531646710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Chirita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marcanii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Craib</w:t>
      </w:r>
      <w:proofErr w:type="spellEnd"/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</w:tblGrid>
      <w:tr w:rsidR="00000000" w14:paraId="32BB33ED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4A5568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3BB4D09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3C6F7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VU - Vulnerable, B1ab(iii)+2ab(iii) (IUCN version 3.1)</w:t>
            </w:r>
          </w:p>
        </w:tc>
      </w:tr>
    </w:tbl>
    <w:p w14:paraId="22B3090C" w14:textId="77777777" w:rsidR="00000000" w:rsidRDefault="00000000">
      <w:pPr>
        <w:pStyle w:val="Heading1"/>
        <w:divId w:val="171445418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496EE32E" w14:textId="77777777" w:rsidR="00000000" w:rsidRDefault="00000000">
      <w:pPr>
        <w:pStyle w:val="Heading2"/>
        <w:divId w:val="1714454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3E0E430A" w14:textId="77777777" w:rsidR="00000000" w:rsidRDefault="00000000">
      <w:pPr>
        <w:pStyle w:val="NormalWeb"/>
        <w:divId w:val="1714454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442E9C9E" w14:textId="77777777" w:rsidR="00000000" w:rsidRDefault="00000000">
      <w:pPr>
        <w:pStyle w:val="NormalWeb"/>
        <w:divId w:val="1714454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4B3B25E6" w14:textId="77777777" w:rsidR="00000000" w:rsidRDefault="00000000">
      <w:pPr>
        <w:pStyle w:val="NormalWeb"/>
        <w:divId w:val="1714454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3729D3DA" w14:textId="77777777" w:rsidR="00000000" w:rsidRDefault="00000000">
      <w:pPr>
        <w:pStyle w:val="Heading2"/>
        <w:divId w:val="1714454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5AB1303B" w14:textId="1BA8C4F4" w:rsidR="00000000" w:rsidRDefault="00000000">
      <w:pPr>
        <w:pStyle w:val="NormalWeb"/>
        <w:divId w:val="1714454185"/>
        <w:rPr>
          <w:rStyle w:val="fontstyle01"/>
          <w:lang w:bidi="th-TH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marcanii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is listed as Vulnerable. This species is endemic to Thailand. It is known from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Central and Eastern Thailand</w:t>
      </w:r>
      <w:ins w:id="0" w:author="Jack Plummer" w:date="2022-09-24T08:58:00Z">
        <w:r w:rsidR="007273CC">
          <w:rPr>
            <w:rFonts w:ascii="Georgia" w:hAnsi="Georgia"/>
            <w:lang w:bidi="th-TH"/>
          </w:rPr>
          <w:t>.</w:t>
        </w:r>
      </w:ins>
      <w:r>
        <w:rPr>
          <w:rFonts w:ascii="Georgia" w:hAnsi="Georgia" w:hint="cs"/>
          <w:lang w:bidi="th-TH"/>
        </w:rPr>
        <w:t xml:space="preserve"> </w:t>
      </w:r>
      <w:del w:id="1" w:author="Jack Plummer" w:date="2022-09-24T08:58:00Z">
        <w:r w:rsidDel="007273CC">
          <w:rPr>
            <w:rFonts w:ascii="Georgia" w:hAnsi="Georgia" w:hint="cs"/>
            <w:lang w:bidi="th-TH"/>
          </w:rPr>
          <w:delText>(Puglisi</w:delText>
        </w:r>
        <w:r w:rsidDel="007273CC">
          <w:rPr>
            <w:rFonts w:ascii="Georgia" w:hAnsi="Georgia" w:cs="Angsana New" w:hint="cs"/>
            <w:cs/>
            <w:lang w:bidi="th-TH"/>
          </w:rPr>
          <w:delText xml:space="preserve"> </w:delText>
        </w:r>
        <w:r w:rsidDel="007273CC">
          <w:rPr>
            <w:rFonts w:ascii="Georgia" w:hAnsi="Georgia" w:hint="cs"/>
            <w:lang w:bidi="th-TH"/>
          </w:rPr>
          <w:delText>&amp;</w:delText>
        </w:r>
        <w:r w:rsidDel="007273CC">
          <w:rPr>
            <w:rFonts w:ascii="Georgia" w:hAnsi="Georgia" w:cs="Angsana New" w:hint="cs"/>
            <w:cs/>
            <w:lang w:bidi="th-TH"/>
          </w:rPr>
          <w:delText xml:space="preserve"> </w:delText>
        </w:r>
        <w:r w:rsidDel="007273CC">
          <w:rPr>
            <w:rFonts w:ascii="Georgia" w:hAnsi="Georgia" w:hint="cs"/>
            <w:lang w:bidi="th-TH"/>
          </w:rPr>
          <w:delText xml:space="preserve">Middleton, </w:delText>
        </w:r>
        <w:r w:rsidDel="007273CC">
          <w:rPr>
            <w:rFonts w:ascii="Georgia" w:hAnsi="Georgia" w:cs="Angsana New" w:hint="cs"/>
            <w:cs/>
            <w:lang w:bidi="th-TH"/>
          </w:rPr>
          <w:delText>2017</w:delText>
        </w:r>
        <w:r w:rsidDel="007273CC">
          <w:rPr>
            <w:rFonts w:ascii="Georgia" w:hAnsi="Georgia" w:hint="cs"/>
            <w:lang w:bidi="th-TH"/>
          </w:rPr>
          <w:delText xml:space="preserve">; POWO </w:delText>
        </w:r>
        <w:r w:rsidDel="007273CC">
          <w:rPr>
            <w:rFonts w:ascii="Georgia" w:hAnsi="Georgia" w:cs="Angsana New" w:hint="cs"/>
            <w:cs/>
            <w:lang w:bidi="th-TH"/>
          </w:rPr>
          <w:delText xml:space="preserve">2021). </w:delText>
        </w:r>
      </w:del>
      <w:r>
        <w:rPr>
          <w:rFonts w:ascii="Georgia" w:hAnsi="Georgia" w:hint="cs"/>
          <w:lang w:bidi="th-TH"/>
        </w:rPr>
        <w:t>Although the extent of occurrence</w:t>
      </w:r>
      <w:ins w:id="2" w:author="Jack Plummer" w:date="2022-09-24T08:59:00Z">
        <w:r w:rsidR="007273CC">
          <w:rPr>
            <w:rFonts w:ascii="Georgia" w:hAnsi="Georgia"/>
            <w:lang w:bidi="th-TH"/>
          </w:rPr>
          <w:t xml:space="preserve"> (3,062 km</w:t>
        </w:r>
        <w:r w:rsidR="007273CC">
          <w:rPr>
            <w:rFonts w:ascii="Georgia" w:hAnsi="Georgia"/>
            <w:vertAlign w:val="superscript"/>
            <w:lang w:bidi="th-TH"/>
          </w:rPr>
          <w:t>2</w:t>
        </w:r>
        <w:r w:rsidR="007273CC">
          <w:rPr>
            <w:rFonts w:ascii="Georgia" w:hAnsi="Georgia"/>
            <w:lang w:bidi="th-TH"/>
          </w:rPr>
          <w:t>)</w:t>
        </w:r>
      </w:ins>
      <w:r>
        <w:rPr>
          <w:rFonts w:ascii="Georgia" w:hAnsi="Georgia" w:hint="cs"/>
          <w:lang w:bidi="th-TH"/>
        </w:rPr>
        <w:t xml:space="preserve"> and the area of occupancy </w:t>
      </w:r>
      <w:ins w:id="3" w:author="Jack Plummer" w:date="2022-09-24T08:59:00Z">
        <w:r w:rsidR="007273CC">
          <w:rPr>
            <w:rFonts w:ascii="Georgia" w:hAnsi="Georgia"/>
            <w:lang w:bidi="th-TH"/>
          </w:rPr>
          <w:t>(36 km</w:t>
        </w:r>
        <w:r w:rsidR="007273CC">
          <w:rPr>
            <w:rFonts w:ascii="Georgia" w:hAnsi="Georgia"/>
            <w:vertAlign w:val="superscript"/>
            <w:lang w:bidi="th-TH"/>
          </w:rPr>
          <w:t>2</w:t>
        </w:r>
        <w:r w:rsidR="007273CC">
          <w:rPr>
            <w:rFonts w:ascii="Georgia" w:hAnsi="Georgia"/>
            <w:lang w:bidi="th-TH"/>
          </w:rPr>
          <w:t xml:space="preserve">) </w:t>
        </w:r>
      </w:ins>
      <w:r>
        <w:rPr>
          <w:rFonts w:ascii="Georgia" w:hAnsi="Georgia" w:hint="cs"/>
          <w:lang w:bidi="th-TH"/>
        </w:rPr>
        <w:t xml:space="preserve">are within the threshold for an Endangered assessment, </w:t>
      </w:r>
      <w:del w:id="4" w:author="Jack Plummer" w:date="2022-09-24T08:59:00Z">
        <w:r w:rsidDel="007273CC">
          <w:rPr>
            <w:rFonts w:ascii="Georgia" w:hAnsi="Georgia" w:hint="cs"/>
            <w:lang w:bidi="th-TH"/>
          </w:rPr>
          <w:delText>but it</w:delText>
        </w:r>
      </w:del>
      <w:ins w:id="5" w:author="Jack Plummer" w:date="2022-09-24T08:59:00Z">
        <w:r w:rsidR="007273CC">
          <w:rPr>
            <w:rFonts w:ascii="Georgia" w:hAnsi="Georgia"/>
            <w:lang w:bidi="th-TH"/>
          </w:rPr>
          <w:t>the species</w:t>
        </w:r>
      </w:ins>
      <w:r>
        <w:rPr>
          <w:rFonts w:ascii="Georgia" w:hAnsi="Georgia" w:hint="cs"/>
          <w:lang w:bidi="th-TH"/>
        </w:rPr>
        <w:t xml:space="preserve"> is known from </w:t>
      </w:r>
      <w:ins w:id="6" w:author="Jack Plummer" w:date="2022-09-24T09:01:00Z">
        <w:r w:rsidR="007273CC">
          <w:rPr>
            <w:rFonts w:ascii="Georgia" w:hAnsi="Georgia"/>
            <w:lang w:bidi="th-TH"/>
          </w:rPr>
          <w:t>eight</w:t>
        </w:r>
      </w:ins>
      <w:del w:id="7" w:author="Jack Plummer" w:date="2022-09-24T09:01:00Z">
        <w:r w:rsidDel="007273CC">
          <w:rPr>
            <w:rFonts w:ascii="Georgia" w:hAnsi="Georgia" w:hint="cs"/>
            <w:lang w:bidi="th-TH"/>
          </w:rPr>
          <w:delText xml:space="preserve">more than </w:delText>
        </w:r>
        <w:r w:rsidDel="007273CC">
          <w:rPr>
            <w:rFonts w:ascii="Georgia" w:hAnsi="Georgia" w:cs="Angsana New" w:hint="cs"/>
            <w:cs/>
            <w:lang w:bidi="th-TH"/>
          </w:rPr>
          <w:delText>5</w:delText>
        </w:r>
      </w:del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 xml:space="preserve">locations. </w:t>
      </w:r>
      <w:commentRangeStart w:id="8"/>
      <w:r w:rsidRPr="007273CC">
        <w:rPr>
          <w:rFonts w:ascii="Georgia" w:hAnsi="Georgia" w:hint="cs"/>
          <w:strike/>
          <w:lang w:bidi="th-TH"/>
          <w:rPrChange w:id="9" w:author="Jack Plummer" w:date="2022-09-24T09:02:00Z">
            <w:rPr>
              <w:rFonts w:ascii="Georgia" w:hAnsi="Georgia" w:hint="cs"/>
              <w:lang w:bidi="th-TH"/>
            </w:rPr>
          </w:rPrChange>
        </w:rPr>
        <w:t>Moreover,</w:t>
      </w:r>
      <w:r w:rsidRPr="007273CC">
        <w:rPr>
          <w:rFonts w:ascii="Georgia" w:hAnsi="Georgia" w:cs="Angsana New" w:hint="cs"/>
          <w:strike/>
          <w:cs/>
          <w:lang w:bidi="th-TH"/>
          <w:rPrChange w:id="10" w:author="Jack Plummer" w:date="2022-09-24T09:02:00Z">
            <w:rPr>
              <w:rFonts w:ascii="Georgia" w:hAnsi="Georgia" w:cs="Angsana New" w:hint="cs"/>
              <w:cs/>
              <w:lang w:bidi="th-TH"/>
            </w:rPr>
          </w:rPrChange>
        </w:rPr>
        <w:t xml:space="preserve"> </w:t>
      </w:r>
      <w:r w:rsidRPr="007273CC">
        <w:rPr>
          <w:rStyle w:val="fontstyle01"/>
          <w:rFonts w:ascii="Georgia" w:hAnsi="Georgia" w:hint="cs"/>
          <w:strike/>
          <w:lang w:bidi="th-TH"/>
          <w:rPrChange w:id="11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the subpopulation at </w:t>
      </w:r>
      <w:proofErr w:type="spellStart"/>
      <w:r w:rsidRPr="007273CC">
        <w:rPr>
          <w:rStyle w:val="fontstyle01"/>
          <w:rFonts w:ascii="Georgia" w:hAnsi="Georgia" w:hint="cs"/>
          <w:strike/>
          <w:lang w:bidi="th-TH"/>
          <w:rPrChange w:id="12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>Tham</w:t>
      </w:r>
      <w:proofErr w:type="spellEnd"/>
      <w:r w:rsidRPr="007273CC">
        <w:rPr>
          <w:rStyle w:val="fontstyle01"/>
          <w:rFonts w:ascii="Georgia" w:hAnsi="Georgia" w:hint="cs"/>
          <w:strike/>
          <w:lang w:bidi="th-TH"/>
          <w:rPrChange w:id="13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 </w:t>
      </w:r>
      <w:proofErr w:type="spellStart"/>
      <w:r w:rsidRPr="007273CC">
        <w:rPr>
          <w:rStyle w:val="fontstyle01"/>
          <w:rFonts w:ascii="Georgia" w:hAnsi="Georgia" w:hint="cs"/>
          <w:strike/>
          <w:lang w:bidi="th-TH"/>
          <w:rPrChange w:id="14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>Wiwek</w:t>
      </w:r>
      <w:proofErr w:type="spellEnd"/>
      <w:r w:rsidRPr="007273CC">
        <w:rPr>
          <w:rStyle w:val="fontstyle01"/>
          <w:rFonts w:ascii="Georgia" w:hAnsi="Georgia" w:hint="cs"/>
          <w:strike/>
          <w:lang w:bidi="th-TH"/>
          <w:rPrChange w:id="15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 Si </w:t>
      </w:r>
      <w:proofErr w:type="spellStart"/>
      <w:r w:rsidRPr="007273CC">
        <w:rPr>
          <w:rStyle w:val="fontstyle01"/>
          <w:rFonts w:ascii="Georgia" w:hAnsi="Georgia" w:hint="cs"/>
          <w:strike/>
          <w:lang w:bidi="th-TH"/>
          <w:rPrChange w:id="16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>Sawat</w:t>
      </w:r>
      <w:proofErr w:type="spellEnd"/>
      <w:r w:rsidRPr="007273CC">
        <w:rPr>
          <w:rStyle w:val="fontstyle01"/>
          <w:rFonts w:ascii="Georgia" w:hAnsi="Georgia" w:hint="cs"/>
          <w:strike/>
          <w:lang w:bidi="th-TH"/>
          <w:rPrChange w:id="17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 Temple</w:t>
      </w:r>
      <w:r w:rsidRPr="007273CC">
        <w:rPr>
          <w:rStyle w:val="fontstyle01"/>
          <w:rFonts w:ascii="Georgia" w:hAnsi="Georgia" w:cs="Angsana New" w:hint="cs"/>
          <w:strike/>
          <w:cs/>
          <w:lang w:bidi="th-TH"/>
          <w:rPrChange w:id="18" w:author="Jack Plummer" w:date="2022-09-24T09:02:00Z">
            <w:rPr>
              <w:rStyle w:val="fontstyle01"/>
              <w:rFonts w:ascii="Georgia" w:hAnsi="Georgia" w:cs="Angsana New" w:hint="cs"/>
              <w:cs/>
              <w:lang w:bidi="th-TH"/>
            </w:rPr>
          </w:rPrChange>
        </w:rPr>
        <w:t xml:space="preserve"> </w:t>
      </w:r>
      <w:r w:rsidRPr="007273CC">
        <w:rPr>
          <w:rStyle w:val="fontstyle01"/>
          <w:rFonts w:ascii="Georgia" w:hAnsi="Georgia" w:hint="cs"/>
          <w:strike/>
          <w:lang w:bidi="th-TH"/>
          <w:rPrChange w:id="19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consist of less than </w:t>
      </w:r>
      <w:r w:rsidRPr="007273CC">
        <w:rPr>
          <w:rStyle w:val="fontstyle01"/>
          <w:rFonts w:ascii="Georgia" w:hAnsi="Georgia" w:cs="Angsana New" w:hint="cs"/>
          <w:strike/>
          <w:cs/>
          <w:lang w:bidi="th-TH"/>
          <w:rPrChange w:id="20" w:author="Jack Plummer" w:date="2022-09-24T09:02:00Z">
            <w:rPr>
              <w:rStyle w:val="fontstyle01"/>
              <w:rFonts w:ascii="Georgia" w:hAnsi="Georgia" w:cs="Angsana New" w:hint="cs"/>
              <w:cs/>
              <w:lang w:bidi="th-TH"/>
            </w:rPr>
          </w:rPrChange>
        </w:rPr>
        <w:t xml:space="preserve">500 </w:t>
      </w:r>
      <w:r w:rsidRPr="007273CC">
        <w:rPr>
          <w:rStyle w:val="fontstyle01"/>
          <w:rFonts w:ascii="Georgia" w:hAnsi="Georgia" w:hint="cs"/>
          <w:strike/>
          <w:lang w:bidi="th-TH"/>
          <w:rPrChange w:id="21" w:author="Jack Plummer" w:date="2022-09-24T09:02:00Z">
            <w:rPr>
              <w:rStyle w:val="fontstyle01"/>
              <w:rFonts w:ascii="Georgia" w:hAnsi="Georgia" w:hint="cs"/>
              <w:lang w:bidi="th-TH"/>
            </w:rPr>
          </w:rPrChange>
        </w:rPr>
        <w:t>mature individuals.</w:t>
      </w:r>
      <w:commentRangeEnd w:id="8"/>
      <w:r w:rsidR="007273CC">
        <w:rPr>
          <w:rStyle w:val="CommentReference"/>
        </w:rPr>
        <w:commentReference w:id="8"/>
      </w:r>
      <w:r>
        <w:rPr>
          <w:rStyle w:val="fontstyle01"/>
          <w:rFonts w:ascii="Georgia" w:hAnsi="Georgia" w:hint="cs"/>
          <w:lang w:bidi="th-TH"/>
        </w:rPr>
        <w:t xml:space="preserve"> This species occurs in small area and the habitats of this species are threatened by the construction of temple in vicinity, tourism. The known locality </w:t>
      </w:r>
      <w:proofErr w:type="gramStart"/>
      <w:r>
        <w:rPr>
          <w:rStyle w:val="fontstyle01"/>
          <w:rFonts w:ascii="Georgia" w:hAnsi="Georgia" w:hint="cs"/>
          <w:lang w:bidi="th-TH"/>
        </w:rPr>
        <w:t>are</w:t>
      </w:r>
      <w:proofErr w:type="gramEnd"/>
      <w:r>
        <w:rPr>
          <w:rStyle w:val="fontstyle01"/>
          <w:rFonts w:ascii="Georgia" w:hAnsi="Georgia" w:hint="cs"/>
          <w:lang w:bidi="th-TH"/>
        </w:rPr>
        <w:t xml:space="preserve"> in protected and non-protected areas. Then this species should be justified as Vulnerable assessment.</w:t>
      </w:r>
    </w:p>
    <w:p w14:paraId="5A941FB3" w14:textId="77777777" w:rsidR="00000000" w:rsidRDefault="00000000">
      <w:pPr>
        <w:pStyle w:val="Heading1"/>
        <w:divId w:val="1647591317"/>
        <w:rPr>
          <w:rFonts w:eastAsia="Times New Roman" w:hint="cs"/>
          <w:sz w:val="29"/>
          <w:szCs w:val="29"/>
          <w:cs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Distribution</w:t>
      </w:r>
    </w:p>
    <w:p w14:paraId="7F90EED0" w14:textId="77777777" w:rsidR="00000000" w:rsidRDefault="00000000">
      <w:pPr>
        <w:pStyle w:val="Heading2"/>
        <w:divId w:val="1647591317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Geographic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Range</w:t>
      </w:r>
    </w:p>
    <w:p w14:paraId="7626AB21" w14:textId="33C75141" w:rsidR="00000000" w:rsidRDefault="00000000">
      <w:pPr>
        <w:pStyle w:val="NormalWeb"/>
        <w:divId w:val="1647591317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This species is </w:t>
      </w:r>
      <w:ins w:id="22" w:author="Jack Plummer" w:date="2022-09-24T09:01:00Z">
        <w:r w:rsidR="007273CC">
          <w:rPr>
            <w:rFonts w:ascii="Georgia" w:hAnsi="Georgia"/>
            <w:lang w:bidi="th-TH"/>
          </w:rPr>
          <w:t>e</w:t>
        </w:r>
      </w:ins>
      <w:del w:id="23" w:author="Jack Plummer" w:date="2022-09-24T09:01:00Z">
        <w:r w:rsidDel="007273CC">
          <w:rPr>
            <w:rFonts w:ascii="Georgia" w:hAnsi="Georgia" w:hint="cs"/>
            <w:lang w:bidi="th-TH"/>
          </w:rPr>
          <w:delText>E</w:delText>
        </w:r>
      </w:del>
      <w:r>
        <w:rPr>
          <w:rFonts w:ascii="Georgia" w:hAnsi="Georgia" w:hint="cs"/>
          <w:lang w:bidi="th-TH"/>
        </w:rPr>
        <w:t>ndemic to Thailand. It is known from Central and Eastern Thailand</w:t>
      </w:r>
      <w:ins w:id="24" w:author="Jack Plummer" w:date="2022-09-24T08:58:00Z">
        <w:r w:rsidR="007273CC">
          <w:rPr>
            <w:rFonts w:ascii="Georgia" w:hAnsi="Georgia"/>
            <w:lang w:bidi="th-TH"/>
          </w:rPr>
          <w:t xml:space="preserve"> </w:t>
        </w:r>
      </w:ins>
      <w:del w:id="25" w:author="Jack Plummer" w:date="2022-09-24T08:58:00Z">
        <w:r w:rsidDel="007273CC">
          <w:rPr>
            <w:rFonts w:ascii="Georgia" w:hAnsi="Georgia" w:hint="cs"/>
            <w:lang w:bidi="th-TH"/>
          </w:rPr>
          <w:delText xml:space="preserve">. </w:delText>
        </w:r>
      </w:del>
      <w:ins w:id="26" w:author="Jack Plummer" w:date="2022-09-24T08:58:00Z">
        <w:r w:rsidR="007273CC">
          <w:rPr>
            <w:rFonts w:ascii="Georgia" w:hAnsi="Georgia" w:hint="cs"/>
            <w:lang w:bidi="th-TH"/>
          </w:rPr>
          <w:t>(Puglisi</w:t>
        </w:r>
        <w:r w:rsidR="007273CC">
          <w:rPr>
            <w:rFonts w:ascii="Georgia" w:hAnsi="Georgia" w:cs="Angsana New" w:hint="cs"/>
            <w:cs/>
            <w:lang w:bidi="th-TH"/>
          </w:rPr>
          <w:t xml:space="preserve"> </w:t>
        </w:r>
        <w:r w:rsidR="007273CC">
          <w:rPr>
            <w:rFonts w:ascii="Georgia" w:hAnsi="Georgia"/>
            <w:lang w:bidi="th-TH"/>
          </w:rPr>
          <w:t>and</w:t>
        </w:r>
        <w:r w:rsidR="007273CC">
          <w:rPr>
            <w:rFonts w:ascii="Georgia" w:hAnsi="Georgia" w:cs="Angsana New" w:hint="cs"/>
            <w:cs/>
            <w:lang w:bidi="th-TH"/>
          </w:rPr>
          <w:t xml:space="preserve"> </w:t>
        </w:r>
        <w:r w:rsidR="007273CC">
          <w:rPr>
            <w:rFonts w:ascii="Georgia" w:hAnsi="Georgia" w:hint="cs"/>
            <w:lang w:bidi="th-TH"/>
          </w:rPr>
          <w:t xml:space="preserve">Middleton </w:t>
        </w:r>
        <w:r w:rsidR="007273CC" w:rsidRPr="007273CC">
          <w:rPr>
            <w:rFonts w:ascii="Georgia" w:hAnsi="Georgia" w:hint="cs"/>
            <w:cs/>
            <w:lang w:bidi="th-TH"/>
          </w:rPr>
          <w:t>2017</w:t>
        </w:r>
      </w:ins>
      <w:ins w:id="27" w:author="Jack Plummer" w:date="2022-09-24T08:59:00Z">
        <w:r w:rsidR="007273CC">
          <w:rPr>
            <w:rFonts w:ascii="Georgia" w:hAnsi="Georgia"/>
            <w:lang w:bidi="th-TH"/>
          </w:rPr>
          <w:t>,</w:t>
        </w:r>
      </w:ins>
      <w:ins w:id="28" w:author="Jack Plummer" w:date="2022-09-24T08:58:00Z">
        <w:r w:rsidR="007273CC">
          <w:rPr>
            <w:rFonts w:ascii="Georgia" w:hAnsi="Georgia" w:hint="cs"/>
            <w:lang w:bidi="th-TH"/>
          </w:rPr>
          <w:t xml:space="preserve"> POWO </w:t>
        </w:r>
        <w:r w:rsidR="007273CC" w:rsidRPr="007273CC">
          <w:rPr>
            <w:rFonts w:ascii="Georgia" w:hAnsi="Georgia" w:hint="cs"/>
            <w:cs/>
            <w:lang w:bidi="th-TH"/>
          </w:rPr>
          <w:t>2021).</w:t>
        </w:r>
        <w:r w:rsidR="007273CC">
          <w:rPr>
            <w:rFonts w:ascii="Georgia" w:hAnsi="Georgia" w:cs="Angsana New" w:hint="cs"/>
            <w:cs/>
            <w:lang w:bidi="th-TH"/>
          </w:rPr>
          <w:t xml:space="preserve"> </w:t>
        </w:r>
        <w:r w:rsidR="007273CC">
          <w:rPr>
            <w:rFonts w:ascii="Georgia" w:hAnsi="Georgia"/>
            <w:lang w:bidi="th-TH"/>
          </w:rPr>
          <w:t xml:space="preserve"> </w:t>
        </w:r>
      </w:ins>
      <w:r>
        <w:rPr>
          <w:rFonts w:ascii="Georgia" w:hAnsi="Georgia" w:hint="cs"/>
          <w:lang w:bidi="th-TH"/>
        </w:rPr>
        <w:t xml:space="preserve">The extent of occurrence is </w:t>
      </w:r>
      <w:r w:rsidRPr="007273CC">
        <w:rPr>
          <w:rFonts w:ascii="Georgia" w:hAnsi="Georgia" w:hint="cs"/>
          <w:cs/>
          <w:lang w:bidi="th-TH"/>
        </w:rPr>
        <w:t>3</w:t>
      </w:r>
      <w:r>
        <w:rPr>
          <w:rFonts w:ascii="Georgia" w:hAnsi="Georgia" w:hint="cs"/>
          <w:lang w:bidi="th-TH"/>
        </w:rPr>
        <w:t>,</w:t>
      </w:r>
      <w:r w:rsidRPr="007273CC">
        <w:rPr>
          <w:rFonts w:ascii="Georgia" w:hAnsi="Georgia" w:hint="cs"/>
          <w:cs/>
          <w:lang w:bidi="th-TH"/>
        </w:rPr>
        <w:t xml:space="preserve">062 </w:t>
      </w:r>
      <w:r>
        <w:rPr>
          <w:rFonts w:ascii="Georgia" w:hAnsi="Georgia" w:hint="cs"/>
          <w:lang w:bidi="th-TH"/>
        </w:rPr>
        <w:t>km</w:t>
      </w:r>
      <w:r>
        <w:rPr>
          <w:rFonts w:ascii="Georgia" w:hAnsi="Georgia" w:cs="Angsana New" w:hint="cs"/>
          <w:vertAlign w:val="superscript"/>
          <w:cs/>
          <w:lang w:bidi="th-TH"/>
        </w:rPr>
        <w:t>2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 xml:space="preserve">and the area of occupancy is </w:t>
      </w:r>
      <w:r w:rsidRPr="007273CC">
        <w:rPr>
          <w:rFonts w:ascii="Georgia" w:hAnsi="Georgia" w:hint="cs"/>
          <w:cs/>
          <w:lang w:bidi="th-TH"/>
        </w:rPr>
        <w:t>36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km</w:t>
      </w:r>
      <w:r>
        <w:rPr>
          <w:rFonts w:ascii="Georgia" w:hAnsi="Georgia" w:cs="Angsana New" w:hint="cs"/>
          <w:vertAlign w:val="superscript"/>
          <w:cs/>
          <w:lang w:bidi="th-TH"/>
        </w:rPr>
        <w:t>2</w:t>
      </w:r>
      <w:del w:id="29" w:author="Jack Plummer" w:date="2022-09-24T09:03:00Z">
        <w:r w:rsidDel="00207F79">
          <w:rPr>
            <w:rFonts w:ascii="Georgia" w:hAnsi="Georgia" w:cs="Angsana New" w:hint="cs"/>
            <w:cs/>
            <w:lang w:bidi="th-TH"/>
          </w:rPr>
          <w:delText xml:space="preserve"> </w:delText>
        </w:r>
        <w:r w:rsidDel="00207F79">
          <w:rPr>
            <w:rFonts w:ascii="Georgia" w:hAnsi="Georgia" w:hint="cs"/>
            <w:lang w:bidi="th-TH"/>
          </w:rPr>
          <w:delText>which are not in a protected area</w:delText>
        </w:r>
      </w:del>
      <w:r>
        <w:rPr>
          <w:rFonts w:ascii="Georgia" w:hAnsi="Georgia" w:hint="cs"/>
          <w:lang w:bidi="th-TH"/>
        </w:rPr>
        <w:t xml:space="preserve">. </w:t>
      </w:r>
      <w:ins w:id="30" w:author="Jack Plummer" w:date="2022-09-24T09:03:00Z">
        <w:r w:rsidR="00207F79">
          <w:rPr>
            <w:rFonts w:ascii="Georgia" w:hAnsi="Georgia"/>
            <w:lang w:bidi="th-TH"/>
          </w:rPr>
          <w:t xml:space="preserve">It has been </w:t>
        </w:r>
      </w:ins>
      <w:del w:id="31" w:author="Jack Plummer" w:date="2022-09-24T09:03:00Z">
        <w:r w:rsidDel="00207F79">
          <w:rPr>
            <w:rFonts w:ascii="Georgia" w:hAnsi="Georgia" w:hint="cs"/>
            <w:lang w:bidi="th-TH"/>
          </w:rPr>
          <w:delText>R</w:delText>
        </w:r>
      </w:del>
      <w:ins w:id="32" w:author="Jack Plummer" w:date="2022-09-24T09:03:00Z">
        <w:r w:rsidR="00207F79">
          <w:rPr>
            <w:rFonts w:ascii="Georgia" w:hAnsi="Georgia"/>
            <w:lang w:bidi="th-TH"/>
          </w:rPr>
          <w:t>r</w:t>
        </w:r>
      </w:ins>
      <w:r>
        <w:rPr>
          <w:rFonts w:ascii="Georgia" w:hAnsi="Georgia" w:hint="cs"/>
          <w:lang w:bidi="th-TH"/>
        </w:rPr>
        <w:t>ecorded from altitude</w:t>
      </w:r>
      <w:ins w:id="33" w:author="Jack Plummer" w:date="2022-09-24T09:03:00Z">
        <w:r w:rsidR="00207F79">
          <w:rPr>
            <w:rFonts w:ascii="Georgia" w:hAnsi="Georgia"/>
            <w:lang w:bidi="th-TH"/>
          </w:rPr>
          <w:t>s</w:t>
        </w:r>
      </w:ins>
      <w:r>
        <w:rPr>
          <w:rFonts w:ascii="Georgia" w:hAnsi="Georgia" w:hint="cs"/>
          <w:lang w:bidi="th-TH"/>
        </w:rPr>
        <w:t xml:space="preserve"> between </w:t>
      </w:r>
      <w:r w:rsidRPr="007273CC">
        <w:rPr>
          <w:rFonts w:ascii="Georgia" w:hAnsi="Georgia" w:hint="cs"/>
          <w:cs/>
          <w:lang w:bidi="th-TH"/>
        </w:rPr>
        <w:t xml:space="preserve">100 </w:t>
      </w:r>
      <w:r>
        <w:rPr>
          <w:rFonts w:ascii="Georgia" w:hAnsi="Georgia" w:hint="cs"/>
          <w:lang w:bidi="th-TH"/>
        </w:rPr>
        <w:t xml:space="preserve">and </w:t>
      </w:r>
      <w:r w:rsidRPr="007273CC">
        <w:rPr>
          <w:rFonts w:ascii="Georgia" w:hAnsi="Georgia" w:hint="cs"/>
          <w:cs/>
          <w:lang w:bidi="th-TH"/>
        </w:rPr>
        <w:t xml:space="preserve">645 </w:t>
      </w:r>
      <w:r>
        <w:rPr>
          <w:rFonts w:ascii="Georgia" w:hAnsi="Georgia" w:hint="cs"/>
          <w:lang w:bidi="th-TH"/>
        </w:rPr>
        <w:t>m</w:t>
      </w:r>
      <w:ins w:id="34" w:author="Jack Plummer" w:date="2022-09-24T09:01:00Z">
        <w:r w:rsidR="007273CC">
          <w:rPr>
            <w:rFonts w:ascii="Georgia" w:hAnsi="Georgia"/>
            <w:lang w:bidi="th-TH"/>
          </w:rPr>
          <w:t xml:space="preserve"> asl</w:t>
        </w:r>
      </w:ins>
      <w:r>
        <w:rPr>
          <w:rFonts w:ascii="Georgia" w:hAnsi="Georgia" w:hint="cs"/>
          <w:lang w:bidi="th-TH"/>
        </w:rPr>
        <w:t>.</w:t>
      </w:r>
    </w:p>
    <w:p w14:paraId="447FFDB6" w14:textId="77777777" w:rsidR="00000000" w:rsidRDefault="00000000">
      <w:pPr>
        <w:pStyle w:val="Heading2"/>
        <w:divId w:val="1647591317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Area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591"/>
      </w:tblGrid>
      <w:tr w:rsidR="00000000" w14:paraId="4643CEE1" w14:textId="77777777">
        <w:trPr>
          <w:divId w:val="164759131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34F82B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218DA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0F3AB14" w14:textId="77777777">
        <w:trPr>
          <w:divId w:val="1647591317"/>
          <w:tblCellSpacing w:w="15" w:type="dxa"/>
        </w:trPr>
        <w:tc>
          <w:tcPr>
            <w:tcW w:w="0" w:type="auto"/>
            <w:vAlign w:val="center"/>
            <w:hideMark/>
          </w:tcPr>
          <w:p w14:paraId="326462C8" w14:textId="1A2B51DB" w:rsidR="00000000" w:rsidRDefault="007273CC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5" w:author="Jack Plummer" w:date="2022-09-24T09:00:00Z">
              <w:r>
                <w:rPr>
                  <w:rFonts w:ascii="Georgia" w:eastAsia="Times New Roman" w:hAnsi="Georgia"/>
                  <w:sz w:val="18"/>
                  <w:szCs w:val="18"/>
                </w:rPr>
                <w:t>3</w:t>
              </w:r>
            </w:ins>
            <w:del w:id="36" w:author="Jack Plummer" w:date="2022-09-24T09:00:00Z">
              <w:r w:rsidR="00000000" w:rsidDel="007273CC">
                <w:rPr>
                  <w:rFonts w:ascii="Georgia" w:eastAsia="Times New Roman" w:hAnsi="Georgia"/>
                  <w:sz w:val="18"/>
                  <w:szCs w:val="18"/>
                </w:rPr>
                <w:delText>1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2E72B7" w14:textId="7270BBA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  <w:del w:id="37" w:author="Jack Plummer" w:date="2022-09-24T09:00:00Z">
              <w:r w:rsidDel="007273CC">
                <w:rPr>
                  <w:rFonts w:ascii="Georgia" w:eastAsia="Times New Roman" w:hAnsi="Georgia"/>
                  <w:sz w:val="18"/>
                  <w:szCs w:val="18"/>
                </w:rPr>
                <w:delText xml:space="preserve"> Based on point data for eight documented localities. </w:delText>
              </w:r>
            </w:del>
          </w:p>
        </w:tc>
      </w:tr>
    </w:tbl>
    <w:p w14:paraId="3EF6D484" w14:textId="77777777" w:rsidR="00000000" w:rsidRDefault="00000000">
      <w:pPr>
        <w:pStyle w:val="Heading2"/>
        <w:divId w:val="1647591317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lastRenderedPageBreak/>
        <w:t>Extent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7273CC" w14:paraId="32381D78" w14:textId="77777777">
        <w:trPr>
          <w:divId w:val="164759131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4392EA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67CF0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7D5B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AB83370" w14:textId="77777777">
        <w:trPr>
          <w:divId w:val="1647591317"/>
          <w:tblCellSpacing w:w="15" w:type="dxa"/>
        </w:trPr>
        <w:tc>
          <w:tcPr>
            <w:tcW w:w="0" w:type="auto"/>
            <w:vAlign w:val="center"/>
            <w:hideMark/>
          </w:tcPr>
          <w:p w14:paraId="2DCF557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3062</w:t>
            </w:r>
          </w:p>
        </w:tc>
        <w:tc>
          <w:tcPr>
            <w:tcW w:w="0" w:type="auto"/>
            <w:vAlign w:val="center"/>
            <w:hideMark/>
          </w:tcPr>
          <w:p w14:paraId="060DA98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52D0225" w14:textId="20FFD7C6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38" w:author="Jack Plummer" w:date="2022-09-24T09:00:00Z">
              <w:r w:rsidDel="007273CC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39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479A1C0A" w14:textId="77777777" w:rsidR="00000000" w:rsidRDefault="00000000">
      <w:pPr>
        <w:pStyle w:val="Heading2"/>
        <w:divId w:val="1647591317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Locations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516"/>
      </w:tblGrid>
      <w:tr w:rsidR="00207F79" w14:paraId="693E1ED0" w14:textId="77777777">
        <w:trPr>
          <w:divId w:val="164759131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3288FD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BE5E8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207F79" w14:paraId="79BD64B8" w14:textId="77777777">
        <w:trPr>
          <w:divId w:val="1647591317"/>
          <w:tblCellSpacing w:w="15" w:type="dxa"/>
        </w:trPr>
        <w:tc>
          <w:tcPr>
            <w:tcW w:w="0" w:type="auto"/>
            <w:vAlign w:val="center"/>
            <w:hideMark/>
          </w:tcPr>
          <w:p w14:paraId="0F30F87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B7C996" w14:textId="6FCC64C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40" w:author="Jack Plummer" w:date="2022-09-24T09:00:00Z">
              <w:r w:rsidDel="007273CC">
                <w:rPr>
                  <w:rFonts w:ascii="Georgia" w:eastAsia="Times New Roman" w:hAnsi="Georgia"/>
                  <w:sz w:val="18"/>
                  <w:szCs w:val="18"/>
                </w:rPr>
                <w:delText>Collection localities occur in</w:delText>
              </w:r>
            </w:del>
            <w:ins w:id="41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>The species is known from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eight loca</w:t>
            </w:r>
            <w:ins w:id="42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>tions</w:t>
              </w:r>
            </w:ins>
            <w:del w:id="43" w:author="Jack Plummer" w:date="2022-09-24T09:00:00Z">
              <w:r w:rsidDel="007273CC">
                <w:rPr>
                  <w:rFonts w:ascii="Georgia" w:eastAsia="Times New Roman" w:hAnsi="Georgia"/>
                  <w:sz w:val="18"/>
                  <w:szCs w:val="18"/>
                </w:rPr>
                <w:delText>lities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del w:id="44" w:author="Jack Plummer" w:date="2022-09-24T09:00:00Z">
              <w:r w:rsidDel="007273CC">
                <w:rPr>
                  <w:rFonts w:ascii="Georgia" w:eastAsia="Times New Roman" w:hAnsi="Georgia"/>
                  <w:sz w:val="18"/>
                  <w:szCs w:val="18"/>
                </w:rPr>
                <w:delText>from</w:delText>
              </w:r>
            </w:del>
            <w:ins w:id="45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>across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Central and Eastern Thailand</w:t>
            </w:r>
            <w:ins w:id="46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 xml:space="preserve"> where it is threatened</w:t>
              </w:r>
            </w:ins>
            <w:ins w:id="47" w:author="Jack Plummer" w:date="2022-09-24T09:03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 primarily</w:t>
              </w:r>
            </w:ins>
            <w:ins w:id="48" w:author="Jack Plummer" w:date="2022-09-24T09:00:00Z">
              <w:r w:rsidR="007273CC">
                <w:rPr>
                  <w:rFonts w:ascii="Georgia" w:eastAsia="Times New Roman" w:hAnsi="Georgia"/>
                  <w:sz w:val="18"/>
                  <w:szCs w:val="18"/>
                </w:rPr>
                <w:t xml:space="preserve"> by </w:t>
              </w:r>
            </w:ins>
            <w:ins w:id="49" w:author="Jack Plummer" w:date="2022-09-24T09:03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construction at temple sites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71CDCFE4" w14:textId="77777777" w:rsidR="00000000" w:rsidRDefault="00000000">
      <w:pPr>
        <w:pStyle w:val="Heading2"/>
        <w:divId w:val="1647591317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Elevation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Depth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Depth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Zones</w:t>
      </w:r>
    </w:p>
    <w:p w14:paraId="7FAD5124" w14:textId="77777777" w:rsidR="00000000" w:rsidRDefault="00000000">
      <w:pPr>
        <w:pStyle w:val="NormalWeb"/>
        <w:divId w:val="1647591317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Elevation Lower Limit (in metres above sea level):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cs="Angsana New" w:hint="cs"/>
          <w:cs/>
          <w:lang w:bidi="th-TH"/>
        </w:rPr>
        <w:t>100</w:t>
      </w:r>
    </w:p>
    <w:p w14:paraId="370EC0E6" w14:textId="77777777" w:rsidR="00000000" w:rsidRDefault="00000000">
      <w:pPr>
        <w:pStyle w:val="NormalWeb"/>
        <w:divId w:val="1647591317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Elevation Upper Limit (in metres above sea level):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cs="Angsana New" w:hint="cs"/>
          <w:cs/>
          <w:lang w:bidi="th-TH"/>
        </w:rPr>
        <w:t>645</w:t>
      </w:r>
    </w:p>
    <w:p w14:paraId="4C0B03E8" w14:textId="77777777" w:rsidR="00000000" w:rsidRDefault="00000000">
      <w:pPr>
        <w:pStyle w:val="Heading2"/>
        <w:divId w:val="1647591317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Map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61AB6F4F" w14:textId="77777777">
        <w:trPr>
          <w:divId w:val="164759131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A1B8A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3551D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92161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65B6B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20305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EBAF4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B12F9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7C393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3D9F35FA" w14:textId="77777777">
        <w:trPr>
          <w:divId w:val="1647591317"/>
          <w:tblCellSpacing w:w="15" w:type="dxa"/>
        </w:trPr>
        <w:tc>
          <w:tcPr>
            <w:tcW w:w="0" w:type="auto"/>
            <w:vAlign w:val="center"/>
            <w:hideMark/>
          </w:tcPr>
          <w:p w14:paraId="08DA07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F5930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9B4EA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602517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08A02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F5E7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D1C89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0980C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FE69B2D" w14:textId="77777777" w:rsidR="00000000" w:rsidRDefault="00000000">
      <w:pPr>
        <w:pStyle w:val="Heading2"/>
        <w:divId w:val="1647591317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Biogeographic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Realms</w:t>
      </w:r>
    </w:p>
    <w:p w14:paraId="6CDBE1A4" w14:textId="77777777" w:rsidR="00000000" w:rsidRDefault="00000000">
      <w:pPr>
        <w:pStyle w:val="NormalWeb"/>
        <w:divId w:val="1647591317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Biogeographic Realm: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proofErr w:type="spellStart"/>
      <w:r>
        <w:rPr>
          <w:rFonts w:ascii="Georgia" w:hAnsi="Georgia" w:hint="cs"/>
          <w:lang w:bidi="th-TH"/>
        </w:rPr>
        <w:t>Indomalayan</w:t>
      </w:r>
      <w:proofErr w:type="spellEnd"/>
    </w:p>
    <w:p w14:paraId="4A6C37AE" w14:textId="77777777" w:rsidR="00000000" w:rsidRDefault="00000000">
      <w:pPr>
        <w:pStyle w:val="Heading1"/>
        <w:divId w:val="1165242760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Occurrence</w:t>
      </w:r>
    </w:p>
    <w:p w14:paraId="34A0E5A7" w14:textId="77777777" w:rsidR="00000000" w:rsidRDefault="00000000">
      <w:pPr>
        <w:pStyle w:val="Heading2"/>
        <w:divId w:val="1165242760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Countries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143D3C93" w14:textId="77777777">
        <w:trPr>
          <w:divId w:val="11652427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971089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621B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C8E5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14108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C9F8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5F3553CC" w14:textId="77777777">
        <w:trPr>
          <w:divId w:val="11652427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499B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EFF3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4CCB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33AF1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D219D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1BDC9007" w14:textId="77777777" w:rsidR="00000000" w:rsidRDefault="00000000">
      <w:pPr>
        <w:pStyle w:val="Heading1"/>
        <w:divId w:val="1036345104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lastRenderedPageBreak/>
        <w:t>Population</w:t>
      </w:r>
    </w:p>
    <w:p w14:paraId="778E2AFD" w14:textId="3EA8DD4E" w:rsidR="00000000" w:rsidRDefault="00000000">
      <w:pPr>
        <w:pStyle w:val="NormalWeb"/>
        <w:divId w:val="1036345104"/>
        <w:rPr>
          <w:rStyle w:val="fontstyle01"/>
          <w:rFonts w:hint="cs"/>
          <w:cs/>
        </w:rPr>
      </w:pPr>
      <w:r>
        <w:rPr>
          <w:rStyle w:val="fontstyle01"/>
          <w:rFonts w:ascii="Georgia" w:hAnsi="Georgia" w:hint="cs"/>
          <w:lang w:bidi="th-TH"/>
        </w:rPr>
        <w:t xml:space="preserve">The subpopulation at </w:t>
      </w:r>
      <w:proofErr w:type="spellStart"/>
      <w:r>
        <w:rPr>
          <w:rStyle w:val="fontstyle01"/>
          <w:rFonts w:ascii="Georgia" w:hAnsi="Georgia" w:hint="cs"/>
          <w:lang w:bidi="th-TH"/>
        </w:rPr>
        <w:t>Tham</w:t>
      </w:r>
      <w:proofErr w:type="spellEnd"/>
      <w:r>
        <w:rPr>
          <w:rStyle w:val="fontstyle01"/>
          <w:rFonts w:ascii="Georgia" w:hAnsi="Georgia" w:hint="cs"/>
          <w:lang w:bidi="th-TH"/>
        </w:rPr>
        <w:t xml:space="preserve"> </w:t>
      </w:r>
      <w:proofErr w:type="spellStart"/>
      <w:r>
        <w:rPr>
          <w:rStyle w:val="fontstyle01"/>
          <w:rFonts w:ascii="Georgia" w:hAnsi="Georgia" w:hint="cs"/>
          <w:lang w:bidi="th-TH"/>
        </w:rPr>
        <w:t>Wiwek</w:t>
      </w:r>
      <w:proofErr w:type="spellEnd"/>
      <w:r>
        <w:rPr>
          <w:rStyle w:val="fontstyle01"/>
          <w:rFonts w:ascii="Georgia" w:hAnsi="Georgia" w:hint="cs"/>
          <w:lang w:bidi="th-TH"/>
        </w:rPr>
        <w:t xml:space="preserve"> Si </w:t>
      </w:r>
      <w:proofErr w:type="spellStart"/>
      <w:r>
        <w:rPr>
          <w:rStyle w:val="fontstyle01"/>
          <w:rFonts w:ascii="Georgia" w:hAnsi="Georgia" w:hint="cs"/>
          <w:lang w:bidi="th-TH"/>
        </w:rPr>
        <w:t>Sawat</w:t>
      </w:r>
      <w:proofErr w:type="spellEnd"/>
      <w:r>
        <w:rPr>
          <w:rStyle w:val="fontstyle01"/>
          <w:rFonts w:ascii="Georgia" w:hAnsi="Georgia" w:hint="cs"/>
          <w:lang w:bidi="th-TH"/>
        </w:rPr>
        <w:t xml:space="preserve"> Temple</w:t>
      </w:r>
      <w:r>
        <w:rPr>
          <w:rStyle w:val="fontstyle01"/>
          <w:rFonts w:ascii="Georgia" w:hAnsi="Georgia" w:cs="Angsana New" w:hint="cs"/>
          <w:cs/>
          <w:lang w:bidi="th-TH"/>
        </w:rPr>
        <w:t xml:space="preserve"> </w:t>
      </w:r>
      <w:r>
        <w:rPr>
          <w:rStyle w:val="fontstyle01"/>
          <w:rFonts w:ascii="Georgia" w:hAnsi="Georgia" w:hint="cs"/>
          <w:lang w:bidi="th-TH"/>
        </w:rPr>
        <w:t>consist</w:t>
      </w:r>
      <w:ins w:id="50" w:author="Jack Plummer" w:date="2022-09-24T09:05:00Z">
        <w:r w:rsidR="00207F79">
          <w:rPr>
            <w:rStyle w:val="fontstyle01"/>
            <w:rFonts w:ascii="Georgia" w:hAnsi="Georgia"/>
            <w:lang w:bidi="th-TH"/>
          </w:rPr>
          <w:t>s</w:t>
        </w:r>
      </w:ins>
      <w:r>
        <w:rPr>
          <w:rStyle w:val="fontstyle01"/>
          <w:rFonts w:ascii="Georgia" w:hAnsi="Georgia" w:hint="cs"/>
          <w:lang w:bidi="th-TH"/>
        </w:rPr>
        <w:t xml:space="preserve"> of less than </w:t>
      </w:r>
      <w:r w:rsidRPr="00207F79">
        <w:rPr>
          <w:rStyle w:val="fontstyle01"/>
          <w:rFonts w:ascii="Georgia" w:hAnsi="Georgia" w:hint="cs"/>
          <w:cs/>
          <w:lang w:bidi="th-TH"/>
        </w:rPr>
        <w:t>500</w:t>
      </w:r>
      <w:r>
        <w:rPr>
          <w:rStyle w:val="fontstyle01"/>
          <w:rFonts w:ascii="Georgia" w:hAnsi="Georgia" w:cs="Angsana New" w:hint="cs"/>
          <w:cs/>
          <w:lang w:bidi="th-TH"/>
        </w:rPr>
        <w:t xml:space="preserve"> </w:t>
      </w:r>
      <w:r>
        <w:rPr>
          <w:rStyle w:val="fontstyle01"/>
          <w:rFonts w:ascii="Georgia" w:hAnsi="Georgia" w:hint="cs"/>
          <w:lang w:bidi="th-TH"/>
        </w:rPr>
        <w:t xml:space="preserve">mature individuals. </w:t>
      </w:r>
      <w:ins w:id="51" w:author="Jack Plummer" w:date="2022-09-24T09:04:00Z">
        <w:r w:rsidR="00207F79">
          <w:rPr>
            <w:rStyle w:val="fontstyle01"/>
            <w:rFonts w:ascii="Georgia" w:hAnsi="Georgia"/>
            <w:lang w:bidi="th-TH"/>
          </w:rPr>
          <w:t xml:space="preserve">No numerical population information is available for other collection sites. </w:t>
        </w:r>
      </w:ins>
      <w:commentRangeStart w:id="52"/>
      <w:r w:rsidRPr="00207F79">
        <w:rPr>
          <w:rStyle w:val="fontstyle01"/>
          <w:rFonts w:ascii="Georgia" w:hAnsi="Georgia" w:hint="cs"/>
          <w:strike/>
          <w:lang w:bidi="th-TH"/>
          <w:rPrChange w:id="53" w:author="Jack Plummer" w:date="2022-09-24T09:05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This species occurs in small area. and the habitats of this species are threatened by the construction of temple in vicinity, tourism. The known locality </w:t>
      </w:r>
      <w:proofErr w:type="gramStart"/>
      <w:r w:rsidRPr="00207F79">
        <w:rPr>
          <w:rStyle w:val="fontstyle01"/>
          <w:rFonts w:ascii="Georgia" w:hAnsi="Georgia" w:hint="cs"/>
          <w:strike/>
          <w:lang w:bidi="th-TH"/>
          <w:rPrChange w:id="54" w:author="Jack Plummer" w:date="2022-09-24T09:05:00Z">
            <w:rPr>
              <w:rStyle w:val="fontstyle01"/>
              <w:rFonts w:ascii="Georgia" w:hAnsi="Georgia" w:hint="cs"/>
              <w:lang w:bidi="th-TH"/>
            </w:rPr>
          </w:rPrChange>
        </w:rPr>
        <w:t>are</w:t>
      </w:r>
      <w:proofErr w:type="gramEnd"/>
      <w:r w:rsidRPr="00207F79">
        <w:rPr>
          <w:rStyle w:val="fontstyle01"/>
          <w:rFonts w:ascii="Georgia" w:hAnsi="Georgia" w:hint="cs"/>
          <w:strike/>
          <w:lang w:bidi="th-TH"/>
          <w:rPrChange w:id="55" w:author="Jack Plummer" w:date="2022-09-24T09:05:00Z">
            <w:rPr>
              <w:rStyle w:val="fontstyle01"/>
              <w:rFonts w:ascii="Georgia" w:hAnsi="Georgia" w:hint="cs"/>
              <w:lang w:bidi="th-TH"/>
            </w:rPr>
          </w:rPrChange>
        </w:rPr>
        <w:t xml:space="preserve"> in non-protected areas</w:t>
      </w:r>
      <w:commentRangeEnd w:id="52"/>
      <w:r w:rsidR="00207F79">
        <w:rPr>
          <w:rStyle w:val="CommentReference"/>
        </w:rPr>
        <w:commentReference w:id="52"/>
      </w:r>
      <w:r>
        <w:rPr>
          <w:rStyle w:val="fontstyle01"/>
          <w:rFonts w:ascii="Georgia" w:hAnsi="Georgia" w:hint="cs"/>
          <w:lang w:bidi="th-TH"/>
        </w:rPr>
        <w:t xml:space="preserve">. The limestone habitat of this species </w:t>
      </w:r>
      <w:del w:id="56" w:author="Jack Plummer" w:date="2022-09-24T09:04:00Z">
        <w:r w:rsidDel="00207F79">
          <w:rPr>
            <w:rStyle w:val="fontstyle01"/>
            <w:rFonts w:ascii="Georgia" w:hAnsi="Georgia" w:hint="cs"/>
            <w:lang w:bidi="th-TH"/>
          </w:rPr>
          <w:delText>are</w:delText>
        </w:r>
      </w:del>
      <w:ins w:id="57" w:author="Jack Plummer" w:date="2022-09-24T09:04:00Z">
        <w:r w:rsidR="00207F79">
          <w:rPr>
            <w:rStyle w:val="fontstyle01"/>
            <w:rFonts w:ascii="Georgia" w:hAnsi="Georgia"/>
            <w:lang w:bidi="th-TH"/>
          </w:rPr>
          <w:t>is being</w:t>
        </w:r>
      </w:ins>
      <w:r>
        <w:rPr>
          <w:rStyle w:val="fontstyle01"/>
          <w:rFonts w:ascii="Georgia" w:hAnsi="Georgia" w:hint="cs"/>
          <w:lang w:bidi="th-TH"/>
        </w:rPr>
        <w:t xml:space="preserve"> degraded</w:t>
      </w:r>
      <w:ins w:id="58" w:author="Jack Plummer" w:date="2022-09-24T09:04:00Z">
        <w:r w:rsidR="00207F79">
          <w:rPr>
            <w:rStyle w:val="fontstyle01"/>
            <w:rFonts w:ascii="Georgia" w:hAnsi="Georgia"/>
            <w:lang w:bidi="th-TH"/>
          </w:rPr>
          <w:t xml:space="preserve"> by construction at templ</w:t>
        </w:r>
      </w:ins>
      <w:ins w:id="59" w:author="Jack Plummer" w:date="2022-09-24T09:05:00Z">
        <w:r w:rsidR="00207F79">
          <w:rPr>
            <w:rStyle w:val="fontstyle01"/>
            <w:rFonts w:ascii="Georgia" w:hAnsi="Georgia"/>
            <w:lang w:bidi="th-TH"/>
          </w:rPr>
          <w:t>e sites and associated tourism. It is suspected that this is contributing to a decreasing population trend</w:t>
        </w:r>
      </w:ins>
      <w:r>
        <w:rPr>
          <w:rStyle w:val="fontstyle01"/>
          <w:rFonts w:ascii="Georgia" w:hAnsi="Georgia" w:hint="cs"/>
          <w:lang w:bidi="th-TH"/>
        </w:rPr>
        <w:t>.</w:t>
      </w:r>
    </w:p>
    <w:p w14:paraId="241432EF" w14:textId="77777777" w:rsidR="00000000" w:rsidRDefault="00000000">
      <w:pPr>
        <w:pStyle w:val="Heading2"/>
        <w:divId w:val="1036345104"/>
        <w:rPr>
          <w:rFonts w:eastAsia="Times New Roman" w:hint="cs"/>
          <w:sz w:val="27"/>
          <w:szCs w:val="27"/>
          <w:cs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Population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p w14:paraId="35F2BA97" w14:textId="77777777" w:rsidR="00000000" w:rsidRDefault="00000000">
      <w:pPr>
        <w:pStyle w:val="NormalWeb"/>
        <w:divId w:val="1036345104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Current Population Trend: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Decreasing</w:t>
      </w:r>
    </w:p>
    <w:p w14:paraId="3BECFC70" w14:textId="77777777" w:rsidR="00000000" w:rsidRDefault="00000000">
      <w:pPr>
        <w:pStyle w:val="Heading1"/>
        <w:divId w:val="105855778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Habitats and Ecology</w:t>
      </w:r>
    </w:p>
    <w:p w14:paraId="0D9D1667" w14:textId="77777777" w:rsidR="00000000" w:rsidRDefault="00000000">
      <w:pPr>
        <w:pStyle w:val="NormalWeb"/>
        <w:divId w:val="105855778"/>
        <w:rPr>
          <w:rFonts w:ascii="Georgia" w:hAnsi="Georgia" w:hint="cs"/>
          <w:cs/>
          <w:lang w:bidi="th-TH"/>
        </w:rPr>
      </w:pPr>
      <w:commentRangeStart w:id="60"/>
      <w:r>
        <w:rPr>
          <w:rFonts w:ascii="Georgia" w:hAnsi="Georgia" w:hint="cs"/>
          <w:lang w:bidi="th-TH"/>
        </w:rPr>
        <w:t xml:space="preserve">This species </w:t>
      </w:r>
      <w:commentRangeEnd w:id="60"/>
      <w:r w:rsidR="00207F79">
        <w:rPr>
          <w:rStyle w:val="CommentReference"/>
        </w:rPr>
        <w:commentReference w:id="60"/>
      </w:r>
      <w:r>
        <w:rPr>
          <w:rFonts w:ascii="Georgia" w:hAnsi="Georgia" w:hint="cs"/>
          <w:lang w:bidi="th-TH"/>
        </w:rPr>
        <w:t>is found on limestone.</w:t>
      </w:r>
    </w:p>
    <w:p w14:paraId="5E712C5B" w14:textId="77777777" w:rsidR="00000000" w:rsidRDefault="00000000">
      <w:pPr>
        <w:pStyle w:val="Heading2"/>
        <w:divId w:val="105855778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IUCN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Habitats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26067191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BF8F1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E0BAF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70B71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2D04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1F00255C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3F90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8934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7B4DA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3DD4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3A60619" w14:textId="77777777" w:rsidR="00000000" w:rsidRDefault="00000000">
      <w:pPr>
        <w:pStyle w:val="Heading2"/>
        <w:divId w:val="105855778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Continuing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Decline in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894"/>
        <w:gridCol w:w="5598"/>
      </w:tblGrid>
      <w:tr w:rsidR="00207F79" w14:paraId="5A32CDA8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44D87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30BF2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21C2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207F79" w14:paraId="6CE4032D" w14:textId="77777777">
        <w:trPr>
          <w:divId w:val="105855778"/>
          <w:tblCellSpacing w:w="15" w:type="dxa"/>
        </w:trPr>
        <w:tc>
          <w:tcPr>
            <w:tcW w:w="0" w:type="auto"/>
            <w:vAlign w:val="center"/>
            <w:hideMark/>
          </w:tcPr>
          <w:p w14:paraId="6A0885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0455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154AAD38" w14:textId="4FCBC292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61" w:author="Jack Plummer" w:date="2022-09-24T09:06:00Z">
              <w:r w:rsidDel="00207F79">
                <w:rPr>
                  <w:rFonts w:ascii="Georgia" w:eastAsia="Times New Roman" w:hAnsi="Georgia"/>
                  <w:sz w:val="18"/>
                  <w:szCs w:val="18"/>
                </w:rPr>
                <w:delText>The c</w:delText>
              </w:r>
            </w:del>
            <w:ins w:id="62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C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onstruction </w:t>
            </w:r>
            <w:del w:id="63" w:author="Jack Plummer" w:date="2022-09-24T09:06:00Z">
              <w:r w:rsidDel="00207F79">
                <w:rPr>
                  <w:rFonts w:ascii="Georgia" w:eastAsia="Times New Roman" w:hAnsi="Georgia"/>
                  <w:sz w:val="18"/>
                  <w:szCs w:val="18"/>
                </w:rPr>
                <w:delText xml:space="preserve">of </w:delText>
              </w:r>
            </w:del>
            <w:ins w:id="64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at</w:t>
              </w:r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temple</w:t>
            </w:r>
            <w:ins w:id="65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in </w:t>
            </w:r>
            <w:ins w:id="66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the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vicinity</w:t>
            </w:r>
            <w:ins w:id="67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 of collection sites</w:t>
              </w:r>
            </w:ins>
            <w:ins w:id="68" w:author="Jack Plummer" w:date="2022-09-24T09:07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and </w:t>
            </w:r>
            <w:ins w:id="69" w:author="Jack Plummer" w:date="2022-09-24T09:07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associated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tourism</w:t>
            </w:r>
            <w:ins w:id="70" w:author="Jack Plummer" w:date="2022-09-24T09:07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are </w:t>
            </w:r>
            <w:del w:id="71" w:author="Jack Plummer" w:date="2022-09-24T09:06:00Z">
              <w:r w:rsidDel="00207F79">
                <w:rPr>
                  <w:rFonts w:ascii="Georgia" w:eastAsia="Times New Roman" w:hAnsi="Georgia"/>
                  <w:sz w:val="18"/>
                  <w:szCs w:val="18"/>
                </w:rPr>
                <w:delText>potential threat to its habitat</w:delText>
              </w:r>
            </w:del>
            <w:ins w:id="72" w:author="Jack Plummer" w:date="2022-09-24T09:06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 xml:space="preserve">inferred to be contributing to </w:t>
              </w:r>
            </w:ins>
            <w:ins w:id="73" w:author="Jack Plummer" w:date="2022-09-24T09:07:00Z">
              <w:r w:rsidR="00207F79">
                <w:rPr>
                  <w:rFonts w:ascii="Georgia" w:eastAsia="Times New Roman" w:hAnsi="Georgia"/>
                  <w:sz w:val="18"/>
                  <w:szCs w:val="18"/>
                </w:rPr>
                <w:t>an ongoing decline in quality of habitat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025ABA48" w14:textId="77777777" w:rsidR="00000000" w:rsidRDefault="00000000">
      <w:pPr>
        <w:pStyle w:val="Heading2"/>
        <w:divId w:val="105855778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Systems</w:t>
      </w:r>
    </w:p>
    <w:p w14:paraId="6DA9030B" w14:textId="77777777" w:rsidR="00000000" w:rsidRDefault="00000000">
      <w:pPr>
        <w:pStyle w:val="NormalWeb"/>
        <w:divId w:val="105855778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System: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Terrestrial</w:t>
      </w:r>
    </w:p>
    <w:p w14:paraId="07E6A142" w14:textId="77777777" w:rsidR="00000000" w:rsidRDefault="00000000">
      <w:pPr>
        <w:pStyle w:val="Heading2"/>
        <w:divId w:val="105855778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Plant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Fungi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Specific</w:t>
      </w:r>
    </w:p>
    <w:p w14:paraId="35C50684" w14:textId="77777777" w:rsidR="00000000" w:rsidRDefault="00000000">
      <w:pPr>
        <w:pStyle w:val="NormalWeb"/>
        <w:divId w:val="105855778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Wild relative of a crop?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750E5049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97CFDE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291832EB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2AFC2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0C6D7EA1" w14:textId="77777777">
        <w:trPr>
          <w:divId w:val="1058557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6637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5F9FA3A1" w14:textId="77777777" w:rsidR="00000000" w:rsidRDefault="00000000">
      <w:pPr>
        <w:pStyle w:val="Heading1"/>
        <w:divId w:val="487134561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Use and Trade</w:t>
      </w:r>
    </w:p>
    <w:p w14:paraId="0A5539B9" w14:textId="77777777" w:rsidR="00000000" w:rsidRDefault="00000000">
      <w:pPr>
        <w:pStyle w:val="Heading2"/>
        <w:divId w:val="487134561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General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Use and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Trade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p w14:paraId="029426B5" w14:textId="77777777" w:rsidR="00000000" w:rsidRDefault="00000000">
      <w:pPr>
        <w:pStyle w:val="NormalWeb"/>
        <w:divId w:val="487134561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Species not utilized: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true</w:t>
      </w:r>
    </w:p>
    <w:p w14:paraId="089D9F96" w14:textId="77777777" w:rsidR="00000000" w:rsidRDefault="00000000">
      <w:pPr>
        <w:pStyle w:val="Heading2"/>
        <w:divId w:val="487134561"/>
        <w:rPr>
          <w:rFonts w:ascii="Georgia" w:eastAsia="Times New Roman" w:hAnsi="Georgia" w:hint="cs"/>
          <w:sz w:val="27"/>
          <w:szCs w:val="27"/>
          <w:cs/>
          <w:lang w:bidi="th-TH"/>
        </w:rPr>
      </w:pPr>
      <w:commentRangeStart w:id="74"/>
      <w:r>
        <w:rPr>
          <w:rFonts w:ascii="Georgia" w:eastAsia="Times New Roman" w:hAnsi="Georgia" w:hint="cs"/>
          <w:sz w:val="27"/>
          <w:szCs w:val="27"/>
          <w:lang w:bidi="th-TH"/>
        </w:rPr>
        <w:lastRenderedPageBreak/>
        <w:t>Non- Consumptive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Use</w:t>
      </w:r>
      <w:commentRangeEnd w:id="74"/>
      <w:r w:rsidR="00207F79">
        <w:rPr>
          <w:rStyle w:val="CommentReference"/>
          <w:b w:val="0"/>
          <w:bCs w:val="0"/>
        </w:rPr>
        <w:commentReference w:id="74"/>
      </w:r>
    </w:p>
    <w:p w14:paraId="76624E52" w14:textId="64D5CF96" w:rsidR="00207F79" w:rsidRPr="00207F79" w:rsidRDefault="00207F79">
      <w:pPr>
        <w:pStyle w:val="NormalWeb"/>
        <w:divId w:val="487134561"/>
        <w:rPr>
          <w:ins w:id="75" w:author="Jack Plummer" w:date="2022-09-24T09:07:00Z"/>
          <w:rStyle w:val="datalabel1"/>
          <w:rFonts w:ascii="Georgia" w:hAnsi="Georgia"/>
          <w:b w:val="0"/>
          <w:bCs w:val="0"/>
          <w:lang w:bidi="th-TH"/>
          <w:rPrChange w:id="76" w:author="Jack Plummer" w:date="2022-09-24T09:07:00Z">
            <w:rPr>
              <w:ins w:id="77" w:author="Jack Plummer" w:date="2022-09-24T09:07:00Z"/>
              <w:rStyle w:val="datalabel1"/>
              <w:rFonts w:ascii="Georgia" w:hAnsi="Georgia"/>
              <w:lang w:bidi="th-TH"/>
            </w:rPr>
          </w:rPrChange>
        </w:rPr>
      </w:pPr>
      <w:ins w:id="78" w:author="Jack Plummer" w:date="2022-09-24T09:07:00Z">
        <w:r>
          <w:rPr>
            <w:rStyle w:val="datalabel1"/>
            <w:rFonts w:ascii="Georgia" w:hAnsi="Georgia"/>
            <w:b w:val="0"/>
            <w:bCs w:val="0"/>
            <w:lang w:bidi="th-TH"/>
          </w:rPr>
          <w:t>This species is not known to be utilised.</w:t>
        </w:r>
      </w:ins>
    </w:p>
    <w:p w14:paraId="21FFE8F5" w14:textId="7A324A88" w:rsidR="00000000" w:rsidRDefault="00000000">
      <w:pPr>
        <w:pStyle w:val="NormalWeb"/>
        <w:divId w:val="487134561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 xml:space="preserve">Non-consumptive use of the </w:t>
      </w:r>
      <w:commentRangeStart w:id="79"/>
      <w:r>
        <w:rPr>
          <w:rStyle w:val="datalabel1"/>
          <w:rFonts w:ascii="Georgia" w:hAnsi="Georgia" w:hint="cs"/>
          <w:lang w:bidi="th-TH"/>
        </w:rPr>
        <w:t>species?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true</w:t>
      </w:r>
      <w:commentRangeEnd w:id="79"/>
      <w:r w:rsidR="00207F79">
        <w:rPr>
          <w:rStyle w:val="CommentReference"/>
        </w:rPr>
        <w:commentReference w:id="79"/>
      </w:r>
    </w:p>
    <w:p w14:paraId="7198B098" w14:textId="77777777" w:rsidR="00000000" w:rsidRDefault="00000000">
      <w:pPr>
        <w:pStyle w:val="Heading1"/>
        <w:divId w:val="1855610318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Threats</w:t>
      </w:r>
    </w:p>
    <w:p w14:paraId="09BBB19E" w14:textId="5E336630" w:rsidR="00000000" w:rsidRDefault="00000000">
      <w:pPr>
        <w:pStyle w:val="NormalWeb"/>
        <w:divId w:val="1855610318"/>
        <w:rPr>
          <w:rStyle w:val="fontstyle01"/>
          <w:rFonts w:hint="cs"/>
          <w:cs/>
        </w:rPr>
      </w:pPr>
      <w:del w:id="80" w:author="Jack Plummer" w:date="2022-09-24T09:09:00Z">
        <w:r w:rsidDel="002E7D7E">
          <w:rPr>
            <w:rFonts w:ascii="Georgia" w:hAnsi="Georgia" w:hint="cs"/>
            <w:lang w:bidi="th-TH"/>
          </w:rPr>
          <w:delText>T</w:delText>
        </w:r>
        <w:r w:rsidDel="002E7D7E">
          <w:rPr>
            <w:rStyle w:val="fontstyle01"/>
            <w:rFonts w:ascii="Georgia" w:hAnsi="Georgia" w:hint="cs"/>
            <w:lang w:bidi="th-TH"/>
          </w:rPr>
          <w:delText xml:space="preserve">he construction </w:delText>
        </w:r>
      </w:del>
      <w:ins w:id="81" w:author="Jack Plummer" w:date="2022-09-24T09:09:00Z">
        <w:r w:rsidR="002E7D7E">
          <w:rPr>
            <w:rFonts w:ascii="Georgia" w:hAnsi="Georgia"/>
            <w:lang w:bidi="th-TH"/>
          </w:rPr>
          <w:t xml:space="preserve">Construction at </w:t>
        </w:r>
      </w:ins>
      <w:del w:id="82" w:author="Jack Plummer" w:date="2022-09-24T09:09:00Z">
        <w:r w:rsidDel="002E7D7E">
          <w:rPr>
            <w:rStyle w:val="fontstyle01"/>
            <w:rFonts w:ascii="Georgia" w:hAnsi="Georgia" w:hint="cs"/>
            <w:lang w:bidi="th-TH"/>
          </w:rPr>
          <w:delText xml:space="preserve">of </w:delText>
        </w:r>
      </w:del>
      <w:r>
        <w:rPr>
          <w:rStyle w:val="fontstyle01"/>
          <w:rFonts w:ascii="Georgia" w:hAnsi="Georgia" w:hint="cs"/>
          <w:lang w:bidi="th-TH"/>
        </w:rPr>
        <w:t>temple</w:t>
      </w:r>
      <w:ins w:id="83" w:author="Jack Plummer" w:date="2022-09-24T09:09:00Z">
        <w:r w:rsidR="002E7D7E">
          <w:rPr>
            <w:rStyle w:val="fontstyle01"/>
            <w:rFonts w:ascii="Georgia" w:hAnsi="Georgia"/>
            <w:lang w:bidi="th-TH"/>
          </w:rPr>
          <w:t>s</w:t>
        </w:r>
      </w:ins>
      <w:r>
        <w:rPr>
          <w:rStyle w:val="fontstyle01"/>
          <w:rFonts w:ascii="Georgia" w:hAnsi="Georgia" w:hint="cs"/>
          <w:lang w:bidi="th-TH"/>
        </w:rPr>
        <w:t xml:space="preserve"> in</w:t>
      </w:r>
      <w:ins w:id="84" w:author="Jack Plummer" w:date="2022-09-24T09:09:00Z">
        <w:r w:rsidR="002E7D7E">
          <w:rPr>
            <w:rStyle w:val="fontstyle01"/>
            <w:rFonts w:ascii="Georgia" w:hAnsi="Georgia"/>
            <w:lang w:bidi="th-TH"/>
          </w:rPr>
          <w:t xml:space="preserve"> the</w:t>
        </w:r>
      </w:ins>
      <w:r>
        <w:rPr>
          <w:rStyle w:val="fontstyle01"/>
          <w:rFonts w:ascii="Georgia" w:hAnsi="Georgia" w:hint="cs"/>
          <w:lang w:bidi="th-TH"/>
        </w:rPr>
        <w:t xml:space="preserve"> vicinity</w:t>
      </w:r>
      <w:ins w:id="85" w:author="Jack Plummer" w:date="2022-09-24T09:09:00Z">
        <w:r w:rsidR="002E7D7E">
          <w:rPr>
            <w:rStyle w:val="fontstyle01"/>
            <w:rFonts w:ascii="Georgia" w:hAnsi="Georgia"/>
            <w:lang w:bidi="th-TH"/>
          </w:rPr>
          <w:t xml:space="preserve"> of collection sites, and associated tourism, represent a threat to this species.</w:t>
        </w:r>
      </w:ins>
      <w:del w:id="86" w:author="Jack Plummer" w:date="2022-09-24T09:09:00Z">
        <w:r w:rsidDel="002E7D7E">
          <w:rPr>
            <w:rStyle w:val="fontstyle01"/>
            <w:rFonts w:ascii="Georgia" w:hAnsi="Georgia" w:hint="cs"/>
            <w:lang w:bidi="th-TH"/>
          </w:rPr>
          <w:delText>,</w:delText>
        </w:r>
      </w:del>
      <w:ins w:id="87" w:author="Jack Plummer" w:date="2022-09-24T09:09:00Z">
        <w:r w:rsidR="002E7D7E">
          <w:rPr>
            <w:rStyle w:val="fontstyle01"/>
            <w:rFonts w:ascii="Georgia" w:hAnsi="Georgia"/>
            <w:lang w:bidi="th-TH"/>
          </w:rPr>
          <w:t xml:space="preserve"> Disturbance by</w:t>
        </w:r>
      </w:ins>
      <w:r>
        <w:rPr>
          <w:rStyle w:val="fontstyle01"/>
          <w:rFonts w:ascii="Georgia" w:hAnsi="Georgia" w:hint="cs"/>
          <w:lang w:bidi="th-TH"/>
        </w:rPr>
        <w:t xml:space="preserve"> monkeys</w:t>
      </w:r>
      <w:del w:id="88" w:author="Jack Plummer" w:date="2022-09-24T09:10:00Z">
        <w:r w:rsidDel="002E7D7E">
          <w:rPr>
            <w:rStyle w:val="fontstyle01"/>
            <w:rFonts w:ascii="Georgia" w:hAnsi="Georgia" w:hint="cs"/>
            <w:lang w:bidi="th-TH"/>
          </w:rPr>
          <w:delText>,</w:delText>
        </w:r>
      </w:del>
      <w:ins w:id="89" w:author="Jack Plummer" w:date="2022-09-24T09:10:00Z">
        <w:r w:rsidR="002E7D7E">
          <w:rPr>
            <w:rStyle w:val="fontstyle01"/>
            <w:rFonts w:ascii="Georgia" w:hAnsi="Georgia"/>
            <w:lang w:bidi="th-TH"/>
          </w:rPr>
          <w:t xml:space="preserve"> and</w:t>
        </w:r>
      </w:ins>
      <w:r>
        <w:rPr>
          <w:rStyle w:val="fontstyle01"/>
          <w:rFonts w:ascii="Georgia" w:hAnsi="Georgia" w:hint="cs"/>
          <w:lang w:bidi="th-TH"/>
        </w:rPr>
        <w:t xml:space="preserve"> rock collapse</w:t>
      </w:r>
      <w:del w:id="90" w:author="Jack Plummer" w:date="2022-09-24T09:10:00Z">
        <w:r w:rsidDel="002E7D7E">
          <w:rPr>
            <w:rStyle w:val="fontstyle01"/>
            <w:rFonts w:ascii="Georgia" w:hAnsi="Georgia" w:hint="cs"/>
            <w:lang w:bidi="th-TH"/>
          </w:rPr>
          <w:delText>, and tourism</w:delText>
        </w:r>
      </w:del>
      <w:r>
        <w:rPr>
          <w:rStyle w:val="fontstyle01"/>
          <w:rFonts w:ascii="Georgia" w:hAnsi="Georgia" w:hint="cs"/>
          <w:lang w:bidi="th-TH"/>
        </w:rPr>
        <w:t xml:space="preserve"> are</w:t>
      </w:r>
      <w:ins w:id="91" w:author="Jack Plummer" w:date="2022-09-24T09:10:00Z">
        <w:r w:rsidR="002E7D7E">
          <w:rPr>
            <w:rStyle w:val="fontstyle01"/>
            <w:rFonts w:ascii="Georgia" w:hAnsi="Georgia"/>
            <w:lang w:bidi="th-TH"/>
          </w:rPr>
          <w:t xml:space="preserve"> also</w:t>
        </w:r>
      </w:ins>
      <w:r>
        <w:rPr>
          <w:rStyle w:val="fontstyle01"/>
          <w:rFonts w:ascii="Georgia" w:hAnsi="Georgia" w:hint="cs"/>
          <w:lang w:bidi="th-TH"/>
        </w:rPr>
        <w:t xml:space="preserve"> potential threat</w:t>
      </w:r>
      <w:ins w:id="92" w:author="Jack Plummer" w:date="2022-09-24T09:10:00Z">
        <w:r w:rsidR="002E7D7E">
          <w:rPr>
            <w:rStyle w:val="fontstyle01"/>
            <w:rFonts w:ascii="Georgia" w:hAnsi="Georgia"/>
            <w:lang w:bidi="th-TH"/>
          </w:rPr>
          <w:t>s</w:t>
        </w:r>
      </w:ins>
      <w:del w:id="93" w:author="Jack Plummer" w:date="2022-09-24T09:10:00Z">
        <w:r w:rsidDel="002E7D7E">
          <w:rPr>
            <w:rStyle w:val="fontstyle01"/>
            <w:rFonts w:ascii="Georgia" w:hAnsi="Georgia" w:hint="cs"/>
            <w:lang w:bidi="th-TH"/>
          </w:rPr>
          <w:delText xml:space="preserve"> to its habitat</w:delText>
        </w:r>
      </w:del>
      <w:r>
        <w:rPr>
          <w:rStyle w:val="fontstyle01"/>
          <w:rFonts w:ascii="Georgia" w:hAnsi="Georgia" w:hint="cs"/>
          <w:lang w:bidi="th-TH"/>
        </w:rPr>
        <w:t>.</w:t>
      </w:r>
    </w:p>
    <w:p w14:paraId="0099B5F8" w14:textId="77777777" w:rsidR="00000000" w:rsidRDefault="00000000">
      <w:pPr>
        <w:pStyle w:val="Heading2"/>
        <w:divId w:val="1855610318"/>
        <w:rPr>
          <w:rFonts w:eastAsia="Times New Roman" w:hint="cs"/>
          <w:sz w:val="27"/>
          <w:szCs w:val="27"/>
          <w:cs/>
        </w:rPr>
      </w:pPr>
      <w:commentRangeStart w:id="94"/>
      <w:r>
        <w:rPr>
          <w:rFonts w:ascii="Georgia" w:eastAsia="Times New Roman" w:hAnsi="Georgia" w:hint="cs"/>
          <w:sz w:val="27"/>
          <w:szCs w:val="27"/>
          <w:lang w:bidi="th-TH"/>
        </w:rPr>
        <w:t>Threats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Scheme</w:t>
      </w:r>
      <w:commentRangeEnd w:id="94"/>
      <w:r w:rsidR="002E7D7E">
        <w:rPr>
          <w:rStyle w:val="CommentReference"/>
          <w:b w:val="0"/>
          <w:bCs w:val="0"/>
        </w:rPr>
        <w:commentReference w:id="94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9"/>
        <w:gridCol w:w="740"/>
        <w:gridCol w:w="842"/>
        <w:gridCol w:w="842"/>
        <w:gridCol w:w="1257"/>
      </w:tblGrid>
      <w:tr w:rsidR="00000000" w14:paraId="5D5AF60E" w14:textId="77777777">
        <w:trPr>
          <w:divId w:val="185561031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E6AE15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3B11DF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D6826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547A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EDB5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FEFA056" w14:textId="77777777">
        <w:trPr>
          <w:divId w:val="1855610318"/>
          <w:tblCellSpacing w:w="15" w:type="dxa"/>
        </w:trPr>
        <w:tc>
          <w:tcPr>
            <w:tcW w:w="0" w:type="auto"/>
            <w:vAlign w:val="center"/>
            <w:hideMark/>
          </w:tcPr>
          <w:p w14:paraId="059E5F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27C10C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4104E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0A9BF9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B26F0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8162C4F" w14:textId="77777777">
        <w:trPr>
          <w:divId w:val="1855610318"/>
          <w:tblCellSpacing w:w="15" w:type="dxa"/>
        </w:trPr>
        <w:tc>
          <w:tcPr>
            <w:tcW w:w="0" w:type="auto"/>
            <w:vAlign w:val="center"/>
            <w:hideMark/>
          </w:tcPr>
          <w:p w14:paraId="06E6FD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668D68D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9FB167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0995C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66B292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69568B7E" w14:textId="77777777">
        <w:trPr>
          <w:divId w:val="1855610318"/>
          <w:tblCellSpacing w:w="15" w:type="dxa"/>
        </w:trPr>
        <w:tc>
          <w:tcPr>
            <w:tcW w:w="0" w:type="auto"/>
            <w:vAlign w:val="center"/>
            <w:hideMark/>
          </w:tcPr>
          <w:p w14:paraId="45AEB18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59DE93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ABF9DE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41967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DB30F1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38324C12" w14:textId="77777777" w:rsidR="00000000" w:rsidRDefault="00000000">
      <w:pPr>
        <w:pStyle w:val="Heading1"/>
        <w:divId w:val="1549948373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Conservation</w:t>
      </w:r>
    </w:p>
    <w:p w14:paraId="7C9D2C92" w14:textId="2DC5C369" w:rsidR="00000000" w:rsidRDefault="00000000">
      <w:pPr>
        <w:pStyle w:val="NormalWeb"/>
        <w:divId w:val="1549948373"/>
        <w:rPr>
          <w:rFonts w:ascii="Georgia" w:hAnsi="Georgia" w:hint="cs"/>
          <w:cs/>
          <w:lang w:bidi="th-TH"/>
        </w:rPr>
      </w:pPr>
      <w:commentRangeStart w:id="95"/>
      <w:r>
        <w:rPr>
          <w:rFonts w:ascii="Georgia" w:hAnsi="Georgia" w:hint="cs"/>
          <w:lang w:bidi="th-TH"/>
        </w:rPr>
        <w:t>This species was found</w:t>
      </w:r>
      <w:ins w:id="96" w:author="Jack Plummer" w:date="2022-09-24T09:08:00Z">
        <w:r w:rsidR="002E7D7E">
          <w:rPr>
            <w:rFonts w:ascii="Georgia" w:hAnsi="Georgia"/>
            <w:lang w:bidi="th-TH"/>
          </w:rPr>
          <w:t xml:space="preserve"> in</w:t>
        </w:r>
      </w:ins>
      <w:commentRangeEnd w:id="95"/>
      <w:ins w:id="97" w:author="Jack Plummer" w:date="2022-09-24T09:09:00Z">
        <w:r w:rsidR="002E7D7E">
          <w:rPr>
            <w:rStyle w:val="CommentReference"/>
          </w:rPr>
          <w:commentReference w:id="95"/>
        </w:r>
      </w:ins>
      <w:r>
        <w:rPr>
          <w:rFonts w:ascii="Georgia" w:hAnsi="Georgia" w:hint="cs"/>
          <w:lang w:bidi="th-TH"/>
        </w:rPr>
        <w:t xml:space="preserve"> </w:t>
      </w:r>
      <w:r w:rsidRPr="002E7D7E">
        <w:rPr>
          <w:rFonts w:ascii="Georgia" w:hAnsi="Georgia" w:hint="cs"/>
          <w:strike/>
          <w:lang w:bidi="th-TH"/>
          <w:rPrChange w:id="98" w:author="Jack Plummer" w:date="2022-09-24T09:08:00Z">
            <w:rPr>
              <w:rFonts w:ascii="Georgia" w:hAnsi="Georgia" w:hint="cs"/>
              <w:lang w:bidi="th-TH"/>
            </w:rPr>
          </w:rPrChange>
        </w:rPr>
        <w:t>both inside and outside protected areas</w:t>
      </w:r>
      <w:r>
        <w:rPr>
          <w:rFonts w:ascii="Georgia" w:hAnsi="Georgia" w:hint="cs"/>
          <w:lang w:bidi="th-TH"/>
        </w:rPr>
        <w:t>.</w:t>
      </w:r>
    </w:p>
    <w:p w14:paraId="34C3DBAB" w14:textId="77777777" w:rsidR="00000000" w:rsidRDefault="00000000">
      <w:pPr>
        <w:pStyle w:val="Heading2"/>
        <w:divId w:val="1549948373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Conservation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Actions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3C3D3D56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CF080F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75189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804C5DF" w14:textId="77777777">
        <w:trPr>
          <w:divId w:val="1549948373"/>
          <w:tblCellSpacing w:w="15" w:type="dxa"/>
        </w:trPr>
        <w:tc>
          <w:tcPr>
            <w:tcW w:w="0" w:type="auto"/>
            <w:vAlign w:val="center"/>
            <w:hideMark/>
          </w:tcPr>
          <w:p w14:paraId="1466D5F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2B81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A27C66A" w14:textId="77777777" w:rsidR="00000000" w:rsidRDefault="00000000">
      <w:pPr>
        <w:pStyle w:val="Heading2"/>
        <w:divId w:val="1549948373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Important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Conservation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Actions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2B4C2F17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F3B882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FA31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F076AB8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B74DA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72B311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D8AA630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95D82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91482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0DF9265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B164F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0765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103E294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FFE24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981F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17FA1F" w14:textId="77777777" w:rsidR="00000000" w:rsidRDefault="00000000">
      <w:pPr>
        <w:pStyle w:val="Heading2"/>
        <w:divId w:val="1549948373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Research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0481CF5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E32D22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476D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362FA39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8BAD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9C75E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DBA6698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2653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5CF89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5242680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FE9A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7DE76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1D7B06F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6E5D7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A8A973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457DFF2" w14:textId="77777777">
        <w:trPr>
          <w:divId w:val="1549948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98669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A5A2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A36F96B" w14:textId="77777777" w:rsidR="00000000" w:rsidRDefault="00000000">
      <w:pPr>
        <w:pStyle w:val="Heading1"/>
        <w:divId w:val="1708795156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Ecosystem Services</w:t>
      </w:r>
    </w:p>
    <w:p w14:paraId="6A0B41AE" w14:textId="77777777" w:rsidR="00000000" w:rsidRDefault="00000000">
      <w:pPr>
        <w:pStyle w:val="Heading2"/>
        <w:divId w:val="1708795156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Ecosystem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Services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Provided by the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E4A068A" w14:textId="77777777">
        <w:trPr>
          <w:divId w:val="17087951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E398CF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6A2CE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7DEBCB9B" w14:textId="77777777">
        <w:trPr>
          <w:divId w:val="1708795156"/>
          <w:tblCellSpacing w:w="15" w:type="dxa"/>
        </w:trPr>
        <w:tc>
          <w:tcPr>
            <w:tcW w:w="0" w:type="auto"/>
            <w:vAlign w:val="center"/>
            <w:hideMark/>
          </w:tcPr>
          <w:p w14:paraId="08E9CDC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C88FA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9EEF1F1" w14:textId="77777777" w:rsidR="003B417C" w:rsidRDefault="00000000">
      <w:pPr>
        <w:pStyle w:val="Heading1"/>
        <w:rPr>
          <w:rFonts w:ascii="Georgia" w:eastAsia="Times New Roman" w:hAnsi="Georgia"/>
          <w:sz w:val="29"/>
          <w:szCs w:val="29"/>
          <w:lang w:bidi="th-TH"/>
        </w:rPr>
      </w:pPr>
      <w:commentRangeStart w:id="99"/>
      <w:r>
        <w:rPr>
          <w:rFonts w:ascii="Georgia" w:eastAsia="Times New Roman" w:hAnsi="Georgia" w:hint="cs"/>
          <w:sz w:val="29"/>
          <w:szCs w:val="29"/>
          <w:lang w:bidi="th-TH"/>
        </w:rPr>
        <w:t>Bibliography</w:t>
      </w:r>
      <w:commentRangeEnd w:id="99"/>
      <w:r w:rsidR="002E7D7E">
        <w:rPr>
          <w:rStyle w:val="CommentReference"/>
          <w:b w:val="0"/>
          <w:bCs w:val="0"/>
          <w:color w:val="auto"/>
          <w:kern w:val="0"/>
        </w:rPr>
        <w:commentReference w:id="99"/>
      </w:r>
    </w:p>
    <w:sectPr w:rsidR="003B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Jack Plummer" w:date="2022-09-24T09:02:00Z" w:initials="JP">
    <w:p w14:paraId="608BD43A" w14:textId="77777777" w:rsidR="007273CC" w:rsidRDefault="007273CC" w:rsidP="0015313B">
      <w:pPr>
        <w:pStyle w:val="CommentText"/>
      </w:pPr>
      <w:r>
        <w:rPr>
          <w:rStyle w:val="CommentReference"/>
        </w:rPr>
        <w:annotationRef/>
      </w:r>
      <w:r>
        <w:t>Just mention in population section.</w:t>
      </w:r>
    </w:p>
  </w:comment>
  <w:comment w:id="52" w:author="Jack Plummer" w:date="2022-09-24T09:06:00Z" w:initials="JP">
    <w:p w14:paraId="3B04F8B7" w14:textId="77777777" w:rsidR="00207F79" w:rsidRDefault="00207F79" w:rsidP="00D84537">
      <w:pPr>
        <w:pStyle w:val="CommentText"/>
      </w:pPr>
      <w:r>
        <w:rPr>
          <w:rStyle w:val="CommentReference"/>
        </w:rPr>
        <w:annotationRef/>
      </w:r>
      <w:r>
        <w:t>Not relevant here</w:t>
      </w:r>
    </w:p>
  </w:comment>
  <w:comment w:id="60" w:author="Jack Plummer" w:date="2022-09-24T09:06:00Z" w:initials="JP">
    <w:p w14:paraId="26AAF106" w14:textId="77777777" w:rsidR="00207F79" w:rsidRDefault="00207F79" w:rsidP="00DE648A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74" w:author="Jack Plummer" w:date="2022-09-24T09:08:00Z" w:initials="JP">
    <w:p w14:paraId="74825095" w14:textId="77777777" w:rsidR="00207F79" w:rsidRDefault="00207F79" w:rsidP="00E60FE5">
      <w:pPr>
        <w:pStyle w:val="CommentText"/>
      </w:pPr>
      <w:r>
        <w:rPr>
          <w:rStyle w:val="CommentReference"/>
        </w:rPr>
        <w:annotationRef/>
      </w:r>
      <w:r>
        <w:t>Tick 'Species not utilised'</w:t>
      </w:r>
    </w:p>
  </w:comment>
  <w:comment w:id="79" w:author="Jack Plummer" w:date="2022-09-24T09:08:00Z" w:initials="JP">
    <w:p w14:paraId="3F67A731" w14:textId="2AD6E205" w:rsidR="00207F79" w:rsidRDefault="00207F79" w:rsidP="00C1717F">
      <w:pPr>
        <w:pStyle w:val="CommentText"/>
      </w:pPr>
      <w:r>
        <w:rPr>
          <w:rStyle w:val="CommentReference"/>
        </w:rPr>
        <w:annotationRef/>
      </w:r>
      <w:r>
        <w:t>Untick</w:t>
      </w:r>
    </w:p>
  </w:comment>
  <w:comment w:id="94" w:author="Jack Plummer" w:date="2022-09-24T09:10:00Z" w:initials="JP">
    <w:p w14:paraId="3F678C59" w14:textId="77777777" w:rsidR="002E7D7E" w:rsidRDefault="002E7D7E" w:rsidP="00A3268A">
      <w:pPr>
        <w:pStyle w:val="CommentText"/>
      </w:pPr>
      <w:r>
        <w:rPr>
          <w:rStyle w:val="CommentReference"/>
        </w:rPr>
        <w:annotationRef/>
      </w:r>
      <w:r>
        <w:t>Add problematic species coding</w:t>
      </w:r>
    </w:p>
  </w:comment>
  <w:comment w:id="95" w:author="Jack Plummer" w:date="2022-09-24T09:09:00Z" w:initials="JP">
    <w:p w14:paraId="35E5D704" w14:textId="1CFA1D0E" w:rsidR="002E7D7E" w:rsidRDefault="002E7D7E" w:rsidP="000B252D">
      <w:pPr>
        <w:pStyle w:val="CommentText"/>
      </w:pPr>
      <w:r>
        <w:rPr>
          <w:rStyle w:val="CommentReference"/>
        </w:rPr>
        <w:annotationRef/>
      </w:r>
      <w:r>
        <w:t>Which protected areas? Ex situ?</w:t>
      </w:r>
    </w:p>
  </w:comment>
  <w:comment w:id="99" w:author="Jack Plummer" w:date="2022-09-24T09:11:00Z" w:initials="JP">
    <w:p w14:paraId="037551ED" w14:textId="77777777" w:rsidR="002E7D7E" w:rsidRDefault="002E7D7E" w:rsidP="00AF2886">
      <w:pPr>
        <w:pStyle w:val="CommentText"/>
      </w:pPr>
      <w:r>
        <w:rPr>
          <w:rStyle w:val="CommentReference"/>
        </w:rPr>
        <w:annotationRef/>
      </w:r>
      <w:r>
        <w:t>Empty bibliography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8BD43A" w15:done="0"/>
  <w15:commentEx w15:paraId="3B04F8B7" w15:done="0"/>
  <w15:commentEx w15:paraId="26AAF106" w15:done="0"/>
  <w15:commentEx w15:paraId="74825095" w15:done="0"/>
  <w15:commentEx w15:paraId="3F67A731" w15:done="0"/>
  <w15:commentEx w15:paraId="3F678C59" w15:done="0"/>
  <w15:commentEx w15:paraId="35E5D704" w15:done="0"/>
  <w15:commentEx w15:paraId="037551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4630" w16cex:dateUtc="2022-09-24T08:02:00Z"/>
  <w16cex:commentExtensible w16cex:durableId="26D94703" w16cex:dateUtc="2022-09-24T08:06:00Z"/>
  <w16cex:commentExtensible w16cex:durableId="26D94712" w16cex:dateUtc="2022-09-24T08:06:00Z"/>
  <w16cex:commentExtensible w16cex:durableId="26D9478B" w16cex:dateUtc="2022-09-24T08:08:00Z"/>
  <w16cex:commentExtensible w16cex:durableId="26D94776" w16cex:dateUtc="2022-09-24T08:08:00Z"/>
  <w16cex:commentExtensible w16cex:durableId="26D94820" w16cex:dateUtc="2022-09-24T08:10:00Z"/>
  <w16cex:commentExtensible w16cex:durableId="26D947AF" w16cex:dateUtc="2022-09-24T08:09:00Z"/>
  <w16cex:commentExtensible w16cex:durableId="26D94832" w16cex:dateUtc="2022-09-24T0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8BD43A" w16cid:durableId="26D94630"/>
  <w16cid:commentId w16cid:paraId="3B04F8B7" w16cid:durableId="26D94703"/>
  <w16cid:commentId w16cid:paraId="26AAF106" w16cid:durableId="26D94712"/>
  <w16cid:commentId w16cid:paraId="74825095" w16cid:durableId="26D9478B"/>
  <w16cid:commentId w16cid:paraId="3F67A731" w16cid:durableId="26D94776"/>
  <w16cid:commentId w16cid:paraId="3F678C59" w16cid:durableId="26D94820"/>
  <w16cid:commentId w16cid:paraId="35E5D704" w16cid:durableId="26D947AF"/>
  <w16cid:commentId w16cid:paraId="037551ED" w16cid:durableId="26D948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CC"/>
    <w:rsid w:val="00207F79"/>
    <w:rsid w:val="002E7D7E"/>
    <w:rsid w:val="003B417C"/>
    <w:rsid w:val="0072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55FC8"/>
  <w15:chartTrackingRefBased/>
  <w15:docId w15:val="{64728B4D-A228-4173-9DD7-F51DF7E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7273CC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273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73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73CC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73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73CC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5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7427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48713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4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5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customXml" Target="../customXml/item4.xml"/><Relationship Id="rId10" Type="http://schemas.microsoft.com/office/2011/relationships/people" Target="people.xm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308AE7-0E0C-46AC-BD36-CBDE4FD18872}"/>
</file>

<file path=customXml/itemProps2.xml><?xml version="1.0" encoding="utf-8"?>
<ds:datastoreItem xmlns:ds="http://schemas.openxmlformats.org/officeDocument/2006/customXml" ds:itemID="{1B5D76C3-ACA0-4E6C-A920-B2366C300B9C}"/>
</file>

<file path=customXml/itemProps3.xml><?xml version="1.0" encoding="utf-8"?>
<ds:datastoreItem xmlns:ds="http://schemas.openxmlformats.org/officeDocument/2006/customXml" ds:itemID="{3C600D2D-E884-45A4-A7E6-A18E590E8741}"/>
</file>

<file path=customXml/itemProps4.xml><?xml version="1.0" encoding="utf-8"?>
<ds:datastoreItem xmlns:ds="http://schemas.openxmlformats.org/officeDocument/2006/customXml" ds:itemID="{A0804930-0AD2-4E33-977A-3DEBD41CC94F}"/>
</file>

<file path=customXml/itemProps5.xml><?xml version="1.0" encoding="utf-8"?>
<ds:datastoreItem xmlns:ds="http://schemas.openxmlformats.org/officeDocument/2006/customXml" ds:itemID="{5F7A998A-6AC8-40AE-AB77-57322949E5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marcanii</vt:lpstr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marcanii</dc:title>
  <dc:subject/>
  <dc:creator>Jack Plummer</dc:creator>
  <cp:keywords/>
  <dc:description/>
  <cp:lastModifiedBy>Jack Plummer</cp:lastModifiedBy>
  <cp:revision>2</cp:revision>
  <dcterms:created xsi:type="dcterms:W3CDTF">2022-09-24T08:11:00Z</dcterms:created>
  <dcterms:modified xsi:type="dcterms:W3CDTF">2022-09-24T08:11:00Z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