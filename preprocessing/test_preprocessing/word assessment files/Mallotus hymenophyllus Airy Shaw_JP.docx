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3270B" w14:textId="77777777" w:rsidR="00000000" w:rsidRDefault="00435DCC">
      <w:pPr>
        <w:jc w:val="center"/>
        <w:divId w:val="1150291729"/>
        <w:rPr>
          <w:rFonts w:ascii="Georgia" w:eastAsia="Times New Roman" w:hAnsi="Georgia"/>
          <w:b/>
          <w:bCs/>
          <w:sz w:val="29"/>
          <w:szCs w:val="29"/>
        </w:rPr>
      </w:pPr>
      <w:r>
        <w:rPr>
          <w:rFonts w:ascii="Georgia" w:eastAsia="Times New Roman" w:hAnsi="Georgia"/>
          <w:b/>
          <w:bCs/>
          <w:sz w:val="29"/>
          <w:szCs w:val="29"/>
        </w:rPr>
        <w:t>Draft</w:t>
      </w:r>
    </w:p>
    <w:p w14:paraId="6E4DD398" w14:textId="77777777" w:rsidR="00000000" w:rsidRDefault="00435DCC">
      <w:pPr>
        <w:divId w:val="257638677"/>
        <w:rPr>
          <w:rFonts w:ascii="Georgia" w:eastAsia="Times New Roman" w:hAnsi="Georgia"/>
          <w:sz w:val="18"/>
          <w:szCs w:val="18"/>
        </w:rPr>
      </w:pPr>
      <w:r>
        <w:rPr>
          <w:rFonts w:ascii="Georgia" w:eastAsia="Times New Roman" w:hAnsi="Georgia"/>
          <w:noProof/>
          <w:sz w:val="18"/>
          <w:szCs w:val="18"/>
        </w:rPr>
        <w:drawing>
          <wp:inline distT="0" distB="0" distL="0" distR="0" wp14:anchorId="2138FED8" wp14:editId="229573E5">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3ABB5F23" w14:textId="77777777" w:rsidR="00000000" w:rsidRDefault="00435DCC">
      <w:pPr>
        <w:shd w:val="clear" w:color="auto" w:fill="FFFFFF"/>
        <w:spacing w:before="100" w:beforeAutospacing="1" w:after="100" w:afterAutospacing="1"/>
        <w:jc w:val="right"/>
        <w:outlineLvl w:val="1"/>
        <w:divId w:val="257638677"/>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Mallotus</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hymenophyllus</w:t>
      </w:r>
      <w:proofErr w:type="spellEnd"/>
      <w:r>
        <w:rPr>
          <w:rFonts w:ascii="Georgia" w:eastAsia="Times New Roman" w:hAnsi="Georgia"/>
          <w:b/>
          <w:bCs/>
          <w:color w:val="000000"/>
          <w:kern w:val="36"/>
          <w:sz w:val="29"/>
          <w:szCs w:val="29"/>
        </w:rPr>
        <w:t xml:space="preserve"> - Airy Shaw</w:t>
      </w:r>
    </w:p>
    <w:p w14:paraId="413D915D" w14:textId="77777777" w:rsidR="00000000" w:rsidRDefault="00435DCC">
      <w:pPr>
        <w:jc w:val="right"/>
        <w:divId w:val="257638677"/>
        <w:rPr>
          <w:rFonts w:ascii="Georgia" w:eastAsia="Times New Roman" w:hAnsi="Georgia"/>
          <w:sz w:val="18"/>
          <w:szCs w:val="18"/>
        </w:rPr>
      </w:pPr>
      <w:r>
        <w:rPr>
          <w:rFonts w:ascii="Georgia" w:eastAsia="Times New Roman" w:hAnsi="Georgia"/>
          <w:sz w:val="18"/>
          <w:szCs w:val="18"/>
        </w:rPr>
        <w:t xml:space="preserve">PLANTAE - TRACHEOPHYTA - MAGNOLIOPSIDA - MALPIGHIALES - EUPHORBIACEAE - </w:t>
      </w:r>
      <w:proofErr w:type="spellStart"/>
      <w:r>
        <w:rPr>
          <w:rFonts w:ascii="Georgia" w:eastAsia="Times New Roman" w:hAnsi="Georgia"/>
          <w:sz w:val="18"/>
          <w:szCs w:val="18"/>
        </w:rPr>
        <w:t>Mallotus</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hymenophyllus</w:t>
      </w:r>
      <w:proofErr w:type="spellEnd"/>
    </w:p>
    <w:p w14:paraId="71FE79D8" w14:textId="77777777" w:rsidR="00000000" w:rsidRDefault="00435DCC">
      <w:pPr>
        <w:pStyle w:val="NormalWeb"/>
        <w:divId w:val="1387755602"/>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992"/>
      </w:tblGrid>
      <w:tr w:rsidR="00000000" w14:paraId="5B6799DF" w14:textId="77777777">
        <w:trPr>
          <w:tblCellSpacing w:w="15" w:type="dxa"/>
          <w:jc w:val="center"/>
        </w:trPr>
        <w:tc>
          <w:tcPr>
            <w:tcW w:w="0" w:type="auto"/>
            <w:tcBorders>
              <w:bottom w:val="single" w:sz="6" w:space="0" w:color="000000"/>
            </w:tcBorders>
            <w:shd w:val="clear" w:color="auto" w:fill="BBBBBB"/>
            <w:vAlign w:val="center"/>
            <w:hideMark/>
          </w:tcPr>
          <w:p w14:paraId="4A95443C" w14:textId="77777777" w:rsidR="00000000" w:rsidRDefault="00435DCC">
            <w:pPr>
              <w:spacing w:after="75"/>
              <w:jc w:val="center"/>
              <w:rPr>
                <w:rFonts w:ascii="Georgia" w:eastAsia="Times New Roman" w:hAnsi="Georgia"/>
                <w:b/>
                <w:bCs/>
                <w:sz w:val="20"/>
                <w:szCs w:val="20"/>
              </w:rPr>
            </w:pPr>
            <w:r>
              <w:rPr>
                <w:rFonts w:ascii="Georgia" w:eastAsia="Times New Roman" w:hAnsi="Georgia"/>
                <w:b/>
                <w:bCs/>
                <w:sz w:val="20"/>
                <w:szCs w:val="20"/>
              </w:rPr>
              <w:t>Red List</w:t>
            </w:r>
            <w:r>
              <w:rPr>
                <w:rFonts w:ascii="Georgia" w:eastAsia="Times New Roman" w:hAnsi="Georgia"/>
                <w:b/>
                <w:bCs/>
                <w:sz w:val="20"/>
                <w:szCs w:val="20"/>
              </w:rPr>
              <w:t xml:space="preserve"> Status</w:t>
            </w:r>
          </w:p>
        </w:tc>
      </w:tr>
      <w:tr w:rsidR="00000000" w14:paraId="42181E15" w14:textId="77777777">
        <w:trPr>
          <w:tblCellSpacing w:w="15" w:type="dxa"/>
          <w:jc w:val="center"/>
        </w:trPr>
        <w:tc>
          <w:tcPr>
            <w:tcW w:w="0" w:type="auto"/>
            <w:vAlign w:val="center"/>
            <w:hideMark/>
          </w:tcPr>
          <w:p w14:paraId="3086E551" w14:textId="77777777" w:rsidR="00000000" w:rsidRDefault="00435DCC">
            <w:pPr>
              <w:spacing w:after="75"/>
              <w:rPr>
                <w:rFonts w:ascii="Georgia" w:eastAsia="Times New Roman" w:hAnsi="Georgia"/>
                <w:sz w:val="20"/>
                <w:szCs w:val="20"/>
              </w:rPr>
            </w:pPr>
            <w:r>
              <w:rPr>
                <w:rFonts w:ascii="Georgia" w:eastAsia="Times New Roman" w:hAnsi="Georgia"/>
                <w:sz w:val="20"/>
                <w:szCs w:val="20"/>
              </w:rPr>
              <w:t>EN - Endangered, B1ab(iii)+2ab(iii) (IUCN version 3.1)</w:t>
            </w:r>
          </w:p>
        </w:tc>
      </w:tr>
    </w:tbl>
    <w:p w14:paraId="3246D44F" w14:textId="77777777" w:rsidR="00000000" w:rsidRDefault="00435DCC">
      <w:pPr>
        <w:pStyle w:val="Heading1"/>
        <w:divId w:val="1083262753"/>
        <w:rPr>
          <w:rFonts w:ascii="Georgia" w:eastAsia="Times New Roman" w:hAnsi="Georgia"/>
          <w:sz w:val="29"/>
          <w:szCs w:val="29"/>
        </w:rPr>
      </w:pPr>
      <w:r>
        <w:rPr>
          <w:rFonts w:ascii="Georgia" w:eastAsia="Times New Roman" w:hAnsi="Georgia"/>
          <w:sz w:val="29"/>
          <w:szCs w:val="29"/>
        </w:rPr>
        <w:t>Red List Assessment</w:t>
      </w:r>
    </w:p>
    <w:p w14:paraId="624BBBE1" w14:textId="77777777" w:rsidR="00000000" w:rsidRDefault="00435DCC">
      <w:pPr>
        <w:pStyle w:val="Heading2"/>
        <w:divId w:val="1083262753"/>
        <w:rPr>
          <w:rFonts w:ascii="Georgia" w:eastAsia="Times New Roman" w:hAnsi="Georgia"/>
          <w:sz w:val="27"/>
          <w:szCs w:val="27"/>
        </w:rPr>
      </w:pPr>
      <w:r>
        <w:rPr>
          <w:rFonts w:ascii="Georgia" w:eastAsia="Times New Roman" w:hAnsi="Georgia"/>
          <w:sz w:val="27"/>
          <w:szCs w:val="27"/>
        </w:rPr>
        <w:t>Assessment Information</w:t>
      </w:r>
    </w:p>
    <w:p w14:paraId="0E739722" w14:textId="77777777" w:rsidR="00000000" w:rsidRDefault="00435DCC">
      <w:pPr>
        <w:pStyle w:val="NormalWeb"/>
        <w:divId w:val="1083262753"/>
        <w:rPr>
          <w:rFonts w:ascii="Georgia" w:hAnsi="Georgia"/>
        </w:rPr>
      </w:pPr>
      <w:r>
        <w:rPr>
          <w:rStyle w:val="datalabel1"/>
          <w:rFonts w:ascii="Georgia" w:hAnsi="Georgia"/>
        </w:rPr>
        <w:t xml:space="preserve">Date of Assessment: </w:t>
      </w:r>
      <w:r>
        <w:rPr>
          <w:rFonts w:ascii="Georgia" w:hAnsi="Georgia"/>
        </w:rPr>
        <w:t>2022-05-16</w:t>
      </w:r>
    </w:p>
    <w:p w14:paraId="0379B884" w14:textId="77777777" w:rsidR="00000000" w:rsidRDefault="00435DCC">
      <w:pPr>
        <w:pStyle w:val="NormalWeb"/>
        <w:divId w:val="1083262753"/>
        <w:rPr>
          <w:rFonts w:ascii="Georgia" w:hAnsi="Georgia"/>
        </w:rPr>
      </w:pPr>
      <w:r>
        <w:rPr>
          <w:rStyle w:val="datalabel1"/>
          <w:rFonts w:ascii="Georgia" w:hAnsi="Georgia"/>
        </w:rPr>
        <w:t xml:space="preserve">Assessor(s): </w:t>
      </w:r>
      <w:r>
        <w:rPr>
          <w:rFonts w:ascii="Georgia" w:hAnsi="Georgia"/>
        </w:rPr>
        <w:t>Pakkad, G.</w:t>
      </w:r>
    </w:p>
    <w:p w14:paraId="6FA8462A" w14:textId="77777777" w:rsidR="00000000" w:rsidRDefault="00435DCC">
      <w:pPr>
        <w:pStyle w:val="NormalWeb"/>
        <w:divId w:val="1083262753"/>
        <w:rPr>
          <w:rFonts w:ascii="Georgia" w:hAnsi="Georgia"/>
        </w:rPr>
      </w:pPr>
      <w:r>
        <w:rPr>
          <w:rStyle w:val="datalabel1"/>
          <w:rFonts w:ascii="Georgia" w:hAnsi="Georgia"/>
        </w:rPr>
        <w:t xml:space="preserve">Regions: </w:t>
      </w:r>
      <w:r>
        <w:rPr>
          <w:rFonts w:ascii="Georgia" w:hAnsi="Georgia"/>
        </w:rPr>
        <w:t>Global</w:t>
      </w:r>
    </w:p>
    <w:p w14:paraId="2598AB87" w14:textId="77777777" w:rsidR="00000000" w:rsidRDefault="00435DCC">
      <w:pPr>
        <w:pStyle w:val="Heading2"/>
        <w:divId w:val="1083262753"/>
        <w:rPr>
          <w:rFonts w:ascii="Georgia" w:eastAsia="Times New Roman" w:hAnsi="Georgia"/>
          <w:sz w:val="27"/>
          <w:szCs w:val="27"/>
        </w:rPr>
      </w:pPr>
      <w:r>
        <w:rPr>
          <w:rFonts w:ascii="Georgia" w:eastAsia="Times New Roman" w:hAnsi="Georgia"/>
          <w:sz w:val="27"/>
          <w:szCs w:val="27"/>
        </w:rPr>
        <w:t>Assessment Rationale</w:t>
      </w:r>
    </w:p>
    <w:p w14:paraId="6CF90DAB" w14:textId="77777777" w:rsidR="00000000" w:rsidRDefault="00435DCC">
      <w:pPr>
        <w:pStyle w:val="NormalWeb"/>
        <w:divId w:val="1083262753"/>
        <w:rPr>
          <w:rFonts w:ascii="Georgia" w:hAnsi="Georgia"/>
        </w:rPr>
      </w:pPr>
      <w:r>
        <w:rPr>
          <w:rFonts w:ascii="Georgia" w:hAnsi="Georgia"/>
        </w:rPr>
        <w:t xml:space="preserve">This species is endemic to Thailand, occupying a </w:t>
      </w:r>
      <w:proofErr w:type="gramStart"/>
      <w:r>
        <w:rPr>
          <w:rFonts w:ascii="Georgia" w:hAnsi="Georgia"/>
        </w:rPr>
        <w:t>fairly restricted</w:t>
      </w:r>
      <w:proofErr w:type="gramEnd"/>
      <w:r>
        <w:rPr>
          <w:rFonts w:ascii="Georgia" w:hAnsi="Georgia"/>
        </w:rPr>
        <w:t xml:space="preserve"> distribution across Peninsular Thailand. </w:t>
      </w:r>
      <w:del w:id="0" w:author="Jack Plummer" w:date="2022-08-19T17:47:00Z">
        <w:r w:rsidDel="00880D04">
          <w:rPr>
            <w:rFonts w:ascii="Georgia" w:hAnsi="Georgia"/>
          </w:rPr>
          <w:delText xml:space="preserve"> </w:delText>
        </w:r>
      </w:del>
      <w:r>
        <w:rPr>
          <w:rFonts w:ascii="Georgia" w:hAnsi="Georgia"/>
        </w:rPr>
        <w:t>Its estimated extent of occurrence (EOO) of 1,696 km2 falls within the threshold values for the Endangered category under criterion B1. </w:t>
      </w:r>
      <w:del w:id="1" w:author="Jack Plummer" w:date="2022-08-19T17:47:00Z">
        <w:r w:rsidDel="00880D04">
          <w:rPr>
            <w:rFonts w:ascii="Georgia" w:hAnsi="Georgia"/>
          </w:rPr>
          <w:delText> </w:delText>
        </w:r>
      </w:del>
      <w:r>
        <w:rPr>
          <w:rFonts w:ascii="Georgia" w:hAnsi="Georgia"/>
        </w:rPr>
        <w:t>Based on g</w:t>
      </w:r>
      <w:r>
        <w:rPr>
          <w:rFonts w:ascii="Georgia" w:hAnsi="Georgia"/>
        </w:rPr>
        <w:t>eoreferenced herbarium specimens, the area of occupancy is estimated as 20 km</w:t>
      </w:r>
      <w:r>
        <w:rPr>
          <w:rFonts w:ascii="Georgia" w:hAnsi="Georgia"/>
          <w:vertAlign w:val="superscript"/>
        </w:rPr>
        <w:t>2</w:t>
      </w:r>
      <w:r>
        <w:rPr>
          <w:rFonts w:ascii="Georgia" w:hAnsi="Georgia"/>
        </w:rPr>
        <w:t xml:space="preserve">, falling within the threshold values for the Endangered category under criterion B2. While this is likely to be an underestimate as botanical inventory is incomplete across its </w:t>
      </w:r>
      <w:r>
        <w:rPr>
          <w:rFonts w:ascii="Georgia" w:hAnsi="Georgia"/>
        </w:rPr>
        <w:t>distribution, it is considered unlikely that the true value exceeds the Endangered threshold of 500 km</w:t>
      </w:r>
      <w:r>
        <w:rPr>
          <w:rFonts w:ascii="Georgia" w:hAnsi="Georgia"/>
          <w:vertAlign w:val="superscript"/>
        </w:rPr>
        <w:t>2</w:t>
      </w:r>
      <w:r>
        <w:rPr>
          <w:rFonts w:ascii="Georgia" w:hAnsi="Georgia"/>
        </w:rPr>
        <w:t>. The major threat to the species is urbanization across its range, which is inferred to be contributing to a continuing decline in habitat area, extent,</w:t>
      </w:r>
      <w:r>
        <w:rPr>
          <w:rFonts w:ascii="Georgia" w:hAnsi="Georgia"/>
        </w:rPr>
        <w:t xml:space="preserve"> and quality. The species </w:t>
      </w:r>
      <w:proofErr w:type="gramStart"/>
      <w:r>
        <w:rPr>
          <w:rFonts w:ascii="Georgia" w:hAnsi="Georgia"/>
        </w:rPr>
        <w:t>is considered to be</w:t>
      </w:r>
      <w:proofErr w:type="gramEnd"/>
      <w:r>
        <w:rPr>
          <w:rFonts w:ascii="Georgia" w:hAnsi="Georgia"/>
        </w:rPr>
        <w:t xml:space="preserve"> restricted to four locations. Although this number could be higher if the species is confirmed to occur elsewhere within the EOO, the number of locations may still total five or fewer. There is limited populati</w:t>
      </w:r>
      <w:r>
        <w:rPr>
          <w:rFonts w:ascii="Georgia" w:hAnsi="Georgia"/>
        </w:rPr>
        <w:t>on information available, but the population trend is suspected to be decreasing. It is not clear whether the population is severely fragmented or subject to extreme fluctuations. Taking a precautionary approach, the species is assessed as Endangered B1ab(</w:t>
      </w:r>
      <w:r>
        <w:rPr>
          <w:rFonts w:ascii="Georgia" w:hAnsi="Georgia"/>
        </w:rPr>
        <w:t>iii)</w:t>
      </w:r>
      <w:del w:id="2" w:author="Jack Plummer" w:date="2022-08-19T17:50:00Z">
        <w:r w:rsidDel="00880D04">
          <w:rPr>
            <w:rFonts w:ascii="Georgia" w:hAnsi="Georgia"/>
          </w:rPr>
          <w:delText xml:space="preserve"> </w:delText>
        </w:r>
      </w:del>
      <w:r>
        <w:rPr>
          <w:rFonts w:ascii="Georgia" w:hAnsi="Georgia"/>
        </w:rPr>
        <w:t>+</w:t>
      </w:r>
      <w:del w:id="3" w:author="Jack Plummer" w:date="2022-08-19T17:50:00Z">
        <w:r w:rsidDel="00880D04">
          <w:rPr>
            <w:rFonts w:ascii="Georgia" w:hAnsi="Georgia"/>
          </w:rPr>
          <w:delText xml:space="preserve"> </w:delText>
        </w:r>
      </w:del>
      <w:r>
        <w:rPr>
          <w:rFonts w:ascii="Georgia" w:hAnsi="Georgia"/>
        </w:rPr>
        <w:t>2ab(iii) owing to its restricted EOO, AOO, limited number of locations, and continuing habitat decline. As the species is poorly studied, and suspected to be under-collected, further research into its distribution and population status will be neces</w:t>
      </w:r>
      <w:r>
        <w:rPr>
          <w:rFonts w:ascii="Georgia" w:hAnsi="Georgia"/>
        </w:rPr>
        <w:t>sary to validate this assessment of extinction risk.</w:t>
      </w:r>
    </w:p>
    <w:p w14:paraId="298E38BB" w14:textId="77777777" w:rsidR="00000000" w:rsidRDefault="00435DCC">
      <w:pPr>
        <w:pStyle w:val="Heading1"/>
        <w:divId w:val="2145538465"/>
        <w:rPr>
          <w:rFonts w:ascii="Georgia" w:eastAsia="Times New Roman" w:hAnsi="Georgia"/>
          <w:sz w:val="29"/>
          <w:szCs w:val="29"/>
        </w:rPr>
      </w:pPr>
      <w:r>
        <w:rPr>
          <w:rFonts w:ascii="Georgia" w:eastAsia="Times New Roman" w:hAnsi="Georgia"/>
          <w:sz w:val="29"/>
          <w:szCs w:val="29"/>
        </w:rPr>
        <w:t>Distribution</w:t>
      </w:r>
    </w:p>
    <w:p w14:paraId="50232F15" w14:textId="77777777" w:rsidR="00000000" w:rsidRDefault="00435DCC">
      <w:pPr>
        <w:pStyle w:val="Heading2"/>
        <w:divId w:val="2145538465"/>
        <w:rPr>
          <w:rFonts w:ascii="Georgia" w:eastAsia="Times New Roman" w:hAnsi="Georgia"/>
          <w:sz w:val="27"/>
          <w:szCs w:val="27"/>
        </w:rPr>
      </w:pPr>
      <w:r>
        <w:rPr>
          <w:rFonts w:ascii="Georgia" w:eastAsia="Times New Roman" w:hAnsi="Georgia"/>
          <w:sz w:val="27"/>
          <w:szCs w:val="27"/>
        </w:rPr>
        <w:t>Geographic Range</w:t>
      </w:r>
    </w:p>
    <w:p w14:paraId="70D2079A" w14:textId="5FBE94EC" w:rsidR="00000000" w:rsidRDefault="00435DCC">
      <w:pPr>
        <w:pStyle w:val="NormalWeb"/>
        <w:divId w:val="2145538465"/>
        <w:rPr>
          <w:rFonts w:ascii="Georgia" w:hAnsi="Georgia"/>
        </w:rPr>
      </w:pPr>
      <w:r>
        <w:rPr>
          <w:rFonts w:ascii="Georgia" w:hAnsi="Georgia"/>
        </w:rPr>
        <w:t>This species is endemic to Peninsular Thailand.</w:t>
      </w:r>
      <w:del w:id="4" w:author="Jack Plummer" w:date="2022-08-19T17:51:00Z">
        <w:r w:rsidDel="00880D04">
          <w:rPr>
            <w:rFonts w:ascii="Georgia" w:hAnsi="Georgia"/>
          </w:rPr>
          <w:delText xml:space="preserve"> It has been documented from the provinces of  Surat Thani (Ban Thamniap, Khao Sok, Khiansa, Phanom, Song Phi Nong, Krabi (Ao Luk, Than Bok Khorani) (Chayamarit and Welzen 2005), Phang Nga (Si Phang Nga (Leera</w:delText>
        </w:r>
        <w:r w:rsidDel="00880D04">
          <w:rPr>
            <w:rFonts w:ascii="Georgia" w:hAnsi="Georgia"/>
          </w:rPr>
          <w:delText>tiwong, and Jornead 2005), and Songkhla (Neamsuvan et al. 2012).</w:delText>
        </w:r>
      </w:del>
      <w:r>
        <w:rPr>
          <w:rFonts w:ascii="Georgia" w:hAnsi="Georgia"/>
        </w:rPr>
        <w:t> Survey work is recommended to identify whether any further subpopulations occur in Thailand.</w:t>
      </w:r>
      <w:ins w:id="5" w:author="Jack Plummer" w:date="2022-08-19T17:51:00Z">
        <w:r w:rsidR="00880D04">
          <w:rPr>
            <w:rFonts w:ascii="Georgia" w:hAnsi="Georgia"/>
          </w:rPr>
          <w:t xml:space="preserve"> It occurs at 20-100 m asl.</w:t>
        </w:r>
      </w:ins>
    </w:p>
    <w:p w14:paraId="447A8A05" w14:textId="77777777" w:rsidR="00000000" w:rsidRDefault="00435DCC">
      <w:pPr>
        <w:pStyle w:val="Heading2"/>
        <w:divId w:val="2145538465"/>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000000" w14:paraId="3970180E" w14:textId="77777777">
        <w:trPr>
          <w:divId w:val="2145538465"/>
          <w:tblCellSpacing w:w="15" w:type="dxa"/>
        </w:trPr>
        <w:tc>
          <w:tcPr>
            <w:tcW w:w="0" w:type="auto"/>
            <w:tcBorders>
              <w:bottom w:val="single" w:sz="6" w:space="0" w:color="000000"/>
            </w:tcBorders>
            <w:shd w:val="clear" w:color="auto" w:fill="BBBBBB"/>
            <w:vAlign w:val="center"/>
            <w:hideMark/>
          </w:tcPr>
          <w:p w14:paraId="2C0DAB06"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2366CA6A"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7640A4F" w14:textId="77777777">
        <w:trPr>
          <w:divId w:val="2145538465"/>
          <w:tblCellSpacing w:w="15" w:type="dxa"/>
        </w:trPr>
        <w:tc>
          <w:tcPr>
            <w:tcW w:w="0" w:type="auto"/>
            <w:vAlign w:val="center"/>
            <w:hideMark/>
          </w:tcPr>
          <w:p w14:paraId="1C5798DF" w14:textId="77777777" w:rsidR="00000000" w:rsidRDefault="00435DCC">
            <w:pPr>
              <w:spacing w:after="75"/>
              <w:rPr>
                <w:rFonts w:ascii="Georgia" w:eastAsia="Times New Roman" w:hAnsi="Georgia"/>
                <w:sz w:val="18"/>
                <w:szCs w:val="18"/>
              </w:rPr>
            </w:pPr>
            <w:r>
              <w:rPr>
                <w:rFonts w:ascii="Georgia" w:eastAsia="Times New Roman" w:hAnsi="Georgia"/>
                <w:sz w:val="18"/>
                <w:szCs w:val="18"/>
              </w:rPr>
              <w:t>20</w:t>
            </w:r>
          </w:p>
        </w:tc>
        <w:tc>
          <w:tcPr>
            <w:tcW w:w="0" w:type="auto"/>
            <w:vAlign w:val="center"/>
            <w:hideMark/>
          </w:tcPr>
          <w:p w14:paraId="679056EF" w14:textId="77777777" w:rsidR="00000000" w:rsidRDefault="00435DCC">
            <w:pPr>
              <w:spacing w:after="75"/>
              <w:rPr>
                <w:rFonts w:ascii="Georgia" w:eastAsia="Times New Roman" w:hAnsi="Georgia"/>
                <w:sz w:val="18"/>
                <w:szCs w:val="18"/>
              </w:rPr>
            </w:pPr>
            <w:r>
              <w:rPr>
                <w:rFonts w:ascii="Georgia" w:eastAsia="Times New Roman" w:hAnsi="Georgia"/>
                <w:sz w:val="18"/>
                <w:szCs w:val="18"/>
              </w:rPr>
              <w:t>Estimated fro</w:t>
            </w:r>
            <w:r>
              <w:rPr>
                <w:rFonts w:ascii="Georgia" w:eastAsia="Times New Roman" w:hAnsi="Georgia"/>
                <w:sz w:val="18"/>
                <w:szCs w:val="18"/>
              </w:rPr>
              <w:t xml:space="preserve">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2022).</w:t>
            </w:r>
          </w:p>
        </w:tc>
      </w:tr>
    </w:tbl>
    <w:p w14:paraId="43EC395D" w14:textId="77777777" w:rsidR="00000000" w:rsidRDefault="00435DCC">
      <w:pPr>
        <w:pStyle w:val="Heading2"/>
        <w:divId w:val="2145538465"/>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7C9E8B60" w14:textId="77777777">
        <w:trPr>
          <w:divId w:val="2145538465"/>
          <w:tblCellSpacing w:w="15" w:type="dxa"/>
        </w:trPr>
        <w:tc>
          <w:tcPr>
            <w:tcW w:w="0" w:type="auto"/>
            <w:tcBorders>
              <w:bottom w:val="single" w:sz="6" w:space="0" w:color="000000"/>
            </w:tcBorders>
            <w:shd w:val="clear" w:color="auto" w:fill="BBBBBB"/>
            <w:vAlign w:val="center"/>
            <w:hideMark/>
          </w:tcPr>
          <w:p w14:paraId="58617542"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DDC41F7"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75DB642A"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AEE3B3C" w14:textId="77777777">
        <w:trPr>
          <w:divId w:val="2145538465"/>
          <w:tblCellSpacing w:w="15" w:type="dxa"/>
        </w:trPr>
        <w:tc>
          <w:tcPr>
            <w:tcW w:w="0" w:type="auto"/>
            <w:vAlign w:val="center"/>
            <w:hideMark/>
          </w:tcPr>
          <w:p w14:paraId="6955E645" w14:textId="77777777" w:rsidR="00000000" w:rsidRDefault="00435DCC">
            <w:pPr>
              <w:spacing w:after="75"/>
              <w:rPr>
                <w:rFonts w:ascii="Georgia" w:eastAsia="Times New Roman" w:hAnsi="Georgia"/>
                <w:sz w:val="18"/>
                <w:szCs w:val="18"/>
              </w:rPr>
            </w:pPr>
            <w:r>
              <w:rPr>
                <w:rFonts w:ascii="Georgia" w:eastAsia="Times New Roman" w:hAnsi="Georgia"/>
                <w:sz w:val="18"/>
                <w:szCs w:val="18"/>
              </w:rPr>
              <w:t>1</w:t>
            </w:r>
            <w:r>
              <w:rPr>
                <w:rFonts w:ascii="Georgia" w:eastAsia="Times New Roman" w:hAnsi="Georgia"/>
                <w:sz w:val="18"/>
                <w:szCs w:val="18"/>
              </w:rPr>
              <w:t>696</w:t>
            </w:r>
          </w:p>
        </w:tc>
        <w:tc>
          <w:tcPr>
            <w:tcW w:w="0" w:type="auto"/>
            <w:vAlign w:val="center"/>
            <w:hideMark/>
          </w:tcPr>
          <w:p w14:paraId="1F6FE3C6" w14:textId="77777777" w:rsidR="00000000" w:rsidRDefault="00435DCC">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2281DC54" w14:textId="1E9E6352" w:rsidR="00000000" w:rsidRDefault="00435DCC">
            <w:pPr>
              <w:spacing w:after="75"/>
              <w:rPr>
                <w:rFonts w:ascii="Georgia" w:eastAsia="Times New Roman" w:hAnsi="Georgia"/>
                <w:sz w:val="18"/>
                <w:szCs w:val="18"/>
              </w:rPr>
            </w:pPr>
            <w:r>
              <w:rPr>
                <w:rFonts w:ascii="Georgia" w:eastAsia="Times New Roman" w:hAnsi="Georgia"/>
                <w:sz w:val="18"/>
                <w:szCs w:val="18"/>
              </w:rPr>
              <w:t xml:space="preserve">Estimated from a </w:t>
            </w:r>
            <w:del w:id="6" w:author="Jack Plummer" w:date="2022-08-19T17:51:00Z">
              <w:r w:rsidDel="00880D04">
                <w:rPr>
                  <w:rFonts w:ascii="Georgia" w:eastAsia="Times New Roman" w:hAnsi="Georgia"/>
                  <w:sz w:val="18"/>
                  <w:szCs w:val="18"/>
                </w:rPr>
                <w:delText>2 x 2 km grid cell</w:delText>
              </w:r>
            </w:del>
            <w:ins w:id="7" w:author="Jack Plummer" w:date="2022-08-19T17:51:00Z">
              <w:r w:rsidR="00880D04">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506359E4" w14:textId="77777777" w:rsidR="00000000" w:rsidRDefault="00435DCC">
      <w:pPr>
        <w:pStyle w:val="Heading2"/>
        <w:divId w:val="2145538465"/>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19"/>
        <w:gridCol w:w="7791"/>
      </w:tblGrid>
      <w:tr w:rsidR="00000000" w14:paraId="234278E6" w14:textId="77777777">
        <w:trPr>
          <w:divId w:val="2145538465"/>
          <w:tblCellSpacing w:w="15" w:type="dxa"/>
        </w:trPr>
        <w:tc>
          <w:tcPr>
            <w:tcW w:w="0" w:type="auto"/>
            <w:tcBorders>
              <w:bottom w:val="single" w:sz="6" w:space="0" w:color="000000"/>
            </w:tcBorders>
            <w:shd w:val="clear" w:color="auto" w:fill="BBBBBB"/>
            <w:vAlign w:val="center"/>
            <w:hideMark/>
          </w:tcPr>
          <w:p w14:paraId="0E7C6BA7"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563AA7C1"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56D45DC" w14:textId="77777777">
        <w:trPr>
          <w:divId w:val="2145538465"/>
          <w:tblCellSpacing w:w="15" w:type="dxa"/>
        </w:trPr>
        <w:tc>
          <w:tcPr>
            <w:tcW w:w="0" w:type="auto"/>
            <w:vAlign w:val="center"/>
            <w:hideMark/>
          </w:tcPr>
          <w:p w14:paraId="4824C49B" w14:textId="77777777" w:rsidR="00000000" w:rsidRDefault="00435DCC">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59738DD" w14:textId="054D2525" w:rsidR="00000000" w:rsidRDefault="00435DCC">
            <w:pPr>
              <w:spacing w:after="75"/>
              <w:rPr>
                <w:rFonts w:ascii="Georgia" w:eastAsia="Times New Roman" w:hAnsi="Georgia"/>
                <w:sz w:val="18"/>
                <w:szCs w:val="18"/>
              </w:rPr>
            </w:pPr>
            <w:r>
              <w:rPr>
                <w:rFonts w:ascii="Georgia" w:eastAsia="Times New Roman" w:hAnsi="Georgia"/>
                <w:sz w:val="18"/>
                <w:szCs w:val="18"/>
              </w:rPr>
              <w:t xml:space="preserve">The species is known from 4 locations in the provinces of Surat Thani, Krabi, </w:t>
            </w:r>
            <w:proofErr w:type="spellStart"/>
            <w:r>
              <w:rPr>
                <w:rFonts w:ascii="Georgia" w:eastAsia="Times New Roman" w:hAnsi="Georgia"/>
                <w:sz w:val="18"/>
                <w:szCs w:val="18"/>
              </w:rPr>
              <w:t>Phang</w:t>
            </w:r>
            <w:proofErr w:type="spellEnd"/>
            <w:r>
              <w:rPr>
                <w:rFonts w:ascii="Georgia" w:eastAsia="Times New Roman" w:hAnsi="Georgia"/>
                <w:sz w:val="18"/>
                <w:szCs w:val="18"/>
              </w:rPr>
              <w:t xml:space="preserve"> Nga and Songkhla. </w:t>
            </w:r>
            <w:commentRangeStart w:id="8"/>
            <w:r w:rsidRPr="00880D04">
              <w:rPr>
                <w:rFonts w:ascii="Georgia" w:eastAsia="Times New Roman" w:hAnsi="Georgia"/>
                <w:strike/>
                <w:sz w:val="18"/>
                <w:szCs w:val="18"/>
                <w:rPrChange w:id="9" w:author="Jack Plummer" w:date="2022-08-19T17:52:00Z">
                  <w:rPr>
                    <w:rFonts w:ascii="Georgia" w:eastAsia="Times New Roman" w:hAnsi="Georgia"/>
                    <w:sz w:val="18"/>
                    <w:szCs w:val="18"/>
                  </w:rPr>
                </w:rPrChange>
              </w:rPr>
              <w:t>Based on habitat loss at known sites, the population trend is suspected to be decreasing. No information is available around the size and status of specif</w:t>
            </w:r>
            <w:r w:rsidRPr="00880D04">
              <w:rPr>
                <w:rFonts w:ascii="Georgia" w:eastAsia="Times New Roman" w:hAnsi="Georgia"/>
                <w:strike/>
                <w:sz w:val="18"/>
                <w:szCs w:val="18"/>
                <w:rPrChange w:id="10" w:author="Jack Plummer" w:date="2022-08-19T17:52:00Z">
                  <w:rPr>
                    <w:rFonts w:ascii="Georgia" w:eastAsia="Times New Roman" w:hAnsi="Georgia"/>
                    <w:sz w:val="18"/>
                    <w:szCs w:val="18"/>
                  </w:rPr>
                </w:rPrChange>
              </w:rPr>
              <w:t xml:space="preserve">ic subpopulations and the current population trend is unknown. Further research into population status and trends is required to confirmed whether a decline is apparent and </w:t>
            </w:r>
            <w:proofErr w:type="spellStart"/>
            <w:r w:rsidRPr="00880D04">
              <w:rPr>
                <w:rFonts w:ascii="Georgia" w:eastAsia="Times New Roman" w:hAnsi="Georgia"/>
                <w:strike/>
                <w:sz w:val="18"/>
                <w:szCs w:val="18"/>
                <w:rPrChange w:id="11" w:author="Jack Plummer" w:date="2022-08-19T17:52:00Z">
                  <w:rPr>
                    <w:rFonts w:ascii="Georgia" w:eastAsia="Times New Roman" w:hAnsi="Georgia"/>
                    <w:sz w:val="18"/>
                    <w:szCs w:val="18"/>
                  </w:rPr>
                </w:rPrChange>
              </w:rPr>
              <w:t>ongoing.</w:t>
            </w:r>
            <w:commentRangeEnd w:id="8"/>
            <w:r w:rsidR="006900AF">
              <w:rPr>
                <w:rStyle w:val="CommentReference"/>
              </w:rPr>
              <w:commentReference w:id="8"/>
            </w:r>
            <w:ins w:id="12" w:author="Jack Plummer" w:date="2022-08-19T17:52:00Z">
              <w:r w:rsidR="006900AF">
                <w:rPr>
                  <w:rFonts w:ascii="Georgia" w:eastAsia="Times New Roman" w:hAnsi="Georgia"/>
                  <w:strike/>
                  <w:sz w:val="18"/>
                  <w:szCs w:val="18"/>
                </w:rPr>
                <w:t>Do</w:t>
              </w:r>
            </w:ins>
            <w:proofErr w:type="spellEnd"/>
          </w:p>
        </w:tc>
      </w:tr>
    </w:tbl>
    <w:p w14:paraId="5C1DDF03" w14:textId="77777777" w:rsidR="00000000" w:rsidRDefault="00435DCC">
      <w:pPr>
        <w:pStyle w:val="Heading2"/>
        <w:divId w:val="2145538465"/>
        <w:rPr>
          <w:rFonts w:ascii="Georgia" w:eastAsia="Times New Roman" w:hAnsi="Georgia"/>
          <w:sz w:val="27"/>
          <w:szCs w:val="27"/>
        </w:rPr>
      </w:pPr>
      <w:r>
        <w:rPr>
          <w:rFonts w:ascii="Georgia" w:eastAsia="Times New Roman" w:hAnsi="Georgia"/>
          <w:sz w:val="27"/>
          <w:szCs w:val="27"/>
        </w:rPr>
        <w:t>Elevation / Depth / Depth Zones</w:t>
      </w:r>
    </w:p>
    <w:p w14:paraId="01016AFB" w14:textId="77777777" w:rsidR="00000000" w:rsidRDefault="00435DCC">
      <w:pPr>
        <w:pStyle w:val="NormalWeb"/>
        <w:divId w:val="2145538465"/>
        <w:rPr>
          <w:rFonts w:ascii="Georgia" w:hAnsi="Georgia"/>
        </w:rPr>
      </w:pPr>
      <w:r>
        <w:rPr>
          <w:rStyle w:val="datalabel1"/>
          <w:rFonts w:ascii="Georgia" w:hAnsi="Georgia"/>
        </w:rPr>
        <w:t>Elevation Lower Limit (in metres above se</w:t>
      </w:r>
      <w:r>
        <w:rPr>
          <w:rStyle w:val="datalabel1"/>
          <w:rFonts w:ascii="Georgia" w:hAnsi="Georgia"/>
        </w:rPr>
        <w:t xml:space="preserve">a level): </w:t>
      </w:r>
      <w:r>
        <w:rPr>
          <w:rFonts w:ascii="Georgia" w:hAnsi="Georgia"/>
        </w:rPr>
        <w:t>20</w:t>
      </w:r>
    </w:p>
    <w:p w14:paraId="2E71E073" w14:textId="77777777" w:rsidR="00000000" w:rsidRDefault="00435DCC">
      <w:pPr>
        <w:pStyle w:val="NormalWeb"/>
        <w:divId w:val="2145538465"/>
        <w:rPr>
          <w:rFonts w:ascii="Georgia" w:hAnsi="Georgia"/>
        </w:rPr>
      </w:pPr>
      <w:r>
        <w:rPr>
          <w:rStyle w:val="datalabel1"/>
          <w:rFonts w:ascii="Georgia" w:hAnsi="Georgia"/>
        </w:rPr>
        <w:t xml:space="preserve">Elevation Upper Limit (in metres above sea level): </w:t>
      </w:r>
      <w:r>
        <w:rPr>
          <w:rFonts w:ascii="Georgia" w:hAnsi="Georgia"/>
        </w:rPr>
        <w:t>100</w:t>
      </w:r>
    </w:p>
    <w:p w14:paraId="61BC5745" w14:textId="77777777" w:rsidR="00000000" w:rsidRDefault="00435DCC">
      <w:pPr>
        <w:pStyle w:val="Heading2"/>
        <w:divId w:val="2145538465"/>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4"/>
        <w:gridCol w:w="1729"/>
        <w:gridCol w:w="988"/>
        <w:gridCol w:w="1004"/>
        <w:gridCol w:w="1228"/>
        <w:gridCol w:w="1149"/>
        <w:gridCol w:w="1092"/>
      </w:tblGrid>
      <w:tr w:rsidR="00000000" w14:paraId="05C4B6B7" w14:textId="77777777">
        <w:trPr>
          <w:divId w:val="2145538465"/>
          <w:tblCellSpacing w:w="15" w:type="dxa"/>
        </w:trPr>
        <w:tc>
          <w:tcPr>
            <w:tcW w:w="0" w:type="auto"/>
            <w:tcBorders>
              <w:bottom w:val="single" w:sz="6" w:space="0" w:color="000000"/>
            </w:tcBorders>
            <w:shd w:val="clear" w:color="auto" w:fill="BBBBBB"/>
            <w:vAlign w:val="center"/>
            <w:hideMark/>
          </w:tcPr>
          <w:p w14:paraId="116CDFF4"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18D84266"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3B7803B8"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6337A52"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FE85269"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0EAE6FF2"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Justificatio</w:t>
            </w:r>
            <w:r>
              <w:rPr>
                <w:rFonts w:ascii="Georgia" w:eastAsia="Times New Roman" w:hAnsi="Georgia"/>
                <w:b/>
                <w:bCs/>
                <w:sz w:val="18"/>
                <w:szCs w:val="18"/>
              </w:rPr>
              <w:t>n</w:t>
            </w:r>
          </w:p>
        </w:tc>
        <w:tc>
          <w:tcPr>
            <w:tcW w:w="0" w:type="auto"/>
            <w:tcBorders>
              <w:bottom w:val="single" w:sz="6" w:space="0" w:color="000000"/>
            </w:tcBorders>
            <w:shd w:val="clear" w:color="auto" w:fill="BBBBBB"/>
            <w:vAlign w:val="center"/>
            <w:hideMark/>
          </w:tcPr>
          <w:p w14:paraId="55095CAC"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63351071"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797B30EB" w14:textId="77777777">
        <w:trPr>
          <w:divId w:val="2145538465"/>
          <w:tblCellSpacing w:w="15" w:type="dxa"/>
        </w:trPr>
        <w:tc>
          <w:tcPr>
            <w:tcW w:w="0" w:type="auto"/>
            <w:vAlign w:val="center"/>
            <w:hideMark/>
          </w:tcPr>
          <w:p w14:paraId="66A24107" w14:textId="77777777" w:rsidR="00000000" w:rsidRDefault="00435DCC">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79A58C5F"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F0708C1" w14:textId="77777777" w:rsidR="00000000" w:rsidRDefault="00435DCC">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(GBIF.org 2021).</w:t>
            </w:r>
          </w:p>
        </w:tc>
        <w:tc>
          <w:tcPr>
            <w:tcW w:w="0" w:type="auto"/>
            <w:vAlign w:val="center"/>
            <w:hideMark/>
          </w:tcPr>
          <w:p w14:paraId="2BE7B1DA"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9EB496"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D82C7C4"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D368BFC"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0A51DF6"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r>
    </w:tbl>
    <w:p w14:paraId="06109D50" w14:textId="77777777" w:rsidR="00000000" w:rsidRDefault="00435DCC">
      <w:pPr>
        <w:pStyle w:val="Heading2"/>
        <w:divId w:val="2145538465"/>
        <w:rPr>
          <w:rFonts w:ascii="Georgia" w:eastAsia="Times New Roman" w:hAnsi="Georgia"/>
          <w:sz w:val="27"/>
          <w:szCs w:val="27"/>
        </w:rPr>
      </w:pPr>
      <w:r>
        <w:rPr>
          <w:rFonts w:ascii="Georgia" w:eastAsia="Times New Roman" w:hAnsi="Georgia"/>
          <w:sz w:val="27"/>
          <w:szCs w:val="27"/>
        </w:rPr>
        <w:t>Biogeographic Realms</w:t>
      </w:r>
    </w:p>
    <w:p w14:paraId="466FB5F1" w14:textId="77777777" w:rsidR="00000000" w:rsidRDefault="00435DCC">
      <w:pPr>
        <w:pStyle w:val="NormalWeb"/>
        <w:divId w:val="2145538465"/>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46A3BB03" w14:textId="77777777" w:rsidR="00000000" w:rsidRDefault="00435DCC">
      <w:pPr>
        <w:pStyle w:val="Heading1"/>
        <w:divId w:val="2138599438"/>
        <w:rPr>
          <w:rFonts w:ascii="Georgia" w:eastAsia="Times New Roman" w:hAnsi="Georgia"/>
          <w:sz w:val="29"/>
          <w:szCs w:val="29"/>
        </w:rPr>
      </w:pPr>
      <w:r>
        <w:rPr>
          <w:rFonts w:ascii="Georgia" w:eastAsia="Times New Roman" w:hAnsi="Georgia"/>
          <w:sz w:val="29"/>
          <w:szCs w:val="29"/>
        </w:rPr>
        <w:t>Occurrence</w:t>
      </w:r>
    </w:p>
    <w:p w14:paraId="124A417A" w14:textId="77777777" w:rsidR="00000000" w:rsidRDefault="00435DCC">
      <w:pPr>
        <w:pStyle w:val="Heading2"/>
        <w:divId w:val="2138599438"/>
        <w:rPr>
          <w:rFonts w:ascii="Georgia" w:eastAsia="Times New Roman" w:hAnsi="Georgia"/>
          <w:sz w:val="27"/>
          <w:szCs w:val="27"/>
        </w:rPr>
      </w:pPr>
      <w:r>
        <w:rPr>
          <w:rFonts w:ascii="Georgia" w:eastAsia="Times New Roman" w:hAnsi="Georgia"/>
          <w:sz w:val="27"/>
          <w:szCs w:val="27"/>
        </w:rPr>
        <w:lastRenderedPageBreak/>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2469CDEB" w14:textId="77777777">
        <w:trPr>
          <w:divId w:val="2138599438"/>
          <w:tblCellSpacing w:w="15" w:type="dxa"/>
        </w:trPr>
        <w:tc>
          <w:tcPr>
            <w:tcW w:w="0" w:type="auto"/>
            <w:tcBorders>
              <w:bottom w:val="single" w:sz="6" w:space="0" w:color="000000"/>
            </w:tcBorders>
            <w:shd w:val="clear" w:color="auto" w:fill="BBBBBB"/>
            <w:vAlign w:val="center"/>
            <w:hideMark/>
          </w:tcPr>
          <w:p w14:paraId="45BEA190"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3D48ECA7"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1AB8641"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1C4A3F50"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76B8F6A"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46ECB6F5" w14:textId="77777777">
        <w:trPr>
          <w:divId w:val="2138599438"/>
          <w:tblCellSpacing w:w="15" w:type="dxa"/>
        </w:trPr>
        <w:tc>
          <w:tcPr>
            <w:tcW w:w="0" w:type="auto"/>
            <w:tcBorders>
              <w:bottom w:val="single" w:sz="6" w:space="0" w:color="CCCCCC"/>
            </w:tcBorders>
            <w:vAlign w:val="center"/>
            <w:hideMark/>
          </w:tcPr>
          <w:p w14:paraId="0A0D863E" w14:textId="77777777" w:rsidR="00000000" w:rsidRDefault="00435DCC">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43E3B225" w14:textId="77777777" w:rsidR="00000000" w:rsidRDefault="00435DCC">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1360312" w14:textId="77777777" w:rsidR="00000000" w:rsidRDefault="00435DCC">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02083E8" w14:textId="77777777" w:rsidR="00000000" w:rsidRDefault="00435DCC">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A71483A" w14:textId="77777777" w:rsidR="00000000" w:rsidRDefault="00435DCC">
            <w:pPr>
              <w:spacing w:after="75"/>
              <w:rPr>
                <w:rFonts w:ascii="Georgia" w:eastAsia="Times New Roman" w:hAnsi="Georgia"/>
                <w:sz w:val="18"/>
                <w:szCs w:val="18"/>
              </w:rPr>
            </w:pPr>
            <w:r>
              <w:rPr>
                <w:rFonts w:ascii="Georgia" w:eastAsia="Times New Roman" w:hAnsi="Georgia"/>
                <w:sz w:val="18"/>
                <w:szCs w:val="18"/>
              </w:rPr>
              <w:t>Resident</w:t>
            </w:r>
          </w:p>
        </w:tc>
      </w:tr>
    </w:tbl>
    <w:p w14:paraId="02339F56" w14:textId="77777777" w:rsidR="00000000" w:rsidRDefault="00435DCC">
      <w:pPr>
        <w:pStyle w:val="Heading1"/>
        <w:divId w:val="1789469319"/>
        <w:rPr>
          <w:rFonts w:ascii="Georgia" w:eastAsia="Times New Roman" w:hAnsi="Georgia"/>
          <w:sz w:val="29"/>
          <w:szCs w:val="29"/>
        </w:rPr>
      </w:pPr>
      <w:r>
        <w:rPr>
          <w:rFonts w:ascii="Georgia" w:eastAsia="Times New Roman" w:hAnsi="Georgia"/>
          <w:sz w:val="29"/>
          <w:szCs w:val="29"/>
        </w:rPr>
        <w:t>Population</w:t>
      </w:r>
    </w:p>
    <w:p w14:paraId="117460EA" w14:textId="0C1DCCB9" w:rsidR="00000000" w:rsidRDefault="00435DCC">
      <w:pPr>
        <w:pStyle w:val="NormalWeb"/>
        <w:divId w:val="1789469319"/>
        <w:rPr>
          <w:rFonts w:ascii="Georgia" w:hAnsi="Georgia"/>
        </w:rPr>
      </w:pPr>
      <w:r>
        <w:rPr>
          <w:rFonts w:ascii="Georgia" w:hAnsi="Georgia"/>
        </w:rPr>
        <w:t xml:space="preserve">The species is known from </w:t>
      </w:r>
      <w:ins w:id="13" w:author="Jack Plummer" w:date="2022-08-19T17:52:00Z">
        <w:r w:rsidR="006900AF">
          <w:rPr>
            <w:rFonts w:ascii="Georgia" w:hAnsi="Georgia"/>
          </w:rPr>
          <w:t>four</w:t>
        </w:r>
      </w:ins>
      <w:del w:id="14" w:author="Jack Plummer" w:date="2022-08-19T17:52:00Z">
        <w:r w:rsidDel="006900AF">
          <w:rPr>
            <w:rFonts w:ascii="Georgia" w:hAnsi="Georgia"/>
          </w:rPr>
          <w:delText>4</w:delText>
        </w:r>
      </w:del>
      <w:r>
        <w:rPr>
          <w:rFonts w:ascii="Georgia" w:hAnsi="Georgia"/>
        </w:rPr>
        <w:t xml:space="preserve"> locations in the provinces of Surat Thani, Krabi, </w:t>
      </w:r>
      <w:proofErr w:type="spellStart"/>
      <w:r>
        <w:rPr>
          <w:rFonts w:ascii="Georgia" w:hAnsi="Georgia"/>
        </w:rPr>
        <w:t>Phang</w:t>
      </w:r>
      <w:proofErr w:type="spellEnd"/>
      <w:r>
        <w:rPr>
          <w:rFonts w:ascii="Georgia" w:hAnsi="Georgia"/>
        </w:rPr>
        <w:t xml:space="preserve"> Nga and Songkhla.</w:t>
      </w:r>
      <w:ins w:id="15" w:author="Jack Plummer" w:date="2022-08-19T18:01:00Z">
        <w:r w:rsidR="000D1CE6">
          <w:rPr>
            <w:rFonts w:ascii="Georgia" w:hAnsi="Georgia"/>
          </w:rPr>
          <w:t xml:space="preserve"> It is considered </w:t>
        </w:r>
      </w:ins>
      <w:moveToRangeStart w:id="16" w:author="Jack Plummer" w:date="2022-08-19T18:01:00Z" w:name="move111824507"/>
      <w:moveTo w:id="17" w:author="Jack Plummer" w:date="2022-08-19T18:01:00Z">
        <w:del w:id="18" w:author="Jack Plummer" w:date="2022-08-19T18:01:00Z">
          <w:r w:rsidR="000D1CE6" w:rsidDel="000D1CE6">
            <w:rPr>
              <w:rFonts w:ascii="Georgia" w:hAnsi="Georgia"/>
            </w:rPr>
            <w:delText>R</w:delText>
          </w:r>
        </w:del>
      </w:moveTo>
      <w:ins w:id="19" w:author="Jack Plummer" w:date="2022-08-19T18:01:00Z">
        <w:r w:rsidR="000D1CE6">
          <w:rPr>
            <w:rFonts w:ascii="Georgia" w:hAnsi="Georgia"/>
          </w:rPr>
          <w:t>r</w:t>
        </w:r>
      </w:ins>
      <w:moveTo w:id="20" w:author="Jack Plummer" w:date="2022-08-19T18:01:00Z">
        <w:r w:rsidR="000D1CE6">
          <w:rPr>
            <w:rFonts w:ascii="Georgia" w:hAnsi="Georgia"/>
          </w:rPr>
          <w:t>are (Voradol </w:t>
        </w:r>
        <w:r w:rsidR="000D1CE6">
          <w:rPr>
            <w:rStyle w:val="Emphasis"/>
            <w:rFonts w:ascii="Georgia" w:hAnsi="Georgia"/>
          </w:rPr>
          <w:t>et al. </w:t>
        </w:r>
        <w:r w:rsidR="000D1CE6">
          <w:rPr>
            <w:rFonts w:ascii="Georgia" w:hAnsi="Georgia"/>
          </w:rPr>
          <w:t>2017).</w:t>
        </w:r>
      </w:moveTo>
      <w:moveToRangeEnd w:id="16"/>
      <w:r>
        <w:rPr>
          <w:rFonts w:ascii="Georgia" w:hAnsi="Georgia"/>
        </w:rPr>
        <w:t xml:space="preserve"> Based on habitat loss at known sites, the population trend is suspected to be decreasing. No information is available around the size and status of specif</w:t>
      </w:r>
      <w:r>
        <w:rPr>
          <w:rFonts w:ascii="Georgia" w:hAnsi="Georgia"/>
        </w:rPr>
        <w:t>ic subpopulations</w:t>
      </w:r>
      <w:del w:id="21" w:author="Jack Plummer" w:date="2022-08-19T17:52:00Z">
        <w:r w:rsidDel="006900AF">
          <w:rPr>
            <w:rFonts w:ascii="Georgia" w:hAnsi="Georgia"/>
          </w:rPr>
          <w:delText xml:space="preserve"> and the current population trend is unknown</w:delText>
        </w:r>
      </w:del>
      <w:r>
        <w:rPr>
          <w:rFonts w:ascii="Georgia" w:hAnsi="Georgia"/>
        </w:rPr>
        <w:t>. Further research into population status and trends is required to confirm</w:t>
      </w:r>
      <w:del w:id="22" w:author="Jack Plummer" w:date="2022-08-19T17:53:00Z">
        <w:r w:rsidDel="006900AF">
          <w:rPr>
            <w:rFonts w:ascii="Georgia" w:hAnsi="Georgia"/>
          </w:rPr>
          <w:delText>ed</w:delText>
        </w:r>
      </w:del>
      <w:r>
        <w:rPr>
          <w:rFonts w:ascii="Georgia" w:hAnsi="Georgia"/>
        </w:rPr>
        <w:t xml:space="preserve"> whether a decline is apparent and ongoing.</w:t>
      </w:r>
    </w:p>
    <w:p w14:paraId="38B6AD1A" w14:textId="77777777" w:rsidR="00000000" w:rsidRDefault="00435DCC">
      <w:pPr>
        <w:pStyle w:val="Heading2"/>
        <w:divId w:val="1789469319"/>
        <w:rPr>
          <w:rFonts w:ascii="Georgia" w:eastAsia="Times New Roman" w:hAnsi="Georgia"/>
          <w:sz w:val="27"/>
          <w:szCs w:val="27"/>
        </w:rPr>
      </w:pPr>
      <w:r>
        <w:rPr>
          <w:rFonts w:ascii="Georgia" w:eastAsia="Times New Roman" w:hAnsi="Georgia"/>
          <w:sz w:val="27"/>
          <w:szCs w:val="27"/>
        </w:rPr>
        <w:t>Population Information</w:t>
      </w:r>
    </w:p>
    <w:p w14:paraId="531BA2D9" w14:textId="77777777" w:rsidR="00000000" w:rsidRDefault="00435DCC">
      <w:pPr>
        <w:pStyle w:val="NormalWeb"/>
        <w:divId w:val="1789469319"/>
        <w:rPr>
          <w:rFonts w:ascii="Georgia" w:hAnsi="Georgia"/>
        </w:rPr>
      </w:pPr>
      <w:r>
        <w:rPr>
          <w:rStyle w:val="datalabel1"/>
          <w:rFonts w:ascii="Georgia" w:hAnsi="Georgia"/>
        </w:rPr>
        <w:t xml:space="preserve">Current Population Trend: </w:t>
      </w:r>
      <w:r>
        <w:rPr>
          <w:rFonts w:ascii="Georgia" w:hAnsi="Georgia"/>
        </w:rPr>
        <w:t>Decreasing</w:t>
      </w:r>
    </w:p>
    <w:p w14:paraId="664347F4" w14:textId="77777777" w:rsidR="00000000" w:rsidRDefault="00435DCC">
      <w:pPr>
        <w:pStyle w:val="Heading1"/>
        <w:divId w:val="502597838"/>
        <w:rPr>
          <w:rFonts w:ascii="Georgia" w:eastAsia="Times New Roman" w:hAnsi="Georgia"/>
          <w:sz w:val="29"/>
          <w:szCs w:val="29"/>
        </w:rPr>
      </w:pPr>
      <w:r>
        <w:rPr>
          <w:rFonts w:ascii="Georgia" w:eastAsia="Times New Roman" w:hAnsi="Georgia"/>
          <w:sz w:val="29"/>
          <w:szCs w:val="29"/>
        </w:rPr>
        <w:t>Habitats and E</w:t>
      </w:r>
      <w:r>
        <w:rPr>
          <w:rFonts w:ascii="Georgia" w:eastAsia="Times New Roman" w:hAnsi="Georgia"/>
          <w:sz w:val="29"/>
          <w:szCs w:val="29"/>
        </w:rPr>
        <w:t>cology</w:t>
      </w:r>
    </w:p>
    <w:p w14:paraId="3E2C55C6" w14:textId="1F1BBEB3" w:rsidR="00000000" w:rsidRDefault="00435DCC">
      <w:pPr>
        <w:pStyle w:val="NormalWeb"/>
        <w:divId w:val="502597838"/>
        <w:rPr>
          <w:rFonts w:ascii="Georgia" w:hAnsi="Georgia"/>
        </w:rPr>
      </w:pPr>
      <w:r>
        <w:rPr>
          <w:rFonts w:ascii="Georgia" w:hAnsi="Georgia"/>
        </w:rPr>
        <w:t>This species is a shrub up to</w:t>
      </w:r>
      <w:del w:id="23" w:author="Jack Plummer" w:date="2022-08-19T17:53:00Z">
        <w:r w:rsidDel="006900AF">
          <w:rPr>
            <w:rFonts w:ascii="Georgia" w:hAnsi="Georgia"/>
          </w:rPr>
          <w:delText xml:space="preserve"> to</w:delText>
        </w:r>
      </w:del>
      <w:r>
        <w:rPr>
          <w:rFonts w:ascii="Georgia" w:hAnsi="Georgia"/>
        </w:rPr>
        <w:t xml:space="preserve"> 1 m tall. It </w:t>
      </w:r>
      <w:del w:id="24" w:author="Jack Plummer" w:date="2022-08-19T17:53:00Z">
        <w:r w:rsidDel="006900AF">
          <w:rPr>
            <w:rFonts w:ascii="Georgia" w:hAnsi="Georgia"/>
          </w:rPr>
          <w:delText>distributes </w:delText>
        </w:r>
      </w:del>
      <w:ins w:id="25" w:author="Jack Plummer" w:date="2022-08-19T17:54:00Z">
        <w:r w:rsidR="006900AF">
          <w:rPr>
            <w:rFonts w:ascii="Georgia" w:hAnsi="Georgia"/>
          </w:rPr>
          <w:t>grows</w:t>
        </w:r>
      </w:ins>
      <w:ins w:id="26" w:author="Jack Plummer" w:date="2022-08-19T17:53:00Z">
        <w:r w:rsidR="006900AF">
          <w:rPr>
            <w:rFonts w:ascii="Georgia" w:hAnsi="Georgia"/>
          </w:rPr>
          <w:t> </w:t>
        </w:r>
      </w:ins>
      <w:r>
        <w:rPr>
          <w:rFonts w:ascii="Georgia" w:hAnsi="Georgia"/>
        </w:rPr>
        <w:t xml:space="preserve">in evergreen forest, bamboo forest </w:t>
      </w:r>
      <w:del w:id="27" w:author="Jack Plummer" w:date="2022-08-19T17:53:00Z">
        <w:r w:rsidDel="006900AF">
          <w:rPr>
            <w:rFonts w:ascii="Georgia" w:hAnsi="Georgia"/>
          </w:rPr>
          <w:delText>to in</w:delText>
        </w:r>
      </w:del>
      <w:ins w:id="28" w:author="Jack Plummer" w:date="2022-08-19T17:53:00Z">
        <w:r w:rsidR="006900AF">
          <w:rPr>
            <w:rFonts w:ascii="Georgia" w:hAnsi="Georgia"/>
          </w:rPr>
          <w:t>and</w:t>
        </w:r>
      </w:ins>
      <w:r>
        <w:rPr>
          <w:rFonts w:ascii="Georgia" w:hAnsi="Georgia"/>
        </w:rPr>
        <w:t xml:space="preserve"> shaded, overgrown places in </w:t>
      </w:r>
      <w:r>
        <w:rPr>
          <w:rFonts w:ascii="Georgia" w:hAnsi="Georgia"/>
        </w:rPr>
        <w:t xml:space="preserve">Para </w:t>
      </w:r>
      <w:r>
        <w:rPr>
          <w:rFonts w:ascii="Georgia" w:hAnsi="Georgia"/>
        </w:rPr>
        <w:t>rubber plantation</w:t>
      </w:r>
      <w:ins w:id="29" w:author="Jack Plummer" w:date="2022-08-19T17:54:00Z">
        <w:r w:rsidR="006900AF">
          <w:rPr>
            <w:rFonts w:ascii="Georgia" w:hAnsi="Georgia"/>
          </w:rPr>
          <w:t>s</w:t>
        </w:r>
      </w:ins>
      <w:r>
        <w:rPr>
          <w:rFonts w:ascii="Georgia" w:hAnsi="Georgia"/>
        </w:rPr>
        <w:t>,</w:t>
      </w:r>
      <w:ins w:id="30" w:author="Jack Plummer" w:date="2022-08-19T17:54:00Z">
        <w:r w:rsidR="006900AF">
          <w:rPr>
            <w:rFonts w:ascii="Georgia" w:hAnsi="Georgia"/>
          </w:rPr>
          <w:t xml:space="preserve"> which are</w:t>
        </w:r>
      </w:ins>
      <w:r>
        <w:rPr>
          <w:rFonts w:ascii="Georgia" w:hAnsi="Georgia"/>
        </w:rPr>
        <w:t xml:space="preserve"> often cut back</w:t>
      </w:r>
      <w:ins w:id="31" w:author="Jack Plummer" w:date="2022-08-19T17:54:00Z">
        <w:r w:rsidR="006900AF">
          <w:rPr>
            <w:rFonts w:ascii="Georgia" w:hAnsi="Georgia"/>
          </w:rPr>
          <w:t>. It typically occurs on</w:t>
        </w:r>
      </w:ins>
      <w:del w:id="32" w:author="Jack Plummer" w:date="2022-08-19T17:54:00Z">
        <w:r w:rsidDel="006900AF">
          <w:rPr>
            <w:rFonts w:ascii="Georgia" w:hAnsi="Georgia"/>
          </w:rPr>
          <w:delText>;</w:delText>
        </w:r>
        <w:r w:rsidDel="006900AF">
          <w:rPr>
            <w:rFonts w:ascii="Georgia" w:hAnsi="Georgia"/>
          </w:rPr>
          <w:delText xml:space="preserve"> soil:</w:delText>
        </w:r>
      </w:del>
      <w:r>
        <w:rPr>
          <w:rFonts w:ascii="Georgia" w:hAnsi="Georgia"/>
        </w:rPr>
        <w:t xml:space="preserve"> limestone bedrock</w:t>
      </w:r>
      <w:ins w:id="33" w:author="Jack Plummer" w:date="2022-08-19T17:54:00Z">
        <w:r w:rsidR="006900AF">
          <w:rPr>
            <w:rFonts w:ascii="Georgia" w:hAnsi="Georgia"/>
          </w:rPr>
          <w:t>.</w:t>
        </w:r>
      </w:ins>
      <w:del w:id="34" w:author="Jack Plummer" w:date="2022-08-19T17:54:00Z">
        <w:r w:rsidDel="006900AF">
          <w:rPr>
            <w:rFonts w:ascii="Georgia" w:hAnsi="Georgia"/>
          </w:rPr>
          <w:delText>; elevation at 20-100 m asl.</w:delText>
        </w:r>
      </w:del>
    </w:p>
    <w:p w14:paraId="45E3699E" w14:textId="77777777" w:rsidR="00000000" w:rsidRDefault="00435DCC">
      <w:pPr>
        <w:pStyle w:val="Heading2"/>
        <w:divId w:val="502597838"/>
        <w:rPr>
          <w:rFonts w:ascii="Georgia" w:eastAsia="Times New Roman" w:hAnsi="Georgia"/>
          <w:sz w:val="27"/>
          <w:szCs w:val="27"/>
        </w:rPr>
      </w:pPr>
      <w:commentRangeStart w:id="35"/>
      <w:r>
        <w:rPr>
          <w:rFonts w:ascii="Georgia" w:eastAsia="Times New Roman" w:hAnsi="Georgia"/>
          <w:sz w:val="27"/>
          <w:szCs w:val="27"/>
        </w:rPr>
        <w:t>IUCN Habitats Classification S</w:t>
      </w:r>
      <w:r>
        <w:rPr>
          <w:rFonts w:ascii="Georgia" w:eastAsia="Times New Roman" w:hAnsi="Georgia"/>
          <w:sz w:val="27"/>
          <w:szCs w:val="27"/>
        </w:rPr>
        <w:t>cheme</w:t>
      </w:r>
      <w:commentRangeEnd w:id="35"/>
      <w:r w:rsidR="006900AF">
        <w:rPr>
          <w:rStyle w:val="CommentReference"/>
          <w:b w:val="0"/>
          <w:bCs w:val="0"/>
        </w:rPr>
        <w:commentReference w:id="35"/>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181"/>
        <w:gridCol w:w="718"/>
        <w:gridCol w:w="1020"/>
        <w:gridCol w:w="1888"/>
      </w:tblGrid>
      <w:tr w:rsidR="00000000" w14:paraId="2E747392" w14:textId="77777777">
        <w:trPr>
          <w:divId w:val="502597838"/>
          <w:tblCellSpacing w:w="15" w:type="dxa"/>
        </w:trPr>
        <w:tc>
          <w:tcPr>
            <w:tcW w:w="0" w:type="auto"/>
            <w:tcBorders>
              <w:bottom w:val="single" w:sz="6" w:space="0" w:color="000000"/>
            </w:tcBorders>
            <w:shd w:val="clear" w:color="auto" w:fill="BBBBBB"/>
            <w:vAlign w:val="center"/>
            <w:hideMark/>
          </w:tcPr>
          <w:p w14:paraId="4057A053"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7CAE6664"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499B0D27"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5C5470B3"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0136272F" w14:textId="77777777">
        <w:trPr>
          <w:divId w:val="502597838"/>
          <w:tblCellSpacing w:w="15" w:type="dxa"/>
        </w:trPr>
        <w:tc>
          <w:tcPr>
            <w:tcW w:w="0" w:type="auto"/>
            <w:tcBorders>
              <w:bottom w:val="single" w:sz="6" w:space="0" w:color="CCCCCC"/>
            </w:tcBorders>
            <w:vAlign w:val="center"/>
            <w:hideMark/>
          </w:tcPr>
          <w:p w14:paraId="44827B22" w14:textId="77777777" w:rsidR="00000000" w:rsidRDefault="00435DCC">
            <w:pPr>
              <w:spacing w:after="75"/>
              <w:rPr>
                <w:rFonts w:ascii="Georgia" w:eastAsia="Times New Roman" w:hAnsi="Georgia"/>
                <w:sz w:val="18"/>
                <w:szCs w:val="18"/>
              </w:rPr>
            </w:pPr>
            <w:r>
              <w:rPr>
                <w:rFonts w:ascii="Georgia" w:eastAsia="Times New Roman" w:hAnsi="Georgia"/>
                <w:sz w:val="18"/>
                <w:szCs w:val="18"/>
              </w:rPr>
              <w:t xml:space="preserve">1.5. Forest -&gt; Forest - Subtropical/Tropical </w:t>
            </w:r>
            <w:commentRangeStart w:id="36"/>
            <w:r>
              <w:rPr>
                <w:rFonts w:ascii="Georgia" w:eastAsia="Times New Roman" w:hAnsi="Georgia"/>
                <w:sz w:val="18"/>
                <w:szCs w:val="18"/>
              </w:rPr>
              <w:t>Dry</w:t>
            </w:r>
            <w:commentRangeEnd w:id="36"/>
            <w:r w:rsidR="000D1CE6">
              <w:rPr>
                <w:rStyle w:val="CommentReference"/>
              </w:rPr>
              <w:commentReference w:id="36"/>
            </w:r>
          </w:p>
        </w:tc>
        <w:tc>
          <w:tcPr>
            <w:tcW w:w="0" w:type="auto"/>
            <w:tcBorders>
              <w:bottom w:val="single" w:sz="6" w:space="0" w:color="CCCCCC"/>
            </w:tcBorders>
            <w:vAlign w:val="center"/>
            <w:hideMark/>
          </w:tcPr>
          <w:p w14:paraId="5CBAB20C"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014D6961" w14:textId="77777777" w:rsidR="00000000" w:rsidRDefault="00435DCC">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1D05AC0"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r>
    </w:tbl>
    <w:p w14:paraId="1589F43B" w14:textId="77777777" w:rsidR="00000000" w:rsidRDefault="00435DCC">
      <w:pPr>
        <w:pStyle w:val="Heading2"/>
        <w:divId w:val="502597838"/>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92"/>
        <w:gridCol w:w="894"/>
        <w:gridCol w:w="6224"/>
      </w:tblGrid>
      <w:tr w:rsidR="00000000" w14:paraId="32C4161C" w14:textId="77777777">
        <w:trPr>
          <w:divId w:val="502597838"/>
          <w:tblCellSpacing w:w="15" w:type="dxa"/>
        </w:trPr>
        <w:tc>
          <w:tcPr>
            <w:tcW w:w="0" w:type="auto"/>
            <w:tcBorders>
              <w:bottom w:val="single" w:sz="6" w:space="0" w:color="000000"/>
            </w:tcBorders>
            <w:shd w:val="clear" w:color="auto" w:fill="BBBBBB"/>
            <w:vAlign w:val="center"/>
            <w:hideMark/>
          </w:tcPr>
          <w:p w14:paraId="686B3577"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73EF0280"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333FD466"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881C000" w14:textId="77777777">
        <w:trPr>
          <w:divId w:val="502597838"/>
          <w:tblCellSpacing w:w="15" w:type="dxa"/>
        </w:trPr>
        <w:tc>
          <w:tcPr>
            <w:tcW w:w="0" w:type="auto"/>
            <w:vAlign w:val="center"/>
            <w:hideMark/>
          </w:tcPr>
          <w:p w14:paraId="27910DD6" w14:textId="77777777" w:rsidR="00000000" w:rsidRDefault="00435DCC">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02CC802C" w14:textId="77777777" w:rsidR="00000000" w:rsidRDefault="00435DCC">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7A5DB8A6" w14:textId="65412FA4" w:rsidR="00000000" w:rsidRDefault="00435DCC">
            <w:pPr>
              <w:spacing w:after="75"/>
              <w:rPr>
                <w:rFonts w:ascii="Georgia" w:eastAsia="Times New Roman" w:hAnsi="Georgia"/>
                <w:sz w:val="18"/>
                <w:szCs w:val="18"/>
              </w:rPr>
            </w:pPr>
            <w:commentRangeStart w:id="37"/>
            <w:r>
              <w:rPr>
                <w:rFonts w:ascii="Georgia" w:eastAsia="Times New Roman" w:hAnsi="Georgia"/>
                <w:sz w:val="18"/>
                <w:szCs w:val="18"/>
              </w:rPr>
              <w:t>Between 2002 and 2021,</w:t>
            </w:r>
            <w:del w:id="38" w:author="Jack Plummer" w:date="2022-08-19T17:56:00Z">
              <w:r w:rsidDel="006900AF">
                <w:rPr>
                  <w:rFonts w:ascii="Georgia" w:eastAsia="Times New Roman" w:hAnsi="Georgia"/>
                  <w:sz w:val="18"/>
                  <w:szCs w:val="18"/>
                </w:rPr>
                <w:delText xml:space="preserve"> forest cover in</w:delText>
              </w:r>
            </w:del>
            <w:r>
              <w:rPr>
                <w:rFonts w:ascii="Georgia" w:eastAsia="Times New Roman" w:hAnsi="Georgia"/>
                <w:sz w:val="18"/>
                <w:szCs w:val="18"/>
              </w:rPr>
              <w:t xml:space="preserve"> Surat Thani, Krabi, </w:t>
            </w:r>
            <w:proofErr w:type="spellStart"/>
            <w:r>
              <w:rPr>
                <w:rFonts w:ascii="Georgia" w:eastAsia="Times New Roman" w:hAnsi="Georgia"/>
                <w:sz w:val="18"/>
                <w:szCs w:val="18"/>
              </w:rPr>
              <w:t>Phangnga</w:t>
            </w:r>
            <w:proofErr w:type="spellEnd"/>
            <w:r>
              <w:rPr>
                <w:rFonts w:ascii="Georgia" w:eastAsia="Times New Roman" w:hAnsi="Georgia"/>
                <w:sz w:val="18"/>
                <w:szCs w:val="18"/>
              </w:rPr>
              <w:t xml:space="preserve">, and Songkhla lost 12.2, 5.13, 8.96 and 3.38 ha of humid primary forest respectively, making up 3.8, 3.7, 13, and 2.2% of </w:t>
            </w:r>
            <w:del w:id="39" w:author="Jack Plummer" w:date="2022-08-19T17:56:00Z">
              <w:r w:rsidDel="006900AF">
                <w:rPr>
                  <w:rFonts w:ascii="Georgia" w:eastAsia="Times New Roman" w:hAnsi="Georgia"/>
                  <w:sz w:val="18"/>
                  <w:szCs w:val="18"/>
                </w:rPr>
                <w:delText xml:space="preserve">its </w:delText>
              </w:r>
            </w:del>
            <w:ins w:id="40" w:author="Jack Plummer" w:date="2022-08-19T17:56:00Z">
              <w:r w:rsidR="006900AF">
                <w:rPr>
                  <w:rFonts w:ascii="Georgia" w:eastAsia="Times New Roman" w:hAnsi="Georgia"/>
                  <w:sz w:val="18"/>
                  <w:szCs w:val="18"/>
                </w:rPr>
                <w:t>their</w:t>
              </w:r>
              <w:r w:rsidR="006900AF">
                <w:rPr>
                  <w:rFonts w:ascii="Georgia" w:eastAsia="Times New Roman" w:hAnsi="Georgia"/>
                  <w:sz w:val="18"/>
                  <w:szCs w:val="18"/>
                </w:rPr>
                <w:t xml:space="preserve"> </w:t>
              </w:r>
            </w:ins>
            <w:r>
              <w:rPr>
                <w:rFonts w:ascii="Georgia" w:eastAsia="Times New Roman" w:hAnsi="Georgia"/>
                <w:sz w:val="18"/>
                <w:szCs w:val="18"/>
              </w:rPr>
              <w:t xml:space="preserve">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w:t>
            </w:r>
            <w:ins w:id="41" w:author="Jack Plummer" w:date="2022-08-19T17:56:00Z">
              <w:r w:rsidR="006900AF">
                <w:rPr>
                  <w:rFonts w:ascii="Georgia" w:eastAsia="Times New Roman" w:hAnsi="Georgia"/>
                  <w:sz w:val="18"/>
                  <w:szCs w:val="18"/>
                </w:rPr>
                <w:t xml:space="preserve">The </w:t>
              </w:r>
            </w:ins>
            <w:del w:id="42" w:author="Jack Plummer" w:date="2022-08-19T17:56:00Z">
              <w:r w:rsidDel="006900AF">
                <w:rPr>
                  <w:rFonts w:ascii="Georgia" w:eastAsia="Times New Roman" w:hAnsi="Georgia"/>
                  <w:sz w:val="18"/>
                  <w:szCs w:val="18"/>
                </w:rPr>
                <w:delText>T</w:delText>
              </w:r>
            </w:del>
            <w:ins w:id="43" w:author="Jack Plummer" w:date="2022-08-19T17:56:00Z">
              <w:r w:rsidR="006900AF">
                <w:rPr>
                  <w:rFonts w:ascii="Georgia" w:eastAsia="Times New Roman" w:hAnsi="Georgia"/>
                  <w:sz w:val="18"/>
                  <w:szCs w:val="18"/>
                </w:rPr>
                <w:t>t</w:t>
              </w:r>
            </w:ins>
            <w:r>
              <w:rPr>
                <w:rFonts w:ascii="Georgia" w:eastAsia="Times New Roman" w:hAnsi="Georgia"/>
                <w:sz w:val="18"/>
                <w:szCs w:val="18"/>
              </w:rPr>
              <w:t>otal area of h</w:t>
            </w:r>
            <w:r>
              <w:rPr>
                <w:rFonts w:ascii="Georgia" w:eastAsia="Times New Roman" w:hAnsi="Georgia"/>
                <w:sz w:val="18"/>
                <w:szCs w:val="18"/>
              </w:rPr>
              <w:t xml:space="preserve">umid primary forest decreased by 3.5, 6.7, 5.2 and 5.3%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respectively (Global Forest Watch</w:t>
            </w:r>
            <w:ins w:id="44" w:author="Jack Plummer" w:date="2022-08-19T17:56:00Z">
              <w:r w:rsidR="006900AF">
                <w:rPr>
                  <w:rFonts w:ascii="Georgia" w:eastAsia="Times New Roman" w:hAnsi="Georgia"/>
                  <w:sz w:val="18"/>
                  <w:szCs w:val="18"/>
                </w:rPr>
                <w:t xml:space="preserve"> </w:t>
              </w:r>
            </w:ins>
            <w:del w:id="45" w:author="Jack Plummer" w:date="2022-08-19T17:56:00Z">
              <w:r w:rsidDel="006900AF">
                <w:rPr>
                  <w:rFonts w:ascii="Georgia" w:eastAsia="Times New Roman" w:hAnsi="Georgia"/>
                  <w:sz w:val="18"/>
                  <w:szCs w:val="18"/>
                </w:rPr>
                <w:delText xml:space="preserve">. </w:delText>
              </w:r>
            </w:del>
            <w:r>
              <w:rPr>
                <w:rFonts w:ascii="Georgia" w:eastAsia="Times New Roman" w:hAnsi="Georgia"/>
                <w:sz w:val="18"/>
                <w:szCs w:val="18"/>
              </w:rPr>
              <w:t>2022).</w:t>
            </w:r>
            <w:commentRangeEnd w:id="37"/>
            <w:r w:rsidR="000D1CE6">
              <w:rPr>
                <w:rStyle w:val="CommentReference"/>
              </w:rPr>
              <w:commentReference w:id="37"/>
            </w:r>
          </w:p>
        </w:tc>
      </w:tr>
    </w:tbl>
    <w:p w14:paraId="24AFAEF9" w14:textId="77777777" w:rsidR="00000000" w:rsidRDefault="00435DCC">
      <w:pPr>
        <w:pStyle w:val="Heading2"/>
        <w:divId w:val="502597838"/>
        <w:rPr>
          <w:rFonts w:ascii="Georgia" w:eastAsia="Times New Roman" w:hAnsi="Georgia"/>
          <w:sz w:val="27"/>
          <w:szCs w:val="27"/>
        </w:rPr>
      </w:pPr>
      <w:r>
        <w:rPr>
          <w:rFonts w:ascii="Georgia" w:eastAsia="Times New Roman" w:hAnsi="Georgia"/>
          <w:sz w:val="27"/>
          <w:szCs w:val="27"/>
        </w:rPr>
        <w:t>Systems</w:t>
      </w:r>
    </w:p>
    <w:p w14:paraId="02D83A63" w14:textId="77777777" w:rsidR="00000000" w:rsidRDefault="00435DCC">
      <w:pPr>
        <w:pStyle w:val="NormalWeb"/>
        <w:divId w:val="502597838"/>
        <w:rPr>
          <w:rFonts w:ascii="Georgia" w:hAnsi="Georgia"/>
        </w:rPr>
      </w:pPr>
      <w:r>
        <w:rPr>
          <w:rStyle w:val="datalabel1"/>
          <w:rFonts w:ascii="Georgia" w:hAnsi="Georgia"/>
        </w:rPr>
        <w:t xml:space="preserve">System: </w:t>
      </w:r>
      <w:r>
        <w:rPr>
          <w:rFonts w:ascii="Georgia" w:hAnsi="Georgia"/>
        </w:rPr>
        <w:t>Terrestrial</w:t>
      </w:r>
    </w:p>
    <w:p w14:paraId="3C4496B8" w14:textId="77777777" w:rsidR="00000000" w:rsidRDefault="00435DCC">
      <w:pPr>
        <w:pStyle w:val="Heading2"/>
        <w:divId w:val="502597838"/>
        <w:rPr>
          <w:rFonts w:ascii="Georgia" w:eastAsia="Times New Roman" w:hAnsi="Georgia"/>
          <w:sz w:val="27"/>
          <w:szCs w:val="27"/>
        </w:rPr>
      </w:pPr>
      <w:r>
        <w:rPr>
          <w:rFonts w:ascii="Georgia" w:eastAsia="Times New Roman" w:hAnsi="Georgia"/>
          <w:sz w:val="27"/>
          <w:szCs w:val="27"/>
        </w:rPr>
        <w:t>Plant Specific</w:t>
      </w:r>
    </w:p>
    <w:p w14:paraId="2E56F7E0" w14:textId="77777777" w:rsidR="00000000" w:rsidRDefault="00435DCC">
      <w:pPr>
        <w:pStyle w:val="NormalWeb"/>
        <w:divId w:val="502597838"/>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3AC24855" w14:textId="77777777">
        <w:trPr>
          <w:divId w:val="502597838"/>
          <w:tblCellSpacing w:w="15" w:type="dxa"/>
        </w:trPr>
        <w:tc>
          <w:tcPr>
            <w:tcW w:w="0" w:type="auto"/>
            <w:tcBorders>
              <w:bottom w:val="single" w:sz="6" w:space="0" w:color="000000"/>
            </w:tcBorders>
            <w:shd w:val="clear" w:color="auto" w:fill="BBBBBB"/>
            <w:vAlign w:val="center"/>
            <w:hideMark/>
          </w:tcPr>
          <w:p w14:paraId="59700D7D"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062E8FC4" w14:textId="77777777">
        <w:trPr>
          <w:divId w:val="502597838"/>
          <w:tblCellSpacing w:w="15" w:type="dxa"/>
        </w:trPr>
        <w:tc>
          <w:tcPr>
            <w:tcW w:w="0" w:type="auto"/>
            <w:tcBorders>
              <w:bottom w:val="single" w:sz="6" w:space="0" w:color="CCCCCC"/>
            </w:tcBorders>
            <w:vAlign w:val="center"/>
            <w:hideMark/>
          </w:tcPr>
          <w:p w14:paraId="4A5DA923" w14:textId="77777777" w:rsidR="00000000" w:rsidRDefault="00435DCC">
            <w:pPr>
              <w:spacing w:after="75"/>
              <w:rPr>
                <w:rFonts w:ascii="Georgia" w:eastAsia="Times New Roman" w:hAnsi="Georgia"/>
                <w:sz w:val="18"/>
                <w:szCs w:val="18"/>
              </w:rPr>
            </w:pPr>
            <w:r>
              <w:rPr>
                <w:rFonts w:ascii="Georgia" w:eastAsia="Times New Roman" w:hAnsi="Georgia"/>
                <w:sz w:val="18"/>
                <w:szCs w:val="18"/>
              </w:rPr>
              <w:t>Shrub - small</w:t>
            </w:r>
          </w:p>
        </w:tc>
      </w:tr>
    </w:tbl>
    <w:p w14:paraId="434E02D5" w14:textId="77777777" w:rsidR="00000000" w:rsidRDefault="00435DCC">
      <w:pPr>
        <w:pStyle w:val="Heading1"/>
        <w:divId w:val="558370501"/>
        <w:rPr>
          <w:rFonts w:ascii="Georgia" w:eastAsia="Times New Roman" w:hAnsi="Georgia"/>
          <w:sz w:val="29"/>
          <w:szCs w:val="29"/>
        </w:rPr>
      </w:pPr>
      <w:r>
        <w:rPr>
          <w:rFonts w:ascii="Georgia" w:eastAsia="Times New Roman" w:hAnsi="Georgia"/>
          <w:sz w:val="29"/>
          <w:szCs w:val="29"/>
        </w:rPr>
        <w:lastRenderedPageBreak/>
        <w:t>Use and Trade</w:t>
      </w:r>
    </w:p>
    <w:p w14:paraId="22CF7ACD" w14:textId="77777777" w:rsidR="00000000" w:rsidRDefault="00435DCC">
      <w:pPr>
        <w:pStyle w:val="Heading2"/>
        <w:divId w:val="558370501"/>
        <w:rPr>
          <w:rFonts w:ascii="Georgia" w:eastAsia="Times New Roman" w:hAnsi="Georgia"/>
          <w:sz w:val="27"/>
          <w:szCs w:val="27"/>
        </w:rPr>
      </w:pPr>
      <w:commentRangeStart w:id="46"/>
      <w:commentRangeStart w:id="47"/>
      <w:r>
        <w:rPr>
          <w:rFonts w:ascii="Georgia" w:eastAsia="Times New Roman" w:hAnsi="Georgia"/>
          <w:sz w:val="27"/>
          <w:szCs w:val="27"/>
        </w:rPr>
        <w:t xml:space="preserve">General Use and </w:t>
      </w:r>
      <w:r>
        <w:rPr>
          <w:rFonts w:ascii="Georgia" w:eastAsia="Times New Roman" w:hAnsi="Georgia"/>
          <w:sz w:val="27"/>
          <w:szCs w:val="27"/>
        </w:rPr>
        <w:t>Trade Information</w:t>
      </w:r>
      <w:commentRangeEnd w:id="46"/>
      <w:r w:rsidR="000D1CE6">
        <w:rPr>
          <w:rStyle w:val="CommentReference"/>
          <w:b w:val="0"/>
          <w:bCs w:val="0"/>
        </w:rPr>
        <w:commentReference w:id="46"/>
      </w:r>
      <w:commentRangeEnd w:id="47"/>
      <w:r w:rsidR="000D1CE6">
        <w:rPr>
          <w:rStyle w:val="CommentReference"/>
          <w:b w:val="0"/>
          <w:bCs w:val="0"/>
        </w:rPr>
        <w:commentReference w:id="47"/>
      </w:r>
    </w:p>
    <w:p w14:paraId="0CA6C0A6" w14:textId="75B208B3" w:rsidR="00000000" w:rsidRDefault="000D1CE6">
      <w:pPr>
        <w:pStyle w:val="NormalWeb"/>
        <w:divId w:val="558370501"/>
        <w:rPr>
          <w:rFonts w:ascii="Georgia" w:hAnsi="Georgia"/>
        </w:rPr>
      </w:pPr>
      <w:ins w:id="48" w:author="Jack Plummer" w:date="2022-08-19T17:58:00Z">
        <w:r>
          <w:rPr>
            <w:rFonts w:ascii="Georgia" w:hAnsi="Georgia"/>
          </w:rPr>
          <w:t xml:space="preserve">The leaves are used in the preparation of a poultice taken orally to treat fever </w:t>
        </w:r>
      </w:ins>
      <w:del w:id="49" w:author="Jack Plummer" w:date="2022-08-19T17:58:00Z">
        <w:r w:rsidR="00435DCC" w:rsidDel="000D1CE6">
          <w:rPr>
            <w:rFonts w:ascii="Georgia" w:hAnsi="Georgia"/>
          </w:rPr>
          <w:delText xml:space="preserve">Part - leaves; preparation - poultice; administration - topical; disease - fever </w:delText>
        </w:r>
      </w:del>
      <w:r w:rsidR="00435DCC">
        <w:rPr>
          <w:rFonts w:ascii="Georgia" w:hAnsi="Georgia"/>
        </w:rPr>
        <w:t>(</w:t>
      </w:r>
      <w:proofErr w:type="spellStart"/>
      <w:r w:rsidR="00435DCC">
        <w:rPr>
          <w:rFonts w:ascii="Georgia" w:hAnsi="Georgia"/>
        </w:rPr>
        <w:t>Neamsuvan</w:t>
      </w:r>
      <w:proofErr w:type="spellEnd"/>
      <w:ins w:id="50" w:author="Jack Plummer" w:date="2022-08-19T17:59:00Z">
        <w:r>
          <w:rPr>
            <w:rFonts w:ascii="Georgia" w:hAnsi="Georgia"/>
          </w:rPr>
          <w:t xml:space="preserve"> </w:t>
        </w:r>
      </w:ins>
      <w:del w:id="51" w:author="Jack Plummer" w:date="2022-08-19T17:59:00Z">
        <w:r w:rsidR="00435DCC" w:rsidDel="000D1CE6">
          <w:rPr>
            <w:rFonts w:ascii="Georgia" w:hAnsi="Georgia"/>
          </w:rPr>
          <w:delText>,</w:delText>
        </w:r>
      </w:del>
      <w:r w:rsidR="00435DCC">
        <w:rPr>
          <w:rFonts w:ascii="Georgia" w:hAnsi="Georgia"/>
        </w:rPr>
        <w:t xml:space="preserve">et </w:t>
      </w:r>
      <w:r w:rsidR="00435DCC" w:rsidRPr="000D1CE6">
        <w:rPr>
          <w:rFonts w:ascii="Georgia" w:hAnsi="Georgia"/>
          <w:i/>
          <w:iCs/>
          <w:rPrChange w:id="52" w:author="Jack Plummer" w:date="2022-08-19T17:59:00Z">
            <w:rPr>
              <w:rFonts w:ascii="Georgia" w:hAnsi="Georgia"/>
            </w:rPr>
          </w:rPrChange>
        </w:rPr>
        <w:t>al.</w:t>
      </w:r>
      <w:r w:rsidR="00435DCC">
        <w:rPr>
          <w:rFonts w:ascii="Georgia" w:hAnsi="Georgia"/>
        </w:rPr>
        <w:t xml:space="preserve"> 2012).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57"/>
        <w:gridCol w:w="1023"/>
        <w:gridCol w:w="1669"/>
        <w:gridCol w:w="5061"/>
      </w:tblGrid>
      <w:tr w:rsidR="00000000" w14:paraId="720A157D" w14:textId="77777777">
        <w:trPr>
          <w:divId w:val="558370501"/>
          <w:tblCellSpacing w:w="15" w:type="dxa"/>
        </w:trPr>
        <w:tc>
          <w:tcPr>
            <w:tcW w:w="0" w:type="auto"/>
            <w:tcBorders>
              <w:bottom w:val="single" w:sz="6" w:space="0" w:color="000000"/>
            </w:tcBorders>
            <w:shd w:val="clear" w:color="auto" w:fill="BBBBBB"/>
            <w:vAlign w:val="center"/>
            <w:hideMark/>
          </w:tcPr>
          <w:p w14:paraId="7439604A"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Subsistence:</w:t>
            </w:r>
          </w:p>
        </w:tc>
        <w:tc>
          <w:tcPr>
            <w:tcW w:w="0" w:type="auto"/>
            <w:tcBorders>
              <w:bottom w:val="single" w:sz="6" w:space="0" w:color="000000"/>
            </w:tcBorders>
            <w:shd w:val="clear" w:color="auto" w:fill="BBBBBB"/>
            <w:vAlign w:val="center"/>
            <w:hideMark/>
          </w:tcPr>
          <w:p w14:paraId="582FFBBB"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Rationale:</w:t>
            </w:r>
          </w:p>
        </w:tc>
        <w:tc>
          <w:tcPr>
            <w:tcW w:w="0" w:type="auto"/>
            <w:tcBorders>
              <w:bottom w:val="single" w:sz="6" w:space="0" w:color="000000"/>
            </w:tcBorders>
            <w:shd w:val="clear" w:color="auto" w:fill="BBBBBB"/>
            <w:vAlign w:val="center"/>
            <w:hideMark/>
          </w:tcPr>
          <w:p w14:paraId="43D910B9"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Local Commercial:</w:t>
            </w:r>
          </w:p>
        </w:tc>
        <w:tc>
          <w:tcPr>
            <w:tcW w:w="0" w:type="auto"/>
            <w:tcBorders>
              <w:bottom w:val="single" w:sz="6" w:space="0" w:color="000000"/>
            </w:tcBorders>
            <w:shd w:val="clear" w:color="auto" w:fill="BBBBBB"/>
            <w:vAlign w:val="center"/>
            <w:hideMark/>
          </w:tcPr>
          <w:p w14:paraId="7963503C"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Further detail including information on economic value if available:</w:t>
            </w:r>
          </w:p>
        </w:tc>
      </w:tr>
      <w:tr w:rsidR="00000000" w14:paraId="28D23539" w14:textId="77777777">
        <w:trPr>
          <w:divId w:val="558370501"/>
          <w:tblCellSpacing w:w="15" w:type="dxa"/>
        </w:trPr>
        <w:tc>
          <w:tcPr>
            <w:tcW w:w="0" w:type="auto"/>
            <w:vAlign w:val="center"/>
            <w:hideMark/>
          </w:tcPr>
          <w:p w14:paraId="07E75AD1" w14:textId="77777777" w:rsidR="00000000" w:rsidRDefault="00435DCC">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5193C7E3"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D681FA4"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E9297B2"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r>
    </w:tbl>
    <w:p w14:paraId="23508FF8" w14:textId="77777777" w:rsidR="00000000" w:rsidRDefault="00435DCC">
      <w:pPr>
        <w:pStyle w:val="Heading1"/>
        <w:divId w:val="1426347350"/>
        <w:rPr>
          <w:rFonts w:ascii="Georgia" w:eastAsia="Times New Roman" w:hAnsi="Georgia"/>
          <w:sz w:val="29"/>
          <w:szCs w:val="29"/>
        </w:rPr>
      </w:pPr>
      <w:commentRangeStart w:id="53"/>
      <w:r>
        <w:rPr>
          <w:rFonts w:ascii="Georgia" w:eastAsia="Times New Roman" w:hAnsi="Georgia"/>
          <w:sz w:val="29"/>
          <w:szCs w:val="29"/>
        </w:rPr>
        <w:t>Threats</w:t>
      </w:r>
      <w:commentRangeEnd w:id="53"/>
      <w:r w:rsidR="000D1CE6">
        <w:rPr>
          <w:rStyle w:val="CommentReference"/>
          <w:b w:val="0"/>
          <w:bCs w:val="0"/>
          <w:color w:val="auto"/>
          <w:kern w:val="0"/>
        </w:rPr>
        <w:commentReference w:id="53"/>
      </w:r>
    </w:p>
    <w:p w14:paraId="64AFE2C6" w14:textId="5FFEF38E" w:rsidR="00000000" w:rsidRDefault="00435DCC">
      <w:pPr>
        <w:pStyle w:val="NormalWeb"/>
        <w:divId w:val="1426347350"/>
        <w:rPr>
          <w:rFonts w:ascii="Georgia" w:hAnsi="Georgia"/>
        </w:rPr>
      </w:pPr>
      <w:r>
        <w:rPr>
          <w:rFonts w:ascii="Georgia" w:hAnsi="Georgia"/>
        </w:rPr>
        <w:t xml:space="preserve">The </w:t>
      </w:r>
      <w:ins w:id="54" w:author="Jack Plummer" w:date="2022-08-19T17:59:00Z">
        <w:r w:rsidR="000D1CE6">
          <w:rPr>
            <w:rFonts w:ascii="Georgia" w:hAnsi="Georgia"/>
          </w:rPr>
          <w:t xml:space="preserve">major </w:t>
        </w:r>
      </w:ins>
      <w:r>
        <w:rPr>
          <w:rFonts w:ascii="Georgia" w:hAnsi="Georgia"/>
        </w:rPr>
        <w:t>threat to this species is</w:t>
      </w:r>
      <w:del w:id="55" w:author="Jack Plummer" w:date="2022-08-19T17:59:00Z">
        <w:r w:rsidDel="000D1CE6">
          <w:rPr>
            <w:rFonts w:ascii="Georgia" w:hAnsi="Georgia"/>
          </w:rPr>
          <w:delText xml:space="preserve"> the</w:delText>
        </w:r>
      </w:del>
      <w:r>
        <w:rPr>
          <w:rFonts w:ascii="Georgia" w:hAnsi="Georgia"/>
        </w:rPr>
        <w:t xml:space="preserve"> continued deforestation throughout Thailand</w:t>
      </w:r>
      <w:ins w:id="56" w:author="Jack Plummer" w:date="2022-08-19T17:59:00Z">
        <w:r w:rsidR="000D1CE6">
          <w:rPr>
            <w:rFonts w:ascii="Georgia" w:hAnsi="Georgia"/>
          </w:rPr>
          <w:t xml:space="preserve">. </w:t>
        </w:r>
      </w:ins>
      <w:del w:id="57" w:author="Jack Plummer" w:date="2022-08-19T17:59:00Z">
        <w:r w:rsidDel="000D1CE6">
          <w:rPr>
            <w:rFonts w:ascii="Georgia" w:hAnsi="Georgia"/>
          </w:rPr>
          <w:delText xml:space="preserve">, </w:delText>
        </w:r>
        <w:r w:rsidDel="000D1CE6">
          <w:rPr>
            <w:rFonts w:ascii="Georgia" w:hAnsi="Georgia"/>
          </w:rPr>
          <w:delText>which b</w:delText>
        </w:r>
      </w:del>
      <w:ins w:id="58" w:author="Jack Plummer" w:date="2022-08-19T17:59:00Z">
        <w:r w:rsidR="000D1CE6">
          <w:rPr>
            <w:rFonts w:ascii="Georgia" w:hAnsi="Georgia"/>
          </w:rPr>
          <w:t>B</w:t>
        </w:r>
      </w:ins>
      <w:r>
        <w:rPr>
          <w:rFonts w:ascii="Georgia" w:hAnsi="Georgia"/>
        </w:rPr>
        <w:t>etween 2002 and 2021</w:t>
      </w:r>
      <w:ins w:id="59" w:author="Jack Plummer" w:date="2022-08-19T17:59:00Z">
        <w:r w:rsidR="000D1CE6">
          <w:rPr>
            <w:rFonts w:ascii="Georgia" w:hAnsi="Georgia"/>
          </w:rPr>
          <w:t>,</w:t>
        </w:r>
      </w:ins>
      <w:del w:id="60" w:author="Jack Plummer" w:date="2022-08-19T17:59:00Z">
        <w:r w:rsidDel="000D1CE6">
          <w:rPr>
            <w:rFonts w:ascii="Georgia" w:hAnsi="Georgia"/>
          </w:rPr>
          <w:delText>, forest cover in</w:delText>
        </w:r>
      </w:del>
      <w:r>
        <w:rPr>
          <w:rFonts w:ascii="Georgia" w:hAnsi="Georgia"/>
        </w:rPr>
        <w:t xml:space="preserve"> Surat Thani, Krabi, </w:t>
      </w:r>
      <w:proofErr w:type="spellStart"/>
      <w:r>
        <w:rPr>
          <w:rFonts w:ascii="Georgia" w:hAnsi="Georgia"/>
        </w:rPr>
        <w:t>Phangnga</w:t>
      </w:r>
      <w:proofErr w:type="spellEnd"/>
      <w:r>
        <w:rPr>
          <w:rFonts w:ascii="Georgia" w:hAnsi="Georgia"/>
        </w:rPr>
        <w:t xml:space="preserve">, and Songkhla </w:t>
      </w:r>
      <w:r>
        <w:rPr>
          <w:rFonts w:ascii="Georgia" w:hAnsi="Georgia"/>
        </w:rPr>
        <w:t xml:space="preserve">lost 12.2, 5.13, 8.96 and 3.38 ha of humid primary forest respectively, making up 3.8, 3.7, 13, and 2.2% of </w:t>
      </w:r>
      <w:del w:id="61" w:author="Jack Plummer" w:date="2022-08-19T17:59:00Z">
        <w:r w:rsidDel="000D1CE6">
          <w:rPr>
            <w:rFonts w:ascii="Georgia" w:hAnsi="Georgia"/>
          </w:rPr>
          <w:delText xml:space="preserve">its </w:delText>
        </w:r>
      </w:del>
      <w:ins w:id="62" w:author="Jack Plummer" w:date="2022-08-19T17:59:00Z">
        <w:r w:rsidR="000D1CE6">
          <w:rPr>
            <w:rFonts w:ascii="Georgia" w:hAnsi="Georgia"/>
          </w:rPr>
          <w:t>their</w:t>
        </w:r>
        <w:r w:rsidR="000D1CE6">
          <w:rPr>
            <w:rFonts w:ascii="Georgia" w:hAnsi="Georgia"/>
          </w:rPr>
          <w:t xml:space="preserve"> </w:t>
        </w:r>
      </w:ins>
      <w:r>
        <w:rPr>
          <w:rFonts w:ascii="Georgia" w:hAnsi="Georgia"/>
        </w:rPr>
        <w:t xml:space="preserve">total tree cover loss in the same </w:t>
      </w:r>
      <w:proofErr w:type="gramStart"/>
      <w:r>
        <w:rPr>
          <w:rFonts w:ascii="Georgia" w:hAnsi="Georgia"/>
        </w:rPr>
        <w:t>time period</w:t>
      </w:r>
      <w:proofErr w:type="gramEnd"/>
      <w:r>
        <w:rPr>
          <w:rFonts w:ascii="Georgia" w:hAnsi="Georgia"/>
        </w:rPr>
        <w:t xml:space="preserve">. </w:t>
      </w:r>
      <w:ins w:id="63" w:author="Jack Plummer" w:date="2022-08-19T18:00:00Z">
        <w:r w:rsidR="000D1CE6">
          <w:rPr>
            <w:rFonts w:ascii="Georgia" w:hAnsi="Georgia"/>
          </w:rPr>
          <w:t xml:space="preserve">The </w:t>
        </w:r>
      </w:ins>
      <w:del w:id="64" w:author="Jack Plummer" w:date="2022-08-19T18:00:00Z">
        <w:r w:rsidDel="000D1CE6">
          <w:rPr>
            <w:rFonts w:ascii="Georgia" w:hAnsi="Georgia"/>
          </w:rPr>
          <w:delText>T</w:delText>
        </w:r>
      </w:del>
      <w:ins w:id="65" w:author="Jack Plummer" w:date="2022-08-19T18:00:00Z">
        <w:r w:rsidR="000D1CE6">
          <w:rPr>
            <w:rFonts w:ascii="Georgia" w:hAnsi="Georgia"/>
          </w:rPr>
          <w:t>t</w:t>
        </w:r>
      </w:ins>
      <w:r>
        <w:rPr>
          <w:rFonts w:ascii="Georgia" w:hAnsi="Georgia"/>
        </w:rPr>
        <w:t xml:space="preserve">otal area of humid primary forest decreased by 3.5, 6.7, 5.2 and 5.3% in this </w:t>
      </w:r>
      <w:proofErr w:type="gramStart"/>
      <w:r>
        <w:rPr>
          <w:rFonts w:ascii="Georgia" w:hAnsi="Georgia"/>
        </w:rPr>
        <w:t>time period</w:t>
      </w:r>
      <w:proofErr w:type="gramEnd"/>
      <w:r>
        <w:rPr>
          <w:rFonts w:ascii="Georgia" w:hAnsi="Georgia"/>
        </w:rPr>
        <w:t>, respe</w:t>
      </w:r>
      <w:r>
        <w:rPr>
          <w:rFonts w:ascii="Georgia" w:hAnsi="Georgia"/>
        </w:rPr>
        <w:t>ctively (Global Forest Watch</w:t>
      </w:r>
      <w:del w:id="66" w:author="Jack Plummer" w:date="2022-08-19T18:00:00Z">
        <w:r w:rsidDel="000D1CE6">
          <w:rPr>
            <w:rFonts w:ascii="Georgia" w:hAnsi="Georgia"/>
          </w:rPr>
          <w:delText>.</w:delText>
        </w:r>
      </w:del>
      <w:r>
        <w:rPr>
          <w:rFonts w:ascii="Georgia" w:hAnsi="Georgia"/>
        </w:rPr>
        <w:t xml:space="preserve"> 2022).</w:t>
      </w:r>
    </w:p>
    <w:p w14:paraId="4A9BC349" w14:textId="77777777" w:rsidR="00000000" w:rsidRDefault="00435DCC">
      <w:pPr>
        <w:pStyle w:val="Heading2"/>
        <w:divId w:val="1426347350"/>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000000" w14:paraId="489A7BB2" w14:textId="77777777">
        <w:trPr>
          <w:divId w:val="1426347350"/>
          <w:tblCellSpacing w:w="15" w:type="dxa"/>
        </w:trPr>
        <w:tc>
          <w:tcPr>
            <w:tcW w:w="0" w:type="auto"/>
            <w:tcBorders>
              <w:bottom w:val="single" w:sz="6" w:space="0" w:color="000000"/>
            </w:tcBorders>
            <w:shd w:val="clear" w:color="auto" w:fill="BBBBBB"/>
            <w:vAlign w:val="center"/>
            <w:hideMark/>
          </w:tcPr>
          <w:p w14:paraId="549F9CF0"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0A547FBA"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66B4C28F"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3F98C66F"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63016C09"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0C5B9BE1" w14:textId="77777777">
        <w:trPr>
          <w:divId w:val="1426347350"/>
          <w:tblCellSpacing w:w="15" w:type="dxa"/>
        </w:trPr>
        <w:tc>
          <w:tcPr>
            <w:tcW w:w="0" w:type="auto"/>
            <w:vAlign w:val="center"/>
            <w:hideMark/>
          </w:tcPr>
          <w:p w14:paraId="6988411D" w14:textId="77777777" w:rsidR="00000000" w:rsidRDefault="00435DCC">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2B36F37E" w14:textId="77777777" w:rsidR="00000000" w:rsidRDefault="00435DCC">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7627E935"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42A9E8C"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2114A49" w14:textId="77777777" w:rsidR="00000000" w:rsidRDefault="00435DCC">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72C87B3F" w14:textId="77777777">
        <w:trPr>
          <w:divId w:val="1426347350"/>
          <w:tblCellSpacing w:w="15" w:type="dxa"/>
        </w:trPr>
        <w:tc>
          <w:tcPr>
            <w:tcW w:w="0" w:type="auto"/>
            <w:vAlign w:val="center"/>
            <w:hideMark/>
          </w:tcPr>
          <w:p w14:paraId="3177B38C" w14:textId="77777777" w:rsidR="00000000" w:rsidRDefault="00435DCC">
            <w:pPr>
              <w:spacing w:after="75"/>
              <w:rPr>
                <w:rFonts w:ascii="Georgia" w:eastAsia="Times New Roman" w:hAnsi="Georgia"/>
                <w:sz w:val="18"/>
                <w:szCs w:val="18"/>
              </w:rPr>
            </w:pPr>
            <w:r>
              <w:rPr>
                <w:rFonts w:ascii="Georgia" w:eastAsia="Times New Roman" w:hAnsi="Georgia"/>
                <w:sz w:val="18"/>
                <w:szCs w:val="18"/>
              </w:rPr>
              <w:t xml:space="preserve">2.1.1. Agriculture &amp; aquaculture -&gt; Annual &amp; </w:t>
            </w:r>
            <w:r>
              <w:rPr>
                <w:rFonts w:ascii="Georgia" w:eastAsia="Times New Roman" w:hAnsi="Georgia"/>
                <w:sz w:val="18"/>
                <w:szCs w:val="18"/>
              </w:rPr>
              <w:t>perennial non-timber crops -&gt; Shifting agriculture</w:t>
            </w:r>
          </w:p>
        </w:tc>
        <w:tc>
          <w:tcPr>
            <w:tcW w:w="0" w:type="auto"/>
            <w:vAlign w:val="center"/>
            <w:hideMark/>
          </w:tcPr>
          <w:p w14:paraId="582FCD29" w14:textId="77777777" w:rsidR="00000000" w:rsidRDefault="00435DCC">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CDE8CCA"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0CBF4A1"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B7496C2" w14:textId="77777777" w:rsidR="00000000" w:rsidRDefault="00435DCC">
            <w:pPr>
              <w:spacing w:after="75"/>
              <w:rPr>
                <w:rFonts w:ascii="Georgia" w:eastAsia="Times New Roman" w:hAnsi="Georgia"/>
                <w:sz w:val="18"/>
                <w:szCs w:val="18"/>
              </w:rPr>
            </w:pPr>
            <w:r>
              <w:rPr>
                <w:rFonts w:ascii="Georgia" w:eastAsia="Times New Roman" w:hAnsi="Georgia"/>
                <w:sz w:val="18"/>
                <w:szCs w:val="18"/>
              </w:rPr>
              <w:t>Low Impact: 3</w:t>
            </w:r>
          </w:p>
        </w:tc>
      </w:tr>
    </w:tbl>
    <w:p w14:paraId="102D19F3" w14:textId="77777777" w:rsidR="00000000" w:rsidRDefault="00435DCC">
      <w:pPr>
        <w:pStyle w:val="Heading1"/>
        <w:divId w:val="1307050290"/>
        <w:rPr>
          <w:rFonts w:ascii="Georgia" w:eastAsia="Times New Roman" w:hAnsi="Georgia"/>
          <w:sz w:val="29"/>
          <w:szCs w:val="29"/>
        </w:rPr>
      </w:pPr>
      <w:r>
        <w:rPr>
          <w:rFonts w:ascii="Georgia" w:eastAsia="Times New Roman" w:hAnsi="Georgia"/>
          <w:sz w:val="29"/>
          <w:szCs w:val="29"/>
        </w:rPr>
        <w:t>Conservation</w:t>
      </w:r>
    </w:p>
    <w:p w14:paraId="2D492EB5" w14:textId="2FD4739E" w:rsidR="00000000" w:rsidRDefault="00435DCC">
      <w:pPr>
        <w:pStyle w:val="NormalWeb"/>
        <w:divId w:val="1307050290"/>
        <w:rPr>
          <w:rFonts w:ascii="Georgia" w:hAnsi="Georgia"/>
        </w:rPr>
      </w:pPr>
      <w:r>
        <w:rPr>
          <w:rFonts w:ascii="Georgia" w:hAnsi="Georgia"/>
        </w:rPr>
        <w:t>There are no direct conservation measures in place for this species at present. The species is not known to be represented in </w:t>
      </w:r>
      <w:r>
        <w:rPr>
          <w:rStyle w:val="Emphasis"/>
          <w:rFonts w:ascii="Georgia" w:hAnsi="Georgia"/>
        </w:rPr>
        <w:t>ex situ</w:t>
      </w:r>
      <w:r>
        <w:rPr>
          <w:rFonts w:ascii="Georgia" w:hAnsi="Georgia"/>
        </w:rPr>
        <w:t> conservation in botanic gardens</w:t>
      </w:r>
      <w:r>
        <w:rPr>
          <w:rFonts w:ascii="Georgia" w:hAnsi="Georgia"/>
        </w:rPr>
        <w:t xml:space="preserve"> or gene banks (BGCI 2022, </w:t>
      </w:r>
      <w:proofErr w:type="spellStart"/>
      <w:r>
        <w:rPr>
          <w:rFonts w:ascii="Georgia" w:hAnsi="Georgia"/>
        </w:rPr>
        <w:t>Genesys</w:t>
      </w:r>
      <w:proofErr w:type="spellEnd"/>
      <w:r>
        <w:rPr>
          <w:rFonts w:ascii="Georgia" w:hAnsi="Georgia"/>
        </w:rPr>
        <w:t xml:space="preserve"> 2022).</w:t>
      </w:r>
      <w:ins w:id="67" w:author="Jack Plummer" w:date="2022-08-19T18:01:00Z">
        <w:r w:rsidR="000D1CE6">
          <w:rPr>
            <w:rFonts w:ascii="Georgia" w:hAnsi="Georgia"/>
          </w:rPr>
          <w:t xml:space="preserve"> </w:t>
        </w:r>
        <w:r w:rsidR="000D1CE6">
          <w:rPr>
            <w:rFonts w:ascii="Georgia" w:eastAsia="Times New Roman" w:hAnsi="Georgia"/>
          </w:rPr>
          <w:t xml:space="preserve">The species has been </w:t>
        </w:r>
        <w:r w:rsidR="000D1CE6">
          <w:rPr>
            <w:rFonts w:ascii="Georgia" w:eastAsia="Times New Roman" w:hAnsi="Georgia"/>
          </w:rPr>
          <w:t>recorded from</w:t>
        </w:r>
        <w:r w:rsidR="000D1CE6">
          <w:rPr>
            <w:rFonts w:ascii="Georgia" w:eastAsia="Times New Roman" w:hAnsi="Georgia"/>
          </w:rPr>
          <w:t xml:space="preserve"> Khlong </w:t>
        </w:r>
        <w:proofErr w:type="spellStart"/>
        <w:r w:rsidR="000D1CE6">
          <w:rPr>
            <w:rFonts w:ascii="Georgia" w:eastAsia="Times New Roman" w:hAnsi="Georgia"/>
          </w:rPr>
          <w:t>Phanom</w:t>
        </w:r>
        <w:proofErr w:type="spellEnd"/>
        <w:r w:rsidR="000D1CE6">
          <w:rPr>
            <w:rFonts w:ascii="Georgia" w:eastAsia="Times New Roman" w:hAnsi="Georgia"/>
          </w:rPr>
          <w:t xml:space="preserve"> National Park and Si </w:t>
        </w:r>
        <w:proofErr w:type="spellStart"/>
        <w:r w:rsidR="000D1CE6">
          <w:rPr>
            <w:rFonts w:ascii="Georgia" w:eastAsia="Times New Roman" w:hAnsi="Georgia"/>
          </w:rPr>
          <w:t>Phang-nga</w:t>
        </w:r>
        <w:proofErr w:type="spellEnd"/>
        <w:r w:rsidR="000D1CE6">
          <w:rPr>
            <w:rFonts w:ascii="Georgia" w:eastAsia="Times New Roman" w:hAnsi="Georgia"/>
          </w:rPr>
          <w:t xml:space="preserve"> National Park.</w:t>
        </w:r>
      </w:ins>
      <w:del w:id="68" w:author="Jack Plummer" w:date="2022-08-19T18:01:00Z">
        <w:r w:rsidDel="000D1CE6">
          <w:rPr>
            <w:rFonts w:ascii="Georgia" w:hAnsi="Georgia"/>
          </w:rPr>
          <w:br/>
        </w:r>
      </w:del>
      <w:moveFromRangeStart w:id="69" w:author="Jack Plummer" w:date="2022-08-19T18:01:00Z" w:name="move111824507"/>
      <w:moveFrom w:id="70" w:author="Jack Plummer" w:date="2022-08-19T18:01:00Z">
        <w:r w:rsidDel="000D1CE6">
          <w:rPr>
            <w:rFonts w:ascii="Georgia" w:hAnsi="Georgia"/>
          </w:rPr>
          <w:t>Rare (Voradol </w:t>
        </w:r>
        <w:r w:rsidDel="000D1CE6">
          <w:rPr>
            <w:rStyle w:val="Emphasis"/>
            <w:rFonts w:ascii="Georgia" w:hAnsi="Georgia"/>
          </w:rPr>
          <w:t>et al. </w:t>
        </w:r>
        <w:r w:rsidDel="000D1CE6">
          <w:rPr>
            <w:rFonts w:ascii="Georgia" w:hAnsi="Georgia"/>
          </w:rPr>
          <w:t>2017).</w:t>
        </w:r>
      </w:moveFrom>
      <w:moveFromRangeEnd w:id="69"/>
    </w:p>
    <w:p w14:paraId="6B91AEC4" w14:textId="77777777" w:rsidR="00000000" w:rsidRDefault="00435DCC">
      <w:pPr>
        <w:pStyle w:val="Heading2"/>
        <w:divId w:val="1307050290"/>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936"/>
        <w:gridCol w:w="7074"/>
      </w:tblGrid>
      <w:tr w:rsidR="00000000" w14:paraId="7737D735" w14:textId="77777777">
        <w:trPr>
          <w:divId w:val="1307050290"/>
          <w:tblCellSpacing w:w="15" w:type="dxa"/>
        </w:trPr>
        <w:tc>
          <w:tcPr>
            <w:tcW w:w="0" w:type="auto"/>
            <w:tcBorders>
              <w:bottom w:val="single" w:sz="6" w:space="0" w:color="000000"/>
            </w:tcBorders>
            <w:shd w:val="clear" w:color="auto" w:fill="BBBBBB"/>
            <w:vAlign w:val="center"/>
            <w:hideMark/>
          </w:tcPr>
          <w:p w14:paraId="4EEA8D50"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173C167F"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27023A2" w14:textId="77777777">
        <w:trPr>
          <w:divId w:val="1307050290"/>
          <w:tblCellSpacing w:w="15" w:type="dxa"/>
        </w:trPr>
        <w:tc>
          <w:tcPr>
            <w:tcW w:w="0" w:type="auto"/>
            <w:vAlign w:val="center"/>
            <w:hideMark/>
          </w:tcPr>
          <w:p w14:paraId="3447FAA0" w14:textId="77777777" w:rsidR="00000000" w:rsidRDefault="00435DCC">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48669508" w14:textId="62242D7A" w:rsidR="00000000" w:rsidRDefault="00435DCC">
            <w:pPr>
              <w:spacing w:after="75"/>
              <w:rPr>
                <w:rFonts w:ascii="Georgia" w:eastAsia="Times New Roman" w:hAnsi="Georgia"/>
                <w:sz w:val="18"/>
                <w:szCs w:val="18"/>
              </w:rPr>
            </w:pPr>
            <w:r>
              <w:rPr>
                <w:rFonts w:ascii="Georgia" w:eastAsia="Times New Roman" w:hAnsi="Georgia"/>
                <w:sz w:val="18"/>
                <w:szCs w:val="18"/>
              </w:rPr>
              <w:t xml:space="preserve">The species has been </w:t>
            </w:r>
            <w:del w:id="71" w:author="Jack Plummer" w:date="2022-08-19T18:02:00Z">
              <w:r w:rsidDel="000D1CE6">
                <w:rPr>
                  <w:rFonts w:ascii="Georgia" w:eastAsia="Times New Roman" w:hAnsi="Georgia"/>
                  <w:sz w:val="18"/>
                  <w:szCs w:val="18"/>
                </w:rPr>
                <w:delText>found at</w:delText>
              </w:r>
            </w:del>
            <w:ins w:id="72" w:author="Jack Plummer" w:date="2022-08-19T18:02:00Z">
              <w:r w:rsidR="000D1CE6">
                <w:rPr>
                  <w:rFonts w:ascii="Georgia" w:eastAsia="Times New Roman" w:hAnsi="Georgia"/>
                  <w:sz w:val="18"/>
                  <w:szCs w:val="18"/>
                </w:rPr>
                <w:t>recorded from</w:t>
              </w:r>
            </w:ins>
            <w:r>
              <w:rPr>
                <w:rFonts w:ascii="Georgia" w:eastAsia="Times New Roman" w:hAnsi="Georgia"/>
                <w:sz w:val="18"/>
                <w:szCs w:val="18"/>
              </w:rPr>
              <w:t xml:space="preserve"> Khlong </w:t>
            </w:r>
            <w:proofErr w:type="spellStart"/>
            <w:r>
              <w:rPr>
                <w:rFonts w:ascii="Georgia" w:eastAsia="Times New Roman" w:hAnsi="Georgia"/>
                <w:sz w:val="18"/>
                <w:szCs w:val="18"/>
              </w:rPr>
              <w:t>Phanom</w:t>
            </w:r>
            <w:proofErr w:type="spellEnd"/>
            <w:r>
              <w:rPr>
                <w:rFonts w:ascii="Georgia" w:eastAsia="Times New Roman" w:hAnsi="Georgia"/>
                <w:sz w:val="18"/>
                <w:szCs w:val="18"/>
              </w:rPr>
              <w:t xml:space="preserve"> National Park and Si </w:t>
            </w:r>
            <w:proofErr w:type="spellStart"/>
            <w:r>
              <w:rPr>
                <w:rFonts w:ascii="Georgia" w:eastAsia="Times New Roman" w:hAnsi="Georgia"/>
                <w:sz w:val="18"/>
                <w:szCs w:val="18"/>
              </w:rPr>
              <w:t>Phang-nga</w:t>
            </w:r>
            <w:proofErr w:type="spellEnd"/>
            <w:r>
              <w:rPr>
                <w:rFonts w:ascii="Georgia" w:eastAsia="Times New Roman" w:hAnsi="Georgia"/>
                <w:sz w:val="18"/>
                <w:szCs w:val="18"/>
              </w:rPr>
              <w:t xml:space="preserve"> National Park.</w:t>
            </w:r>
          </w:p>
        </w:tc>
      </w:tr>
    </w:tbl>
    <w:p w14:paraId="4313BB85" w14:textId="77777777" w:rsidR="00000000" w:rsidRDefault="00435DCC">
      <w:pPr>
        <w:pStyle w:val="Heading2"/>
        <w:divId w:val="1307050290"/>
        <w:rPr>
          <w:rFonts w:ascii="Georgia" w:eastAsia="Times New Roman" w:hAnsi="Georgia"/>
          <w:sz w:val="27"/>
          <w:szCs w:val="27"/>
        </w:rPr>
      </w:pPr>
      <w:r>
        <w:rPr>
          <w:rFonts w:ascii="Georgia" w:eastAsia="Times New Roman" w:hAnsi="Georgia"/>
          <w:sz w:val="27"/>
          <w:szCs w:val="27"/>
        </w:rPr>
        <w:t>Important Conservation Action</w:t>
      </w:r>
      <w:r>
        <w:rPr>
          <w:rFonts w:ascii="Georgia" w:eastAsia="Times New Roman" w:hAnsi="Georgia"/>
          <w:sz w:val="27"/>
          <w:szCs w:val="27"/>
        </w:rPr>
        <w:t>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60DFEDD1" w14:textId="77777777">
        <w:trPr>
          <w:divId w:val="1307050290"/>
          <w:tblCellSpacing w:w="15" w:type="dxa"/>
        </w:trPr>
        <w:tc>
          <w:tcPr>
            <w:tcW w:w="0" w:type="auto"/>
            <w:tcBorders>
              <w:bottom w:val="single" w:sz="6" w:space="0" w:color="000000"/>
            </w:tcBorders>
            <w:shd w:val="clear" w:color="auto" w:fill="BBBBBB"/>
            <w:vAlign w:val="center"/>
            <w:hideMark/>
          </w:tcPr>
          <w:p w14:paraId="670DA399"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114A0CF6"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C7DAE75" w14:textId="77777777">
        <w:trPr>
          <w:divId w:val="1307050290"/>
          <w:tblCellSpacing w:w="15" w:type="dxa"/>
        </w:trPr>
        <w:tc>
          <w:tcPr>
            <w:tcW w:w="0" w:type="auto"/>
            <w:tcBorders>
              <w:bottom w:val="single" w:sz="6" w:space="0" w:color="CCCCCC"/>
            </w:tcBorders>
            <w:vAlign w:val="center"/>
            <w:hideMark/>
          </w:tcPr>
          <w:p w14:paraId="09B34A77" w14:textId="77777777" w:rsidR="00000000" w:rsidRDefault="00435DCC">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E3C5B0C"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r>
      <w:tr w:rsidR="00000000" w14:paraId="7E666B6B" w14:textId="77777777">
        <w:trPr>
          <w:divId w:val="1307050290"/>
          <w:tblCellSpacing w:w="15" w:type="dxa"/>
        </w:trPr>
        <w:tc>
          <w:tcPr>
            <w:tcW w:w="0" w:type="auto"/>
            <w:tcBorders>
              <w:bottom w:val="single" w:sz="6" w:space="0" w:color="CCCCCC"/>
            </w:tcBorders>
            <w:vAlign w:val="center"/>
            <w:hideMark/>
          </w:tcPr>
          <w:p w14:paraId="6C9A82D6" w14:textId="77777777" w:rsidR="00000000" w:rsidRDefault="00435DCC">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7E9A3EC1"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r>
    </w:tbl>
    <w:p w14:paraId="3A33EB12" w14:textId="77777777" w:rsidR="00000000" w:rsidRDefault="00435DCC">
      <w:pPr>
        <w:pStyle w:val="Heading2"/>
        <w:divId w:val="1307050290"/>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245B8E20" w14:textId="77777777">
        <w:trPr>
          <w:divId w:val="1307050290"/>
          <w:tblCellSpacing w:w="15" w:type="dxa"/>
        </w:trPr>
        <w:tc>
          <w:tcPr>
            <w:tcW w:w="0" w:type="auto"/>
            <w:tcBorders>
              <w:bottom w:val="single" w:sz="6" w:space="0" w:color="000000"/>
            </w:tcBorders>
            <w:shd w:val="clear" w:color="auto" w:fill="BBBBBB"/>
            <w:vAlign w:val="center"/>
            <w:hideMark/>
          </w:tcPr>
          <w:p w14:paraId="74CDED79"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lastRenderedPageBreak/>
              <w:t>Research</w:t>
            </w:r>
          </w:p>
        </w:tc>
        <w:tc>
          <w:tcPr>
            <w:tcW w:w="0" w:type="auto"/>
            <w:tcBorders>
              <w:bottom w:val="single" w:sz="6" w:space="0" w:color="000000"/>
            </w:tcBorders>
            <w:shd w:val="clear" w:color="auto" w:fill="BBBBBB"/>
            <w:vAlign w:val="center"/>
            <w:hideMark/>
          </w:tcPr>
          <w:p w14:paraId="1B1C364B"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7900B97" w14:textId="77777777">
        <w:trPr>
          <w:divId w:val="1307050290"/>
          <w:tblCellSpacing w:w="15" w:type="dxa"/>
        </w:trPr>
        <w:tc>
          <w:tcPr>
            <w:tcW w:w="0" w:type="auto"/>
            <w:tcBorders>
              <w:bottom w:val="single" w:sz="6" w:space="0" w:color="CCCCCC"/>
            </w:tcBorders>
            <w:vAlign w:val="center"/>
            <w:hideMark/>
          </w:tcPr>
          <w:p w14:paraId="676821E9" w14:textId="77777777" w:rsidR="00000000" w:rsidRDefault="00435DCC">
            <w:pPr>
              <w:spacing w:after="75"/>
              <w:rPr>
                <w:rFonts w:ascii="Georgia" w:eastAsia="Times New Roman" w:hAnsi="Georgia"/>
                <w:sz w:val="18"/>
                <w:szCs w:val="18"/>
              </w:rPr>
            </w:pPr>
            <w:r>
              <w:rPr>
                <w:rFonts w:ascii="Georgia" w:eastAsia="Times New Roman" w:hAnsi="Georgia"/>
                <w:sz w:val="18"/>
                <w:szCs w:val="18"/>
              </w:rPr>
              <w:t>1.2. Research -</w:t>
            </w:r>
            <w:r>
              <w:rPr>
                <w:rFonts w:ascii="Georgia" w:eastAsia="Times New Roman" w:hAnsi="Georgia"/>
                <w:sz w:val="18"/>
                <w:szCs w:val="18"/>
              </w:rPr>
              <w:t>&gt; Population size, distribution &amp; trends</w:t>
            </w:r>
          </w:p>
        </w:tc>
        <w:tc>
          <w:tcPr>
            <w:tcW w:w="0" w:type="auto"/>
            <w:tcBorders>
              <w:bottom w:val="single" w:sz="6" w:space="0" w:color="CCCCCC"/>
            </w:tcBorders>
            <w:vAlign w:val="center"/>
            <w:hideMark/>
          </w:tcPr>
          <w:p w14:paraId="20E9E201"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r>
      <w:tr w:rsidR="00000000" w14:paraId="5631473A" w14:textId="77777777">
        <w:trPr>
          <w:divId w:val="1307050290"/>
          <w:tblCellSpacing w:w="15" w:type="dxa"/>
        </w:trPr>
        <w:tc>
          <w:tcPr>
            <w:tcW w:w="0" w:type="auto"/>
            <w:tcBorders>
              <w:bottom w:val="single" w:sz="6" w:space="0" w:color="CCCCCC"/>
            </w:tcBorders>
            <w:vAlign w:val="center"/>
            <w:hideMark/>
          </w:tcPr>
          <w:p w14:paraId="7C1987C7" w14:textId="77777777" w:rsidR="00000000" w:rsidRDefault="00435DCC">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7A7ADB05"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r>
    </w:tbl>
    <w:p w14:paraId="3B865203" w14:textId="77777777" w:rsidR="00000000" w:rsidRDefault="00435DCC">
      <w:pPr>
        <w:pStyle w:val="Heading1"/>
        <w:divId w:val="335303374"/>
        <w:rPr>
          <w:rFonts w:ascii="Georgia" w:eastAsia="Times New Roman" w:hAnsi="Georgia"/>
          <w:sz w:val="29"/>
          <w:szCs w:val="29"/>
        </w:rPr>
      </w:pPr>
      <w:r>
        <w:rPr>
          <w:rFonts w:ascii="Georgia" w:eastAsia="Times New Roman" w:hAnsi="Georgia"/>
          <w:sz w:val="29"/>
          <w:szCs w:val="29"/>
        </w:rPr>
        <w:t>Ecosystem Services</w:t>
      </w:r>
    </w:p>
    <w:p w14:paraId="2B05240B" w14:textId="77777777" w:rsidR="00000000" w:rsidRDefault="00435DCC">
      <w:pPr>
        <w:pStyle w:val="Heading2"/>
        <w:divId w:val="335303374"/>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768571BB" w14:textId="77777777">
        <w:trPr>
          <w:divId w:val="335303374"/>
          <w:tblCellSpacing w:w="15" w:type="dxa"/>
        </w:trPr>
        <w:tc>
          <w:tcPr>
            <w:tcW w:w="0" w:type="auto"/>
            <w:tcBorders>
              <w:bottom w:val="single" w:sz="6" w:space="0" w:color="000000"/>
            </w:tcBorders>
            <w:shd w:val="clear" w:color="auto" w:fill="BBBBBB"/>
            <w:vAlign w:val="center"/>
            <w:hideMark/>
          </w:tcPr>
          <w:p w14:paraId="7F44837F" w14:textId="77777777" w:rsidR="00000000" w:rsidRDefault="00435DCC">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0275A69C" w14:textId="77777777" w:rsidR="00000000" w:rsidRDefault="00435DCC">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3A3E58C3" w14:textId="77777777">
        <w:trPr>
          <w:divId w:val="335303374"/>
          <w:tblCellSpacing w:w="15" w:type="dxa"/>
        </w:trPr>
        <w:tc>
          <w:tcPr>
            <w:tcW w:w="0" w:type="auto"/>
            <w:vAlign w:val="center"/>
            <w:hideMark/>
          </w:tcPr>
          <w:p w14:paraId="78690293" w14:textId="77777777" w:rsidR="00000000" w:rsidRDefault="00435DCC">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F94CB0B" w14:textId="77777777" w:rsidR="00000000" w:rsidRDefault="00435DCC">
            <w:pPr>
              <w:spacing w:after="75"/>
              <w:rPr>
                <w:rFonts w:ascii="Georgia" w:eastAsia="Times New Roman" w:hAnsi="Georgia"/>
                <w:sz w:val="18"/>
                <w:szCs w:val="18"/>
              </w:rPr>
            </w:pPr>
            <w:r>
              <w:rPr>
                <w:rFonts w:ascii="Georgia" w:eastAsia="Times New Roman" w:hAnsi="Georgia"/>
                <w:sz w:val="18"/>
                <w:szCs w:val="18"/>
              </w:rPr>
              <w:t>-</w:t>
            </w:r>
          </w:p>
        </w:tc>
      </w:tr>
    </w:tbl>
    <w:p w14:paraId="04DFFCBF" w14:textId="77777777" w:rsidR="00000000" w:rsidRDefault="00435DCC">
      <w:pPr>
        <w:pStyle w:val="Heading1"/>
        <w:rPr>
          <w:rFonts w:ascii="Georgia" w:eastAsia="Times New Roman" w:hAnsi="Georgia"/>
          <w:sz w:val="29"/>
          <w:szCs w:val="29"/>
        </w:rPr>
      </w:pPr>
      <w:r>
        <w:rPr>
          <w:rFonts w:ascii="Georgia" w:eastAsia="Times New Roman" w:hAnsi="Georgia"/>
          <w:sz w:val="29"/>
          <w:szCs w:val="29"/>
        </w:rPr>
        <w:t>Bibliography</w:t>
      </w:r>
    </w:p>
    <w:p w14:paraId="1FEFDEF1" w14:textId="1940E407" w:rsidR="00000000" w:rsidRDefault="00435DCC">
      <w:pPr>
        <w:pStyle w:val="NormalWeb"/>
        <w:divId w:val="1551962674"/>
        <w:rPr>
          <w:rFonts w:ascii="Georgia" w:hAnsi="Georgia"/>
        </w:rPr>
      </w:pPr>
      <w:r>
        <w:rPr>
          <w:rFonts w:ascii="Georgia" w:hAnsi="Georgia"/>
        </w:rPr>
        <w:t xml:space="preserve">BCGI. 2022. </w:t>
      </w:r>
      <w:proofErr w:type="spellStart"/>
      <w:r>
        <w:rPr>
          <w:rFonts w:ascii="Georgia" w:hAnsi="Georgia"/>
        </w:rPr>
        <w:t>PlantSearch</w:t>
      </w:r>
      <w:proofErr w:type="spellEnd"/>
      <w:r>
        <w:rPr>
          <w:rFonts w:ascii="Georgia" w:hAnsi="Georgia"/>
        </w:rPr>
        <w:t xml:space="preserve">. Botanic Gardens Conservation International. Available at: </w:t>
      </w:r>
      <w:r>
        <w:rPr>
          <w:rFonts w:ascii="Georgia" w:hAnsi="Georgia"/>
        </w:rPr>
        <w:fldChar w:fldCharType="begin"/>
      </w:r>
      <w:ins w:id="73" w:author="Jack Plummer" w:date="2022-08-19T18:03:00Z">
        <w:r>
          <w:rPr>
            <w:rFonts w:ascii="Georgia" w:hAnsi="Georgia"/>
          </w:rPr>
          <w:instrText>HYPERLINK "https://rbgkew.sharepoint.com/sites/KewPlantAssessment2022-2/Shared Documents/General/Projects/Threatened Biodiversity Hotspots Programme/Thailand/FORRU_reviews/www.bgci.org/plant_search.php"</w:instrText>
        </w:r>
      </w:ins>
      <w:del w:id="74" w:author="Jack Plummer" w:date="2022-08-19T18:03:00Z">
        <w:r w:rsidDel="00435DCC">
          <w:rPr>
            <w:rFonts w:ascii="Georgia" w:hAnsi="Georgia"/>
          </w:rPr>
          <w:delInstrText xml:space="preserve"> </w:delInstrText>
        </w:r>
        <w:r w:rsidDel="00435DCC">
          <w:rPr>
            <w:rFonts w:ascii="Georgia" w:hAnsi="Georgia"/>
          </w:rPr>
          <w:delInstrText>HYPERLINK "www.bgci.org/plant_search.php"</w:delInstrText>
        </w:r>
        <w:r w:rsidDel="00435DCC">
          <w:rPr>
            <w:rFonts w:ascii="Georgia" w:hAnsi="Georgia"/>
          </w:rPr>
          <w:delInstrText xml:space="preserve"> </w:delInstrText>
        </w:r>
      </w:del>
      <w:ins w:id="75" w:author="Jack Plummer" w:date="2022-08-19T18:03:00Z">
        <w:r>
          <w:rPr>
            <w:rFonts w:ascii="Georgia" w:hAnsi="Georgia"/>
          </w:rPr>
        </w:r>
      </w:ins>
      <w:r>
        <w:rPr>
          <w:rFonts w:ascii="Georgia" w:hAnsi="Georgia"/>
        </w:rPr>
        <w:fldChar w:fldCharType="separate"/>
      </w:r>
      <w:r>
        <w:rPr>
          <w:rStyle w:val="Hyperlink"/>
          <w:rFonts w:ascii="Georgia" w:hAnsi="Georgia"/>
        </w:rPr>
        <w:t>www.bgci.org/plant_search.php</w:t>
      </w:r>
      <w:r>
        <w:rPr>
          <w:rFonts w:ascii="Georgia" w:hAnsi="Georgia"/>
        </w:rPr>
        <w:fldChar w:fldCharType="end"/>
      </w:r>
      <w:r>
        <w:rPr>
          <w:rFonts w:ascii="Georgia" w:hAnsi="Georgia"/>
        </w:rPr>
        <w:t xml:space="preserve">. </w:t>
      </w:r>
    </w:p>
    <w:p w14:paraId="504875D4" w14:textId="77777777" w:rsidR="00000000" w:rsidRDefault="00435DCC">
      <w:pPr>
        <w:pStyle w:val="NormalWeb"/>
        <w:divId w:val="1551962674"/>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06DD1B4A" w14:textId="77777777" w:rsidR="00000000" w:rsidRDefault="00435DCC">
      <w:pPr>
        <w:pStyle w:val="NormalWeb"/>
        <w:divId w:val="1551962674"/>
        <w:rPr>
          <w:rFonts w:ascii="Georgia" w:hAnsi="Georgia"/>
        </w:rPr>
      </w:pPr>
      <w:proofErr w:type="spellStart"/>
      <w:r>
        <w:rPr>
          <w:rFonts w:ascii="Georgia" w:hAnsi="Georgia"/>
        </w:rPr>
        <w:t>Chayamarit</w:t>
      </w:r>
      <w:proofErr w:type="spellEnd"/>
      <w:r>
        <w:rPr>
          <w:rFonts w:ascii="Georgia" w:hAnsi="Georgia"/>
        </w:rPr>
        <w:t xml:space="preserve">, K., Van </w:t>
      </w:r>
      <w:proofErr w:type="spellStart"/>
      <w:r>
        <w:rPr>
          <w:rFonts w:ascii="Georgia" w:hAnsi="Georgia"/>
        </w:rPr>
        <w:t>Welzen</w:t>
      </w:r>
      <w:proofErr w:type="spellEnd"/>
      <w:r>
        <w:rPr>
          <w:rFonts w:ascii="Georgia" w:hAnsi="Georgia"/>
        </w:rPr>
        <w:t xml:space="preserve">, P. C. 2005. </w:t>
      </w:r>
      <w:proofErr w:type="spellStart"/>
      <w:r>
        <w:rPr>
          <w:rFonts w:ascii="Georgia" w:hAnsi="Georgia"/>
        </w:rPr>
        <w:t>Euphorbiaceae</w:t>
      </w:r>
      <w:proofErr w:type="spellEnd"/>
      <w:r>
        <w:rPr>
          <w:rFonts w:ascii="Georgia" w:hAnsi="Georgia"/>
        </w:rPr>
        <w:t xml:space="preserve">. In: </w:t>
      </w:r>
      <w:proofErr w:type="spellStart"/>
      <w:r>
        <w:rPr>
          <w:rFonts w:ascii="Georgia" w:hAnsi="Georgia"/>
        </w:rPr>
        <w:t>Santisuk</w:t>
      </w:r>
      <w:proofErr w:type="spellEnd"/>
      <w:r>
        <w:rPr>
          <w:rFonts w:ascii="Georgia" w:hAnsi="Georgia"/>
        </w:rPr>
        <w:t>, T. and Larsen, K. (</w:t>
      </w:r>
      <w:r>
        <w:rPr>
          <w:rFonts w:ascii="Georgia" w:hAnsi="Georgia"/>
        </w:rPr>
        <w:t xml:space="preserve">eds), </w:t>
      </w:r>
      <w:r>
        <w:rPr>
          <w:rFonts w:ascii="Georgia" w:hAnsi="Georgia"/>
          <w:i/>
          <w:iCs/>
        </w:rPr>
        <w:t>Flora of Thailand</w:t>
      </w:r>
      <w:r>
        <w:rPr>
          <w:rFonts w:ascii="Georgia" w:hAnsi="Georgia"/>
        </w:rPr>
        <w:t>, pp. 1-303. Department of National Parks, Wildlife and Plant Conservation, Thailand.</w:t>
      </w:r>
    </w:p>
    <w:p w14:paraId="6B6C8E1E" w14:textId="77777777" w:rsidR="00000000" w:rsidRDefault="00435DCC">
      <w:pPr>
        <w:pStyle w:val="NormalWeb"/>
        <w:divId w:val="1551962674"/>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3E95037E" w14:textId="77777777" w:rsidR="00000000" w:rsidRDefault="00435DCC">
      <w:pPr>
        <w:pStyle w:val="NormalWeb"/>
        <w:divId w:val="1551962674"/>
        <w:rPr>
          <w:rFonts w:ascii="Georgia" w:hAnsi="Georgia"/>
        </w:rPr>
      </w:pPr>
      <w:proofErr w:type="spellStart"/>
      <w:r>
        <w:rPr>
          <w:rFonts w:ascii="Georgia" w:hAnsi="Georgia"/>
        </w:rPr>
        <w:t>Genesys</w:t>
      </w:r>
      <w:proofErr w:type="spellEnd"/>
      <w:r>
        <w:rPr>
          <w:rFonts w:ascii="Georgia" w:hAnsi="Georgia"/>
        </w:rPr>
        <w:t xml:space="preserve">. 2022. </w:t>
      </w:r>
      <w:proofErr w:type="spellStart"/>
      <w:r>
        <w:rPr>
          <w:rFonts w:ascii="Georgia" w:hAnsi="Georgia"/>
        </w:rPr>
        <w:t>Ge</w:t>
      </w:r>
      <w:r>
        <w:rPr>
          <w:rFonts w:ascii="Georgia" w:hAnsi="Georgia"/>
        </w:rPr>
        <w:t>nesys</w:t>
      </w:r>
      <w:proofErr w:type="spellEnd"/>
      <w:r>
        <w:rPr>
          <w:rFonts w:ascii="Georgia" w:hAnsi="Georgia"/>
        </w:rPr>
        <w:t xml:space="preserve"> Global Portal on Plant Genetic Resources. Available at: </w:t>
      </w:r>
      <w:hyperlink r:id="rId15" w:history="1">
        <w:r>
          <w:rPr>
            <w:rStyle w:val="Hyperlink"/>
            <w:rFonts w:ascii="Georgia" w:hAnsi="Georgia"/>
          </w:rPr>
          <w:t>https://www.genesys-pgr.org/</w:t>
        </w:r>
      </w:hyperlink>
      <w:r>
        <w:rPr>
          <w:rFonts w:ascii="Georgia" w:hAnsi="Georgia"/>
        </w:rPr>
        <w:t xml:space="preserve">. </w:t>
      </w:r>
    </w:p>
    <w:p w14:paraId="75B3D681" w14:textId="77777777" w:rsidR="00000000" w:rsidRDefault="00435DCC">
      <w:pPr>
        <w:pStyle w:val="NormalWeb"/>
        <w:divId w:val="1551962674"/>
        <w:rPr>
          <w:rFonts w:ascii="Georgia" w:hAnsi="Georgia"/>
        </w:rPr>
      </w:pPr>
      <w:proofErr w:type="spellStart"/>
      <w:r>
        <w:rPr>
          <w:rFonts w:ascii="Georgia" w:hAnsi="Georgia"/>
        </w:rPr>
        <w:t>Leeratiwong</w:t>
      </w:r>
      <w:proofErr w:type="spellEnd"/>
      <w:r>
        <w:rPr>
          <w:rFonts w:ascii="Georgia" w:hAnsi="Georgia"/>
        </w:rPr>
        <w:t xml:space="preserve">, C., and </w:t>
      </w:r>
      <w:proofErr w:type="spellStart"/>
      <w:r>
        <w:rPr>
          <w:rFonts w:ascii="Georgia" w:hAnsi="Georgia"/>
        </w:rPr>
        <w:t>Jornead</w:t>
      </w:r>
      <w:proofErr w:type="spellEnd"/>
      <w:r>
        <w:rPr>
          <w:rFonts w:ascii="Georgia" w:hAnsi="Georgia"/>
        </w:rPr>
        <w:t xml:space="preserve">, S. 2005. Species diversity of vascular plants in Si </w:t>
      </w:r>
      <w:proofErr w:type="spellStart"/>
      <w:r>
        <w:rPr>
          <w:rFonts w:ascii="Georgia" w:hAnsi="Georgia"/>
        </w:rPr>
        <w:t>Phang-nga</w:t>
      </w:r>
      <w:proofErr w:type="spellEnd"/>
      <w:r>
        <w:rPr>
          <w:rFonts w:ascii="Georgia" w:hAnsi="Georgia"/>
        </w:rPr>
        <w:t xml:space="preserve"> National Park, </w:t>
      </w:r>
      <w:proofErr w:type="spellStart"/>
      <w:r>
        <w:rPr>
          <w:rFonts w:ascii="Georgia" w:hAnsi="Georgia"/>
        </w:rPr>
        <w:t>Phangnga</w:t>
      </w:r>
      <w:proofErr w:type="spellEnd"/>
      <w:r>
        <w:rPr>
          <w:rFonts w:ascii="Georgia" w:hAnsi="Georgia"/>
        </w:rPr>
        <w:t xml:space="preserve"> Pr</w:t>
      </w:r>
      <w:r>
        <w:rPr>
          <w:rFonts w:ascii="Georgia" w:hAnsi="Georgia"/>
        </w:rPr>
        <w:t xml:space="preserve">ovince. </w:t>
      </w:r>
      <w:proofErr w:type="spellStart"/>
      <w:r>
        <w:rPr>
          <w:rFonts w:ascii="Georgia" w:hAnsi="Georgia"/>
          <w:i/>
          <w:iCs/>
        </w:rPr>
        <w:t>Songklanakarin</w:t>
      </w:r>
      <w:proofErr w:type="spellEnd"/>
      <w:r>
        <w:rPr>
          <w:rFonts w:ascii="Georgia" w:hAnsi="Georgia"/>
          <w:i/>
          <w:iCs/>
        </w:rPr>
        <w:t>. J. Sci. Technol.</w:t>
      </w:r>
      <w:r>
        <w:rPr>
          <w:rFonts w:ascii="Georgia" w:hAnsi="Georgia"/>
        </w:rPr>
        <w:t xml:space="preserve"> 27(4): 769-787.</w:t>
      </w:r>
    </w:p>
    <w:p w14:paraId="0F391BFC" w14:textId="77777777" w:rsidR="00000000" w:rsidRDefault="00435DCC">
      <w:pPr>
        <w:pStyle w:val="NormalWeb"/>
        <w:divId w:val="1551962674"/>
        <w:rPr>
          <w:rFonts w:ascii="Georgia" w:hAnsi="Georgia"/>
        </w:rPr>
      </w:pPr>
      <w:proofErr w:type="spellStart"/>
      <w:r>
        <w:rPr>
          <w:rFonts w:ascii="Georgia" w:hAnsi="Georgia"/>
        </w:rPr>
        <w:t>Neamsuvan</w:t>
      </w:r>
      <w:proofErr w:type="spellEnd"/>
      <w:r>
        <w:rPr>
          <w:rFonts w:ascii="Georgia" w:hAnsi="Georgia"/>
        </w:rPr>
        <w:t xml:space="preserve">, O., </w:t>
      </w:r>
      <w:proofErr w:type="spellStart"/>
      <w:r>
        <w:rPr>
          <w:rFonts w:ascii="Georgia" w:hAnsi="Georgia"/>
        </w:rPr>
        <w:t>Singdam</w:t>
      </w:r>
      <w:proofErr w:type="spellEnd"/>
      <w:r>
        <w:rPr>
          <w:rFonts w:ascii="Georgia" w:hAnsi="Georgia"/>
        </w:rPr>
        <w:t xml:space="preserve">, P., </w:t>
      </w:r>
      <w:proofErr w:type="spellStart"/>
      <w:r>
        <w:rPr>
          <w:rFonts w:ascii="Georgia" w:hAnsi="Georgia"/>
        </w:rPr>
        <w:t>Yingcharoen</w:t>
      </w:r>
      <w:proofErr w:type="spellEnd"/>
      <w:r>
        <w:rPr>
          <w:rFonts w:ascii="Georgia" w:hAnsi="Georgia"/>
        </w:rPr>
        <w:t xml:space="preserve">, K., and </w:t>
      </w:r>
      <w:proofErr w:type="spellStart"/>
      <w:r>
        <w:rPr>
          <w:rFonts w:ascii="Georgia" w:hAnsi="Georgia"/>
        </w:rPr>
        <w:t>Sengnon</w:t>
      </w:r>
      <w:proofErr w:type="spellEnd"/>
      <w:r>
        <w:rPr>
          <w:rFonts w:ascii="Georgia" w:hAnsi="Georgia"/>
        </w:rPr>
        <w:t xml:space="preserve">, N. 2012. A survey of medicinal plants in mangrove and beach forests from sating </w:t>
      </w:r>
      <w:proofErr w:type="spellStart"/>
      <w:r>
        <w:rPr>
          <w:rFonts w:ascii="Georgia" w:hAnsi="Georgia"/>
        </w:rPr>
        <w:t>Phra</w:t>
      </w:r>
      <w:proofErr w:type="spellEnd"/>
      <w:r>
        <w:rPr>
          <w:rFonts w:ascii="Georgia" w:hAnsi="Georgia"/>
        </w:rPr>
        <w:t xml:space="preserve"> Peninsula, Songkhla Province, Thailand. </w:t>
      </w:r>
      <w:r>
        <w:rPr>
          <w:rFonts w:ascii="Georgia" w:hAnsi="Georgia"/>
          <w:i/>
          <w:iCs/>
        </w:rPr>
        <w:t>Journal of Medic</w:t>
      </w:r>
      <w:r>
        <w:rPr>
          <w:rFonts w:ascii="Georgia" w:hAnsi="Georgia"/>
          <w:i/>
          <w:iCs/>
        </w:rPr>
        <w:t>inal Plants Research</w:t>
      </w:r>
      <w:r>
        <w:rPr>
          <w:rFonts w:ascii="Georgia" w:hAnsi="Georgia"/>
        </w:rPr>
        <w:t xml:space="preserve"> 6(12): 2421-2437.</w:t>
      </w:r>
    </w:p>
    <w:p w14:paraId="1CF3559C" w14:textId="77777777" w:rsidR="00000000" w:rsidRDefault="00435DCC">
      <w:pPr>
        <w:pStyle w:val="NormalWeb"/>
        <w:divId w:val="1551962674"/>
        <w:rPr>
          <w:rFonts w:ascii="Georgia" w:hAnsi="Georgia"/>
        </w:rPr>
      </w:pPr>
      <w:r>
        <w:rPr>
          <w:rFonts w:ascii="Georgia" w:hAnsi="Georgia"/>
        </w:rPr>
        <w:t xml:space="preserve">Van </w:t>
      </w:r>
      <w:proofErr w:type="spellStart"/>
      <w:r>
        <w:rPr>
          <w:rFonts w:ascii="Georgia" w:hAnsi="Georgia"/>
        </w:rPr>
        <w:t>Welzen</w:t>
      </w:r>
      <w:proofErr w:type="spellEnd"/>
      <w:r>
        <w:rPr>
          <w:rFonts w:ascii="Georgia" w:hAnsi="Georgia"/>
        </w:rPr>
        <w:t xml:space="preserve">, P. C., </w:t>
      </w:r>
      <w:proofErr w:type="spellStart"/>
      <w:r>
        <w:rPr>
          <w:rFonts w:ascii="Georgia" w:hAnsi="Georgia"/>
        </w:rPr>
        <w:t>Chsyamarit</w:t>
      </w:r>
      <w:proofErr w:type="spellEnd"/>
      <w:r>
        <w:rPr>
          <w:rFonts w:ascii="Georgia" w:hAnsi="Georgia"/>
        </w:rPr>
        <w:t xml:space="preserve">, K. 2007. </w:t>
      </w:r>
      <w:proofErr w:type="spellStart"/>
      <w:r>
        <w:rPr>
          <w:rFonts w:ascii="Georgia" w:hAnsi="Georgia"/>
        </w:rPr>
        <w:t>Euphorbiaceae</w:t>
      </w:r>
      <w:proofErr w:type="spellEnd"/>
      <w:r>
        <w:rPr>
          <w:rFonts w:ascii="Georgia" w:hAnsi="Georgia"/>
        </w:rPr>
        <w:t xml:space="preserve">. In: </w:t>
      </w:r>
      <w:proofErr w:type="spellStart"/>
      <w:r>
        <w:rPr>
          <w:rFonts w:ascii="Georgia" w:hAnsi="Georgia"/>
        </w:rPr>
        <w:t>Santisuk</w:t>
      </w:r>
      <w:proofErr w:type="spellEnd"/>
      <w:r>
        <w:rPr>
          <w:rFonts w:ascii="Georgia" w:hAnsi="Georgia"/>
        </w:rPr>
        <w:t xml:space="preserve">, T. and Larsen, K. (eds), </w:t>
      </w:r>
      <w:r>
        <w:rPr>
          <w:rFonts w:ascii="Georgia" w:hAnsi="Georgia"/>
          <w:i/>
          <w:iCs/>
        </w:rPr>
        <w:t>Flora of Thailand</w:t>
      </w:r>
      <w:r>
        <w:rPr>
          <w:rFonts w:ascii="Georgia" w:hAnsi="Georgia"/>
        </w:rPr>
        <w:t>, pp. 1-618. Department of National Parks, Wildlife and Plant Conservation, Thailand.</w:t>
      </w:r>
    </w:p>
    <w:p w14:paraId="3E280AF4" w14:textId="77777777" w:rsidR="00000000" w:rsidRDefault="00435DCC">
      <w:pPr>
        <w:pStyle w:val="NormalWeb"/>
        <w:divId w:val="1551962674"/>
        <w:rPr>
          <w:rFonts w:ascii="Georgia" w:hAnsi="Georgia"/>
        </w:rPr>
      </w:pPr>
      <w:r>
        <w:rPr>
          <w:rFonts w:ascii="Georgia" w:hAnsi="Georgia"/>
        </w:rPr>
        <w:t xml:space="preserve">Voradol, C., </w:t>
      </w:r>
      <w:proofErr w:type="spellStart"/>
      <w:r>
        <w:rPr>
          <w:rFonts w:ascii="Georgia" w:hAnsi="Georgia"/>
        </w:rPr>
        <w:t>Suphunt</w:t>
      </w:r>
      <w:r>
        <w:rPr>
          <w:rFonts w:ascii="Georgia" w:hAnsi="Georgia"/>
        </w:rPr>
        <w: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 Office, Bangkok.</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Jack Plummer" w:date="2022-08-19T17:52:00Z" w:initials="JP">
    <w:p w14:paraId="20BD2651" w14:textId="77777777" w:rsidR="006900AF" w:rsidRDefault="006900AF" w:rsidP="00B23CE5">
      <w:pPr>
        <w:pStyle w:val="CommentText"/>
      </w:pPr>
      <w:r>
        <w:rPr>
          <w:rStyle w:val="CommentReference"/>
        </w:rPr>
        <w:annotationRef/>
      </w:r>
      <w:r>
        <w:t>Don't need this but do need mention of the major threat to each location</w:t>
      </w:r>
    </w:p>
  </w:comment>
  <w:comment w:id="35" w:author="Jack Plummer" w:date="2022-08-19T17:54:00Z" w:initials="JP">
    <w:p w14:paraId="38F48AD5" w14:textId="77777777" w:rsidR="006900AF" w:rsidRDefault="006900AF" w:rsidP="009F6024">
      <w:pPr>
        <w:pStyle w:val="CommentText"/>
      </w:pPr>
      <w:r>
        <w:rPr>
          <w:rStyle w:val="CommentReference"/>
        </w:rPr>
        <w:annotationRef/>
      </w:r>
      <w:r>
        <w:t>May want to code one of the secondary habitats? E.g. 14.3</w:t>
      </w:r>
    </w:p>
  </w:comment>
  <w:comment w:id="36" w:author="Jack Plummer" w:date="2022-08-19T17:58:00Z" w:initials="JP">
    <w:p w14:paraId="622EF539" w14:textId="77777777" w:rsidR="000D1CE6" w:rsidRDefault="000D1CE6" w:rsidP="000F5E9C">
      <w:pPr>
        <w:pStyle w:val="CommentText"/>
      </w:pPr>
      <w:r>
        <w:rPr>
          <w:rStyle w:val="CommentReference"/>
        </w:rPr>
        <w:annotationRef/>
      </w:r>
      <w:r>
        <w:t>Or 1.6?</w:t>
      </w:r>
    </w:p>
  </w:comment>
  <w:comment w:id="37" w:author="Jack Plummer" w:date="2022-08-19T17:57:00Z" w:initials="JP">
    <w:p w14:paraId="53092F6C" w14:textId="60B8BB9D" w:rsidR="000D1CE6" w:rsidRDefault="000D1CE6" w:rsidP="008A0474">
      <w:pPr>
        <w:pStyle w:val="CommentText"/>
      </w:pPr>
      <w:r>
        <w:rPr>
          <w:rStyle w:val="CommentReference"/>
        </w:rPr>
        <w:annotationRef/>
      </w:r>
      <w:r>
        <w:t>Can we be more specific? Also, is humid primary forest loss relevant to this species? Does it tend to grow in disturbed areas?</w:t>
      </w:r>
    </w:p>
  </w:comment>
  <w:comment w:id="46" w:author="Jack Plummer" w:date="2022-08-19T17:58:00Z" w:initials="JP">
    <w:p w14:paraId="518792C4" w14:textId="77777777" w:rsidR="000D1CE6" w:rsidRDefault="000D1CE6" w:rsidP="00BB5780">
      <w:pPr>
        <w:pStyle w:val="CommentText"/>
      </w:pPr>
      <w:r>
        <w:rPr>
          <w:rStyle w:val="CommentReference"/>
        </w:rPr>
        <w:annotationRef/>
      </w:r>
      <w:r>
        <w:t>Use full sentences</w:t>
      </w:r>
    </w:p>
  </w:comment>
  <w:comment w:id="47" w:author="Jack Plummer" w:date="2022-08-19T17:59:00Z" w:initials="JP">
    <w:p w14:paraId="43C19FFE" w14:textId="77777777" w:rsidR="000D1CE6" w:rsidRDefault="000D1CE6" w:rsidP="00D84A17">
      <w:pPr>
        <w:pStyle w:val="CommentText"/>
      </w:pPr>
      <w:r>
        <w:rPr>
          <w:rStyle w:val="CommentReference"/>
        </w:rPr>
        <w:annotationRef/>
      </w:r>
      <w:r>
        <w:t>Complete Use and Trade table</w:t>
      </w:r>
    </w:p>
  </w:comment>
  <w:comment w:id="53" w:author="Jack Plummer" w:date="2022-08-19T18:00:00Z" w:initials="JP">
    <w:p w14:paraId="7338AD34" w14:textId="77777777" w:rsidR="00435DCC" w:rsidRDefault="000D1CE6" w:rsidP="00F522BD">
      <w:pPr>
        <w:pStyle w:val="CommentText"/>
      </w:pPr>
      <w:r>
        <w:rPr>
          <w:rStyle w:val="CommentReference"/>
        </w:rPr>
        <w:annotationRef/>
      </w:r>
      <w:r w:rsidR="00435DCC">
        <w:t>Same as other assessments. Need to be consistent with assessment rationale and Threats table. Also, looks like the species may tolerate some disturbance so this should perhaps be mentioned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BD2651" w15:done="0"/>
  <w15:commentEx w15:paraId="38F48AD5" w15:done="0"/>
  <w15:commentEx w15:paraId="622EF539" w15:done="0"/>
  <w15:commentEx w15:paraId="53092F6C" w15:done="0"/>
  <w15:commentEx w15:paraId="518792C4" w15:done="0"/>
  <w15:commentEx w15:paraId="43C19FFE" w15:done="0"/>
  <w15:commentEx w15:paraId="7338AD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A4C67" w16cex:dateUtc="2022-08-19T16:52:00Z"/>
  <w16cex:commentExtensible w16cex:durableId="26AA4CEC" w16cex:dateUtc="2022-08-19T16:54:00Z"/>
  <w16cex:commentExtensible w16cex:durableId="26AA4DAE" w16cex:dateUtc="2022-08-19T16:58:00Z"/>
  <w16cex:commentExtensible w16cex:durableId="26AA4DA2" w16cex:dateUtc="2022-08-19T16:57:00Z"/>
  <w16cex:commentExtensible w16cex:durableId="26AA4DC7" w16cex:dateUtc="2022-08-19T16:58:00Z"/>
  <w16cex:commentExtensible w16cex:durableId="26AA4DFB" w16cex:dateUtc="2022-08-19T16:59:00Z"/>
  <w16cex:commentExtensible w16cex:durableId="26AA4E57" w16cex:dateUtc="2022-08-19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BD2651" w16cid:durableId="26AA4C67"/>
  <w16cid:commentId w16cid:paraId="38F48AD5" w16cid:durableId="26AA4CEC"/>
  <w16cid:commentId w16cid:paraId="622EF539" w16cid:durableId="26AA4DAE"/>
  <w16cid:commentId w16cid:paraId="53092F6C" w16cid:durableId="26AA4DA2"/>
  <w16cid:commentId w16cid:paraId="518792C4" w16cid:durableId="26AA4DC7"/>
  <w16cid:commentId w16cid:paraId="43C19FFE" w16cid:durableId="26AA4DFB"/>
  <w16cid:commentId w16cid:paraId="7338AD34" w16cid:durableId="26AA4E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0D04"/>
    <w:rsid w:val="000D1CE6"/>
    <w:rsid w:val="00435DCC"/>
    <w:rsid w:val="006900AF"/>
    <w:rsid w:val="00880D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A8D19"/>
  <w15:chartTrackingRefBased/>
  <w15:docId w15:val="{B32C6A85-6210-41C4-9BFA-252FA7B41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880D04"/>
    <w:rPr>
      <w:rFonts w:eastAsiaTheme="minorEastAsia"/>
      <w:sz w:val="24"/>
      <w:szCs w:val="24"/>
    </w:rPr>
  </w:style>
  <w:style w:type="character" w:styleId="CommentReference">
    <w:name w:val="annotation reference"/>
    <w:basedOn w:val="DefaultParagraphFont"/>
    <w:uiPriority w:val="99"/>
    <w:semiHidden/>
    <w:unhideWhenUsed/>
    <w:rsid w:val="006900AF"/>
    <w:rPr>
      <w:sz w:val="16"/>
      <w:szCs w:val="16"/>
    </w:rPr>
  </w:style>
  <w:style w:type="paragraph" w:styleId="CommentText">
    <w:name w:val="annotation text"/>
    <w:basedOn w:val="Normal"/>
    <w:link w:val="CommentTextChar"/>
    <w:uiPriority w:val="99"/>
    <w:unhideWhenUsed/>
    <w:rsid w:val="006900AF"/>
    <w:rPr>
      <w:sz w:val="20"/>
      <w:szCs w:val="20"/>
    </w:rPr>
  </w:style>
  <w:style w:type="character" w:customStyle="1" w:styleId="CommentTextChar">
    <w:name w:val="Comment Text Char"/>
    <w:basedOn w:val="DefaultParagraphFont"/>
    <w:link w:val="CommentText"/>
    <w:uiPriority w:val="99"/>
    <w:rsid w:val="006900AF"/>
    <w:rPr>
      <w:rFonts w:eastAsiaTheme="minorEastAsia"/>
    </w:rPr>
  </w:style>
  <w:style w:type="paragraph" w:styleId="CommentSubject">
    <w:name w:val="annotation subject"/>
    <w:basedOn w:val="CommentText"/>
    <w:next w:val="CommentText"/>
    <w:link w:val="CommentSubjectChar"/>
    <w:uiPriority w:val="99"/>
    <w:semiHidden/>
    <w:unhideWhenUsed/>
    <w:rsid w:val="006900AF"/>
    <w:rPr>
      <w:b/>
      <w:bCs/>
    </w:rPr>
  </w:style>
  <w:style w:type="character" w:customStyle="1" w:styleId="CommentSubjectChar">
    <w:name w:val="Comment Subject Char"/>
    <w:basedOn w:val="CommentTextChar"/>
    <w:link w:val="CommentSubject"/>
    <w:uiPriority w:val="99"/>
    <w:semiHidden/>
    <w:rsid w:val="006900AF"/>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38677">
      <w:marLeft w:val="0"/>
      <w:marRight w:val="0"/>
      <w:marTop w:val="0"/>
      <w:marBottom w:val="0"/>
      <w:divBdr>
        <w:top w:val="none" w:sz="0" w:space="0" w:color="auto"/>
        <w:left w:val="none" w:sz="0" w:space="0" w:color="auto"/>
        <w:bottom w:val="none" w:sz="0" w:space="0" w:color="auto"/>
        <w:right w:val="none" w:sz="0" w:space="0" w:color="auto"/>
      </w:divBdr>
      <w:divsChild>
        <w:div w:id="1150291729">
          <w:marLeft w:val="0"/>
          <w:marRight w:val="0"/>
          <w:marTop w:val="0"/>
          <w:marBottom w:val="150"/>
          <w:divBdr>
            <w:top w:val="single" w:sz="12" w:space="0" w:color="000000"/>
            <w:left w:val="none" w:sz="0" w:space="0" w:color="auto"/>
            <w:bottom w:val="single" w:sz="12" w:space="0" w:color="000000"/>
            <w:right w:val="none" w:sz="0" w:space="0" w:color="auto"/>
          </w:divBdr>
        </w:div>
      </w:divsChild>
    </w:div>
    <w:div w:id="335303374">
      <w:marLeft w:val="0"/>
      <w:marRight w:val="0"/>
      <w:marTop w:val="0"/>
      <w:marBottom w:val="0"/>
      <w:divBdr>
        <w:top w:val="none" w:sz="0" w:space="0" w:color="auto"/>
        <w:left w:val="none" w:sz="0" w:space="0" w:color="auto"/>
        <w:bottom w:val="none" w:sz="0" w:space="0" w:color="auto"/>
        <w:right w:val="none" w:sz="0" w:space="0" w:color="auto"/>
      </w:divBdr>
    </w:div>
    <w:div w:id="502597838">
      <w:marLeft w:val="0"/>
      <w:marRight w:val="0"/>
      <w:marTop w:val="0"/>
      <w:marBottom w:val="0"/>
      <w:divBdr>
        <w:top w:val="none" w:sz="0" w:space="0" w:color="auto"/>
        <w:left w:val="none" w:sz="0" w:space="0" w:color="auto"/>
        <w:bottom w:val="none" w:sz="0" w:space="0" w:color="auto"/>
        <w:right w:val="none" w:sz="0" w:space="0" w:color="auto"/>
      </w:divBdr>
    </w:div>
    <w:div w:id="558370501">
      <w:marLeft w:val="0"/>
      <w:marRight w:val="0"/>
      <w:marTop w:val="0"/>
      <w:marBottom w:val="0"/>
      <w:divBdr>
        <w:top w:val="none" w:sz="0" w:space="0" w:color="auto"/>
        <w:left w:val="none" w:sz="0" w:space="0" w:color="auto"/>
        <w:bottom w:val="none" w:sz="0" w:space="0" w:color="auto"/>
        <w:right w:val="none" w:sz="0" w:space="0" w:color="auto"/>
      </w:divBdr>
    </w:div>
    <w:div w:id="1083262753">
      <w:marLeft w:val="0"/>
      <w:marRight w:val="0"/>
      <w:marTop w:val="0"/>
      <w:marBottom w:val="0"/>
      <w:divBdr>
        <w:top w:val="none" w:sz="0" w:space="0" w:color="auto"/>
        <w:left w:val="none" w:sz="0" w:space="0" w:color="auto"/>
        <w:bottom w:val="none" w:sz="0" w:space="0" w:color="auto"/>
        <w:right w:val="none" w:sz="0" w:space="0" w:color="auto"/>
      </w:divBdr>
    </w:div>
    <w:div w:id="1307050290">
      <w:marLeft w:val="0"/>
      <w:marRight w:val="0"/>
      <w:marTop w:val="0"/>
      <w:marBottom w:val="0"/>
      <w:divBdr>
        <w:top w:val="none" w:sz="0" w:space="0" w:color="auto"/>
        <w:left w:val="none" w:sz="0" w:space="0" w:color="auto"/>
        <w:bottom w:val="none" w:sz="0" w:space="0" w:color="auto"/>
        <w:right w:val="none" w:sz="0" w:space="0" w:color="auto"/>
      </w:divBdr>
    </w:div>
    <w:div w:id="1387755602">
      <w:marLeft w:val="0"/>
      <w:marRight w:val="0"/>
      <w:marTop w:val="0"/>
      <w:marBottom w:val="0"/>
      <w:divBdr>
        <w:top w:val="none" w:sz="0" w:space="0" w:color="auto"/>
        <w:left w:val="none" w:sz="0" w:space="0" w:color="auto"/>
        <w:bottom w:val="none" w:sz="0" w:space="0" w:color="auto"/>
        <w:right w:val="none" w:sz="0" w:space="0" w:color="auto"/>
      </w:divBdr>
    </w:div>
    <w:div w:id="1426347350">
      <w:marLeft w:val="0"/>
      <w:marRight w:val="0"/>
      <w:marTop w:val="0"/>
      <w:marBottom w:val="0"/>
      <w:divBdr>
        <w:top w:val="none" w:sz="0" w:space="0" w:color="auto"/>
        <w:left w:val="none" w:sz="0" w:space="0" w:color="auto"/>
        <w:bottom w:val="none" w:sz="0" w:space="0" w:color="auto"/>
        <w:right w:val="none" w:sz="0" w:space="0" w:color="auto"/>
      </w:divBdr>
    </w:div>
    <w:div w:id="1551962674">
      <w:marLeft w:val="0"/>
      <w:marRight w:val="0"/>
      <w:marTop w:val="0"/>
      <w:marBottom w:val="0"/>
      <w:divBdr>
        <w:top w:val="none" w:sz="0" w:space="0" w:color="auto"/>
        <w:left w:val="none" w:sz="0" w:space="0" w:color="auto"/>
        <w:bottom w:val="none" w:sz="0" w:space="0" w:color="auto"/>
        <w:right w:val="none" w:sz="0" w:space="0" w:color="auto"/>
      </w:divBdr>
    </w:div>
    <w:div w:id="1789469319">
      <w:marLeft w:val="0"/>
      <w:marRight w:val="0"/>
      <w:marTop w:val="0"/>
      <w:marBottom w:val="0"/>
      <w:divBdr>
        <w:top w:val="none" w:sz="0" w:space="0" w:color="auto"/>
        <w:left w:val="none" w:sz="0" w:space="0" w:color="auto"/>
        <w:bottom w:val="none" w:sz="0" w:space="0" w:color="auto"/>
        <w:right w:val="none" w:sz="0" w:space="0" w:color="auto"/>
      </w:divBdr>
    </w:div>
    <w:div w:id="2138599438">
      <w:marLeft w:val="0"/>
      <w:marRight w:val="0"/>
      <w:marTop w:val="0"/>
      <w:marBottom w:val="0"/>
      <w:divBdr>
        <w:top w:val="none" w:sz="0" w:space="0" w:color="auto"/>
        <w:left w:val="none" w:sz="0" w:space="0" w:color="auto"/>
        <w:bottom w:val="none" w:sz="0" w:space="0" w:color="auto"/>
        <w:right w:val="none" w:sz="0" w:space="0" w:color="auto"/>
      </w:divBdr>
    </w:div>
    <w:div w:id="214553846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s://www.genesys-pgr.org/"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EA237FA-4539-442B-99B6-06E67DC2B2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02B0C2-BF23-430D-9247-F1FE6A61771F}">
  <ds:schemaRefs>
    <ds:schemaRef ds:uri="Microsoft.SharePoint.Taxonomy.ContentTypeSync"/>
  </ds:schemaRefs>
</ds:datastoreItem>
</file>

<file path=customXml/itemProps3.xml><?xml version="1.0" encoding="utf-8"?>
<ds:datastoreItem xmlns:ds="http://schemas.openxmlformats.org/officeDocument/2006/customXml" ds:itemID="{DB1BA2F4-1BEE-4353-8CB5-8EAD18586081}">
  <ds:schemaRefs>
    <ds:schemaRef ds:uri="http://schemas.microsoft.com/sharepoint/events"/>
  </ds:schemaRefs>
</ds:datastoreItem>
</file>

<file path=customXml/itemProps4.xml><?xml version="1.0" encoding="utf-8"?>
<ds:datastoreItem xmlns:ds="http://schemas.openxmlformats.org/officeDocument/2006/customXml" ds:itemID="{B7AD8CC0-5556-4E00-B008-D6132A67E173}">
  <ds:schemaRefs>
    <ds:schemaRef ds:uri="http://schemas.microsoft.com/sharepoint/v3/contenttype/forms"/>
  </ds:schemaRefs>
</ds:datastoreItem>
</file>

<file path=customXml/itemProps5.xml><?xml version="1.0" encoding="utf-8"?>
<ds:datastoreItem xmlns:ds="http://schemas.openxmlformats.org/officeDocument/2006/customXml" ds:itemID="{23731C62-A3C8-4AC8-9D17-AE5A20498646}">
  <ds:schemaRefs>
    <ds:schemaRef ds:uri="150f78d0-e5c4-40ba-9879-1115501c63e5"/>
    <ds:schemaRef ds:uri="http://purl.org/dc/terms/"/>
    <ds:schemaRef ds:uri="590658d6-28a4-43df-8461-354b94568f6c"/>
    <ds:schemaRef ds:uri="3174fa65-5130-4218-be7b-3006b691958f"/>
    <ds:schemaRef ds:uri="http://purl.org/dc/dcmitype/"/>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1310</Words>
  <Characters>8188</Characters>
  <Application>Microsoft Office Word</Application>
  <DocSecurity>0</DocSecurity>
  <Lines>68</Lines>
  <Paragraphs>18</Paragraphs>
  <ScaleCrop>false</ScaleCrop>
  <HeadingPairs>
    <vt:vector size="2" baseType="variant">
      <vt:variant>
        <vt:lpstr>Title</vt:lpstr>
      </vt:variant>
      <vt:variant>
        <vt:i4>1</vt:i4>
      </vt:variant>
    </vt:vector>
  </HeadingPairs>
  <TitlesOfParts>
    <vt:vector size="1" baseType="lpstr">
      <vt:lpstr>Mallotus hymenophyllus</vt:lpstr>
    </vt:vector>
  </TitlesOfParts>
  <Company/>
  <LinksUpToDate>false</LinksUpToDate>
  <CharactersWithSpaces>9480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Mallotus hymenophyllus</dc:title>
  <dc:subject/>
  <dc:creator>Jack Plummer</dc:creator>
  <cp:keywords/>
  <dc:description/>
  <cp:lastModifiedBy>Jack Plummer</cp:lastModifiedBy>
  <cp:revision>2</cp:revision>
  <dcterms:created xsi:type="dcterms:W3CDTF">2022-08-19T17:03:00Z</dcterms:created>
  <dcterms:modified xsi:type="dcterms:W3CDTF">2022-08-19T17:03:00Z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