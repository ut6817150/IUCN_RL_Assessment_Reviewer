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4.xml" ContentType="application/vnd.openxmlformats-officedocument.customXml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5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C539EC" w14:textId="77777777" w:rsidR="00000000" w:rsidRDefault="00000000">
      <w:pPr>
        <w:jc w:val="center"/>
        <w:divId w:val="1163936460"/>
        <w:rPr>
          <w:rFonts w:ascii="Georgia" w:eastAsia="Times New Roman" w:hAnsi="Georgia"/>
          <w:b/>
          <w:bCs/>
          <w:sz w:val="29"/>
          <w:szCs w:val="29"/>
        </w:rPr>
      </w:pPr>
      <w:r>
        <w:rPr>
          <w:rFonts w:ascii="Georgia" w:eastAsia="Times New Roman" w:hAnsi="Georgia"/>
          <w:b/>
          <w:bCs/>
          <w:sz w:val="29"/>
          <w:szCs w:val="29"/>
        </w:rPr>
        <w:t>Draft</w:t>
      </w:r>
    </w:p>
    <w:p w14:paraId="074C11AB" w14:textId="77777777" w:rsidR="00000000" w:rsidRDefault="00000000">
      <w:pPr>
        <w:divId w:val="498499358"/>
        <w:rPr>
          <w:rFonts w:ascii="Georgia" w:eastAsia="Times New Roman" w:hAnsi="Georgia"/>
          <w:sz w:val="18"/>
          <w:szCs w:val="18"/>
        </w:rPr>
      </w:pPr>
      <w:r>
        <w:rPr>
          <w:rFonts w:ascii="Georgia" w:eastAsia="Times New Roman" w:hAnsi="Georgia"/>
          <w:noProof/>
          <w:sz w:val="18"/>
          <w:szCs w:val="18"/>
        </w:rPr>
        <w:drawing>
          <wp:inline distT="0" distB="0" distL="0" distR="0" wp14:anchorId="3A7F92CD" wp14:editId="4B2F95DE">
            <wp:extent cx="304800" cy="304800"/>
            <wp:effectExtent l="0" t="0" r="0" b="0"/>
            <wp:docPr id="1" name="Picture 1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"/>
                    <pic:cNvPicPr>
                      <a:picLocks noChangeAspect="1" noChangeArrowheads="1"/>
                    </pic:cNvPicPr>
                  </pic:nvPicPr>
                  <pic:blipFill>
                    <a:blip r:link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E7536" w14:textId="77777777" w:rsidR="00000000" w:rsidRDefault="00000000">
      <w:pPr>
        <w:shd w:val="clear" w:color="auto" w:fill="FFFFFF"/>
        <w:spacing w:before="100" w:beforeAutospacing="1" w:after="100" w:afterAutospacing="1"/>
        <w:jc w:val="right"/>
        <w:outlineLvl w:val="1"/>
        <w:divId w:val="498499358"/>
        <w:rPr>
          <w:rFonts w:ascii="Georgia" w:eastAsia="Times New Roman" w:hAnsi="Georgia"/>
          <w:b/>
          <w:bCs/>
          <w:color w:val="000000"/>
          <w:kern w:val="36"/>
          <w:sz w:val="29"/>
          <w:szCs w:val="29"/>
        </w:rPr>
      </w:pPr>
      <w:proofErr w:type="spellStart"/>
      <w:r>
        <w:rPr>
          <w:rStyle w:val="Emphasis"/>
          <w:rFonts w:ascii="Georgia" w:eastAsia="Times New Roman" w:hAnsi="Georgia"/>
          <w:b/>
          <w:bCs/>
          <w:color w:val="000000"/>
          <w:kern w:val="36"/>
          <w:sz w:val="29"/>
          <w:szCs w:val="29"/>
        </w:rPr>
        <w:t>Paraboea</w:t>
      </w:r>
      <w:proofErr w:type="spellEnd"/>
      <w:r>
        <w:rPr>
          <w:rStyle w:val="Emphasis"/>
          <w:rFonts w:ascii="Georgia" w:eastAsia="Times New Roman" w:hAnsi="Georgia"/>
          <w:b/>
          <w:bCs/>
          <w:color w:val="000000"/>
          <w:kern w:val="36"/>
          <w:sz w:val="29"/>
          <w:szCs w:val="29"/>
        </w:rPr>
        <w:t xml:space="preserve"> rosea</w:t>
      </w:r>
      <w:r>
        <w:rPr>
          <w:rFonts w:ascii="Georgia" w:eastAsia="Times New Roman" w:hAnsi="Georgia"/>
          <w:b/>
          <w:bCs/>
          <w:color w:val="000000"/>
          <w:kern w:val="36"/>
          <w:sz w:val="29"/>
          <w:szCs w:val="29"/>
        </w:rPr>
        <w:t xml:space="preserve"> - </w:t>
      </w:r>
      <w:proofErr w:type="spellStart"/>
      <w:r>
        <w:rPr>
          <w:rFonts w:ascii="Georgia" w:eastAsia="Times New Roman" w:hAnsi="Georgia"/>
          <w:b/>
          <w:bCs/>
          <w:color w:val="000000"/>
          <w:kern w:val="36"/>
          <w:sz w:val="29"/>
          <w:szCs w:val="29"/>
        </w:rPr>
        <w:t>Triboun</w:t>
      </w:r>
      <w:proofErr w:type="spellEnd"/>
    </w:p>
    <w:p w14:paraId="38F352EA" w14:textId="77777777" w:rsidR="00000000" w:rsidRDefault="00000000">
      <w:pPr>
        <w:jc w:val="right"/>
        <w:divId w:val="498499358"/>
        <w:rPr>
          <w:rFonts w:ascii="Georgia" w:eastAsia="Times New Roman" w:hAnsi="Georgia"/>
          <w:sz w:val="18"/>
          <w:szCs w:val="18"/>
        </w:rPr>
      </w:pPr>
      <w:r>
        <w:rPr>
          <w:rFonts w:ascii="Georgia" w:eastAsia="Times New Roman" w:hAnsi="Georgia"/>
          <w:sz w:val="18"/>
          <w:szCs w:val="18"/>
        </w:rPr>
        <w:t xml:space="preserve">PLANTAE - TRACHEOPHYTA - MAGNOLIOPSIDA - LAMIALES - GESNERIACEAE - </w:t>
      </w:r>
      <w:proofErr w:type="spellStart"/>
      <w:r>
        <w:rPr>
          <w:rFonts w:ascii="Georgia" w:eastAsia="Times New Roman" w:hAnsi="Georgia"/>
          <w:sz w:val="18"/>
          <w:szCs w:val="18"/>
        </w:rPr>
        <w:t>Paraboea</w:t>
      </w:r>
      <w:proofErr w:type="spellEnd"/>
      <w:r>
        <w:rPr>
          <w:rFonts w:ascii="Georgia" w:eastAsia="Times New Roman" w:hAnsi="Georgia"/>
          <w:sz w:val="18"/>
          <w:szCs w:val="18"/>
        </w:rPr>
        <w:t xml:space="preserve"> - rosea</w:t>
      </w:r>
    </w:p>
    <w:p w14:paraId="69C09A9F" w14:textId="77777777" w:rsidR="00000000" w:rsidRDefault="00000000">
      <w:pPr>
        <w:pStyle w:val="NormalWeb"/>
        <w:divId w:val="1330134920"/>
        <w:rPr>
          <w:rFonts w:ascii="Georgia" w:hAnsi="Georgia"/>
        </w:rPr>
      </w:pPr>
      <w:r>
        <w:rPr>
          <w:rStyle w:val="Strong"/>
          <w:rFonts w:ascii="Georgia" w:hAnsi="Georgia"/>
        </w:rPr>
        <w:t xml:space="preserve">Common Names: </w:t>
      </w:r>
      <w:proofErr w:type="spellStart"/>
      <w:r>
        <w:rPr>
          <w:rFonts w:ascii="Georgia" w:hAnsi="Georgia"/>
        </w:rPr>
        <w:t>dao</w:t>
      </w:r>
      <w:proofErr w:type="spellEnd"/>
      <w:r>
        <w:rPr>
          <w:rFonts w:ascii="Georgia" w:hAnsi="Georgia"/>
        </w:rPr>
        <w:t xml:space="preserve"> </w:t>
      </w:r>
      <w:proofErr w:type="spellStart"/>
      <w:r>
        <w:rPr>
          <w:rFonts w:ascii="Georgia" w:hAnsi="Georgia"/>
        </w:rPr>
        <w:t>pradab</w:t>
      </w:r>
      <w:proofErr w:type="spellEnd"/>
      <w:r>
        <w:rPr>
          <w:rFonts w:ascii="Georgia" w:hAnsi="Georgia"/>
        </w:rPr>
        <w:t xml:space="preserve"> </w:t>
      </w:r>
      <w:proofErr w:type="spellStart"/>
      <w:r>
        <w:rPr>
          <w:rFonts w:ascii="Georgia" w:hAnsi="Georgia"/>
        </w:rPr>
        <w:t>pha</w:t>
      </w:r>
      <w:proofErr w:type="spellEnd"/>
      <w:r>
        <w:rPr>
          <w:rFonts w:ascii="Georgia" w:hAnsi="Georgia"/>
        </w:rPr>
        <w:t xml:space="preserve"> (</w:t>
      </w:r>
      <w:proofErr w:type="spellStart"/>
      <w:r>
        <w:rPr>
          <w:rFonts w:ascii="Leelawadee UI" w:hAnsi="Leelawadee UI" w:cs="Leelawadee UI"/>
        </w:rPr>
        <w:t>ดาวประดับผา</w:t>
      </w:r>
      <w:proofErr w:type="spellEnd"/>
      <w:r>
        <w:rPr>
          <w:rFonts w:ascii="Georgia" w:hAnsi="Georgia"/>
        </w:rPr>
        <w:t>) (Thai)</w:t>
      </w:r>
      <w:r>
        <w:rPr>
          <w:rFonts w:ascii="Georgia" w:hAnsi="Georgia"/>
        </w:rPr>
        <w:br/>
      </w:r>
      <w:r>
        <w:rPr>
          <w:rStyle w:val="Strong"/>
          <w:rFonts w:ascii="Georgia" w:hAnsi="Georgia"/>
        </w:rPr>
        <w:t xml:space="preserve">Synonyms: </w:t>
      </w:r>
      <w:r>
        <w:rPr>
          <w:rFonts w:ascii="Georgia" w:hAnsi="Georgia"/>
        </w:rPr>
        <w:t>No Synonyms</w:t>
      </w:r>
    </w:p>
    <w:tbl>
      <w:tblPr>
        <w:tblW w:w="0" w:type="auto"/>
        <w:jc w:val="center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37"/>
        <w:gridCol w:w="589"/>
      </w:tblGrid>
      <w:tr w:rsidR="00000000" w14:paraId="0A48FA86" w14:textId="77777777">
        <w:trPr>
          <w:tblCellSpacing w:w="15" w:type="dxa"/>
          <w:jc w:val="center"/>
        </w:trPr>
        <w:tc>
          <w:tcPr>
            <w:tcW w:w="0" w:type="auto"/>
            <w:gridSpan w:val="2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1CF8A7C5" w14:textId="77777777" w:rsidR="00000000" w:rsidRDefault="00000000">
            <w:pPr>
              <w:spacing w:after="75"/>
              <w:jc w:val="center"/>
              <w:rPr>
                <w:rFonts w:ascii="Georgia" w:eastAsia="Times New Roman" w:hAnsi="Georgia"/>
                <w:b/>
                <w:bCs/>
                <w:sz w:val="20"/>
                <w:szCs w:val="20"/>
              </w:rPr>
            </w:pPr>
            <w:r>
              <w:rPr>
                <w:rFonts w:ascii="Georgia" w:eastAsia="Times New Roman" w:hAnsi="Georgia"/>
                <w:b/>
                <w:bCs/>
                <w:sz w:val="20"/>
                <w:szCs w:val="20"/>
              </w:rPr>
              <w:t>Red List Status</w:t>
            </w:r>
          </w:p>
        </w:tc>
      </w:tr>
      <w:tr w:rsidR="00000000" w14:paraId="4F24CFB5" w14:textId="77777777">
        <w:trPr>
          <w:tblCellSpacing w:w="15" w:type="dxa"/>
          <w:jc w:val="center"/>
        </w:trPr>
        <w:tc>
          <w:tcPr>
            <w:tcW w:w="0" w:type="auto"/>
            <w:gridSpan w:val="2"/>
            <w:vAlign w:val="center"/>
            <w:hideMark/>
          </w:tcPr>
          <w:p w14:paraId="2CBFA4DF" w14:textId="77777777" w:rsidR="00000000" w:rsidRDefault="00000000">
            <w:pPr>
              <w:spacing w:after="75"/>
              <w:rPr>
                <w:rFonts w:ascii="Georgia" w:eastAsia="Times New Roman" w:hAnsi="Georgia"/>
                <w:sz w:val="20"/>
                <w:szCs w:val="20"/>
              </w:rPr>
            </w:pPr>
            <w:r>
              <w:rPr>
                <w:rFonts w:ascii="Georgia" w:eastAsia="Times New Roman" w:hAnsi="Georgia"/>
                <w:sz w:val="20"/>
                <w:szCs w:val="20"/>
              </w:rPr>
              <w:t>CR - Critically Endangered, B1ab(iii)+2ab(iii) (IUCN version 3.1)</w:t>
            </w:r>
          </w:p>
        </w:tc>
      </w:tr>
      <w:tr w:rsidR="00000000" w14:paraId="2CF34B61" w14:textId="77777777">
        <w:trPr>
          <w:tblCellSpacing w:w="15" w:type="dxa"/>
          <w:jc w:val="center"/>
        </w:trPr>
        <w:tc>
          <w:tcPr>
            <w:tcW w:w="0" w:type="auto"/>
            <w:gridSpan w:val="2"/>
            <w:vAlign w:val="center"/>
            <w:hideMark/>
          </w:tcPr>
          <w:p w14:paraId="524144A5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 </w:t>
            </w:r>
          </w:p>
        </w:tc>
      </w:tr>
      <w:tr w:rsidR="00000000" w14:paraId="6F28EC3D" w14:textId="7777777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C9F8F20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 xml:space="preserve">Possibly Extinct: </w:t>
            </w:r>
          </w:p>
        </w:tc>
        <w:tc>
          <w:tcPr>
            <w:tcW w:w="0" w:type="auto"/>
            <w:vAlign w:val="center"/>
            <w:hideMark/>
          </w:tcPr>
          <w:p w14:paraId="60426BA8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No</w:t>
            </w:r>
          </w:p>
        </w:tc>
      </w:tr>
      <w:tr w:rsidR="00000000" w14:paraId="78B6720F" w14:textId="7777777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FFBC2B2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 xml:space="preserve">Possibly Extinct in the Wild: </w:t>
            </w:r>
          </w:p>
        </w:tc>
        <w:tc>
          <w:tcPr>
            <w:tcW w:w="0" w:type="auto"/>
            <w:vAlign w:val="center"/>
            <w:hideMark/>
          </w:tcPr>
          <w:p w14:paraId="4868D4BF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No</w:t>
            </w:r>
          </w:p>
        </w:tc>
      </w:tr>
      <w:tr w:rsidR="00000000" w14:paraId="46F92F64" w14:textId="7777777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A429F04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 xml:space="preserve">Date Last Recorded (in the wild): </w:t>
            </w:r>
          </w:p>
        </w:tc>
        <w:tc>
          <w:tcPr>
            <w:tcW w:w="0" w:type="auto"/>
            <w:vAlign w:val="center"/>
            <w:hideMark/>
          </w:tcPr>
          <w:p w14:paraId="38DB0FC8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</w:p>
        </w:tc>
      </w:tr>
    </w:tbl>
    <w:p w14:paraId="609BF0F5" w14:textId="77777777" w:rsidR="00000000" w:rsidRDefault="00000000">
      <w:pPr>
        <w:pStyle w:val="Heading1"/>
        <w:divId w:val="481165959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Red List Assessment</w:t>
      </w:r>
    </w:p>
    <w:p w14:paraId="5977DAD8" w14:textId="77777777" w:rsidR="00000000" w:rsidRDefault="00000000">
      <w:pPr>
        <w:pStyle w:val="Heading2"/>
        <w:divId w:val="481165959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Assessment Information</w:t>
      </w:r>
    </w:p>
    <w:p w14:paraId="66136343" w14:textId="77777777" w:rsidR="00000000" w:rsidRDefault="00000000">
      <w:pPr>
        <w:pStyle w:val="NormalWeb"/>
        <w:divId w:val="481165959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Date of Assessment: </w:t>
      </w:r>
      <w:r>
        <w:rPr>
          <w:rFonts w:ascii="Georgia" w:hAnsi="Georgia"/>
        </w:rPr>
        <w:t>2022-08-18</w:t>
      </w:r>
    </w:p>
    <w:p w14:paraId="10D3F688" w14:textId="77777777" w:rsidR="00000000" w:rsidRDefault="00000000">
      <w:pPr>
        <w:pStyle w:val="NormalWeb"/>
        <w:divId w:val="481165959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Assessor(s): </w:t>
      </w:r>
      <w:proofErr w:type="spellStart"/>
      <w:r>
        <w:rPr>
          <w:rFonts w:ascii="Georgia" w:hAnsi="Georgia"/>
        </w:rPr>
        <w:t>Triboun</w:t>
      </w:r>
      <w:proofErr w:type="spellEnd"/>
      <w:r>
        <w:rPr>
          <w:rFonts w:ascii="Georgia" w:hAnsi="Georgia"/>
        </w:rPr>
        <w:t>, P. &amp; Khorngton, S.</w:t>
      </w:r>
    </w:p>
    <w:p w14:paraId="2EA5762E" w14:textId="77777777" w:rsidR="00000000" w:rsidRDefault="00000000">
      <w:pPr>
        <w:pStyle w:val="NormalWeb"/>
        <w:divId w:val="481165959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Regions: </w:t>
      </w:r>
      <w:r>
        <w:rPr>
          <w:rFonts w:ascii="Georgia" w:hAnsi="Georgia"/>
        </w:rPr>
        <w:t>Global</w:t>
      </w:r>
    </w:p>
    <w:p w14:paraId="1CB39416" w14:textId="77777777" w:rsidR="00000000" w:rsidRDefault="00000000">
      <w:pPr>
        <w:pStyle w:val="Heading2"/>
        <w:divId w:val="481165959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Assessment Rationale</w:t>
      </w:r>
    </w:p>
    <w:p w14:paraId="3044CD82" w14:textId="6E6B4685" w:rsidR="00000000" w:rsidRDefault="00000000">
      <w:pPr>
        <w:pStyle w:val="NormalWeb"/>
        <w:divId w:val="481165959"/>
        <w:rPr>
          <w:rFonts w:ascii="Georgia" w:hAnsi="Georgia"/>
        </w:rPr>
      </w:pPr>
      <w:proofErr w:type="spellStart"/>
      <w:r>
        <w:rPr>
          <w:rStyle w:val="Emphasis"/>
          <w:rFonts w:ascii="Georgia" w:hAnsi="Georgia"/>
        </w:rPr>
        <w:t>Paraboea</w:t>
      </w:r>
      <w:proofErr w:type="spellEnd"/>
      <w:r>
        <w:rPr>
          <w:rStyle w:val="Emphasis"/>
          <w:rFonts w:ascii="Georgia" w:hAnsi="Georgia"/>
        </w:rPr>
        <w:t xml:space="preserve"> rosea </w:t>
      </w:r>
      <w:r>
        <w:rPr>
          <w:rFonts w:ascii="Georgia" w:hAnsi="Georgia"/>
        </w:rPr>
        <w:t xml:space="preserve">is endemic to Thailand. It is known from Koh </w:t>
      </w:r>
      <w:proofErr w:type="spellStart"/>
      <w:r>
        <w:rPr>
          <w:rFonts w:ascii="Georgia" w:hAnsi="Georgia"/>
        </w:rPr>
        <w:t>Talab</w:t>
      </w:r>
      <w:ins w:id="0" w:author="Jack Plummer" w:date="2022-10-21T08:32:00Z">
        <w:r w:rsidR="00F5029A">
          <w:rPr>
            <w:rFonts w:ascii="Georgia" w:hAnsi="Georgia"/>
          </w:rPr>
          <w:t>e</w:t>
        </w:r>
      </w:ins>
      <w:del w:id="1" w:author="Jack Plummer" w:date="2022-10-21T08:32:00Z">
        <w:r w:rsidDel="00F5029A">
          <w:rPr>
            <w:rFonts w:ascii="Georgia" w:hAnsi="Georgia"/>
          </w:rPr>
          <w:delText>a</w:delText>
        </w:r>
      </w:del>
      <w:r>
        <w:rPr>
          <w:rFonts w:ascii="Georgia" w:hAnsi="Georgia"/>
        </w:rPr>
        <w:t>ng</w:t>
      </w:r>
      <w:proofErr w:type="spellEnd"/>
      <w:r>
        <w:rPr>
          <w:rFonts w:ascii="Georgia" w:hAnsi="Georgia"/>
        </w:rPr>
        <w:t>, Krabi province. Its estimated extent of occurrence (EOO) of 4 km</w:t>
      </w:r>
      <w:r>
        <w:rPr>
          <w:rFonts w:ascii="Georgia" w:hAnsi="Georgia"/>
          <w:vertAlign w:val="superscript"/>
        </w:rPr>
        <w:t>2</w:t>
      </w:r>
      <w:r>
        <w:rPr>
          <w:rFonts w:ascii="Georgia" w:hAnsi="Georgia"/>
        </w:rPr>
        <w:t xml:space="preserve"> and area of occupancy (AOO) of 4 km</w:t>
      </w:r>
      <w:r>
        <w:rPr>
          <w:rFonts w:ascii="Georgia" w:hAnsi="Georgia"/>
          <w:vertAlign w:val="superscript"/>
        </w:rPr>
        <w:t>2</w:t>
      </w:r>
      <w:r>
        <w:rPr>
          <w:rFonts w:ascii="Georgia" w:hAnsi="Georgia"/>
        </w:rPr>
        <w:t xml:space="preserve"> both fall within the thresholds for Critically Endangered category under criterion B. It is </w:t>
      </w:r>
      <w:ins w:id="2" w:author="Jack Plummer" w:date="2022-10-21T08:28:00Z">
        <w:r w:rsidR="00F5029A">
          <w:rPr>
            <w:rFonts w:ascii="Georgia" w:hAnsi="Georgia"/>
          </w:rPr>
          <w:t xml:space="preserve">only </w:t>
        </w:r>
      </w:ins>
      <w:r>
        <w:rPr>
          <w:rFonts w:ascii="Georgia" w:hAnsi="Georgia"/>
        </w:rPr>
        <w:t xml:space="preserve">known from </w:t>
      </w:r>
      <w:ins w:id="3" w:author="Jack Plummer" w:date="2022-10-21T08:28:00Z">
        <w:r w:rsidR="00F5029A">
          <w:rPr>
            <w:rFonts w:ascii="Georgia" w:hAnsi="Georgia"/>
          </w:rPr>
          <w:t xml:space="preserve">a </w:t>
        </w:r>
      </w:ins>
      <w:r>
        <w:rPr>
          <w:rFonts w:ascii="Georgia" w:hAnsi="Georgia"/>
        </w:rPr>
        <w:t xml:space="preserve">small area on </w:t>
      </w:r>
      <w:del w:id="4" w:author="Jack Plummer" w:date="2022-10-21T08:28:00Z">
        <w:r w:rsidDel="00F5029A">
          <w:rPr>
            <w:rFonts w:ascii="Georgia" w:hAnsi="Georgia"/>
          </w:rPr>
          <w:delText>the part of island</w:delText>
        </w:r>
      </w:del>
      <w:ins w:id="5" w:author="Jack Plummer" w:date="2022-10-21T08:28:00Z">
        <w:r w:rsidR="00F5029A">
          <w:rPr>
            <w:rFonts w:ascii="Georgia" w:hAnsi="Georgia"/>
          </w:rPr>
          <w:t xml:space="preserve">Koh </w:t>
        </w:r>
        <w:proofErr w:type="spellStart"/>
        <w:r w:rsidR="00F5029A">
          <w:rPr>
            <w:rFonts w:ascii="Georgia" w:hAnsi="Georgia"/>
          </w:rPr>
          <w:t>Talab</w:t>
        </w:r>
      </w:ins>
      <w:ins w:id="6" w:author="Jack Plummer" w:date="2022-10-21T08:32:00Z">
        <w:r w:rsidR="00F5029A">
          <w:rPr>
            <w:rFonts w:ascii="Georgia" w:hAnsi="Georgia"/>
          </w:rPr>
          <w:t>e</w:t>
        </w:r>
      </w:ins>
      <w:ins w:id="7" w:author="Jack Plummer" w:date="2022-10-21T08:28:00Z">
        <w:r w:rsidR="00F5029A">
          <w:rPr>
            <w:rFonts w:ascii="Georgia" w:hAnsi="Georgia"/>
          </w:rPr>
          <w:t>ng</w:t>
        </w:r>
      </w:ins>
      <w:proofErr w:type="spellEnd"/>
      <w:r>
        <w:rPr>
          <w:rFonts w:ascii="Georgia" w:hAnsi="Georgia"/>
        </w:rPr>
        <w:t>. Its habitat is threatened by the construction of tracks and trampling by tourists</w:t>
      </w:r>
      <w:ins w:id="8" w:author="Jack Plummer" w:date="2022-10-21T08:28:00Z">
        <w:r w:rsidR="00F5029A">
          <w:rPr>
            <w:rFonts w:ascii="Georgia" w:hAnsi="Georgia"/>
          </w:rPr>
          <w:t>, and this</w:t>
        </w:r>
      </w:ins>
      <w:r>
        <w:rPr>
          <w:rFonts w:ascii="Georgia" w:hAnsi="Georgia"/>
        </w:rPr>
        <w:t xml:space="preserve"> is causing a decline in the habitat area, extent, and quality. This species is found in a national park, but the area needs to be managed to ensure that the habitat is protected. The population consist</w:t>
      </w:r>
      <w:ins w:id="9" w:author="Jack Plummer" w:date="2022-10-21T08:28:00Z">
        <w:r w:rsidR="00F5029A">
          <w:rPr>
            <w:rFonts w:ascii="Georgia" w:hAnsi="Georgia"/>
          </w:rPr>
          <w:t>s</w:t>
        </w:r>
      </w:ins>
      <w:r>
        <w:rPr>
          <w:rFonts w:ascii="Georgia" w:hAnsi="Georgia"/>
        </w:rPr>
        <w:t xml:space="preserve"> of </w:t>
      </w:r>
      <w:del w:id="10" w:author="Jack Plummer" w:date="2022-10-21T08:29:00Z">
        <w:r w:rsidDel="00F5029A">
          <w:rPr>
            <w:rFonts w:ascii="Georgia" w:hAnsi="Georgia"/>
          </w:rPr>
          <w:delText xml:space="preserve">less </w:delText>
        </w:r>
      </w:del>
      <w:ins w:id="11" w:author="Jack Plummer" w:date="2022-10-21T08:29:00Z">
        <w:r w:rsidR="00F5029A">
          <w:rPr>
            <w:rFonts w:ascii="Georgia" w:hAnsi="Georgia"/>
          </w:rPr>
          <w:t>fewer</w:t>
        </w:r>
        <w:r w:rsidR="00F5029A">
          <w:rPr>
            <w:rFonts w:ascii="Georgia" w:hAnsi="Georgia"/>
          </w:rPr>
          <w:t xml:space="preserve"> </w:t>
        </w:r>
      </w:ins>
      <w:r>
        <w:rPr>
          <w:rFonts w:ascii="Georgia" w:hAnsi="Georgia"/>
        </w:rPr>
        <w:t>than 1,000 mature individuals</w:t>
      </w:r>
      <w:ins w:id="12" w:author="Jack Plummer" w:date="2022-10-21T08:29:00Z">
        <w:r w:rsidR="00F5029A">
          <w:rPr>
            <w:rFonts w:ascii="Georgia" w:hAnsi="Georgia"/>
          </w:rPr>
          <w:t xml:space="preserve">, and </w:t>
        </w:r>
      </w:ins>
      <w:del w:id="13" w:author="Jack Plummer" w:date="2022-10-21T08:29:00Z">
        <w:r w:rsidDel="00F5029A">
          <w:rPr>
            <w:rFonts w:ascii="Georgia" w:hAnsi="Georgia"/>
          </w:rPr>
          <w:delText>. T</w:delText>
        </w:r>
      </w:del>
      <w:ins w:id="14" w:author="Jack Plummer" w:date="2022-10-21T08:29:00Z">
        <w:r w:rsidR="00F5029A">
          <w:rPr>
            <w:rFonts w:ascii="Georgia" w:hAnsi="Georgia"/>
          </w:rPr>
          <w:t>t</w:t>
        </w:r>
      </w:ins>
      <w:r>
        <w:rPr>
          <w:rFonts w:ascii="Georgia" w:hAnsi="Georgia"/>
        </w:rPr>
        <w:t xml:space="preserve">he population trend is suspected to be </w:t>
      </w:r>
      <w:del w:id="15" w:author="Jack Plummer" w:date="2022-10-21T08:29:00Z">
        <w:r w:rsidDel="00F5029A">
          <w:rPr>
            <w:rFonts w:ascii="Georgia" w:hAnsi="Georgia"/>
          </w:rPr>
          <w:delText>decreasing</w:delText>
        </w:r>
      </w:del>
      <w:ins w:id="16" w:author="Jack Plummer" w:date="2022-10-21T08:29:00Z">
        <w:r w:rsidR="00F5029A">
          <w:rPr>
            <w:rFonts w:ascii="Georgia" w:hAnsi="Georgia"/>
          </w:rPr>
          <w:t>slightly decreasing</w:t>
        </w:r>
      </w:ins>
      <w:r>
        <w:rPr>
          <w:rFonts w:ascii="Georgia" w:hAnsi="Georgia"/>
        </w:rPr>
        <w:t>. Given its restricted EOO, AOO, and number of locations, alongside a continuing decline in habitat, it is assessed as Critically Endangered (CR) B1ab(iii)+B2ab(iii).</w:t>
      </w:r>
    </w:p>
    <w:p w14:paraId="5A8CD2EF" w14:textId="77777777" w:rsidR="00000000" w:rsidRDefault="00000000">
      <w:pPr>
        <w:pStyle w:val="Heading1"/>
        <w:divId w:val="1983146855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Distribution</w:t>
      </w:r>
    </w:p>
    <w:p w14:paraId="67850B70" w14:textId="77777777" w:rsidR="00000000" w:rsidRDefault="00000000">
      <w:pPr>
        <w:pStyle w:val="Heading2"/>
        <w:divId w:val="1983146855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Geographic Range</w:t>
      </w:r>
    </w:p>
    <w:p w14:paraId="7614C81D" w14:textId="52BF1D86" w:rsidR="00000000" w:rsidRDefault="00000000">
      <w:pPr>
        <w:pStyle w:val="NormalWeb"/>
        <w:divId w:val="1983146855"/>
        <w:rPr>
          <w:rFonts w:ascii="Georgia" w:hAnsi="Georgia"/>
        </w:rPr>
      </w:pPr>
      <w:r>
        <w:rPr>
          <w:rFonts w:ascii="Georgia" w:hAnsi="Georgia"/>
        </w:rPr>
        <w:t>This species is only known from Koh </w:t>
      </w:r>
      <w:proofErr w:type="spellStart"/>
      <w:r>
        <w:rPr>
          <w:rFonts w:ascii="Georgia" w:hAnsi="Georgia"/>
        </w:rPr>
        <w:t>Talab</w:t>
      </w:r>
      <w:ins w:id="17" w:author="Jack Plummer" w:date="2022-10-21T08:32:00Z">
        <w:r w:rsidR="00F5029A">
          <w:rPr>
            <w:rFonts w:ascii="Georgia" w:hAnsi="Georgia"/>
          </w:rPr>
          <w:t>e</w:t>
        </w:r>
      </w:ins>
      <w:del w:id="18" w:author="Jack Plummer" w:date="2022-10-21T08:29:00Z">
        <w:r w:rsidDel="00F5029A">
          <w:rPr>
            <w:rFonts w:ascii="Georgia" w:hAnsi="Georgia"/>
          </w:rPr>
          <w:delText>e</w:delText>
        </w:r>
      </w:del>
      <w:r>
        <w:rPr>
          <w:rFonts w:ascii="Georgia" w:hAnsi="Georgia"/>
        </w:rPr>
        <w:t>ng</w:t>
      </w:r>
      <w:proofErr w:type="spellEnd"/>
      <w:r>
        <w:rPr>
          <w:rFonts w:ascii="Georgia" w:hAnsi="Georgia"/>
        </w:rPr>
        <w:t>, Krabi province, Thailand (type locality). The area the species occ</w:t>
      </w:r>
      <w:ins w:id="19" w:author="Jack Plummer" w:date="2022-10-21T08:29:00Z">
        <w:r w:rsidR="00F5029A">
          <w:rPr>
            <w:rFonts w:ascii="Georgia" w:hAnsi="Georgia"/>
          </w:rPr>
          <w:t>upies</w:t>
        </w:r>
      </w:ins>
      <w:del w:id="20" w:author="Jack Plummer" w:date="2022-10-21T08:29:00Z">
        <w:r w:rsidDel="00F5029A">
          <w:rPr>
            <w:rFonts w:ascii="Georgia" w:hAnsi="Georgia"/>
          </w:rPr>
          <w:delText>urs in</w:delText>
        </w:r>
      </w:del>
      <w:r>
        <w:rPr>
          <w:rFonts w:ascii="Georgia" w:hAnsi="Georgia"/>
        </w:rPr>
        <w:t xml:space="preserve"> is less than 4 km²</w:t>
      </w:r>
      <w:del w:id="21" w:author="Jack Plummer" w:date="2022-10-21T08:29:00Z">
        <w:r w:rsidDel="00F5029A">
          <w:rPr>
            <w:rFonts w:ascii="Georgia" w:hAnsi="Georgia"/>
          </w:rPr>
          <w:delText xml:space="preserve"> (area of occupancy and extent of occurrence)</w:delText>
        </w:r>
      </w:del>
      <w:r>
        <w:rPr>
          <w:rFonts w:ascii="Georgia" w:hAnsi="Georgia"/>
        </w:rPr>
        <w:t xml:space="preserve">. </w:t>
      </w:r>
      <w:ins w:id="22" w:author="Jack Plummer" w:date="2022-10-21T08:29:00Z">
        <w:r w:rsidR="00F5029A">
          <w:rPr>
            <w:rFonts w:ascii="Georgia" w:hAnsi="Georgia"/>
          </w:rPr>
          <w:t xml:space="preserve">It </w:t>
        </w:r>
      </w:ins>
      <w:del w:id="23" w:author="Jack Plummer" w:date="2022-10-21T08:29:00Z">
        <w:r w:rsidDel="00F5029A">
          <w:rPr>
            <w:rFonts w:ascii="Georgia" w:hAnsi="Georgia"/>
          </w:rPr>
          <w:delText>O</w:delText>
        </w:r>
      </w:del>
      <w:ins w:id="24" w:author="Jack Plummer" w:date="2022-10-21T08:29:00Z">
        <w:r w:rsidR="00F5029A">
          <w:rPr>
            <w:rFonts w:ascii="Georgia" w:hAnsi="Georgia"/>
          </w:rPr>
          <w:t>o</w:t>
        </w:r>
      </w:ins>
      <w:r>
        <w:rPr>
          <w:rFonts w:ascii="Georgia" w:hAnsi="Georgia"/>
        </w:rPr>
        <w:t xml:space="preserve">ccurs between 10-200 m </w:t>
      </w:r>
      <w:del w:id="25" w:author="Jack Plummer" w:date="2022-10-21T08:29:00Z">
        <w:r w:rsidDel="00F5029A">
          <w:rPr>
            <w:rFonts w:ascii="Georgia" w:hAnsi="Georgia"/>
          </w:rPr>
          <w:delText>above sea level</w:delText>
        </w:r>
      </w:del>
      <w:ins w:id="26" w:author="Jack Plummer" w:date="2022-10-21T08:29:00Z">
        <w:r w:rsidR="00F5029A">
          <w:rPr>
            <w:rFonts w:ascii="Georgia" w:hAnsi="Georgia"/>
          </w:rPr>
          <w:t>asl</w:t>
        </w:r>
      </w:ins>
      <w:r>
        <w:rPr>
          <w:rFonts w:ascii="Georgia" w:hAnsi="Georgia"/>
        </w:rPr>
        <w:t>.</w:t>
      </w:r>
    </w:p>
    <w:p w14:paraId="164DE71D" w14:textId="77777777" w:rsidR="00000000" w:rsidRDefault="00000000">
      <w:pPr>
        <w:pStyle w:val="Heading2"/>
        <w:divId w:val="1983146855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Area of Occupancy (AOO)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4"/>
        <w:gridCol w:w="6596"/>
      </w:tblGrid>
      <w:tr w:rsidR="00000000" w14:paraId="34612BD6" w14:textId="77777777">
        <w:trPr>
          <w:divId w:val="1983146855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45A810A3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lastRenderedPageBreak/>
              <w:t>Estimated area of occupancy (AOO) - in km2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5B931388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Justification</w:t>
            </w:r>
          </w:p>
        </w:tc>
      </w:tr>
      <w:tr w:rsidR="00000000" w14:paraId="12E938CA" w14:textId="77777777">
        <w:trPr>
          <w:divId w:val="1983146855"/>
          <w:tblCellSpacing w:w="15" w:type="dxa"/>
        </w:trPr>
        <w:tc>
          <w:tcPr>
            <w:tcW w:w="0" w:type="auto"/>
            <w:vAlign w:val="center"/>
            <w:hideMark/>
          </w:tcPr>
          <w:p w14:paraId="0EDB8C02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796E559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 xml:space="preserve">Estimated from a 2 x 2 km grid cell for herbarium specimen point data mapped using </w:t>
            </w:r>
            <w:proofErr w:type="spellStart"/>
            <w:r>
              <w:rPr>
                <w:rFonts w:ascii="Georgia" w:eastAsia="Times New Roman" w:hAnsi="Georgia"/>
                <w:sz w:val="18"/>
                <w:szCs w:val="18"/>
              </w:rPr>
              <w:t>GeoCAT</w:t>
            </w:r>
            <w:proofErr w:type="spellEnd"/>
            <w:r>
              <w:rPr>
                <w:rFonts w:ascii="Georgia" w:eastAsia="Times New Roman" w:hAnsi="Georgia"/>
                <w:sz w:val="18"/>
                <w:szCs w:val="18"/>
              </w:rPr>
              <w:t xml:space="preserve"> (Bachman et al. 2011). Based on point data for seven documented localities. </w:t>
            </w:r>
          </w:p>
        </w:tc>
      </w:tr>
    </w:tbl>
    <w:p w14:paraId="18344C5E" w14:textId="77777777" w:rsidR="00000000" w:rsidRDefault="00000000">
      <w:pPr>
        <w:pStyle w:val="Heading2"/>
        <w:divId w:val="1983146855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Extent of Occurrence (EOO)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5"/>
        <w:gridCol w:w="2371"/>
        <w:gridCol w:w="4484"/>
      </w:tblGrid>
      <w:tr w:rsidR="00000000" w14:paraId="0B605C2C" w14:textId="77777777">
        <w:trPr>
          <w:divId w:val="1983146855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2962615B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Estimated extent of occurrence (EOO)- in km2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E3DA42B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EOO estimate calculated from Minimum Convex Polygon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5DCFE3BB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Justification</w:t>
            </w:r>
          </w:p>
        </w:tc>
      </w:tr>
      <w:tr w:rsidR="00000000" w14:paraId="55E162EA" w14:textId="77777777">
        <w:trPr>
          <w:divId w:val="1983146855"/>
          <w:tblCellSpacing w:w="15" w:type="dxa"/>
        </w:trPr>
        <w:tc>
          <w:tcPr>
            <w:tcW w:w="0" w:type="auto"/>
            <w:vAlign w:val="center"/>
            <w:hideMark/>
          </w:tcPr>
          <w:p w14:paraId="0ABCB24B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410A477" w14:textId="32377228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del w:id="27" w:author="Jack Plummer" w:date="2022-10-21T08:30:00Z">
              <w:r w:rsidDel="00F5029A">
                <w:rPr>
                  <w:rFonts w:ascii="Georgia" w:eastAsia="Times New Roman" w:hAnsi="Georgia"/>
                  <w:sz w:val="18"/>
                  <w:szCs w:val="18"/>
                </w:rPr>
                <w:delText>true</w:delText>
              </w:r>
            </w:del>
            <w:ins w:id="28" w:author="Jack Plummer" w:date="2022-10-21T08:30:00Z">
              <w:r w:rsidR="00F5029A">
                <w:rPr>
                  <w:rFonts w:ascii="Georgia" w:eastAsia="Times New Roman" w:hAnsi="Georgia"/>
                  <w:sz w:val="18"/>
                  <w:szCs w:val="18"/>
                </w:rPr>
                <w:t>false</w:t>
              </w:r>
            </w:ins>
          </w:p>
        </w:tc>
        <w:tc>
          <w:tcPr>
            <w:tcW w:w="0" w:type="auto"/>
            <w:vAlign w:val="center"/>
            <w:hideMark/>
          </w:tcPr>
          <w:p w14:paraId="0D822C12" w14:textId="35F1C935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del w:id="29" w:author="Jack Plummer" w:date="2022-10-21T08:30:00Z">
              <w:r w:rsidDel="00F5029A">
                <w:rPr>
                  <w:rFonts w:ascii="Georgia" w:eastAsia="Times New Roman" w:hAnsi="Georgia"/>
                  <w:sz w:val="18"/>
                  <w:szCs w:val="18"/>
                </w:rPr>
                <w:delText>Estimated from a 2 x 2 km grid cell for herbarium specimen point data mapped using GeoCAT (Bachman et al. 2011).</w:delText>
              </w:r>
            </w:del>
            <w:ins w:id="30" w:author="Jack Plummer" w:date="2022-10-21T08:30:00Z">
              <w:r w:rsidR="00F5029A">
                <w:rPr>
                  <w:rFonts w:ascii="Georgia" w:eastAsia="Times New Roman" w:hAnsi="Georgia"/>
                  <w:sz w:val="18"/>
                  <w:szCs w:val="18"/>
                </w:rPr>
                <w:t>Equated to minimal AOO.</w:t>
              </w:r>
            </w:ins>
          </w:p>
        </w:tc>
      </w:tr>
    </w:tbl>
    <w:p w14:paraId="429C8393" w14:textId="77777777" w:rsidR="00000000" w:rsidRDefault="00000000">
      <w:pPr>
        <w:pStyle w:val="Heading2"/>
        <w:divId w:val="1983146855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Locations Information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7"/>
        <w:gridCol w:w="7473"/>
      </w:tblGrid>
      <w:tr w:rsidR="00F5029A" w14:paraId="5DCF0864" w14:textId="77777777">
        <w:trPr>
          <w:divId w:val="1983146855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09706CB5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Number of Locations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907081D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Justification</w:t>
            </w:r>
          </w:p>
        </w:tc>
      </w:tr>
      <w:tr w:rsidR="00F5029A" w14:paraId="1D688ED0" w14:textId="77777777">
        <w:trPr>
          <w:divId w:val="1983146855"/>
          <w:tblCellSpacing w:w="15" w:type="dxa"/>
        </w:trPr>
        <w:tc>
          <w:tcPr>
            <w:tcW w:w="0" w:type="auto"/>
            <w:vAlign w:val="center"/>
            <w:hideMark/>
          </w:tcPr>
          <w:p w14:paraId="6A81C595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F85DC7E" w14:textId="3987823F" w:rsidR="00000000" w:rsidRDefault="00F5029A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ins w:id="31" w:author="Jack Plummer" w:date="2022-10-21T08:31:00Z">
              <w:r>
                <w:rPr>
                  <w:rFonts w:ascii="Georgia" w:eastAsia="Times New Roman" w:hAnsi="Georgia"/>
                  <w:sz w:val="18"/>
                  <w:szCs w:val="18"/>
                </w:rPr>
                <w:t xml:space="preserve">At its only known </w:t>
              </w:r>
            </w:ins>
            <w:del w:id="32" w:author="Jack Plummer" w:date="2022-10-21T08:31:00Z">
              <w:r w:rsidR="00000000" w:rsidDel="00F5029A">
                <w:rPr>
                  <w:rFonts w:ascii="Georgia" w:eastAsia="Times New Roman" w:hAnsi="Georgia"/>
                  <w:sz w:val="18"/>
                  <w:szCs w:val="18"/>
                </w:rPr>
                <w:delText>C</w:delText>
              </w:r>
            </w:del>
            <w:ins w:id="33" w:author="Jack Plummer" w:date="2022-10-21T08:31:00Z">
              <w:r>
                <w:rPr>
                  <w:rFonts w:ascii="Georgia" w:eastAsia="Times New Roman" w:hAnsi="Georgia"/>
                  <w:sz w:val="18"/>
                  <w:szCs w:val="18"/>
                </w:rPr>
                <w:t>c</w:t>
              </w:r>
            </w:ins>
            <w:r w:rsidR="00000000">
              <w:rPr>
                <w:rFonts w:ascii="Georgia" w:eastAsia="Times New Roman" w:hAnsi="Georgia"/>
                <w:sz w:val="18"/>
                <w:szCs w:val="18"/>
              </w:rPr>
              <w:t xml:space="preserve">ollection locality </w:t>
            </w:r>
            <w:del w:id="34" w:author="Jack Plummer" w:date="2022-10-21T08:31:00Z">
              <w:r w:rsidR="00000000" w:rsidDel="00F5029A">
                <w:rPr>
                  <w:rFonts w:ascii="Georgia" w:eastAsia="Times New Roman" w:hAnsi="Georgia"/>
                  <w:sz w:val="18"/>
                  <w:szCs w:val="18"/>
                </w:rPr>
                <w:delText xml:space="preserve">occur </w:delText>
              </w:r>
            </w:del>
            <w:r w:rsidR="00000000">
              <w:rPr>
                <w:rFonts w:ascii="Georgia" w:eastAsia="Times New Roman" w:hAnsi="Georgia"/>
                <w:sz w:val="18"/>
                <w:szCs w:val="18"/>
              </w:rPr>
              <w:t xml:space="preserve">in </w:t>
            </w:r>
            <w:del w:id="35" w:author="Jack Plummer" w:date="2022-10-21T08:31:00Z">
              <w:r w:rsidR="00000000" w:rsidDel="00F5029A">
                <w:rPr>
                  <w:rFonts w:ascii="Georgia" w:eastAsia="Times New Roman" w:hAnsi="Georgia"/>
                  <w:sz w:val="18"/>
                  <w:szCs w:val="18"/>
                </w:rPr>
                <w:delText xml:space="preserve">only one localities from </w:delText>
              </w:r>
            </w:del>
            <w:r w:rsidR="00000000">
              <w:rPr>
                <w:rFonts w:ascii="Georgia" w:eastAsia="Times New Roman" w:hAnsi="Georgia"/>
                <w:sz w:val="18"/>
                <w:szCs w:val="18"/>
              </w:rPr>
              <w:t xml:space="preserve">Koh </w:t>
            </w:r>
            <w:proofErr w:type="spellStart"/>
            <w:r w:rsidR="00000000">
              <w:rPr>
                <w:rFonts w:ascii="Georgia" w:eastAsia="Times New Roman" w:hAnsi="Georgia"/>
                <w:sz w:val="18"/>
                <w:szCs w:val="18"/>
              </w:rPr>
              <w:t>Talabeng</w:t>
            </w:r>
            <w:proofErr w:type="spellEnd"/>
            <w:r w:rsidR="00000000">
              <w:rPr>
                <w:rFonts w:ascii="Georgia" w:eastAsia="Times New Roman" w:hAnsi="Georgia"/>
                <w:sz w:val="18"/>
                <w:szCs w:val="18"/>
              </w:rPr>
              <w:t>, Krabi province</w:t>
            </w:r>
            <w:ins w:id="36" w:author="Jack Plummer" w:date="2022-10-21T08:31:00Z">
              <w:r>
                <w:rPr>
                  <w:rFonts w:ascii="Georgia" w:eastAsia="Times New Roman" w:hAnsi="Georgia"/>
                  <w:sz w:val="18"/>
                  <w:szCs w:val="18"/>
                </w:rPr>
                <w:t>, the species is threatened by trampling and construction of tracks</w:t>
              </w:r>
            </w:ins>
            <w:r w:rsidR="00000000">
              <w:rPr>
                <w:rFonts w:ascii="Georgia" w:eastAsia="Times New Roman" w:hAnsi="Georgia"/>
                <w:sz w:val="18"/>
                <w:szCs w:val="18"/>
              </w:rPr>
              <w:t xml:space="preserve">. </w:t>
            </w:r>
          </w:p>
        </w:tc>
      </w:tr>
    </w:tbl>
    <w:p w14:paraId="4F3B8E83" w14:textId="77777777" w:rsidR="00000000" w:rsidRDefault="00000000">
      <w:pPr>
        <w:pStyle w:val="Heading2"/>
        <w:divId w:val="1983146855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Very restricted AOO or number of locations (triggers VU D2)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4"/>
        <w:gridCol w:w="5486"/>
      </w:tblGrid>
      <w:tr w:rsidR="00000000" w14:paraId="265ED9BD" w14:textId="77777777">
        <w:trPr>
          <w:divId w:val="1983146855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AD72656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Very restricted in area of occupancy (AOO) and/or # of locations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AE6768C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Justification</w:t>
            </w:r>
          </w:p>
        </w:tc>
      </w:tr>
      <w:tr w:rsidR="00000000" w14:paraId="757ACABC" w14:textId="77777777">
        <w:trPr>
          <w:divId w:val="1983146855"/>
          <w:tblCellSpacing w:w="15" w:type="dxa"/>
        </w:trPr>
        <w:tc>
          <w:tcPr>
            <w:tcW w:w="0" w:type="auto"/>
            <w:vAlign w:val="center"/>
            <w:hideMark/>
          </w:tcPr>
          <w:p w14:paraId="1FD3EB53" w14:textId="77777777" w:rsidR="00000000" w:rsidRPr="00F5029A" w:rsidRDefault="00000000">
            <w:pPr>
              <w:spacing w:after="75"/>
              <w:rPr>
                <w:rFonts w:ascii="Georgia" w:eastAsia="Times New Roman" w:hAnsi="Georgia"/>
                <w:strike/>
                <w:sz w:val="18"/>
                <w:szCs w:val="18"/>
                <w:rPrChange w:id="37" w:author="Jack Plummer" w:date="2022-10-21T08:31:00Z">
                  <w:rPr>
                    <w:rFonts w:ascii="Georgia" w:eastAsia="Times New Roman" w:hAnsi="Georgia"/>
                    <w:sz w:val="18"/>
                    <w:szCs w:val="18"/>
                  </w:rPr>
                </w:rPrChange>
              </w:rPr>
            </w:pPr>
            <w:commentRangeStart w:id="38"/>
            <w:r w:rsidRPr="00F5029A">
              <w:rPr>
                <w:rFonts w:ascii="Georgia" w:eastAsia="Times New Roman" w:hAnsi="Georgia"/>
                <w:strike/>
                <w:sz w:val="18"/>
                <w:szCs w:val="18"/>
                <w:rPrChange w:id="39" w:author="Jack Plummer" w:date="2022-10-21T08:31:00Z">
                  <w:rPr>
                    <w:rFonts w:ascii="Georgia" w:eastAsia="Times New Roman" w:hAnsi="Georgia"/>
                    <w:sz w:val="18"/>
                    <w:szCs w:val="18"/>
                  </w:rPr>
                </w:rPrChange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FF78374" w14:textId="77777777" w:rsidR="00000000" w:rsidRPr="00F5029A" w:rsidRDefault="00000000">
            <w:pPr>
              <w:spacing w:after="75"/>
              <w:rPr>
                <w:rFonts w:ascii="Georgia" w:eastAsia="Times New Roman" w:hAnsi="Georgia"/>
                <w:strike/>
                <w:sz w:val="18"/>
                <w:szCs w:val="18"/>
                <w:rPrChange w:id="40" w:author="Jack Plummer" w:date="2022-10-21T08:31:00Z">
                  <w:rPr>
                    <w:rFonts w:ascii="Georgia" w:eastAsia="Times New Roman" w:hAnsi="Georgia"/>
                    <w:sz w:val="18"/>
                    <w:szCs w:val="18"/>
                  </w:rPr>
                </w:rPrChange>
              </w:rPr>
            </w:pPr>
            <w:r w:rsidRPr="00F5029A">
              <w:rPr>
                <w:rFonts w:ascii="Georgia" w:eastAsia="Times New Roman" w:hAnsi="Georgia"/>
                <w:strike/>
                <w:sz w:val="18"/>
                <w:szCs w:val="18"/>
                <w:rPrChange w:id="41" w:author="Jack Plummer" w:date="2022-10-21T08:31:00Z">
                  <w:rPr>
                    <w:rFonts w:ascii="Georgia" w:eastAsia="Times New Roman" w:hAnsi="Georgia"/>
                    <w:sz w:val="18"/>
                    <w:szCs w:val="18"/>
                  </w:rPr>
                </w:rPrChange>
              </w:rPr>
              <w:t xml:space="preserve">The species is described from only one location. It is only known from a Koh </w:t>
            </w:r>
            <w:proofErr w:type="spellStart"/>
            <w:r w:rsidRPr="00F5029A">
              <w:rPr>
                <w:rFonts w:ascii="Georgia" w:eastAsia="Times New Roman" w:hAnsi="Georgia"/>
                <w:strike/>
                <w:sz w:val="18"/>
                <w:szCs w:val="18"/>
                <w:rPrChange w:id="42" w:author="Jack Plummer" w:date="2022-10-21T08:31:00Z">
                  <w:rPr>
                    <w:rFonts w:ascii="Georgia" w:eastAsia="Times New Roman" w:hAnsi="Georgia"/>
                    <w:sz w:val="18"/>
                    <w:szCs w:val="18"/>
                  </w:rPr>
                </w:rPrChange>
              </w:rPr>
              <w:t>Talabang</w:t>
            </w:r>
            <w:proofErr w:type="spellEnd"/>
            <w:r w:rsidRPr="00F5029A">
              <w:rPr>
                <w:rFonts w:ascii="Georgia" w:eastAsia="Times New Roman" w:hAnsi="Georgia"/>
                <w:strike/>
                <w:sz w:val="18"/>
                <w:szCs w:val="18"/>
                <w:rPrChange w:id="43" w:author="Jack Plummer" w:date="2022-10-21T08:31:00Z">
                  <w:rPr>
                    <w:rFonts w:ascii="Georgia" w:eastAsia="Times New Roman" w:hAnsi="Georgia"/>
                    <w:sz w:val="18"/>
                    <w:szCs w:val="18"/>
                  </w:rPr>
                </w:rPrChange>
              </w:rPr>
              <w:t xml:space="preserve"> (</w:t>
            </w:r>
            <w:proofErr w:type="spellStart"/>
            <w:r w:rsidRPr="00F5029A">
              <w:rPr>
                <w:rFonts w:ascii="Georgia" w:eastAsia="Times New Roman" w:hAnsi="Georgia"/>
                <w:strike/>
                <w:sz w:val="18"/>
                <w:szCs w:val="18"/>
                <w:rPrChange w:id="44" w:author="Jack Plummer" w:date="2022-10-21T08:31:00Z">
                  <w:rPr>
                    <w:rFonts w:ascii="Georgia" w:eastAsia="Times New Roman" w:hAnsi="Georgia"/>
                    <w:sz w:val="18"/>
                    <w:szCs w:val="18"/>
                  </w:rPr>
                </w:rPrChange>
              </w:rPr>
              <w:t>Triboun</w:t>
            </w:r>
            <w:proofErr w:type="spellEnd"/>
            <w:r w:rsidRPr="00F5029A">
              <w:rPr>
                <w:rFonts w:ascii="Georgia" w:eastAsia="Times New Roman" w:hAnsi="Georgia"/>
                <w:strike/>
                <w:sz w:val="18"/>
                <w:szCs w:val="18"/>
                <w:rPrChange w:id="45" w:author="Jack Plummer" w:date="2022-10-21T08:31:00Z">
                  <w:rPr>
                    <w:rFonts w:ascii="Georgia" w:eastAsia="Times New Roman" w:hAnsi="Georgia"/>
                    <w:sz w:val="18"/>
                    <w:szCs w:val="18"/>
                  </w:rPr>
                </w:rPrChange>
              </w:rPr>
              <w:t xml:space="preserve"> and Middleton, 2012).</w:t>
            </w:r>
            <w:commentRangeEnd w:id="38"/>
            <w:r w:rsidR="00F5029A">
              <w:rPr>
                <w:rStyle w:val="CommentReference"/>
              </w:rPr>
              <w:commentReference w:id="38"/>
            </w:r>
          </w:p>
        </w:tc>
      </w:tr>
    </w:tbl>
    <w:p w14:paraId="02C08716" w14:textId="77777777" w:rsidR="00000000" w:rsidRDefault="00000000">
      <w:pPr>
        <w:pStyle w:val="Heading2"/>
        <w:divId w:val="1983146855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Elevation / Depth / Depth Zones</w:t>
      </w:r>
    </w:p>
    <w:p w14:paraId="2F0B02FA" w14:textId="77777777" w:rsidR="00000000" w:rsidRDefault="00000000">
      <w:pPr>
        <w:pStyle w:val="NormalWeb"/>
        <w:divId w:val="1983146855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Elevation Lower Limit (in metres above sea level): </w:t>
      </w:r>
      <w:r>
        <w:rPr>
          <w:rFonts w:ascii="Georgia" w:hAnsi="Georgia"/>
        </w:rPr>
        <w:t>10</w:t>
      </w:r>
    </w:p>
    <w:p w14:paraId="547DFC33" w14:textId="77777777" w:rsidR="00000000" w:rsidRDefault="00000000">
      <w:pPr>
        <w:pStyle w:val="NormalWeb"/>
        <w:divId w:val="1983146855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Elevation Upper Limit (in metres above sea level): </w:t>
      </w:r>
      <w:r>
        <w:rPr>
          <w:rFonts w:ascii="Georgia" w:hAnsi="Georgia"/>
        </w:rPr>
        <w:t>200</w:t>
      </w:r>
    </w:p>
    <w:p w14:paraId="00411709" w14:textId="77777777" w:rsidR="00000000" w:rsidRDefault="00000000">
      <w:pPr>
        <w:pStyle w:val="Heading2"/>
        <w:divId w:val="1983146855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Map Status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7"/>
        <w:gridCol w:w="1142"/>
        <w:gridCol w:w="1735"/>
        <w:gridCol w:w="986"/>
        <w:gridCol w:w="1004"/>
        <w:gridCol w:w="1228"/>
        <w:gridCol w:w="1147"/>
        <w:gridCol w:w="1091"/>
      </w:tblGrid>
      <w:tr w:rsidR="00000000" w14:paraId="56A85139" w14:textId="77777777">
        <w:trPr>
          <w:divId w:val="1983146855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5C1D53F6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Map Status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C2AFE33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Use map from previous assessment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4866E017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How the map was created, including data sources/methods used: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2DAFAC0C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Please state reason for map not available: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47680C18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Data Sensitive?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7DA4D659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Justification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7C0082C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Geographic range this applies to: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5D0652EE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Date restriction imposed:</w:t>
            </w:r>
          </w:p>
        </w:tc>
      </w:tr>
      <w:tr w:rsidR="00000000" w14:paraId="1F556ED1" w14:textId="77777777">
        <w:trPr>
          <w:divId w:val="1983146855"/>
          <w:tblCellSpacing w:w="15" w:type="dxa"/>
        </w:trPr>
        <w:tc>
          <w:tcPr>
            <w:tcW w:w="0" w:type="auto"/>
            <w:vAlign w:val="center"/>
            <w:hideMark/>
          </w:tcPr>
          <w:p w14:paraId="1240CC9B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Done</w:t>
            </w:r>
          </w:p>
        </w:tc>
        <w:tc>
          <w:tcPr>
            <w:tcW w:w="0" w:type="auto"/>
            <w:vAlign w:val="center"/>
            <w:hideMark/>
          </w:tcPr>
          <w:p w14:paraId="5AF60211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ABA2303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 xml:space="preserve">Map created in </w:t>
            </w:r>
            <w:proofErr w:type="spellStart"/>
            <w:r>
              <w:rPr>
                <w:rFonts w:ascii="Georgia" w:eastAsia="Times New Roman" w:hAnsi="Georgia"/>
                <w:sz w:val="18"/>
                <w:szCs w:val="18"/>
              </w:rPr>
              <w:t>GeoCAT</w:t>
            </w:r>
            <w:proofErr w:type="spellEnd"/>
            <w:r>
              <w:rPr>
                <w:rFonts w:ascii="Georgia" w:eastAsia="Times New Roman" w:hAnsi="Georgia"/>
                <w:sz w:val="18"/>
                <w:szCs w:val="18"/>
              </w:rPr>
              <w:t xml:space="preserve"> (Bachman et al. 2011) using point data from georeferenced herbarium specimen records.</w:t>
            </w:r>
          </w:p>
        </w:tc>
        <w:tc>
          <w:tcPr>
            <w:tcW w:w="0" w:type="auto"/>
            <w:vAlign w:val="center"/>
            <w:hideMark/>
          </w:tcPr>
          <w:p w14:paraId="41DE05F4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D972FA3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C0B83CA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0CBB4B9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1E0FCF7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2B890EA9" w14:textId="77777777" w:rsidR="00000000" w:rsidRDefault="00000000">
      <w:pPr>
        <w:pStyle w:val="Heading2"/>
        <w:divId w:val="1983146855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Biogeographic Realms</w:t>
      </w:r>
    </w:p>
    <w:p w14:paraId="44042EDA" w14:textId="77777777" w:rsidR="00000000" w:rsidRDefault="00000000">
      <w:pPr>
        <w:pStyle w:val="NormalWeb"/>
        <w:divId w:val="1983146855"/>
        <w:rPr>
          <w:rFonts w:ascii="Georgia" w:hAnsi="Georgia"/>
        </w:rPr>
      </w:pPr>
      <w:r>
        <w:rPr>
          <w:rStyle w:val="datalabel1"/>
          <w:rFonts w:ascii="Georgia" w:hAnsi="Georgia"/>
        </w:rPr>
        <w:lastRenderedPageBreak/>
        <w:t xml:space="preserve">Biogeographic Realm: </w:t>
      </w:r>
      <w:proofErr w:type="spellStart"/>
      <w:r>
        <w:rPr>
          <w:rFonts w:ascii="Georgia" w:hAnsi="Georgia"/>
        </w:rPr>
        <w:t>Indomalayan</w:t>
      </w:r>
      <w:proofErr w:type="spellEnd"/>
    </w:p>
    <w:p w14:paraId="6F8649A5" w14:textId="77777777" w:rsidR="00000000" w:rsidRDefault="00000000">
      <w:pPr>
        <w:pStyle w:val="Heading1"/>
        <w:divId w:val="1103037722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Occurrence</w:t>
      </w:r>
    </w:p>
    <w:p w14:paraId="0DC420BA" w14:textId="77777777" w:rsidR="00000000" w:rsidRDefault="00000000">
      <w:pPr>
        <w:pStyle w:val="Heading2"/>
        <w:divId w:val="1103037722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Countries of Occurrence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901"/>
        <w:gridCol w:w="657"/>
        <w:gridCol w:w="1430"/>
        <w:gridCol w:w="1154"/>
      </w:tblGrid>
      <w:tr w:rsidR="00000000" w14:paraId="454830F2" w14:textId="77777777">
        <w:trPr>
          <w:divId w:val="1103037722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82834B2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Country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797A622F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Presence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71596E3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Origin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424A7F5F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Formerly Bred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F05317C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Seasonality</w:t>
            </w:r>
          </w:p>
        </w:tc>
      </w:tr>
      <w:tr w:rsidR="00000000" w14:paraId="72EF0B10" w14:textId="77777777">
        <w:trPr>
          <w:divId w:val="1103037722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7D8A9804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Thailand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48F6C511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Extant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3DF30181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Native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2E8D9405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08745BB6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Resident</w:t>
            </w:r>
          </w:p>
        </w:tc>
      </w:tr>
    </w:tbl>
    <w:p w14:paraId="57885C9F" w14:textId="77777777" w:rsidR="00000000" w:rsidRDefault="00000000">
      <w:pPr>
        <w:pStyle w:val="Heading1"/>
        <w:divId w:val="1383362517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Population</w:t>
      </w:r>
    </w:p>
    <w:p w14:paraId="25562AB0" w14:textId="1F176C26" w:rsidR="00000000" w:rsidRDefault="00000000">
      <w:pPr>
        <w:pStyle w:val="NormalWeb"/>
        <w:divId w:val="1383362517"/>
        <w:rPr>
          <w:rFonts w:ascii="Georgia" w:hAnsi="Georgia"/>
        </w:rPr>
      </w:pPr>
      <w:r>
        <w:rPr>
          <w:rFonts w:ascii="Georgia" w:hAnsi="Georgia"/>
        </w:rPr>
        <w:t xml:space="preserve">The population </w:t>
      </w:r>
      <w:del w:id="46" w:author="Jack Plummer" w:date="2022-10-21T08:33:00Z">
        <w:r w:rsidDel="00F5029A">
          <w:rPr>
            <w:rFonts w:ascii="Georgia" w:hAnsi="Georgia"/>
          </w:rPr>
          <w:delText>consist</w:delText>
        </w:r>
      </w:del>
      <w:ins w:id="47" w:author="Jack Plummer" w:date="2022-10-21T08:33:00Z">
        <w:r w:rsidR="00F5029A">
          <w:rPr>
            <w:rFonts w:ascii="Georgia" w:hAnsi="Georgia"/>
          </w:rPr>
          <w:t>consists of</w:t>
        </w:r>
      </w:ins>
      <w:del w:id="48" w:author="Jack Plummer" w:date="2022-10-21T08:33:00Z">
        <w:r w:rsidDel="00F5029A">
          <w:rPr>
            <w:rFonts w:ascii="Georgia" w:hAnsi="Georgia"/>
          </w:rPr>
          <w:delText xml:space="preserve"> </w:delText>
        </w:r>
      </w:del>
      <w:del w:id="49" w:author="Jack Plummer" w:date="2022-10-21T08:32:00Z">
        <w:r w:rsidDel="00F5029A">
          <w:rPr>
            <w:rFonts w:ascii="Georgia" w:hAnsi="Georgia"/>
          </w:rPr>
          <w:delText>i</w:delText>
        </w:r>
      </w:del>
      <w:del w:id="50" w:author="Jack Plummer" w:date="2022-10-21T08:33:00Z">
        <w:r w:rsidDel="00F5029A">
          <w:rPr>
            <w:rFonts w:ascii="Georgia" w:hAnsi="Georgia"/>
          </w:rPr>
          <w:delText>f</w:delText>
        </w:r>
      </w:del>
      <w:r>
        <w:rPr>
          <w:rFonts w:ascii="Georgia" w:hAnsi="Georgia"/>
        </w:rPr>
        <w:t xml:space="preserve"> </w:t>
      </w:r>
      <w:ins w:id="51" w:author="Jack Plummer" w:date="2022-10-21T08:32:00Z">
        <w:r w:rsidR="00F5029A">
          <w:rPr>
            <w:rFonts w:ascii="Georgia" w:hAnsi="Georgia"/>
          </w:rPr>
          <w:t>fewer</w:t>
        </w:r>
      </w:ins>
      <w:del w:id="52" w:author="Jack Plummer" w:date="2022-10-21T08:32:00Z">
        <w:r w:rsidDel="00F5029A">
          <w:rPr>
            <w:rFonts w:ascii="Georgia" w:hAnsi="Georgia"/>
          </w:rPr>
          <w:delText>less</w:delText>
        </w:r>
      </w:del>
      <w:r>
        <w:rPr>
          <w:rFonts w:ascii="Georgia" w:hAnsi="Georgia"/>
        </w:rPr>
        <w:t xml:space="preserve"> than 1,00 mature individuals</w:t>
      </w:r>
      <w:ins w:id="53" w:author="Jack Plummer" w:date="2022-10-21T08:32:00Z">
        <w:r w:rsidR="00F5029A">
          <w:rPr>
            <w:rFonts w:ascii="Georgia" w:hAnsi="Georgia"/>
          </w:rPr>
          <w:t xml:space="preserve">, but the exact size of the population is not </w:t>
        </w:r>
      </w:ins>
      <w:ins w:id="54" w:author="Jack Plummer" w:date="2022-10-21T08:33:00Z">
        <w:r w:rsidR="00F5029A">
          <w:rPr>
            <w:rFonts w:ascii="Georgia" w:hAnsi="Georgia"/>
          </w:rPr>
          <w:t>known</w:t>
        </w:r>
      </w:ins>
      <w:r>
        <w:rPr>
          <w:rFonts w:ascii="Georgia" w:hAnsi="Georgia"/>
        </w:rPr>
        <w:t>. There might be a slight decrease in the population</w:t>
      </w:r>
      <w:ins w:id="55" w:author="Jack Plummer" w:date="2022-10-21T08:33:00Z">
        <w:r w:rsidR="00F5029A">
          <w:rPr>
            <w:rFonts w:ascii="Georgia" w:hAnsi="Georgia"/>
          </w:rPr>
          <w:t xml:space="preserve"> trend on account of habitat degradation</w:t>
        </w:r>
      </w:ins>
      <w:r>
        <w:rPr>
          <w:rFonts w:ascii="Georgia" w:hAnsi="Georgia"/>
        </w:rPr>
        <w:t>.</w:t>
      </w:r>
    </w:p>
    <w:p w14:paraId="75B05D21" w14:textId="77777777" w:rsidR="00000000" w:rsidRDefault="00000000">
      <w:pPr>
        <w:pStyle w:val="Heading2"/>
        <w:divId w:val="1383362517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Population Information</w:t>
      </w:r>
    </w:p>
    <w:p w14:paraId="09F1A7DD" w14:textId="77777777" w:rsidR="00000000" w:rsidRDefault="00000000">
      <w:pPr>
        <w:pStyle w:val="NormalWeb"/>
        <w:divId w:val="1383362517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Current Population Trend: </w:t>
      </w:r>
      <w:r>
        <w:rPr>
          <w:rFonts w:ascii="Georgia" w:hAnsi="Georgia"/>
        </w:rPr>
        <w:t>Decreasing</w:t>
      </w:r>
    </w:p>
    <w:p w14:paraId="16C179EB" w14:textId="77777777" w:rsidR="00000000" w:rsidRDefault="00000000">
      <w:pPr>
        <w:pStyle w:val="NormalWeb"/>
        <w:divId w:val="1383362517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Number of mature individuals (=population size): </w:t>
      </w:r>
      <w:commentRangeStart w:id="56"/>
      <w:r>
        <w:rPr>
          <w:rFonts w:ascii="Georgia" w:hAnsi="Georgia"/>
        </w:rPr>
        <w:t>250-999</w:t>
      </w:r>
      <w:commentRangeEnd w:id="56"/>
      <w:r w:rsidR="00F5029A">
        <w:rPr>
          <w:rStyle w:val="CommentReference"/>
        </w:rPr>
        <w:commentReference w:id="56"/>
      </w:r>
    </w:p>
    <w:p w14:paraId="176EDB6E" w14:textId="77777777" w:rsidR="00000000" w:rsidRDefault="00000000">
      <w:pPr>
        <w:pStyle w:val="Heading1"/>
        <w:divId w:val="1735425255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Habitats and Ecology</w:t>
      </w:r>
    </w:p>
    <w:p w14:paraId="12E4C123" w14:textId="77777777" w:rsidR="00000000" w:rsidRDefault="00000000">
      <w:pPr>
        <w:pStyle w:val="NormalWeb"/>
        <w:divId w:val="1735425255"/>
        <w:rPr>
          <w:rFonts w:ascii="Georgia" w:hAnsi="Georgia"/>
        </w:rPr>
      </w:pPr>
      <w:commentRangeStart w:id="57"/>
      <w:r>
        <w:rPr>
          <w:rFonts w:ascii="Georgia" w:hAnsi="Georgia"/>
        </w:rPr>
        <w:t xml:space="preserve">This species </w:t>
      </w:r>
      <w:commentRangeEnd w:id="57"/>
      <w:r w:rsidR="00F5029A">
        <w:rPr>
          <w:rStyle w:val="CommentReference"/>
        </w:rPr>
        <w:commentReference w:id="57"/>
      </w:r>
      <w:r>
        <w:rPr>
          <w:rFonts w:ascii="Georgia" w:hAnsi="Georgia"/>
        </w:rPr>
        <w:t>is found on open sun or shade on steep limestone cliffs.</w:t>
      </w:r>
    </w:p>
    <w:p w14:paraId="6CD21BB4" w14:textId="77777777" w:rsidR="00000000" w:rsidRDefault="00000000">
      <w:pPr>
        <w:pStyle w:val="Heading2"/>
        <w:divId w:val="1735425255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IUCN Habitats Classification Scheme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43"/>
        <w:gridCol w:w="763"/>
        <w:gridCol w:w="1020"/>
        <w:gridCol w:w="1888"/>
      </w:tblGrid>
      <w:tr w:rsidR="00000000" w14:paraId="614BF6F2" w14:textId="77777777">
        <w:trPr>
          <w:divId w:val="1735425255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537DA6E0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Habitat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1677BB2A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Season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0A54014B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Suitability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53C25537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Major Importance?</w:t>
            </w:r>
          </w:p>
        </w:tc>
      </w:tr>
      <w:tr w:rsidR="00000000" w14:paraId="1A2AFEC3" w14:textId="77777777">
        <w:trPr>
          <w:divId w:val="1735425255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3A4D8532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commentRangeStart w:id="58"/>
            <w:r>
              <w:rPr>
                <w:rFonts w:ascii="Georgia" w:eastAsia="Times New Roman" w:hAnsi="Georgia"/>
                <w:sz w:val="18"/>
                <w:szCs w:val="18"/>
              </w:rPr>
              <w:t>1.6. Forest -&gt; Forest - Subtropical/Tropical Moist Lowland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4AFB9C7D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Resident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31AF52A2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Suitable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2E01E7EB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Yes</w:t>
            </w:r>
            <w:commentRangeEnd w:id="58"/>
            <w:r w:rsidR="00F5029A">
              <w:rPr>
                <w:rStyle w:val="CommentReference"/>
              </w:rPr>
              <w:commentReference w:id="58"/>
            </w:r>
          </w:p>
        </w:tc>
      </w:tr>
    </w:tbl>
    <w:p w14:paraId="7E7C30E3" w14:textId="77777777" w:rsidR="00000000" w:rsidRDefault="00000000">
      <w:pPr>
        <w:pStyle w:val="Heading2"/>
        <w:divId w:val="1735425255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Continuing Decline in Habitat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5"/>
        <w:gridCol w:w="894"/>
        <w:gridCol w:w="4311"/>
      </w:tblGrid>
      <w:tr w:rsidR="00000000" w14:paraId="56F14793" w14:textId="77777777">
        <w:trPr>
          <w:divId w:val="1735425255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7D6C818D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Continuing decline in area, extent and/or quality of habitat?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46B2FFA0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Qualifier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5C056B46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Justification</w:t>
            </w:r>
          </w:p>
        </w:tc>
      </w:tr>
      <w:tr w:rsidR="00000000" w14:paraId="0659C1C5" w14:textId="77777777">
        <w:trPr>
          <w:divId w:val="1735425255"/>
          <w:tblCellSpacing w:w="15" w:type="dxa"/>
        </w:trPr>
        <w:tc>
          <w:tcPr>
            <w:tcW w:w="0" w:type="auto"/>
            <w:vAlign w:val="center"/>
            <w:hideMark/>
          </w:tcPr>
          <w:p w14:paraId="0153C8DE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64DA6CC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Observed</w:t>
            </w:r>
          </w:p>
        </w:tc>
        <w:tc>
          <w:tcPr>
            <w:tcW w:w="0" w:type="auto"/>
            <w:vAlign w:val="center"/>
            <w:hideMark/>
          </w:tcPr>
          <w:p w14:paraId="6C0491C9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Its habitat is threatened by the construction of tracks and trampling by tourists.</w:t>
            </w:r>
          </w:p>
        </w:tc>
      </w:tr>
    </w:tbl>
    <w:p w14:paraId="3C6B4C74" w14:textId="77777777" w:rsidR="00000000" w:rsidRDefault="00000000">
      <w:pPr>
        <w:pStyle w:val="Heading2"/>
        <w:divId w:val="1735425255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Systems</w:t>
      </w:r>
    </w:p>
    <w:p w14:paraId="7B60C638" w14:textId="77777777" w:rsidR="00000000" w:rsidRDefault="00000000">
      <w:pPr>
        <w:pStyle w:val="NormalWeb"/>
        <w:divId w:val="1735425255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System: </w:t>
      </w:r>
      <w:r>
        <w:rPr>
          <w:rFonts w:ascii="Georgia" w:hAnsi="Georgia"/>
        </w:rPr>
        <w:t>Terrestrial</w:t>
      </w:r>
    </w:p>
    <w:p w14:paraId="4AA14881" w14:textId="77777777" w:rsidR="00000000" w:rsidRDefault="00000000">
      <w:pPr>
        <w:pStyle w:val="Heading2"/>
        <w:divId w:val="1735425255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Plant / Fungi Specific</w:t>
      </w:r>
    </w:p>
    <w:p w14:paraId="286767F0" w14:textId="77777777" w:rsidR="00000000" w:rsidRDefault="00000000">
      <w:pPr>
        <w:pStyle w:val="NormalWeb"/>
        <w:divId w:val="1735425255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Wild relative of a crop? </w:t>
      </w:r>
      <w:r>
        <w:rPr>
          <w:rFonts w:ascii="Georgia" w:hAnsi="Georgia"/>
        </w:rPr>
        <w:t>No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2"/>
      </w:tblGrid>
      <w:tr w:rsidR="00000000" w14:paraId="2189A70F" w14:textId="77777777">
        <w:trPr>
          <w:divId w:val="1735425255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220B2B52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Plant and Fungal Growth Forms</w:t>
            </w:r>
          </w:p>
        </w:tc>
      </w:tr>
      <w:tr w:rsidR="00000000" w14:paraId="35960285" w14:textId="77777777">
        <w:trPr>
          <w:divId w:val="1735425255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38DA9BC1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lastRenderedPageBreak/>
              <w:t>Annual</w:t>
            </w:r>
          </w:p>
        </w:tc>
      </w:tr>
      <w:tr w:rsidR="00000000" w14:paraId="2485635A" w14:textId="77777777">
        <w:trPr>
          <w:divId w:val="1735425255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56EB8620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Forb or Herb</w:t>
            </w:r>
          </w:p>
        </w:tc>
      </w:tr>
    </w:tbl>
    <w:p w14:paraId="2C41327D" w14:textId="77777777" w:rsidR="00000000" w:rsidRDefault="00000000">
      <w:pPr>
        <w:pStyle w:val="Heading1"/>
        <w:divId w:val="1182626742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Use and Trade</w:t>
      </w:r>
    </w:p>
    <w:p w14:paraId="5C3AA120" w14:textId="77777777" w:rsidR="00000000" w:rsidRDefault="00000000">
      <w:pPr>
        <w:pStyle w:val="Heading2"/>
        <w:divId w:val="1182626742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General Use and Trade Information</w:t>
      </w:r>
    </w:p>
    <w:p w14:paraId="50443FE9" w14:textId="566F9701" w:rsidR="00000000" w:rsidRDefault="00000000">
      <w:pPr>
        <w:pStyle w:val="NormalWeb"/>
        <w:divId w:val="1182626742"/>
        <w:rPr>
          <w:ins w:id="59" w:author="Jack Plummer" w:date="2022-10-21T08:35:00Z"/>
          <w:rFonts w:ascii="Georgia" w:hAnsi="Georgia"/>
        </w:rPr>
      </w:pPr>
      <w:r>
        <w:rPr>
          <w:rStyle w:val="datalabel1"/>
          <w:rFonts w:ascii="Georgia" w:hAnsi="Georgia"/>
        </w:rPr>
        <w:t xml:space="preserve">Species not utilized: </w:t>
      </w:r>
      <w:r>
        <w:rPr>
          <w:rFonts w:ascii="Georgia" w:hAnsi="Georgia"/>
        </w:rPr>
        <w:t>true</w:t>
      </w:r>
    </w:p>
    <w:p w14:paraId="1200F7FA" w14:textId="0B4D2881" w:rsidR="00F5029A" w:rsidRDefault="00F5029A">
      <w:pPr>
        <w:pStyle w:val="NormalWeb"/>
        <w:divId w:val="1182626742"/>
        <w:rPr>
          <w:rFonts w:ascii="Georgia" w:hAnsi="Georgia"/>
        </w:rPr>
      </w:pPr>
      <w:ins w:id="60" w:author="Jack Plummer" w:date="2022-10-21T08:35:00Z">
        <w:r>
          <w:rPr>
            <w:rFonts w:ascii="Georgia" w:hAnsi="Georgia"/>
          </w:rPr>
          <w:t xml:space="preserve">This species is not known to be </w:t>
        </w:r>
      </w:ins>
      <w:ins w:id="61" w:author="Jack Plummer" w:date="2022-10-21T08:36:00Z">
        <w:r>
          <w:rPr>
            <w:rFonts w:ascii="Georgia" w:hAnsi="Georgia"/>
          </w:rPr>
          <w:t>utilised.</w:t>
        </w:r>
      </w:ins>
    </w:p>
    <w:p w14:paraId="6554AE13" w14:textId="77777777" w:rsidR="00000000" w:rsidRDefault="00000000">
      <w:pPr>
        <w:pStyle w:val="Heading2"/>
        <w:divId w:val="1182626742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Non- Consumptive Use</w:t>
      </w:r>
    </w:p>
    <w:p w14:paraId="7CA70656" w14:textId="77777777" w:rsidR="00000000" w:rsidRDefault="00000000">
      <w:pPr>
        <w:pStyle w:val="NormalWeb"/>
        <w:divId w:val="1182626742"/>
        <w:rPr>
          <w:rFonts w:ascii="Georgia" w:hAnsi="Georgia"/>
        </w:rPr>
      </w:pPr>
      <w:commentRangeStart w:id="62"/>
      <w:r>
        <w:rPr>
          <w:rStyle w:val="datalabel1"/>
          <w:rFonts w:ascii="Georgia" w:hAnsi="Georgia"/>
        </w:rPr>
        <w:t xml:space="preserve">Non-consumptive use of the species? </w:t>
      </w:r>
      <w:r>
        <w:rPr>
          <w:rFonts w:ascii="Georgia" w:hAnsi="Georgia"/>
        </w:rPr>
        <w:t>true</w:t>
      </w:r>
      <w:commentRangeEnd w:id="62"/>
      <w:r w:rsidR="00F5029A">
        <w:rPr>
          <w:rStyle w:val="CommentReference"/>
        </w:rPr>
        <w:commentReference w:id="62"/>
      </w:r>
    </w:p>
    <w:p w14:paraId="2EAAFF9D" w14:textId="77777777" w:rsidR="00000000" w:rsidRDefault="00000000">
      <w:pPr>
        <w:pStyle w:val="Heading1"/>
        <w:divId w:val="1710835606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Threats</w:t>
      </w:r>
    </w:p>
    <w:p w14:paraId="711CF2F0" w14:textId="00C325D1" w:rsidR="00000000" w:rsidRDefault="00000000">
      <w:pPr>
        <w:pStyle w:val="NormalWeb"/>
        <w:divId w:val="1710835606"/>
        <w:rPr>
          <w:rFonts w:ascii="Georgia" w:hAnsi="Georgia"/>
        </w:rPr>
      </w:pPr>
      <w:r>
        <w:rPr>
          <w:rFonts w:ascii="Georgia" w:hAnsi="Georgia"/>
        </w:rPr>
        <w:t>The major threats to this species include the construction of paths and walking tracks</w:t>
      </w:r>
      <w:ins w:id="63" w:author="Jack Plummer" w:date="2022-10-21T08:37:00Z">
        <w:r w:rsidR="00F5029A">
          <w:rPr>
            <w:rFonts w:ascii="Georgia" w:hAnsi="Georgia"/>
          </w:rPr>
          <w:t xml:space="preserve"> to permit</w:t>
        </w:r>
      </w:ins>
      <w:del w:id="64" w:author="Jack Plummer" w:date="2022-10-21T08:37:00Z">
        <w:r w:rsidDel="00F5029A">
          <w:rPr>
            <w:rFonts w:ascii="Georgia" w:hAnsi="Georgia"/>
          </w:rPr>
          <w:delText>. So,</w:delText>
        </w:r>
      </w:del>
      <w:r>
        <w:rPr>
          <w:rFonts w:ascii="Georgia" w:hAnsi="Georgia"/>
        </w:rPr>
        <w:t xml:space="preserve"> tourists </w:t>
      </w:r>
      <w:del w:id="65" w:author="Jack Plummer" w:date="2022-10-21T08:37:00Z">
        <w:r w:rsidDel="00193543">
          <w:rPr>
            <w:rFonts w:ascii="Georgia" w:hAnsi="Georgia"/>
          </w:rPr>
          <w:delText xml:space="preserve">can </w:delText>
        </w:r>
      </w:del>
      <w:ins w:id="66" w:author="Jack Plummer" w:date="2022-10-21T08:37:00Z">
        <w:r w:rsidR="00193543">
          <w:rPr>
            <w:rFonts w:ascii="Georgia" w:hAnsi="Georgia"/>
          </w:rPr>
          <w:t>to</w:t>
        </w:r>
        <w:r w:rsidR="00193543">
          <w:rPr>
            <w:rFonts w:ascii="Georgia" w:hAnsi="Georgia"/>
          </w:rPr>
          <w:t xml:space="preserve"> </w:t>
        </w:r>
      </w:ins>
      <w:r>
        <w:rPr>
          <w:rFonts w:ascii="Georgia" w:hAnsi="Georgia"/>
        </w:rPr>
        <w:t>access the summits of the limestone hills</w:t>
      </w:r>
      <w:del w:id="67" w:author="Jack Plummer" w:date="2022-10-21T08:37:00Z">
        <w:r w:rsidDel="00193543">
          <w:rPr>
            <w:rFonts w:ascii="Georgia" w:hAnsi="Georgia"/>
          </w:rPr>
          <w:delText xml:space="preserve"> is a threat to this species</w:delText>
        </w:r>
      </w:del>
      <w:r>
        <w:rPr>
          <w:rFonts w:ascii="Georgia" w:hAnsi="Georgia"/>
        </w:rPr>
        <w:t>.</w:t>
      </w:r>
      <w:ins w:id="68" w:author="Jack Plummer" w:date="2022-10-21T08:37:00Z">
        <w:r w:rsidR="00193543">
          <w:rPr>
            <w:rFonts w:ascii="Georgia" w:hAnsi="Georgia"/>
          </w:rPr>
          <w:t xml:space="preserve"> As such, </w:t>
        </w:r>
      </w:ins>
      <w:del w:id="69" w:author="Jack Plummer" w:date="2022-10-21T08:37:00Z">
        <w:r w:rsidDel="00193543">
          <w:rPr>
            <w:rFonts w:ascii="Georgia" w:hAnsi="Georgia"/>
          </w:rPr>
          <w:delText xml:space="preserve"> T</w:delText>
        </w:r>
      </w:del>
      <w:ins w:id="70" w:author="Jack Plummer" w:date="2022-10-21T08:37:00Z">
        <w:r w:rsidR="00193543">
          <w:rPr>
            <w:rFonts w:ascii="Georgia" w:hAnsi="Georgia"/>
          </w:rPr>
          <w:t>t</w:t>
        </w:r>
      </w:ins>
      <w:r>
        <w:rPr>
          <w:rFonts w:ascii="Georgia" w:hAnsi="Georgia"/>
        </w:rPr>
        <w:t>rampling is a further threat in this area.</w:t>
      </w:r>
    </w:p>
    <w:p w14:paraId="7EA0D745" w14:textId="77777777" w:rsidR="00000000" w:rsidRDefault="00000000">
      <w:pPr>
        <w:pStyle w:val="Heading2"/>
        <w:divId w:val="1710835606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Threats Classification Scheme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9"/>
        <w:gridCol w:w="740"/>
        <w:gridCol w:w="842"/>
        <w:gridCol w:w="842"/>
        <w:gridCol w:w="1257"/>
      </w:tblGrid>
      <w:tr w:rsidR="00000000" w14:paraId="19E087A0" w14:textId="77777777">
        <w:trPr>
          <w:divId w:val="1710835606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7B6F7C75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Threat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7F068139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Timing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7985720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Scope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A53445C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Severity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1772602E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Impact Score</w:t>
            </w:r>
          </w:p>
        </w:tc>
      </w:tr>
      <w:tr w:rsidR="00000000" w14:paraId="500864C0" w14:textId="77777777">
        <w:trPr>
          <w:divId w:val="1710835606"/>
          <w:tblCellSpacing w:w="15" w:type="dxa"/>
        </w:trPr>
        <w:tc>
          <w:tcPr>
            <w:tcW w:w="0" w:type="auto"/>
            <w:vAlign w:val="center"/>
            <w:hideMark/>
          </w:tcPr>
          <w:p w14:paraId="55BFC078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1.3. Residential &amp; commercial development -&gt; Tourism &amp; recreation areas</w:t>
            </w:r>
          </w:p>
        </w:tc>
        <w:tc>
          <w:tcPr>
            <w:tcW w:w="0" w:type="auto"/>
            <w:vAlign w:val="center"/>
            <w:hideMark/>
          </w:tcPr>
          <w:p w14:paraId="3847900A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Ongoing</w:t>
            </w:r>
          </w:p>
        </w:tc>
        <w:tc>
          <w:tcPr>
            <w:tcW w:w="0" w:type="auto"/>
            <w:vAlign w:val="center"/>
            <w:hideMark/>
          </w:tcPr>
          <w:p w14:paraId="2C6D9E4F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045F0BE7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4D58502B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</w:tr>
      <w:tr w:rsidR="00000000" w14:paraId="749B3A1F" w14:textId="77777777">
        <w:trPr>
          <w:divId w:val="1710835606"/>
          <w:tblCellSpacing w:w="15" w:type="dxa"/>
        </w:trPr>
        <w:tc>
          <w:tcPr>
            <w:tcW w:w="0" w:type="auto"/>
            <w:vAlign w:val="center"/>
            <w:hideMark/>
          </w:tcPr>
          <w:p w14:paraId="6D0DFF80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6.3. Human intrusions &amp; disturbance -&gt; Work &amp; other activities</w:t>
            </w:r>
          </w:p>
        </w:tc>
        <w:tc>
          <w:tcPr>
            <w:tcW w:w="0" w:type="auto"/>
            <w:vAlign w:val="center"/>
            <w:hideMark/>
          </w:tcPr>
          <w:p w14:paraId="4D0FC4F7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Ongoing</w:t>
            </w:r>
          </w:p>
        </w:tc>
        <w:tc>
          <w:tcPr>
            <w:tcW w:w="0" w:type="auto"/>
            <w:vAlign w:val="center"/>
            <w:hideMark/>
          </w:tcPr>
          <w:p w14:paraId="71040E1F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439EA5A9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38461B89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</w:tr>
      <w:tr w:rsidR="00000000" w14:paraId="7A2918F0" w14:textId="77777777">
        <w:trPr>
          <w:divId w:val="1710835606"/>
          <w:tblCellSpacing w:w="15" w:type="dxa"/>
        </w:trPr>
        <w:tc>
          <w:tcPr>
            <w:tcW w:w="0" w:type="auto"/>
            <w:vAlign w:val="center"/>
            <w:hideMark/>
          </w:tcPr>
          <w:p w14:paraId="0211B1EC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commentRangeStart w:id="71"/>
            <w:r>
              <w:rPr>
                <w:rFonts w:ascii="Georgia" w:eastAsia="Times New Roman" w:hAnsi="Georgia"/>
                <w:sz w:val="18"/>
                <w:szCs w:val="18"/>
              </w:rPr>
              <w:t>12.1. Other options -&gt; Other threat</w:t>
            </w:r>
            <w:commentRangeEnd w:id="71"/>
            <w:r w:rsidR="00193543">
              <w:rPr>
                <w:rStyle w:val="CommentReference"/>
              </w:rPr>
              <w:commentReference w:id="71"/>
            </w:r>
          </w:p>
        </w:tc>
        <w:tc>
          <w:tcPr>
            <w:tcW w:w="0" w:type="auto"/>
            <w:vAlign w:val="center"/>
            <w:hideMark/>
          </w:tcPr>
          <w:p w14:paraId="7BE36B8B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Ongoing</w:t>
            </w:r>
          </w:p>
        </w:tc>
        <w:tc>
          <w:tcPr>
            <w:tcW w:w="0" w:type="auto"/>
            <w:vAlign w:val="center"/>
            <w:hideMark/>
          </w:tcPr>
          <w:p w14:paraId="5EA1B845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7D271AE3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603F5EEA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</w:tr>
    </w:tbl>
    <w:p w14:paraId="15AE988A" w14:textId="77777777" w:rsidR="00000000" w:rsidRDefault="00000000">
      <w:pPr>
        <w:pStyle w:val="Heading1"/>
        <w:divId w:val="339165821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Conservation</w:t>
      </w:r>
    </w:p>
    <w:p w14:paraId="661EA898" w14:textId="5D3A73F3" w:rsidR="00000000" w:rsidRDefault="00000000">
      <w:pPr>
        <w:pStyle w:val="NormalWeb"/>
        <w:divId w:val="339165821"/>
        <w:rPr>
          <w:rFonts w:ascii="Georgia" w:hAnsi="Georgia"/>
        </w:rPr>
      </w:pPr>
      <w:r>
        <w:rPr>
          <w:rFonts w:ascii="Georgia" w:hAnsi="Georgia"/>
        </w:rPr>
        <w:t xml:space="preserve">This species is not known to be represented in </w:t>
      </w:r>
      <w:r>
        <w:rPr>
          <w:rStyle w:val="Emphasis"/>
          <w:rFonts w:ascii="Georgia" w:hAnsi="Georgia"/>
        </w:rPr>
        <w:t xml:space="preserve">ex situ </w:t>
      </w:r>
      <w:r>
        <w:rPr>
          <w:rFonts w:ascii="Georgia" w:hAnsi="Georgia"/>
        </w:rPr>
        <w:t>conservation in botanic gardens or gene bank</w:t>
      </w:r>
      <w:ins w:id="72" w:author="Jack Plummer" w:date="2022-10-21T08:38:00Z">
        <w:r w:rsidR="00193543">
          <w:rPr>
            <w:rFonts w:ascii="Georgia" w:hAnsi="Georgia"/>
          </w:rPr>
          <w:t>s</w:t>
        </w:r>
      </w:ins>
      <w:del w:id="73" w:author="Jack Plummer" w:date="2022-10-21T08:38:00Z">
        <w:r w:rsidDel="00193543">
          <w:rPr>
            <w:rFonts w:ascii="Georgia" w:hAnsi="Georgia"/>
          </w:rPr>
          <w:delText>.</w:delText>
        </w:r>
      </w:del>
      <w:r>
        <w:rPr>
          <w:rFonts w:ascii="Georgia" w:hAnsi="Georgia"/>
        </w:rPr>
        <w:t xml:space="preserve"> (BGCI 2022, </w:t>
      </w:r>
      <w:proofErr w:type="spellStart"/>
      <w:r>
        <w:rPr>
          <w:rFonts w:ascii="Georgia" w:hAnsi="Georgia"/>
        </w:rPr>
        <w:t>Genesys</w:t>
      </w:r>
      <w:proofErr w:type="spellEnd"/>
      <w:r>
        <w:rPr>
          <w:rFonts w:ascii="Georgia" w:hAnsi="Georgia"/>
        </w:rPr>
        <w:t xml:space="preserve"> 2022). This species has </w:t>
      </w:r>
      <w:ins w:id="74" w:author="Jack Plummer" w:date="2022-10-21T08:38:00Z">
        <w:r w:rsidR="00193543">
          <w:rPr>
            <w:rFonts w:ascii="Georgia" w:hAnsi="Georgia"/>
          </w:rPr>
          <w:t xml:space="preserve">only </w:t>
        </w:r>
      </w:ins>
      <w:r>
        <w:rPr>
          <w:rFonts w:ascii="Georgia" w:hAnsi="Georgia"/>
        </w:rPr>
        <w:t xml:space="preserve">been recorded from </w:t>
      </w:r>
      <w:commentRangeStart w:id="75"/>
      <w:r w:rsidRPr="00193543">
        <w:rPr>
          <w:rFonts w:ascii="Georgia" w:hAnsi="Georgia"/>
          <w:strike/>
          <w:rPrChange w:id="76" w:author="Jack Plummer" w:date="2022-10-21T08:38:00Z">
            <w:rPr>
              <w:rFonts w:ascii="Georgia" w:hAnsi="Georgia"/>
            </w:rPr>
          </w:rPrChange>
        </w:rPr>
        <w:t>protected areas</w:t>
      </w:r>
      <w:commentRangeEnd w:id="75"/>
      <w:r w:rsidR="00193543">
        <w:rPr>
          <w:rStyle w:val="CommentReference"/>
        </w:rPr>
        <w:commentReference w:id="75"/>
      </w:r>
      <w:r>
        <w:rPr>
          <w:rFonts w:ascii="Georgia" w:hAnsi="Georgia"/>
        </w:rPr>
        <w:t xml:space="preserve">. As the species is not known to be represented in </w:t>
      </w:r>
      <w:r>
        <w:rPr>
          <w:rStyle w:val="Emphasis"/>
          <w:rFonts w:ascii="Georgia" w:hAnsi="Georgia"/>
        </w:rPr>
        <w:t xml:space="preserve">ex situ </w:t>
      </w:r>
      <w:r>
        <w:rPr>
          <w:rFonts w:ascii="Georgia" w:hAnsi="Georgia"/>
        </w:rPr>
        <w:t>conservation, collection of germplasm from wild plants is recommended.</w:t>
      </w:r>
    </w:p>
    <w:p w14:paraId="4136AD7B" w14:textId="77777777" w:rsidR="00000000" w:rsidRDefault="00000000">
      <w:pPr>
        <w:divId w:val="339165821"/>
        <w:rPr>
          <w:rFonts w:ascii="Georgia" w:eastAsia="Times New Roman" w:hAnsi="Georgia"/>
          <w:sz w:val="18"/>
          <w:szCs w:val="18"/>
        </w:rPr>
      </w:pPr>
    </w:p>
    <w:p w14:paraId="69AA0E7D" w14:textId="77777777" w:rsidR="00000000" w:rsidRDefault="00000000">
      <w:pPr>
        <w:pStyle w:val="Heading2"/>
        <w:divId w:val="339165821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Conservation Actions In- Place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6"/>
        <w:gridCol w:w="530"/>
      </w:tblGrid>
      <w:tr w:rsidR="00000000" w14:paraId="746AFFB6" w14:textId="77777777">
        <w:trPr>
          <w:divId w:val="339165821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BFAC433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Conservation sites identified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1E45BCDC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Note</w:t>
            </w:r>
          </w:p>
        </w:tc>
      </w:tr>
      <w:tr w:rsidR="00000000" w14:paraId="4CB766F8" w14:textId="77777777">
        <w:trPr>
          <w:divId w:val="339165821"/>
          <w:tblCellSpacing w:w="15" w:type="dxa"/>
        </w:trPr>
        <w:tc>
          <w:tcPr>
            <w:tcW w:w="0" w:type="auto"/>
            <w:vAlign w:val="center"/>
            <w:hideMark/>
          </w:tcPr>
          <w:p w14:paraId="47E0E75F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1A1903E7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32F61ED2" w14:textId="77777777" w:rsidR="00000000" w:rsidRDefault="00000000">
      <w:pPr>
        <w:divId w:val="339165821"/>
        <w:rPr>
          <w:rFonts w:ascii="Georgia" w:eastAsia="Times New Roman" w:hAnsi="Georgia"/>
          <w:vanish/>
          <w:sz w:val="18"/>
          <w:szCs w:val="18"/>
        </w:rPr>
      </w:pP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0"/>
        <w:gridCol w:w="3738"/>
      </w:tblGrid>
      <w:tr w:rsidR="00000000" w14:paraId="46413025" w14:textId="77777777">
        <w:trPr>
          <w:divId w:val="339165821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27093941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Occur in at least one PA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27E639B9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Note</w:t>
            </w:r>
          </w:p>
        </w:tc>
      </w:tr>
      <w:tr w:rsidR="00000000" w14:paraId="0B891328" w14:textId="77777777">
        <w:trPr>
          <w:divId w:val="339165821"/>
          <w:tblCellSpacing w:w="15" w:type="dxa"/>
        </w:trPr>
        <w:tc>
          <w:tcPr>
            <w:tcW w:w="0" w:type="auto"/>
            <w:vAlign w:val="center"/>
            <w:hideMark/>
          </w:tcPr>
          <w:p w14:paraId="4DE0CF49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47D072D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Recorded from protected area across its range</w:t>
            </w:r>
          </w:p>
        </w:tc>
      </w:tr>
    </w:tbl>
    <w:p w14:paraId="24B095C9" w14:textId="77777777" w:rsidR="00000000" w:rsidRDefault="00000000">
      <w:pPr>
        <w:divId w:val="339165821"/>
        <w:rPr>
          <w:rFonts w:ascii="Georgia" w:eastAsia="Times New Roman" w:hAnsi="Georgia"/>
          <w:vanish/>
          <w:sz w:val="18"/>
          <w:szCs w:val="18"/>
        </w:rPr>
      </w:pP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1"/>
        <w:gridCol w:w="6609"/>
      </w:tblGrid>
      <w:tr w:rsidR="00000000" w14:paraId="2BFE4FEC" w14:textId="77777777">
        <w:trPr>
          <w:divId w:val="339165821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256F18F6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lastRenderedPageBreak/>
              <w:t>Subject to ex-situ conservation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21D6026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Note</w:t>
            </w:r>
          </w:p>
        </w:tc>
      </w:tr>
      <w:tr w:rsidR="00000000" w14:paraId="26F152CD" w14:textId="77777777">
        <w:trPr>
          <w:divId w:val="339165821"/>
          <w:tblCellSpacing w:w="15" w:type="dxa"/>
        </w:trPr>
        <w:tc>
          <w:tcPr>
            <w:tcW w:w="0" w:type="auto"/>
            <w:vAlign w:val="center"/>
            <w:hideMark/>
          </w:tcPr>
          <w:p w14:paraId="564CDA76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D65D6E1" w14:textId="2BE2BFB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Not known to be represented in ex situ conservation in botanic gardens or gene bank</w:t>
            </w:r>
            <w:ins w:id="77" w:author="Jack Plummer" w:date="2022-10-21T08:38:00Z">
              <w:r w:rsidR="00193543">
                <w:rPr>
                  <w:rFonts w:ascii="Georgia" w:eastAsia="Times New Roman" w:hAnsi="Georgia"/>
                  <w:sz w:val="18"/>
                  <w:szCs w:val="18"/>
                </w:rPr>
                <w:t>s</w:t>
              </w:r>
            </w:ins>
            <w:r>
              <w:rPr>
                <w:rFonts w:ascii="Georgia" w:eastAsia="Times New Roman" w:hAnsi="Georgia"/>
                <w:sz w:val="18"/>
                <w:szCs w:val="18"/>
              </w:rPr>
              <w:t xml:space="preserve"> (BGCI 2022, </w:t>
            </w:r>
            <w:proofErr w:type="spellStart"/>
            <w:r>
              <w:rPr>
                <w:rFonts w:ascii="Georgia" w:eastAsia="Times New Roman" w:hAnsi="Georgia"/>
                <w:sz w:val="18"/>
                <w:szCs w:val="18"/>
              </w:rPr>
              <w:t>Genes</w:t>
            </w:r>
            <w:ins w:id="78" w:author="Jack Plummer" w:date="2022-10-21T08:38:00Z">
              <w:r w:rsidR="00193543">
                <w:rPr>
                  <w:rFonts w:ascii="Georgia" w:eastAsia="Times New Roman" w:hAnsi="Georgia"/>
                  <w:sz w:val="18"/>
                  <w:szCs w:val="18"/>
                </w:rPr>
                <w:t>y</w:t>
              </w:r>
            </w:ins>
            <w:del w:id="79" w:author="Jack Plummer" w:date="2022-10-21T08:38:00Z">
              <w:r w:rsidDel="00193543">
                <w:rPr>
                  <w:rFonts w:ascii="Georgia" w:eastAsia="Times New Roman" w:hAnsi="Georgia"/>
                  <w:sz w:val="18"/>
                  <w:szCs w:val="18"/>
                </w:rPr>
                <w:delText>t</w:delText>
              </w:r>
            </w:del>
            <w:r>
              <w:rPr>
                <w:rFonts w:ascii="Georgia" w:eastAsia="Times New Roman" w:hAnsi="Georgia"/>
                <w:sz w:val="18"/>
                <w:szCs w:val="18"/>
              </w:rPr>
              <w:t>s</w:t>
            </w:r>
            <w:proofErr w:type="spellEnd"/>
            <w:r>
              <w:rPr>
                <w:rFonts w:ascii="Georgia" w:eastAsia="Times New Roman" w:hAnsi="Georgia"/>
                <w:sz w:val="18"/>
                <w:szCs w:val="18"/>
              </w:rPr>
              <w:t xml:space="preserve"> 2022).</w:t>
            </w:r>
          </w:p>
        </w:tc>
      </w:tr>
    </w:tbl>
    <w:p w14:paraId="13024CE1" w14:textId="77777777" w:rsidR="00000000" w:rsidRDefault="00000000">
      <w:pPr>
        <w:pStyle w:val="Heading2"/>
        <w:divId w:val="339165821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Important Conservation Actions Needed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87"/>
        <w:gridCol w:w="530"/>
      </w:tblGrid>
      <w:tr w:rsidR="00000000" w14:paraId="3BDEFF65" w14:textId="77777777">
        <w:trPr>
          <w:divId w:val="339165821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5A4C1560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Conservation Actions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3DCE236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Note</w:t>
            </w:r>
          </w:p>
        </w:tc>
      </w:tr>
      <w:tr w:rsidR="00000000" w14:paraId="1CEC6C3E" w14:textId="77777777">
        <w:trPr>
          <w:divId w:val="339165821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74F88DFF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1.1. Land/water protection -&gt; Site/area protection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7E6C5456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  <w:tr w:rsidR="00000000" w14:paraId="73ECC7B1" w14:textId="77777777">
        <w:trPr>
          <w:divId w:val="339165821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350149E3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1.2. Land/water protection -&gt; Resource &amp; habitat protection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0D7C4842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  <w:tr w:rsidR="00000000" w14:paraId="36C60F2C" w14:textId="77777777">
        <w:trPr>
          <w:divId w:val="339165821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5DB5C896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2.1. Land/water management -&gt; Site/area management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21DD02ED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  <w:tr w:rsidR="00000000" w14:paraId="23AE8B91" w14:textId="77777777">
        <w:trPr>
          <w:divId w:val="339165821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6740D2FD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2.3. Land/water management -&gt; Habitat &amp; natural process restoration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3CEB231B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7A2CFB76" w14:textId="77777777" w:rsidR="00000000" w:rsidRDefault="00000000">
      <w:pPr>
        <w:pStyle w:val="Heading2"/>
        <w:divId w:val="339165821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Research Needed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4"/>
        <w:gridCol w:w="530"/>
      </w:tblGrid>
      <w:tr w:rsidR="00000000" w14:paraId="136C0BF7" w14:textId="77777777">
        <w:trPr>
          <w:divId w:val="339165821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2AB7CA24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Research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7D28CAF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Note</w:t>
            </w:r>
          </w:p>
        </w:tc>
      </w:tr>
      <w:tr w:rsidR="00000000" w14:paraId="3F4515ED" w14:textId="77777777">
        <w:trPr>
          <w:divId w:val="339165821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3313B5E8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1.2. Research -&gt; Population size, distribution &amp; trends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16366172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  <w:tr w:rsidR="00000000" w14:paraId="4BD78472" w14:textId="77777777">
        <w:trPr>
          <w:divId w:val="339165821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5866F1D3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1.6. Research -&gt; Actions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0058057F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  <w:tr w:rsidR="00000000" w14:paraId="134E63BD" w14:textId="77777777">
        <w:trPr>
          <w:divId w:val="339165821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2600E2CF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3.1. Monitoring -&gt; Population trends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0B09D573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  <w:tr w:rsidR="00000000" w14:paraId="707C0996" w14:textId="77777777">
        <w:trPr>
          <w:divId w:val="339165821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4154FDA9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3.4. Monitoring -&gt; Habitat trends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7494187B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6188B6B4" w14:textId="77777777" w:rsidR="00000000" w:rsidRDefault="00000000">
      <w:pPr>
        <w:pStyle w:val="Heading1"/>
        <w:divId w:val="1275946589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Ecosystem Services</w:t>
      </w:r>
    </w:p>
    <w:p w14:paraId="54D5F0EE" w14:textId="77777777" w:rsidR="00000000" w:rsidRDefault="00000000">
      <w:pPr>
        <w:pStyle w:val="Heading2"/>
        <w:divId w:val="1275946589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Ecosystem Services Provided by the Species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3"/>
        <w:gridCol w:w="5947"/>
      </w:tblGrid>
      <w:tr w:rsidR="00000000" w14:paraId="2D40C8F1" w14:textId="77777777">
        <w:trPr>
          <w:divId w:val="1275946589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2E88B6A0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Insufficient Information Available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4DD2DBA3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Style w:val="redfont"/>
                <w:rFonts w:ascii="Georgia" w:eastAsia="Times New Roman" w:hAnsi="Georgia"/>
                <w:b/>
                <w:bCs/>
                <w:sz w:val="18"/>
                <w:szCs w:val="18"/>
              </w:rPr>
              <w:t>All coded services should have an importance score of 5 - Not Known.</w:t>
            </w:r>
          </w:p>
        </w:tc>
      </w:tr>
      <w:tr w:rsidR="00000000" w14:paraId="340B8664" w14:textId="77777777">
        <w:trPr>
          <w:divId w:val="1275946589"/>
          <w:tblCellSpacing w:w="15" w:type="dxa"/>
        </w:trPr>
        <w:tc>
          <w:tcPr>
            <w:tcW w:w="0" w:type="auto"/>
            <w:vAlign w:val="center"/>
            <w:hideMark/>
          </w:tcPr>
          <w:p w14:paraId="29699F64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54149100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392F788E" w14:textId="77777777" w:rsidR="00000000" w:rsidRDefault="00000000">
      <w:pPr>
        <w:pStyle w:val="Heading1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Bibliography</w:t>
      </w:r>
    </w:p>
    <w:p w14:paraId="6D30AB56" w14:textId="77777777" w:rsidR="00000000" w:rsidRDefault="00000000">
      <w:pPr>
        <w:pStyle w:val="NormalWeb"/>
        <w:divId w:val="432210465"/>
        <w:rPr>
          <w:rFonts w:ascii="Georgia" w:hAnsi="Georgia"/>
        </w:rPr>
      </w:pPr>
      <w:r>
        <w:rPr>
          <w:rFonts w:ascii="Georgia" w:hAnsi="Georgia"/>
        </w:rPr>
        <w:t xml:space="preserve">BGCI. 2022. Botanic Gardens Conservation International (BGCI) - </w:t>
      </w:r>
      <w:proofErr w:type="spellStart"/>
      <w:r>
        <w:rPr>
          <w:rFonts w:ascii="Georgia" w:hAnsi="Georgia"/>
        </w:rPr>
        <w:t>PlantSearch</w:t>
      </w:r>
      <w:proofErr w:type="spellEnd"/>
      <w:r>
        <w:rPr>
          <w:rFonts w:ascii="Georgia" w:hAnsi="Georgia"/>
        </w:rPr>
        <w:t xml:space="preserve">. Available at: </w:t>
      </w:r>
      <w:hyperlink r:id="rId9" w:history="1">
        <w:r>
          <w:rPr>
            <w:rStyle w:val="Hyperlink"/>
            <w:rFonts w:ascii="Georgia" w:hAnsi="Georgia"/>
          </w:rPr>
          <w:t>https://tools.bgci.org/plant_search.php</w:t>
        </w:r>
      </w:hyperlink>
      <w:r>
        <w:rPr>
          <w:rFonts w:ascii="Georgia" w:hAnsi="Georgia"/>
        </w:rPr>
        <w:t xml:space="preserve">. </w:t>
      </w:r>
    </w:p>
    <w:p w14:paraId="7F29F494" w14:textId="77777777" w:rsidR="00000000" w:rsidRDefault="00000000">
      <w:pPr>
        <w:pStyle w:val="NormalWeb"/>
        <w:divId w:val="432210465"/>
        <w:rPr>
          <w:rFonts w:ascii="Georgia" w:hAnsi="Georgia"/>
        </w:rPr>
      </w:pPr>
      <w:r>
        <w:rPr>
          <w:rFonts w:ascii="Georgia" w:hAnsi="Georgia"/>
        </w:rPr>
        <w:t xml:space="preserve">Bachman, S., Moat, J., Hill, A., de la Torre, J. and Scot, B. 2011. Supporting Red List threat assessments with </w:t>
      </w:r>
      <w:proofErr w:type="spellStart"/>
      <w:r>
        <w:rPr>
          <w:rFonts w:ascii="Georgia" w:hAnsi="Georgia"/>
        </w:rPr>
        <w:t>GeoCAT</w:t>
      </w:r>
      <w:proofErr w:type="spellEnd"/>
      <w:r>
        <w:rPr>
          <w:rFonts w:ascii="Georgia" w:hAnsi="Georgia"/>
        </w:rPr>
        <w:t xml:space="preserve">: Geospatial Conservation Assessment Tool. </w:t>
      </w:r>
      <w:proofErr w:type="spellStart"/>
      <w:r>
        <w:rPr>
          <w:rFonts w:ascii="Georgia" w:hAnsi="Georgia"/>
          <w:i/>
          <w:iCs/>
        </w:rPr>
        <w:t>ZooKeys</w:t>
      </w:r>
      <w:proofErr w:type="spellEnd"/>
      <w:r>
        <w:rPr>
          <w:rFonts w:ascii="Georgia" w:hAnsi="Georgia"/>
        </w:rPr>
        <w:t xml:space="preserve"> 150: 117-126.</w:t>
      </w:r>
    </w:p>
    <w:p w14:paraId="0798D92A" w14:textId="77777777" w:rsidR="00000000" w:rsidRDefault="00000000">
      <w:pPr>
        <w:pStyle w:val="NormalWeb"/>
        <w:divId w:val="432210465"/>
        <w:rPr>
          <w:rFonts w:ascii="Georgia" w:hAnsi="Georgia"/>
        </w:rPr>
      </w:pPr>
      <w:proofErr w:type="spellStart"/>
      <w:r>
        <w:rPr>
          <w:rFonts w:ascii="Georgia" w:hAnsi="Georgia"/>
        </w:rPr>
        <w:t>Genesys</w:t>
      </w:r>
      <w:proofErr w:type="spellEnd"/>
      <w:r>
        <w:rPr>
          <w:rFonts w:ascii="Georgia" w:hAnsi="Georgia"/>
        </w:rPr>
        <w:t xml:space="preserve">. 2022. </w:t>
      </w:r>
      <w:proofErr w:type="spellStart"/>
      <w:r>
        <w:rPr>
          <w:rFonts w:ascii="Georgia" w:hAnsi="Georgia"/>
        </w:rPr>
        <w:t>Genesys</w:t>
      </w:r>
      <w:proofErr w:type="spellEnd"/>
      <w:r>
        <w:rPr>
          <w:rFonts w:ascii="Georgia" w:hAnsi="Georgia"/>
        </w:rPr>
        <w:t xml:space="preserve"> Global Portal on Plant Genetic Resources. Available at: </w:t>
      </w:r>
      <w:hyperlink r:id="rId10" w:history="1">
        <w:r>
          <w:rPr>
            <w:rStyle w:val="Hyperlink"/>
            <w:rFonts w:ascii="Georgia" w:hAnsi="Georgia"/>
          </w:rPr>
          <w:t>https://www.genesys-pgr.org/</w:t>
        </w:r>
      </w:hyperlink>
      <w:r>
        <w:rPr>
          <w:rFonts w:ascii="Georgia" w:hAnsi="Georgia"/>
        </w:rPr>
        <w:t xml:space="preserve">. </w:t>
      </w:r>
    </w:p>
    <w:p w14:paraId="0DCFDC6E" w14:textId="77777777" w:rsidR="00000000" w:rsidRDefault="00000000">
      <w:pPr>
        <w:pStyle w:val="NormalWeb"/>
        <w:divId w:val="432210465"/>
        <w:rPr>
          <w:rFonts w:ascii="Georgia" w:hAnsi="Georgia"/>
        </w:rPr>
      </w:pPr>
      <w:commentRangeStart w:id="80"/>
      <w:r>
        <w:rPr>
          <w:rFonts w:ascii="Georgia" w:hAnsi="Georgia"/>
        </w:rPr>
        <w:t>POWO. 2022. Plants of the World Online. Facilitated by the Royal Botanic Gardens, Kew. Available at: http://powo.science.kew.org/. (Accessed: 2022).</w:t>
      </w:r>
    </w:p>
    <w:p w14:paraId="7A4815F7" w14:textId="77777777" w:rsidR="00C753F6" w:rsidRDefault="00000000">
      <w:pPr>
        <w:pStyle w:val="NormalWeb"/>
        <w:divId w:val="432210465"/>
        <w:rPr>
          <w:rFonts w:ascii="Georgia" w:hAnsi="Georgia"/>
        </w:rPr>
      </w:pPr>
      <w:proofErr w:type="spellStart"/>
      <w:r>
        <w:rPr>
          <w:rFonts w:ascii="Georgia" w:hAnsi="Georgia"/>
        </w:rPr>
        <w:t>Triboun</w:t>
      </w:r>
      <w:proofErr w:type="spellEnd"/>
      <w:r>
        <w:rPr>
          <w:rFonts w:ascii="Georgia" w:hAnsi="Georgia"/>
        </w:rPr>
        <w:t xml:space="preserve">, P. and Middleton, D.J. 2012. Twenty new species of </w:t>
      </w:r>
      <w:proofErr w:type="spellStart"/>
      <w:r>
        <w:rPr>
          <w:rFonts w:ascii="Georgia" w:hAnsi="Georgia"/>
        </w:rPr>
        <w:t>Paraboea</w:t>
      </w:r>
      <w:proofErr w:type="spellEnd"/>
      <w:r>
        <w:rPr>
          <w:rFonts w:ascii="Georgia" w:hAnsi="Georgia"/>
        </w:rPr>
        <w:t xml:space="preserve"> (</w:t>
      </w:r>
      <w:proofErr w:type="spellStart"/>
      <w:r>
        <w:rPr>
          <w:rFonts w:ascii="Georgia" w:hAnsi="Georgia"/>
        </w:rPr>
        <w:t>Gesneriaceae</w:t>
      </w:r>
      <w:proofErr w:type="spellEnd"/>
      <w:r>
        <w:rPr>
          <w:rFonts w:ascii="Georgia" w:hAnsi="Georgia"/>
        </w:rPr>
        <w:t xml:space="preserve">) from Thailand. </w:t>
      </w:r>
      <w:r>
        <w:rPr>
          <w:rFonts w:ascii="Georgia" w:hAnsi="Georgia"/>
          <w:i/>
          <w:iCs/>
        </w:rPr>
        <w:t>Gardens’ Bulletin Singapore</w:t>
      </w:r>
      <w:r>
        <w:rPr>
          <w:rFonts w:ascii="Georgia" w:hAnsi="Georgia"/>
        </w:rPr>
        <w:t xml:space="preserve"> 64(2): 333-370.</w:t>
      </w:r>
      <w:commentRangeEnd w:id="80"/>
      <w:r w:rsidR="004020D7">
        <w:rPr>
          <w:rStyle w:val="CommentReference"/>
        </w:rPr>
        <w:commentReference w:id="80"/>
      </w:r>
    </w:p>
    <w:sectPr w:rsidR="00C753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38" w:author="Jack Plummer" w:date="2022-10-21T08:31:00Z" w:initials="JP">
    <w:p w14:paraId="71A37A90" w14:textId="77777777" w:rsidR="00F5029A" w:rsidRDefault="00F5029A" w:rsidP="000E09CD">
      <w:pPr>
        <w:pStyle w:val="CommentText"/>
      </w:pPr>
      <w:r>
        <w:rPr>
          <w:rStyle w:val="CommentReference"/>
        </w:rPr>
        <w:annotationRef/>
      </w:r>
      <w:r>
        <w:t>Remove if not assessing as VU D2</w:t>
      </w:r>
    </w:p>
  </w:comment>
  <w:comment w:id="56" w:author="Jack Plummer" w:date="2022-10-21T08:34:00Z" w:initials="JP">
    <w:p w14:paraId="6F7787B6" w14:textId="77777777" w:rsidR="00F5029A" w:rsidRDefault="00F5029A" w:rsidP="00215486">
      <w:pPr>
        <w:pStyle w:val="CommentText"/>
      </w:pPr>
      <w:r>
        <w:rPr>
          <w:rStyle w:val="CommentReference"/>
        </w:rPr>
        <w:annotationRef/>
      </w:r>
      <w:r>
        <w:t>If not very precise, I think just document in text and remove estimate from here</w:t>
      </w:r>
    </w:p>
  </w:comment>
  <w:comment w:id="57" w:author="Jack Plummer" w:date="2022-10-21T08:34:00Z" w:initials="JP">
    <w:p w14:paraId="1FE021A5" w14:textId="77777777" w:rsidR="00F5029A" w:rsidRDefault="00F5029A" w:rsidP="007E2C59">
      <w:pPr>
        <w:pStyle w:val="CommentText"/>
      </w:pPr>
      <w:r>
        <w:rPr>
          <w:rStyle w:val="CommentReference"/>
        </w:rPr>
        <w:annotationRef/>
      </w:r>
      <w:r>
        <w:t>Mention habit</w:t>
      </w:r>
    </w:p>
  </w:comment>
  <w:comment w:id="58" w:author="Jack Plummer" w:date="2022-10-21T08:35:00Z" w:initials="JP">
    <w:p w14:paraId="52756434" w14:textId="77777777" w:rsidR="00F5029A" w:rsidRDefault="00F5029A" w:rsidP="00883217">
      <w:pPr>
        <w:pStyle w:val="CommentText"/>
      </w:pPr>
      <w:r>
        <w:rPr>
          <w:rStyle w:val="CommentReference"/>
        </w:rPr>
        <w:annotationRef/>
      </w:r>
      <w:r>
        <w:t>I think rocky places should also be coded. Is the species really threatened by trampling if growing on steep limestone cliffs?</w:t>
      </w:r>
    </w:p>
  </w:comment>
  <w:comment w:id="62" w:author="Jack Plummer" w:date="2022-10-21T08:36:00Z" w:initials="JP">
    <w:p w14:paraId="1F329035" w14:textId="77777777" w:rsidR="00F5029A" w:rsidRDefault="00F5029A" w:rsidP="00DA1A45">
      <w:pPr>
        <w:pStyle w:val="CommentText"/>
      </w:pPr>
      <w:r>
        <w:rPr>
          <w:rStyle w:val="CommentReference"/>
        </w:rPr>
        <w:annotationRef/>
      </w:r>
      <w:r>
        <w:t>Remove</w:t>
      </w:r>
    </w:p>
  </w:comment>
  <w:comment w:id="71" w:author="Jack Plummer" w:date="2022-10-21T08:37:00Z" w:initials="JP">
    <w:p w14:paraId="22E04FBC" w14:textId="77777777" w:rsidR="00193543" w:rsidRDefault="00193543" w:rsidP="00602644">
      <w:pPr>
        <w:pStyle w:val="CommentText"/>
      </w:pPr>
      <w:r>
        <w:rPr>
          <w:rStyle w:val="CommentReference"/>
        </w:rPr>
        <w:annotationRef/>
      </w:r>
      <w:r>
        <w:t>What is this?</w:t>
      </w:r>
    </w:p>
  </w:comment>
  <w:comment w:id="75" w:author="Jack Plummer" w:date="2022-10-21T08:38:00Z" w:initials="JP">
    <w:p w14:paraId="3BE30BFD" w14:textId="77777777" w:rsidR="00193543" w:rsidRDefault="00193543" w:rsidP="000D1897">
      <w:pPr>
        <w:pStyle w:val="CommentText"/>
      </w:pPr>
      <w:r>
        <w:rPr>
          <w:rStyle w:val="CommentReference"/>
        </w:rPr>
        <w:annotationRef/>
      </w:r>
      <w:r>
        <w:t>Name protected area</w:t>
      </w:r>
    </w:p>
  </w:comment>
  <w:comment w:id="80" w:author="Jack Plummer" w:date="2022-10-21T08:39:00Z" w:initials="JP">
    <w:p w14:paraId="16E0655E" w14:textId="77777777" w:rsidR="004020D7" w:rsidRDefault="004020D7" w:rsidP="00061029">
      <w:pPr>
        <w:pStyle w:val="CommentText"/>
      </w:pPr>
      <w:r>
        <w:rPr>
          <w:rStyle w:val="CommentReference"/>
        </w:rPr>
        <w:annotationRef/>
      </w:r>
      <w:r>
        <w:t>Cite in assessment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1A37A90" w15:done="0"/>
  <w15:commentEx w15:paraId="6F7787B6" w15:done="0"/>
  <w15:commentEx w15:paraId="1FE021A5" w15:done="0"/>
  <w15:commentEx w15:paraId="52756434" w15:done="0"/>
  <w15:commentEx w15:paraId="1F329035" w15:done="0"/>
  <w15:commentEx w15:paraId="22E04FBC" w15:done="0"/>
  <w15:commentEx w15:paraId="3BE30BFD" w15:done="0"/>
  <w15:commentEx w15:paraId="16E0655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6FCD75A" w16cex:dateUtc="2022-10-21T07:31:00Z"/>
  <w16cex:commentExtensible w16cex:durableId="26FCD7FC" w16cex:dateUtc="2022-10-21T07:34:00Z"/>
  <w16cex:commentExtensible w16cex:durableId="26FCD807" w16cex:dateUtc="2022-10-21T07:34:00Z"/>
  <w16cex:commentExtensible w16cex:durableId="26FCD865" w16cex:dateUtc="2022-10-21T07:35:00Z"/>
  <w16cex:commentExtensible w16cex:durableId="26FCD87F" w16cex:dateUtc="2022-10-21T07:36:00Z"/>
  <w16cex:commentExtensible w16cex:durableId="26FCD8E3" w16cex:dateUtc="2022-10-21T07:37:00Z"/>
  <w16cex:commentExtensible w16cex:durableId="26FCD8FD" w16cex:dateUtc="2022-10-21T07:38:00Z"/>
  <w16cex:commentExtensible w16cex:durableId="26FCD928" w16cex:dateUtc="2022-10-21T07:3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1A37A90" w16cid:durableId="26FCD75A"/>
  <w16cid:commentId w16cid:paraId="6F7787B6" w16cid:durableId="26FCD7FC"/>
  <w16cid:commentId w16cid:paraId="1FE021A5" w16cid:durableId="26FCD807"/>
  <w16cid:commentId w16cid:paraId="52756434" w16cid:durableId="26FCD865"/>
  <w16cid:commentId w16cid:paraId="1F329035" w16cid:durableId="26FCD87F"/>
  <w16cid:commentId w16cid:paraId="22E04FBC" w16cid:durableId="26FCD8E3"/>
  <w16cid:commentId w16cid:paraId="3BE30BFD" w16cid:durableId="26FCD8FD"/>
  <w16cid:commentId w16cid:paraId="16E0655E" w16cid:durableId="26FCD92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Jack Plummer">
    <w15:presenceInfo w15:providerId="AD" w15:userId="S::j.plummer@kew.org::a7ccb40d-b5f1-45e6-963c-3f9b10b74b0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trackRevisions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29A"/>
    <w:rsid w:val="00193543"/>
    <w:rsid w:val="004020D7"/>
    <w:rsid w:val="00C753F6"/>
    <w:rsid w:val="00F50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8A5C517"/>
  <w15:chartTrackingRefBased/>
  <w15:docId w15:val="{A7A09B18-06C6-4058-B000-C25A96AF1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top w:val="single" w:sz="12" w:space="4" w:color="000000"/>
        <w:bottom w:val="single" w:sz="12" w:space="4" w:color="000000"/>
      </w:pBdr>
      <w:shd w:val="clear" w:color="auto" w:fill="CCCCCC"/>
      <w:spacing w:before="100" w:beforeAutospacing="1" w:after="100" w:afterAutospacing="1"/>
      <w:jc w:val="right"/>
      <w:outlineLvl w:val="0"/>
    </w:pPr>
    <w:rPr>
      <w:b/>
      <w:bCs/>
      <w:color w:val="000000"/>
      <w:kern w:val="36"/>
      <w:sz w:val="38"/>
      <w:szCs w:val="38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0" w:color="808080"/>
      </w:pBd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31"/>
      <w:szCs w:val="31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  <w:sz w:val="29"/>
      <w:szCs w:val="29"/>
    </w:rPr>
  </w:style>
  <w:style w:type="paragraph" w:styleId="Heading5">
    <w:name w:val="heading 5"/>
    <w:basedOn w:val="Normal"/>
    <w:link w:val="Heading5Char"/>
    <w:uiPriority w:val="9"/>
    <w:qFormat/>
    <w:pPr>
      <w:spacing w:before="100" w:beforeAutospacing="1" w:after="100" w:afterAutospacing="1"/>
      <w:outlineLvl w:val="4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  <w:rPr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  <w:rPr>
      <w:sz w:val="18"/>
      <w:szCs w:val="18"/>
    </w:rPr>
  </w:style>
  <w:style w:type="paragraph" w:customStyle="1" w:styleId="databorder">
    <w:name w:val="databorder"/>
    <w:basedOn w:val="Normal"/>
    <w:pPr>
      <w:pBdr>
        <w:bottom w:val="single" w:sz="6" w:space="0" w:color="CCCCCC"/>
      </w:pBdr>
      <w:spacing w:before="100" w:beforeAutospacing="1" w:after="100" w:afterAutospacing="1"/>
    </w:pPr>
  </w:style>
  <w:style w:type="paragraph" w:customStyle="1" w:styleId="datalabel">
    <w:name w:val="datalabel"/>
    <w:basedOn w:val="Normal"/>
    <w:pPr>
      <w:spacing w:before="100" w:beforeAutospacing="1" w:after="100" w:afterAutospacing="1"/>
    </w:pPr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datalabel1">
    <w:name w:val="datalabel1"/>
    <w:basedOn w:val="DefaultParagraphFont"/>
    <w:rPr>
      <w:b/>
      <w:bCs/>
    </w:rPr>
  </w:style>
  <w:style w:type="character" w:customStyle="1" w:styleId="redfont">
    <w:name w:val="redfont"/>
    <w:basedOn w:val="DefaultParagraphFont"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paragraph" w:styleId="Revision">
    <w:name w:val="Revision"/>
    <w:hidden/>
    <w:uiPriority w:val="99"/>
    <w:semiHidden/>
    <w:rsid w:val="00F5029A"/>
    <w:rPr>
      <w:rFonts w:eastAsiaTheme="minorEastAsia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F5029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5029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5029A"/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5029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5029A"/>
    <w:rPr>
      <w:rFonts w:eastAsiaTheme="minorEastAsia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91658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04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659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993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936460">
          <w:marLeft w:val="0"/>
          <w:marRight w:val="0"/>
          <w:marTop w:val="0"/>
          <w:marBottom w:val="150"/>
          <w:divBdr>
            <w:top w:val="single" w:sz="12" w:space="0" w:color="000000"/>
            <w:left w:val="none" w:sz="0" w:space="0" w:color="auto"/>
            <w:bottom w:val="single" w:sz="12" w:space="0" w:color="000000"/>
            <w:right w:val="none" w:sz="0" w:space="0" w:color="auto"/>
          </w:divBdr>
        </w:div>
      </w:divsChild>
    </w:div>
    <w:div w:id="11030377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267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9465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1349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625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356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252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468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13" Type="http://schemas.openxmlformats.org/officeDocument/2006/relationships/theme" Target="theme/theme1.xml"/><Relationship Id="rId18" Type="http://schemas.openxmlformats.org/officeDocument/2006/relationships/customXml" Target="../customXml/item5.xml"/><Relationship Id="rId3" Type="http://schemas.openxmlformats.org/officeDocument/2006/relationships/webSettings" Target="webSettings.xml"/><Relationship Id="rId7" Type="http://schemas.microsoft.com/office/2016/09/relationships/commentsIds" Target="commentsIds.xml"/><Relationship Id="rId12" Type="http://schemas.microsoft.com/office/2011/relationships/people" Target="people.xml"/><Relationship Id="rId17" Type="http://schemas.openxmlformats.org/officeDocument/2006/relationships/customXml" Target="../customXml/item4.xml"/><Relationship Id="rId2" Type="http://schemas.openxmlformats.org/officeDocument/2006/relationships/settings" Target="settings.xml"/><Relationship Id="rId16" Type="http://schemas.openxmlformats.org/officeDocument/2006/relationships/customXml" Target="../customXml/item3.xml"/><Relationship Id="rId1" Type="http://schemas.openxmlformats.org/officeDocument/2006/relationships/styles" Target="styles.xml"/><Relationship Id="rId6" Type="http://schemas.microsoft.com/office/2011/relationships/commentsExtended" Target="commentsExtended.xml"/><Relationship Id="rId11" Type="http://schemas.openxmlformats.org/officeDocument/2006/relationships/fontTable" Target="fontTable.xml"/><Relationship Id="rId5" Type="http://schemas.openxmlformats.org/officeDocument/2006/relationships/comments" Target="comments.xml"/><Relationship Id="rId15" Type="http://schemas.openxmlformats.org/officeDocument/2006/relationships/customXml" Target="../customXml/item2.xml"/><Relationship Id="rId10" Type="http://schemas.openxmlformats.org/officeDocument/2006/relationships/hyperlink" Target="https://www.genesys-pgr.org/" TargetMode="External"/><Relationship Id="rId4" Type="http://schemas.openxmlformats.org/officeDocument/2006/relationships/image" Target="file:///C:\Users\jpl10kg\Downloads\NBT_Batch3\resources\redListLogo.jpg" TargetMode="External"/><Relationship Id="rId9" Type="http://schemas.openxmlformats.org/officeDocument/2006/relationships/hyperlink" Target="https://tools.bgci.org/plant_search.php" TargetMode="External"/><Relationship Id="rId14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1DB2FC3823E56459E6430ADD130773C" ma:contentTypeVersion="18" ma:contentTypeDescription="Create a new document." ma:contentTypeScope="" ma:versionID="c66b068e8ecb950d6d3b301a7d5dec76">
  <xsd:schema xmlns:xsd="http://www.w3.org/2001/XMLSchema" xmlns:xs="http://www.w3.org/2001/XMLSchema" xmlns:p="http://schemas.microsoft.com/office/2006/metadata/properties" xmlns:ns2="150f78d0-e5c4-40ba-9879-1115501c63e5" xmlns:ns3="590658d6-28a4-43df-8461-354b94568f6c" xmlns:ns4="3174fa65-5130-4218-be7b-3006b691958f" targetNamespace="http://schemas.microsoft.com/office/2006/metadata/properties" ma:root="true" ma:fieldsID="842de796646282b1ee4d11e1617248ee" ns2:_="" ns3:_="" ns4:_="">
    <xsd:import namespace="150f78d0-e5c4-40ba-9879-1115501c63e5"/>
    <xsd:import namespace="590658d6-28a4-43df-8461-354b94568f6c"/>
    <xsd:import namespace="3174fa65-5130-4218-be7b-3006b691958f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lcf76f155ced4ddcb4097134ff3c332f" minOccurs="0"/>
                <xsd:element ref="ns4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0f78d0-e5c4-40ba-9879-1115501c63e5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0658d6-28a4-43df-8461-354b94568f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874f941-1732-4aa1-804a-4f99632a590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74fa65-5130-4218-be7b-3006b691958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7f1f8cb-e9ca-4f89-a220-5d9d266a2a9f}" ma:internalName="TaxCatchAll" ma:showField="CatchAllData" ma:web="3174fa65-5130-4218-be7b-3006b691958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haredContentType xmlns="Microsoft.SharePoint.Taxonomy.ContentTypeSync" SourceId="4874f941-1732-4aa1-804a-4f99632a5909" ContentTypeId="0x0101" PreviousValue="false"/>
</file>

<file path=customXml/item3.xml><?xml version="1.0" encoding="utf-8"?>
<?mso-contentType ?>
<spe:Receivers xmlns:spe="http://schemas.microsoft.com/sharepoint/events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174fa65-5130-4218-be7b-3006b691958f" xsi:nil="true"/>
    <lcf76f155ced4ddcb4097134ff3c332f xmlns="590658d6-28a4-43df-8461-354b94568f6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F03166A-6758-469A-B048-1AFF6B8C118B}"/>
</file>

<file path=customXml/itemProps2.xml><?xml version="1.0" encoding="utf-8"?>
<ds:datastoreItem xmlns:ds="http://schemas.openxmlformats.org/officeDocument/2006/customXml" ds:itemID="{0F6CB6E1-DFCD-4B0B-AA81-9BB57EA3C5DC}"/>
</file>

<file path=customXml/itemProps3.xml><?xml version="1.0" encoding="utf-8"?>
<ds:datastoreItem xmlns:ds="http://schemas.openxmlformats.org/officeDocument/2006/customXml" ds:itemID="{24CBC35B-3A60-42DD-A960-1F4E9773B411}"/>
</file>

<file path=customXml/itemProps4.xml><?xml version="1.0" encoding="utf-8"?>
<ds:datastoreItem xmlns:ds="http://schemas.openxmlformats.org/officeDocument/2006/customXml" ds:itemID="{0600319D-E315-404F-AA7E-D04167B04B84}"/>
</file>

<file path=customXml/itemProps5.xml><?xml version="1.0" encoding="utf-8"?>
<ds:datastoreItem xmlns:ds="http://schemas.openxmlformats.org/officeDocument/2006/customXml" ds:itemID="{7AF4CFE2-2D3C-4661-A0CB-34A14C7ACB0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1091</Words>
  <Characters>6225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Paraboea rosea</vt:lpstr>
    </vt:vector>
  </TitlesOfParts>
  <Company/>
  <LinksUpToDate>false</LinksUpToDate>
  <CharactersWithSpaces>7302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Paraboea rosea</dc:title>
  <dc:subject/>
  <dc:creator>Jack Plummer</dc:creator>
  <cp:keywords/>
  <dc:description/>
  <cp:lastModifiedBy>Jack Plummer</cp:lastModifiedBy>
  <cp:revision>3</cp:revision>
  <dcterms:created xsi:type="dcterms:W3CDTF">2022-10-21T07:38:00Z</dcterms:created>
  <dcterms:modified xsi:type="dcterms:W3CDTF">2022-10-21T07:39:00Z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0x01010051DB2FC3823E56459E6430ADD130773C</vt:lpwstr>
  </property>
</Properties>
</file>