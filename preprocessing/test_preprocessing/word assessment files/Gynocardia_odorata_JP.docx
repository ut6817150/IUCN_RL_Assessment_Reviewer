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00000" w:rsidRDefault="00647069" w14:paraId="5C6F68A3" w14:textId="77777777">
      <w:pPr>
        <w:jc w:val="center"/>
        <w:divId w:val="1196965704"/>
        <w:rPr>
          <w:rFonts w:ascii="Georgia" w:hAnsi="Georgia" w:eastAsia="Times New Roman"/>
          <w:b/>
          <w:bCs/>
          <w:sz w:val="29"/>
          <w:szCs w:val="29"/>
        </w:rPr>
      </w:pPr>
      <w:r>
        <w:rPr>
          <w:rFonts w:ascii="Georgia" w:hAnsi="Georgia" w:eastAsia="Times New Roman"/>
          <w:b/>
          <w:bCs/>
          <w:sz w:val="29"/>
          <w:szCs w:val="29"/>
        </w:rPr>
        <w:t>Draft</w:t>
      </w:r>
    </w:p>
    <w:p w:rsidR="00000000" w:rsidRDefault="00647069" w14:paraId="390E1726" w14:textId="77777777">
      <w:pPr>
        <w:divId w:val="1442216017"/>
        <w:rPr>
          <w:rFonts w:ascii="Georgia" w:hAnsi="Georgia" w:eastAsia="Times New Roman"/>
          <w:sz w:val="18"/>
          <w:szCs w:val="18"/>
        </w:rPr>
      </w:pPr>
      <w:r>
        <w:rPr>
          <w:rFonts w:ascii="Georgia" w:hAnsi="Georgia" w:eastAsia="Times New Roman"/>
          <w:noProof/>
          <w:sz w:val="18"/>
          <w:szCs w:val="18"/>
        </w:rPr>
        <w:drawing>
          <wp:inline distT="0" distB="0" distL="0" distR="0" wp14:anchorId="36CE2401" wp14:editId="214C58AF">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000000" w:rsidRDefault="00647069" w14:paraId="6C9ACFCA" w14:textId="77777777">
      <w:pPr>
        <w:shd w:val="clear" w:color="auto" w:fill="FFFFFF"/>
        <w:spacing w:before="100" w:beforeAutospacing="1" w:after="100" w:afterAutospacing="1"/>
        <w:jc w:val="right"/>
        <w:outlineLvl w:val="1"/>
        <w:divId w:val="1442216017"/>
        <w:rPr>
          <w:rFonts w:ascii="Georgia" w:hAnsi="Georgia" w:eastAsia="Times New Roman"/>
          <w:b/>
          <w:bCs/>
          <w:color w:val="000000"/>
          <w:kern w:val="36"/>
          <w:sz w:val="29"/>
          <w:szCs w:val="29"/>
        </w:rPr>
      </w:pPr>
      <w:proofErr w:type="spellStart"/>
      <w:r>
        <w:rPr>
          <w:rStyle w:val="Emphasis"/>
          <w:rFonts w:ascii="Georgia" w:hAnsi="Georgia" w:eastAsia="Times New Roman"/>
          <w:b/>
          <w:bCs/>
          <w:color w:val="000000"/>
          <w:kern w:val="36"/>
          <w:sz w:val="29"/>
          <w:szCs w:val="29"/>
        </w:rPr>
        <w:t>Gynocardia</w:t>
      </w:r>
      <w:proofErr w:type="spellEnd"/>
      <w:r>
        <w:rPr>
          <w:rStyle w:val="Emphasis"/>
          <w:rFonts w:ascii="Georgia" w:hAnsi="Georgia" w:eastAsia="Times New Roman"/>
          <w:b/>
          <w:bCs/>
          <w:color w:val="000000"/>
          <w:kern w:val="36"/>
          <w:sz w:val="29"/>
          <w:szCs w:val="29"/>
        </w:rPr>
        <w:t xml:space="preserve"> odorata</w:t>
      </w:r>
      <w:r>
        <w:rPr>
          <w:rFonts w:ascii="Georgia" w:hAnsi="Georgia" w:eastAsia="Times New Roman"/>
          <w:b/>
          <w:bCs/>
          <w:color w:val="000000"/>
          <w:kern w:val="36"/>
          <w:sz w:val="29"/>
          <w:szCs w:val="29"/>
        </w:rPr>
        <w:t xml:space="preserve"> - R.Br.</w:t>
      </w:r>
    </w:p>
    <w:p w:rsidR="00000000" w:rsidRDefault="00647069" w14:paraId="0A226110" w14:textId="77777777">
      <w:pPr>
        <w:jc w:val="right"/>
        <w:divId w:val="1442216017"/>
        <w:rPr>
          <w:rFonts w:ascii="Georgia" w:hAnsi="Georgia" w:eastAsia="Times New Roman"/>
          <w:sz w:val="18"/>
          <w:szCs w:val="18"/>
        </w:rPr>
      </w:pPr>
      <w:r>
        <w:rPr>
          <w:rFonts w:ascii="Georgia" w:hAnsi="Georgia" w:eastAsia="Times New Roman"/>
          <w:sz w:val="18"/>
          <w:szCs w:val="18"/>
        </w:rPr>
        <w:t xml:space="preserve">PLANTAE - TRACHEOPHYTA - MAGNOLIOPSIDA - MALPIGHIALES - ACHARIACEAE - </w:t>
      </w:r>
      <w:proofErr w:type="spellStart"/>
      <w:r>
        <w:rPr>
          <w:rFonts w:ascii="Georgia" w:hAnsi="Georgia" w:eastAsia="Times New Roman"/>
          <w:sz w:val="18"/>
          <w:szCs w:val="18"/>
        </w:rPr>
        <w:t>Gynocardia</w:t>
      </w:r>
      <w:proofErr w:type="spellEnd"/>
      <w:r>
        <w:rPr>
          <w:rFonts w:ascii="Georgia" w:hAnsi="Georgia" w:eastAsia="Times New Roman"/>
          <w:sz w:val="18"/>
          <w:szCs w:val="18"/>
        </w:rPr>
        <w:t xml:space="preserve"> - odorata</w:t>
      </w:r>
    </w:p>
    <w:p w:rsidR="00000000" w:rsidRDefault="00647069" w14:paraId="63F24CD8" w14:textId="77777777">
      <w:pPr>
        <w:pStyle w:val="NormalWeb"/>
        <w:divId w:val="1526865541"/>
        <w:rPr>
          <w:rFonts w:ascii="Georgia" w:hAnsi="Georgia"/>
        </w:rPr>
      </w:pPr>
      <w:r>
        <w:rPr>
          <w:rStyle w:val="Strong"/>
          <w:rFonts w:ascii="Georgia" w:hAnsi="Georgia"/>
        </w:rPr>
        <w:t xml:space="preserve">Common Names: </w:t>
      </w:r>
      <w:r>
        <w:rPr>
          <w:rFonts w:ascii="Georgia" w:hAnsi="Georgia"/>
        </w:rPr>
        <w:t xml:space="preserve">Ma dan </w:t>
      </w:r>
      <w:proofErr w:type="spellStart"/>
      <w:r>
        <w:rPr>
          <w:rFonts w:ascii="Georgia" w:hAnsi="Georgia"/>
        </w:rPr>
        <w:t>guo</w:t>
      </w:r>
      <w:proofErr w:type="spellEnd"/>
      <w:r>
        <w:rPr>
          <w:rFonts w:ascii="Georgia" w:hAnsi="Georgia"/>
        </w:rPr>
        <w:t xml:space="preserve"> (Chinese), </w:t>
      </w:r>
      <w:proofErr w:type="spellStart"/>
      <w:r>
        <w:rPr>
          <w:rFonts w:ascii="Georgia" w:hAnsi="Georgia"/>
        </w:rPr>
        <w:t>Dorkho</w:t>
      </w:r>
      <w:proofErr w:type="spellEnd"/>
      <w:r>
        <w:rPr>
          <w:rFonts w:ascii="Georgia" w:hAnsi="Georgia"/>
        </w:rPr>
        <w:t xml:space="preserve"> Shing (Sino-Tibetan (Other)), G</w:t>
      </w:r>
      <w:r>
        <w:rPr>
          <w:rFonts w:ascii="Georgia" w:hAnsi="Georgia"/>
        </w:rPr>
        <w:t xml:space="preserve">ame, </w:t>
      </w:r>
      <w:proofErr w:type="spellStart"/>
      <w:r>
        <w:rPr>
          <w:rFonts w:ascii="Georgia" w:hAnsi="Georgia"/>
        </w:rPr>
        <w:t>Bandre</w:t>
      </w:r>
      <w:proofErr w:type="spellEnd"/>
      <w:r>
        <w:rPr>
          <w:rFonts w:ascii="Georgia" w:hAnsi="Georgia"/>
        </w:rPr>
        <w:t xml:space="preserve"> (Nepali)</w:t>
      </w:r>
      <w:r>
        <w:rPr>
          <w:rFonts w:ascii="Georgia" w:hAnsi="Georgia"/>
        </w:rPr>
        <w:br/>
      </w:r>
      <w:r>
        <w:rPr>
          <w:rStyle w:val="Strong"/>
          <w:rFonts w:ascii="Georgia" w:hAnsi="Georgia"/>
        </w:rPr>
        <w:t xml:space="preserve">Synonyms: </w:t>
      </w:r>
      <w:proofErr w:type="spellStart"/>
      <w:r>
        <w:rPr>
          <w:rFonts w:ascii="Georgia" w:hAnsi="Georgia"/>
        </w:rPr>
        <w:t>Gynocardia</w:t>
      </w:r>
      <w:proofErr w:type="spellEnd"/>
      <w:r>
        <w:rPr>
          <w:rFonts w:ascii="Georgia" w:hAnsi="Georgia"/>
        </w:rPr>
        <w:t xml:space="preserve"> </w:t>
      </w:r>
      <w:proofErr w:type="spellStart"/>
      <w:r>
        <w:rPr>
          <w:rFonts w:ascii="Georgia" w:hAnsi="Georgia"/>
        </w:rPr>
        <w:t>antisyphilitica</w:t>
      </w:r>
      <w:proofErr w:type="spellEnd"/>
      <w:r>
        <w:rPr>
          <w:rFonts w:ascii="Georgia" w:hAnsi="Georgia"/>
        </w:rPr>
        <w:t xml:space="preserve"> Pierre.; Chaulmoogra odorata (R. Br.) </w:t>
      </w:r>
      <w:proofErr w:type="spellStart"/>
      <w:r>
        <w:rPr>
          <w:rFonts w:ascii="Georgia" w:hAnsi="Georgia"/>
        </w:rPr>
        <w:t>Roxb</w:t>
      </w:r>
      <w:proofErr w:type="spellEnd"/>
      <w:r>
        <w:rPr>
          <w:rFonts w:ascii="Georgia" w:hAnsi="Georgia"/>
        </w:rPr>
        <w:t xml:space="preserve">.; </w:t>
      </w:r>
      <w:proofErr w:type="spellStart"/>
      <w:r>
        <w:rPr>
          <w:rFonts w:ascii="Georgia" w:hAnsi="Georgia"/>
        </w:rPr>
        <w:t>Chilmoria</w:t>
      </w:r>
      <w:proofErr w:type="spellEnd"/>
      <w:r>
        <w:rPr>
          <w:rFonts w:ascii="Georgia" w:hAnsi="Georgia"/>
        </w:rPr>
        <w:t xml:space="preserve"> </w:t>
      </w:r>
      <w:proofErr w:type="spellStart"/>
      <w:r>
        <w:rPr>
          <w:rFonts w:ascii="Georgia" w:hAnsi="Georgia"/>
        </w:rPr>
        <w:t>dodecandra</w:t>
      </w:r>
      <w:proofErr w:type="spellEnd"/>
      <w:r>
        <w:rPr>
          <w:rFonts w:ascii="Georgia" w:hAnsi="Georgia"/>
        </w:rPr>
        <w:t xml:space="preserve"> </w:t>
      </w:r>
      <w:proofErr w:type="gramStart"/>
      <w:r>
        <w:rPr>
          <w:rFonts w:ascii="Georgia" w:hAnsi="Georgia"/>
        </w:rPr>
        <w:t>Buch.-</w:t>
      </w:r>
      <w:proofErr w:type="gramEnd"/>
      <w:r>
        <w:rPr>
          <w:rFonts w:ascii="Georgia" w:hAnsi="Georgia"/>
        </w:rPr>
        <w:t xml:space="preserve">Ham.; </w:t>
      </w:r>
      <w:proofErr w:type="spellStart"/>
      <w:r>
        <w:rPr>
          <w:rFonts w:ascii="Georgia" w:hAnsi="Georgia"/>
        </w:rPr>
        <w:t>Gynocardia</w:t>
      </w:r>
      <w:proofErr w:type="spellEnd"/>
      <w:r>
        <w:rPr>
          <w:rFonts w:ascii="Georgia" w:hAnsi="Georgia"/>
        </w:rPr>
        <w:t xml:space="preserve"> </w:t>
      </w:r>
      <w:proofErr w:type="spellStart"/>
      <w:r>
        <w:rPr>
          <w:rFonts w:ascii="Georgia" w:hAnsi="Georgia"/>
        </w:rPr>
        <w:t>antisyphilitica</w:t>
      </w:r>
      <w:proofErr w:type="spellEnd"/>
      <w:r>
        <w:rPr>
          <w:rFonts w:ascii="Georgia" w:hAnsi="Georgia"/>
        </w:rPr>
        <w:t xml:space="preserve"> Pierre ex </w:t>
      </w:r>
      <w:proofErr w:type="spellStart"/>
      <w:r>
        <w:rPr>
          <w:rFonts w:ascii="Georgia" w:hAnsi="Georgia"/>
        </w:rPr>
        <w:t>Tschirch</w:t>
      </w:r>
      <w:proofErr w:type="spellEnd"/>
      <w:r>
        <w:rPr>
          <w:rFonts w:ascii="Georgia" w:hAnsi="Georgia"/>
        </w:rPr>
        <w:t xml:space="preserve">; </w:t>
      </w:r>
      <w:proofErr w:type="spellStart"/>
      <w:r>
        <w:rPr>
          <w:rFonts w:ascii="Georgia" w:hAnsi="Georgia"/>
        </w:rPr>
        <w:t>Gynocardia</w:t>
      </w:r>
      <w:proofErr w:type="spellEnd"/>
      <w:r>
        <w:rPr>
          <w:rFonts w:ascii="Georgia" w:hAnsi="Georgia"/>
        </w:rPr>
        <w:t xml:space="preserve"> </w:t>
      </w:r>
      <w:proofErr w:type="spellStart"/>
      <w:r>
        <w:rPr>
          <w:rFonts w:ascii="Georgia" w:hAnsi="Georgia"/>
        </w:rPr>
        <w:t>prainii</w:t>
      </w:r>
      <w:proofErr w:type="spellEnd"/>
      <w:r>
        <w:rPr>
          <w:rFonts w:ascii="Georgia" w:hAnsi="Georgia"/>
        </w:rPr>
        <w:t xml:space="preserve"> </w:t>
      </w:r>
      <w:proofErr w:type="spellStart"/>
      <w:r>
        <w:rPr>
          <w:rFonts w:ascii="Georgia" w:hAnsi="Georgia"/>
        </w:rPr>
        <w:t>Tschirch</w:t>
      </w:r>
      <w:proofErr w:type="spellEnd"/>
      <w:r>
        <w:rPr>
          <w:rFonts w:ascii="Georgia" w:hAnsi="Georgia"/>
        </w:rPr>
        <w:t xml:space="preserve">.; </w:t>
      </w:r>
      <w:proofErr w:type="spellStart"/>
      <w:r>
        <w:rPr>
          <w:rFonts w:ascii="Georgia" w:hAnsi="Georgia"/>
        </w:rPr>
        <w:t>Gynocardia</w:t>
      </w:r>
      <w:proofErr w:type="spellEnd"/>
      <w:r>
        <w:rPr>
          <w:rFonts w:ascii="Georgia" w:hAnsi="Georgia"/>
        </w:rPr>
        <w:t xml:space="preserve"> </w:t>
      </w:r>
      <w:proofErr w:type="spellStart"/>
      <w:r>
        <w:rPr>
          <w:rFonts w:ascii="Georgia" w:hAnsi="Georgia"/>
        </w:rPr>
        <w:t>prainii</w:t>
      </w:r>
      <w:proofErr w:type="spellEnd"/>
      <w:r>
        <w:rPr>
          <w:rFonts w:ascii="Georgia" w:hAnsi="Georgia"/>
        </w:rPr>
        <w:t xml:space="preserve"> </w:t>
      </w:r>
      <w:proofErr w:type="spellStart"/>
      <w:r>
        <w:rPr>
          <w:rFonts w:ascii="Georgia" w:hAnsi="Georgia"/>
        </w:rPr>
        <w:t>Despr</w:t>
      </w:r>
      <w:proofErr w:type="spellEnd"/>
      <w:r>
        <w:rPr>
          <w:rFonts w:ascii="Georgia" w:hAnsi="Georgia"/>
        </w:rPr>
        <w:t xml:space="preserve">.; </w:t>
      </w:r>
      <w:proofErr w:type="spellStart"/>
      <w:r>
        <w:rPr>
          <w:rFonts w:ascii="Georgia" w:hAnsi="Georgia"/>
        </w:rPr>
        <w:t>Hydnocarpus</w:t>
      </w:r>
      <w:proofErr w:type="spellEnd"/>
      <w:r>
        <w:rPr>
          <w:rFonts w:ascii="Georgia" w:hAnsi="Georgia"/>
        </w:rPr>
        <w:t xml:space="preserve"> </w:t>
      </w:r>
      <w:proofErr w:type="spellStart"/>
      <w:r>
        <w:rPr>
          <w:rFonts w:ascii="Georgia" w:hAnsi="Georgia"/>
        </w:rPr>
        <w:t>odor</w:t>
      </w:r>
      <w:r>
        <w:rPr>
          <w:rFonts w:ascii="Georgia" w:hAnsi="Georgia"/>
        </w:rPr>
        <w:t>atus</w:t>
      </w:r>
      <w:proofErr w:type="spellEnd"/>
      <w:r>
        <w:rPr>
          <w:rFonts w:ascii="Georgia" w:hAnsi="Georgia"/>
        </w:rPr>
        <w:t xml:space="preserve"> </w:t>
      </w:r>
      <w:proofErr w:type="spellStart"/>
      <w:r>
        <w:rPr>
          <w:rFonts w:ascii="Georgia" w:hAnsi="Georgia"/>
        </w:rPr>
        <w:t>Lindl</w:t>
      </w:r>
      <w:proofErr w:type="spellEnd"/>
      <w:r>
        <w:rPr>
          <w:rFonts w:ascii="Georgia" w:hAnsi="Georgia"/>
        </w:rPr>
        <w:t xml:space="preserve">. ex Voigt.; </w:t>
      </w:r>
      <w:proofErr w:type="spellStart"/>
      <w:r>
        <w:rPr>
          <w:rFonts w:ascii="Georgia" w:hAnsi="Georgia"/>
        </w:rPr>
        <w:t>Hydnocarpus</w:t>
      </w:r>
      <w:proofErr w:type="spellEnd"/>
      <w:r>
        <w:rPr>
          <w:rFonts w:ascii="Georgia" w:hAnsi="Georgia"/>
        </w:rPr>
        <w:t xml:space="preserve"> </w:t>
      </w:r>
      <w:proofErr w:type="spellStart"/>
      <w:r>
        <w:rPr>
          <w:rFonts w:ascii="Georgia" w:hAnsi="Georgia"/>
        </w:rPr>
        <w:t>odoratus</w:t>
      </w:r>
      <w:proofErr w:type="spellEnd"/>
      <w:r>
        <w:rPr>
          <w:rFonts w:ascii="Georgia" w:hAnsi="Georgia"/>
        </w:rPr>
        <w:t xml:space="preserve"> (</w:t>
      </w:r>
      <w:proofErr w:type="spellStart"/>
      <w:r>
        <w:rPr>
          <w:rFonts w:ascii="Georgia" w:hAnsi="Georgia"/>
        </w:rPr>
        <w:t>Roxb</w:t>
      </w:r>
      <w:proofErr w:type="spellEnd"/>
      <w:r>
        <w:rPr>
          <w:rFonts w:ascii="Georgia" w:hAnsi="Georgia"/>
        </w:rPr>
        <w:t xml:space="preserve">.) </w:t>
      </w:r>
      <w:proofErr w:type="spellStart"/>
      <w:r>
        <w:rPr>
          <w:rFonts w:ascii="Georgia" w:hAnsi="Georgia"/>
        </w:rPr>
        <w:t>Peterm</w:t>
      </w:r>
      <w:proofErr w:type="spellEnd"/>
      <w:r>
        <w:rPr>
          <w:rFonts w:ascii="Georgia" w:hAnsi="Georgia"/>
        </w:rPr>
        <w:t xml:space="preserve">.; </w:t>
      </w:r>
      <w:proofErr w:type="spellStart"/>
      <w:r>
        <w:rPr>
          <w:rFonts w:ascii="Georgia" w:hAnsi="Georgia"/>
        </w:rPr>
        <w:t>Hydnocarpus</w:t>
      </w:r>
      <w:proofErr w:type="spellEnd"/>
      <w:r>
        <w:rPr>
          <w:rFonts w:ascii="Georgia" w:hAnsi="Georgia"/>
        </w:rPr>
        <w:t xml:space="preserve"> </w:t>
      </w:r>
      <w:proofErr w:type="spellStart"/>
      <w:r>
        <w:rPr>
          <w:rFonts w:ascii="Georgia" w:hAnsi="Georgia"/>
        </w:rPr>
        <w:t>odoratus</w:t>
      </w:r>
      <w:proofErr w:type="spellEnd"/>
      <w:r>
        <w:rPr>
          <w:rFonts w:ascii="Georgia" w:hAnsi="Georgia"/>
        </w:rPr>
        <w:t xml:space="preserve"> </w:t>
      </w:r>
      <w:proofErr w:type="spellStart"/>
      <w:r>
        <w:rPr>
          <w:rFonts w:ascii="Georgia" w:hAnsi="Georgia"/>
        </w:rPr>
        <w:t>Lindl</w:t>
      </w:r>
      <w:proofErr w:type="spellEnd"/>
      <w:r>
        <w:rPr>
          <w:rFonts w:ascii="Georgia" w:hAnsi="Georgia"/>
        </w:rPr>
        <w:t>.</w:t>
      </w:r>
    </w:p>
    <w:p w:rsidR="00000000" w:rsidRDefault="00647069" w14:paraId="617AF6D9" w14:textId="27730716">
      <w:pPr>
        <w:pStyle w:val="NormalWeb"/>
        <w:divId w:val="1526865541"/>
        <w:rPr>
          <w:rFonts w:ascii="Georgia" w:hAnsi="Georgia"/>
        </w:rPr>
      </w:pPr>
      <w:r>
        <w:rPr>
          <w:rStyle w:val="datalabel1"/>
          <w:rFonts w:ascii="Georgia" w:hAnsi="Georgia"/>
        </w:rPr>
        <w:t xml:space="preserve">Taxonomic Note: </w:t>
      </w:r>
      <w:r>
        <w:rPr>
          <w:rFonts w:ascii="Georgia" w:hAnsi="Georgia"/>
        </w:rPr>
        <w:br/>
      </w:r>
      <w:del w:author="Jack Plummer" w:date="2022-08-18T11:46:00Z" w:id="0">
        <w:r w:rsidDel="000E76C6">
          <w:rPr>
            <w:rFonts w:ascii="Georgia" w:hAnsi="Georgia"/>
          </w:rPr>
          <w:delText>Fruit a large subglobose berry with thick rind (Grierson and Long 1991).</w:delText>
        </w:r>
      </w:del>
    </w:p>
    <w:tbl>
      <w:tblPr>
        <w:tblW w:w="0" w:type="auto"/>
        <w:jc w:val="center"/>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579"/>
      </w:tblGrid>
      <w:tr w:rsidR="00000000" w14:paraId="14C14180" w14:textId="77777777">
        <w:trPr>
          <w:tblCellSpacing w:w="15" w:type="dxa"/>
          <w:jc w:val="center"/>
        </w:trPr>
        <w:tc>
          <w:tcPr>
            <w:tcW w:w="0" w:type="auto"/>
            <w:tcBorders>
              <w:bottom w:val="single" w:color="000000" w:sz="6" w:space="0"/>
            </w:tcBorders>
            <w:shd w:val="clear" w:color="auto" w:fill="BBBBBB"/>
            <w:vAlign w:val="center"/>
            <w:hideMark/>
          </w:tcPr>
          <w:p w:rsidR="00000000" w:rsidRDefault="00647069" w14:paraId="455CD0C0" w14:textId="77777777">
            <w:pPr>
              <w:spacing w:after="75"/>
              <w:jc w:val="center"/>
              <w:rPr>
                <w:rFonts w:ascii="Georgia" w:hAnsi="Georgia" w:eastAsia="Times New Roman"/>
                <w:b/>
                <w:bCs/>
                <w:sz w:val="20"/>
                <w:szCs w:val="20"/>
              </w:rPr>
            </w:pPr>
            <w:r>
              <w:rPr>
                <w:rFonts w:ascii="Georgia" w:hAnsi="Georgia" w:eastAsia="Times New Roman"/>
                <w:b/>
                <w:bCs/>
                <w:sz w:val="20"/>
                <w:szCs w:val="20"/>
              </w:rPr>
              <w:t>Red List Status</w:t>
            </w:r>
          </w:p>
        </w:tc>
      </w:tr>
      <w:tr w:rsidR="00000000" w14:paraId="2A0B414D" w14:textId="77777777">
        <w:trPr>
          <w:tblCellSpacing w:w="15" w:type="dxa"/>
          <w:jc w:val="center"/>
        </w:trPr>
        <w:tc>
          <w:tcPr>
            <w:tcW w:w="0" w:type="auto"/>
            <w:vAlign w:val="center"/>
            <w:hideMark/>
          </w:tcPr>
          <w:p w:rsidR="00000000" w:rsidRDefault="00647069" w14:paraId="54FA869E" w14:textId="77777777">
            <w:pPr>
              <w:spacing w:after="75"/>
              <w:rPr>
                <w:rFonts w:ascii="Georgia" w:hAnsi="Georgia" w:eastAsia="Times New Roman"/>
                <w:sz w:val="20"/>
                <w:szCs w:val="20"/>
              </w:rPr>
            </w:pPr>
            <w:commentRangeStart w:id="1"/>
            <w:r>
              <w:rPr>
                <w:rFonts w:ascii="Georgia" w:hAnsi="Georgia" w:eastAsia="Times New Roman"/>
                <w:sz w:val="20"/>
                <w:szCs w:val="20"/>
              </w:rPr>
              <w:t>NT, (IUCN version 3.1)</w:t>
            </w:r>
            <w:commentRangeEnd w:id="1"/>
            <w:r w:rsidR="0022429C">
              <w:rPr>
                <w:rStyle w:val="CommentReference"/>
                <w:sz w:val="20"/>
                <w:szCs w:val="20"/>
              </w:rPr>
              <w:commentReference w:id="1"/>
            </w:r>
          </w:p>
        </w:tc>
      </w:tr>
    </w:tbl>
    <w:p w:rsidR="00000000" w:rsidRDefault="00647069" w14:paraId="0CD50204" w14:textId="77777777">
      <w:pPr>
        <w:pStyle w:val="Heading1"/>
        <w:divId w:val="1013847830"/>
        <w:rPr>
          <w:rFonts w:ascii="Georgia" w:hAnsi="Georgia" w:eastAsia="Times New Roman"/>
          <w:sz w:val="29"/>
          <w:szCs w:val="29"/>
        </w:rPr>
      </w:pPr>
      <w:r>
        <w:rPr>
          <w:rFonts w:ascii="Georgia" w:hAnsi="Georgia" w:eastAsia="Times New Roman"/>
          <w:sz w:val="29"/>
          <w:szCs w:val="29"/>
        </w:rPr>
        <w:t>Red List Assessment</w:t>
      </w:r>
    </w:p>
    <w:p w:rsidR="00000000" w:rsidRDefault="00647069" w14:paraId="62BAFB2A" w14:textId="77777777">
      <w:pPr>
        <w:pStyle w:val="Heading2"/>
        <w:divId w:val="1013847830"/>
        <w:rPr>
          <w:rFonts w:ascii="Georgia" w:hAnsi="Georgia" w:eastAsia="Times New Roman"/>
          <w:sz w:val="27"/>
          <w:szCs w:val="27"/>
        </w:rPr>
      </w:pPr>
      <w:r>
        <w:rPr>
          <w:rFonts w:ascii="Georgia" w:hAnsi="Georgia" w:eastAsia="Times New Roman"/>
          <w:sz w:val="27"/>
          <w:szCs w:val="27"/>
        </w:rPr>
        <w:t>Assessment Information</w:t>
      </w:r>
    </w:p>
    <w:p w:rsidR="00000000" w:rsidRDefault="00647069" w14:paraId="3A425E70" w14:textId="77777777">
      <w:pPr>
        <w:pStyle w:val="NormalWeb"/>
        <w:divId w:val="1013847830"/>
        <w:rPr>
          <w:rFonts w:ascii="Georgia" w:hAnsi="Georgia"/>
        </w:rPr>
      </w:pPr>
      <w:r>
        <w:rPr>
          <w:rStyle w:val="datalabel1"/>
          <w:rFonts w:ascii="Georgia" w:hAnsi="Georgia"/>
        </w:rPr>
        <w:t xml:space="preserve">Date of Assessment: </w:t>
      </w:r>
      <w:r>
        <w:rPr>
          <w:rFonts w:ascii="Georgia" w:hAnsi="Georgia"/>
        </w:rPr>
        <w:t>2022-03-17</w:t>
      </w:r>
    </w:p>
    <w:p w:rsidR="00000000" w:rsidRDefault="00647069" w14:paraId="1F2DC2E9" w14:textId="77777777">
      <w:pPr>
        <w:pStyle w:val="NormalWeb"/>
        <w:divId w:val="1013847830"/>
        <w:rPr>
          <w:rFonts w:ascii="Georgia" w:hAnsi="Georgia"/>
        </w:rPr>
      </w:pPr>
      <w:r>
        <w:rPr>
          <w:rStyle w:val="datalabel1"/>
          <w:rFonts w:ascii="Georgia" w:hAnsi="Georgia"/>
        </w:rPr>
        <w:t xml:space="preserve">Assessor(s): </w:t>
      </w:r>
      <w:r>
        <w:rPr>
          <w:rFonts w:ascii="Georgia" w:hAnsi="Georgia"/>
        </w:rPr>
        <w:t>Tobgay, K.</w:t>
      </w:r>
    </w:p>
    <w:p w:rsidR="00000000" w:rsidRDefault="00647069" w14:paraId="399B1E6A" w14:textId="77777777">
      <w:pPr>
        <w:pStyle w:val="NormalWeb"/>
        <w:divId w:val="1013847830"/>
        <w:rPr>
          <w:rFonts w:ascii="Georgia" w:hAnsi="Georgia"/>
        </w:rPr>
      </w:pPr>
      <w:r>
        <w:rPr>
          <w:rStyle w:val="datalabel1"/>
          <w:rFonts w:ascii="Georgia" w:hAnsi="Georgia"/>
        </w:rPr>
        <w:t xml:space="preserve">Regions: </w:t>
      </w:r>
      <w:r>
        <w:rPr>
          <w:rFonts w:ascii="Georgia" w:hAnsi="Georgia"/>
        </w:rPr>
        <w:t>Global</w:t>
      </w:r>
    </w:p>
    <w:p w:rsidR="00000000" w:rsidRDefault="00647069" w14:paraId="0EEAA413" w14:textId="77777777">
      <w:pPr>
        <w:pStyle w:val="Heading2"/>
        <w:divId w:val="1013847830"/>
        <w:rPr>
          <w:rFonts w:ascii="Georgia" w:hAnsi="Georgia" w:eastAsia="Times New Roman"/>
          <w:sz w:val="27"/>
          <w:szCs w:val="27"/>
        </w:rPr>
      </w:pPr>
      <w:r>
        <w:rPr>
          <w:rFonts w:ascii="Georgia" w:hAnsi="Georgia" w:eastAsia="Times New Roman"/>
          <w:sz w:val="27"/>
          <w:szCs w:val="27"/>
        </w:rPr>
        <w:t>Assessment Rationale</w:t>
      </w:r>
    </w:p>
    <w:p w:rsidR="00000000" w:rsidRDefault="00647069" w14:paraId="5AA51F07" w14:textId="2C31B381">
      <w:pPr>
        <w:pStyle w:val="NormalWeb"/>
        <w:divId w:val="1013847830"/>
        <w:rPr>
          <w:rStyle w:val="CommentReference"/>
        </w:rPr>
      </w:pPr>
      <w:proofErr w:type="spellStart"/>
      <w:r>
        <w:rPr>
          <w:rStyle w:val="Emphasis"/>
          <w:rFonts w:ascii="Georgia" w:hAnsi="Georgia"/>
        </w:rPr>
        <w:t>Gynocardia</w:t>
      </w:r>
      <w:proofErr w:type="spellEnd"/>
      <w:r>
        <w:rPr>
          <w:rStyle w:val="Emphasis"/>
          <w:rFonts w:ascii="Georgia" w:hAnsi="Georgia"/>
        </w:rPr>
        <w:t xml:space="preserve"> odorata</w:t>
      </w:r>
      <w:r>
        <w:rPr>
          <w:rFonts w:ascii="Georgia" w:hAnsi="Georgia"/>
        </w:rPr>
        <w:t xml:space="preserve"> is native to southeast Asia, distributed from Nepal to southwest China and northern Thailand.</w:t>
      </w:r>
      <w:del w:author="Jack Plummer" w:date="2022-08-18T11:53:00Z" w:id="2">
        <w:r w:rsidDel="00AA0A46">
          <w:rPr>
            <w:rFonts w:ascii="Georgia" w:hAnsi="Georgia"/>
          </w:rPr>
          <w:delText xml:space="preserve"> The popu</w:delText>
        </w:r>
        <w:r w:rsidDel="00AA0A46">
          <w:rPr>
            <w:rFonts w:ascii="Georgia" w:hAnsi="Georgia"/>
          </w:rPr>
          <w:delText>lation is not known</w:delText>
        </w:r>
      </w:del>
      <w:del w:author="Jack Plummer" w:date="2022-08-18T11:54:00Z" w:id="3">
        <w:r w:rsidDel="00AA0A46">
          <w:rPr>
            <w:rFonts w:ascii="Georgia" w:hAnsi="Georgia"/>
          </w:rPr>
          <w:delText>,</w:delText>
        </w:r>
      </w:del>
      <w:ins w:author="Jack Plummer" w:date="2022-08-18T11:54:00Z" w:id="4">
        <w:r w:rsidDel="00AA0A46" w:rsidR="00AA0A46">
          <w:rPr>
            <w:rFonts w:ascii="Georgia" w:hAnsi="Georgia"/>
          </w:rPr>
          <w:t xml:space="preserve"> </w:t>
        </w:r>
      </w:ins>
      <w:del w:author="Jack Plummer" w:date="2022-08-18T11:54:00Z" w:id="5">
        <w:r w:rsidDel="00AA0A46">
          <w:rPr>
            <w:rFonts w:ascii="Georgia" w:hAnsi="Georgia"/>
          </w:rPr>
          <w:delText xml:space="preserve"> but the current population trend is </w:delText>
        </w:r>
      </w:del>
      <w:commentRangeStart w:id="6"/>
      <w:del w:author="Jack Plummer" w:date="2022-08-18T11:48:00Z" w:id="7">
        <w:r w:rsidDel="000E76C6">
          <w:rPr>
            <w:rFonts w:ascii="Georgia" w:hAnsi="Georgia"/>
          </w:rPr>
          <w:delText>considered not stable</w:delText>
        </w:r>
        <w:commentRangeEnd w:id="6"/>
        <w:r w:rsidDel="000E76C6" w:rsidR="000E76C6">
          <w:rPr>
            <w:rStyle w:val="CommentReference"/>
            <w:sz w:val="20"/>
            <w:szCs w:val="20"/>
          </w:rPr>
          <w:commentReference w:id="6"/>
        </w:r>
        <w:r w:rsidDel="000E76C6">
          <w:rPr>
            <w:rFonts w:ascii="Georgia" w:hAnsi="Georgia"/>
          </w:rPr>
          <w:delText>.</w:delText>
        </w:r>
      </w:del>
      <w:del w:author="Jack Plummer" w:date="2022-08-18T11:54:00Z" w:id="8">
        <w:r w:rsidDel="00AA0A46">
          <w:rPr>
            <w:rFonts w:ascii="Georgia" w:hAnsi="Georgia"/>
          </w:rPr>
          <w:delText> </w:delText>
        </w:r>
      </w:del>
      <w:r>
        <w:rPr>
          <w:rFonts w:ascii="Georgia" w:hAnsi="Georgia"/>
        </w:rPr>
        <w:t>I</w:t>
      </w:r>
      <w:r>
        <w:rPr>
          <w:rFonts w:ascii="Georgia" w:hAnsi="Georgia"/>
        </w:rPr>
        <w:t>ts extent of occurrence of 97</w:t>
      </w:r>
      <w:del w:author="Jack Plummer" w:date="2022-08-18T11:48:00Z" w:id="9">
        <w:r w:rsidDel="000E76C6">
          <w:rPr>
            <w:rFonts w:ascii="Georgia" w:hAnsi="Georgia"/>
          </w:rPr>
          <w:delText>,</w:delText>
        </w:r>
      </w:del>
      <w:r>
        <w:rPr>
          <w:rFonts w:ascii="Georgia" w:hAnsi="Georgia"/>
        </w:rPr>
        <w:t>8</w:t>
      </w:r>
      <w:ins w:author="Jack Plummer" w:date="2022-08-18T11:48:00Z" w:id="10">
        <w:r w:rsidR="000E76C6">
          <w:rPr>
            <w:rFonts w:ascii="Georgia" w:hAnsi="Georgia"/>
          </w:rPr>
          <w:t>,</w:t>
        </w:r>
      </w:ins>
      <w:r>
        <w:rPr>
          <w:rFonts w:ascii="Georgia" w:hAnsi="Georgia"/>
        </w:rPr>
        <w:t>624 km</w:t>
      </w:r>
      <w:r>
        <w:rPr>
          <w:rFonts w:ascii="Georgia" w:hAnsi="Georgia"/>
          <w:vertAlign w:val="superscript"/>
        </w:rPr>
        <w:t>2</w:t>
      </w:r>
      <w:r>
        <w:rPr>
          <w:rFonts w:ascii="Georgia" w:hAnsi="Georgia"/>
        </w:rPr>
        <w:t xml:space="preserve"> exceeds the threshold values for threatened categories. In some areas, the species is collected for traditional medicinal and fuel wood.</w:t>
      </w:r>
      <w:r>
        <w:rPr>
          <w:rFonts w:ascii="Georgia" w:hAnsi="Georgia"/>
        </w:rPr>
        <w:t xml:space="preserve"> However, the species has been recorded from both protected areas and remote, unprotected areas within its native distribution. It is therefore suspected that the number of locations for the species comfortably exceeds threshold values for threatened categ</w:t>
      </w:r>
      <w:r>
        <w:rPr>
          <w:rFonts w:ascii="Georgia" w:hAnsi="Georgia"/>
        </w:rPr>
        <w:t xml:space="preserve">ories. </w:t>
      </w:r>
      <w:ins w:author="Jack Plummer" w:date="2022-08-18T11:53:00Z" w:id="11">
        <w:r w:rsidR="00AA0A46">
          <w:rPr>
            <w:rFonts w:ascii="Georgia" w:hAnsi="Georgia"/>
          </w:rPr>
          <w:t>The population size is not known</w:t>
        </w:r>
      </w:ins>
      <w:ins w:author="Jack Plummer" w:date="2022-08-18T11:54:00Z" w:id="12">
        <w:r w:rsidR="0022429C">
          <w:rPr>
            <w:rFonts w:ascii="Georgia" w:hAnsi="Georgia"/>
          </w:rPr>
          <w:t>,</w:t>
        </w:r>
      </w:ins>
      <w:ins w:author="Jack Plummer" w:date="2022-08-18T11:53:00Z" w:id="13">
        <w:r w:rsidR="00AA0A46">
          <w:rPr>
            <w:rFonts w:ascii="Georgia" w:hAnsi="Georgia"/>
          </w:rPr>
          <w:t xml:space="preserve"> b</w:t>
        </w:r>
      </w:ins>
      <w:ins w:author="Jack Plummer" w:date="2022-08-18T11:54:00Z" w:id="14">
        <w:r w:rsidR="00AA0A46">
          <w:rPr>
            <w:rFonts w:ascii="Georgia" w:hAnsi="Georgia"/>
          </w:rPr>
          <w:t xml:space="preserve">ut </w:t>
        </w:r>
      </w:ins>
      <w:del w:author="Jack Plummer" w:date="2022-08-18T11:54:00Z" w:id="15">
        <w:r w:rsidDel="00AA0A46">
          <w:rPr>
            <w:rFonts w:ascii="Georgia" w:hAnsi="Georgia"/>
          </w:rPr>
          <w:delText>T</w:delText>
        </w:r>
      </w:del>
      <w:ins w:author="Jack Plummer" w:date="2022-08-18T11:54:00Z" w:id="16">
        <w:r w:rsidR="00AA0A46">
          <w:rPr>
            <w:rFonts w:ascii="Georgia" w:hAnsi="Georgia"/>
          </w:rPr>
          <w:t>t</w:t>
        </w:r>
      </w:ins>
      <w:r>
        <w:rPr>
          <w:rFonts w:ascii="Georgia" w:hAnsi="Georgia"/>
        </w:rPr>
        <w:t>he population trend</w:t>
      </w:r>
      <w:ins w:author="Jack Plummer" w:date="2022-08-18T11:53:00Z" w:id="17">
        <w:r w:rsidR="00AA0A46">
          <w:rPr>
            <w:rFonts w:ascii="Georgia" w:hAnsi="Georgia"/>
          </w:rPr>
          <w:t xml:space="preserve"> is</w:t>
        </w:r>
      </w:ins>
      <w:del w:author="Jack Plummer" w:date="2022-08-18T11:53:00Z" w:id="18">
        <w:r w:rsidDel="00AA0A46">
          <w:rPr>
            <w:rFonts w:ascii="Georgia" w:hAnsi="Georgia"/>
          </w:rPr>
          <w:delText>s</w:delText>
        </w:r>
      </w:del>
      <w:r>
        <w:rPr>
          <w:rFonts w:ascii="Georgia" w:hAnsi="Georgia"/>
        </w:rPr>
        <w:t xml:space="preserve"> suspected to be decreasing </w:t>
      </w:r>
      <w:r>
        <w:rPr>
          <w:rStyle w:val="CommentReference"/>
          <w:rFonts w:ascii="Georgia" w:hAnsi="Georgia"/>
        </w:rPr>
        <w:t xml:space="preserve">as </w:t>
      </w:r>
      <w:del w:author="Jack Plummer" w:date="2022-08-18T11:54:00Z" w:id="19">
        <w:r w:rsidDel="0022429C">
          <w:rPr>
            <w:rStyle w:val="CommentReference"/>
            <w:rFonts w:ascii="Georgia" w:hAnsi="Georgia"/>
          </w:rPr>
          <w:delText>it has been</w:delText>
        </w:r>
      </w:del>
      <w:ins w:author="Jack Plummer" w:date="2022-08-18T11:54:00Z" w:id="20">
        <w:r w:rsidR="0022429C">
          <w:rPr>
            <w:rStyle w:val="CommentReference"/>
            <w:rFonts w:ascii="Georgia" w:hAnsi="Georgia"/>
          </w:rPr>
          <w:t>both the</w:t>
        </w:r>
      </w:ins>
      <w:ins w:author="Jack Plummer" w:date="2022-08-18T11:55:00Z" w:id="21">
        <w:r w:rsidR="0022429C">
          <w:rPr>
            <w:rStyle w:val="CommentReference"/>
            <w:rFonts w:ascii="Georgia" w:hAnsi="Georgia"/>
          </w:rPr>
          <w:t xml:space="preserve"> </w:t>
        </w:r>
        <w:r w:rsidR="0022429C">
          <w:rPr>
            <w:rStyle w:val="CommentReference"/>
            <w:rFonts w:ascii="Georgia" w:hAnsi="Georgia"/>
          </w:rPr>
          <w:t>seed and bark</w:t>
        </w:r>
        <w:r w:rsidR="0022429C">
          <w:rPr>
            <w:rStyle w:val="CommentReference"/>
            <w:rFonts w:ascii="Georgia" w:hAnsi="Georgia"/>
          </w:rPr>
          <w:t xml:space="preserve"> are</w:t>
        </w:r>
      </w:ins>
      <w:ins w:author="Jack Plummer" w:date="2022-08-18T11:54:00Z" w:id="22">
        <w:r w:rsidR="0022429C">
          <w:rPr>
            <w:rStyle w:val="CommentReference"/>
            <w:rFonts w:ascii="Georgia" w:hAnsi="Georgia"/>
          </w:rPr>
          <w:t xml:space="preserve"> </w:t>
        </w:r>
      </w:ins>
      <w:r>
        <w:rPr>
          <w:rStyle w:val="CommentReference"/>
          <w:rFonts w:ascii="Georgia" w:hAnsi="Georgia"/>
        </w:rPr>
        <w:t xml:space="preserve"> used </w:t>
      </w:r>
      <w:del w:author="Jack Plummer" w:date="2022-08-18T11:55:00Z" w:id="23">
        <w:r w:rsidDel="0022429C">
          <w:rPr>
            <w:rStyle w:val="CommentReference"/>
            <w:rFonts w:ascii="Georgia" w:hAnsi="Georgia"/>
          </w:rPr>
          <w:delText>as an</w:delText>
        </w:r>
      </w:del>
      <w:ins w:author="Jack Plummer" w:date="2022-08-18T11:55:00Z" w:id="24">
        <w:r w:rsidR="0022429C">
          <w:rPr>
            <w:rStyle w:val="CommentReference"/>
            <w:rFonts w:ascii="Georgia" w:hAnsi="Georgia"/>
          </w:rPr>
          <w:t>in</w:t>
        </w:r>
      </w:ins>
      <w:r>
        <w:rPr>
          <w:rStyle w:val="CommentReference"/>
          <w:rFonts w:ascii="Georgia" w:hAnsi="Georgia"/>
        </w:rPr>
        <w:t xml:space="preserve"> medicin</w:t>
      </w:r>
      <w:del w:author="Jack Plummer" w:date="2022-08-18T11:55:00Z" w:id="25">
        <w:r w:rsidDel="0022429C">
          <w:rPr>
            <w:rStyle w:val="CommentReference"/>
            <w:rFonts w:ascii="Georgia" w:hAnsi="Georgia"/>
          </w:rPr>
          <w:delText>a</w:delText>
        </w:r>
        <w:r w:rsidDel="0022429C">
          <w:rPr>
            <w:rStyle w:val="CommentReference"/>
            <w:rFonts w:ascii="Georgia" w:hAnsi="Georgia"/>
          </w:rPr>
          <w:delText>l</w:delText>
        </w:r>
      </w:del>
      <w:ins w:author="Jack Plummer" w:date="2022-08-18T11:55:00Z" w:id="26">
        <w:r w:rsidR="0022429C">
          <w:rPr>
            <w:rStyle w:val="CommentReference"/>
            <w:rFonts w:ascii="Georgia" w:hAnsi="Georgia"/>
          </w:rPr>
          <w:t>e</w:t>
        </w:r>
      </w:ins>
      <w:del w:author="Jack Plummer" w:date="2022-08-18T11:55:00Z" w:id="27">
        <w:r w:rsidDel="0022429C">
          <w:rPr>
            <w:rStyle w:val="CommentReference"/>
            <w:rFonts w:ascii="Georgia" w:hAnsi="Georgia"/>
          </w:rPr>
          <w:delText xml:space="preserve"> component from both seed and barks</w:delText>
        </w:r>
      </w:del>
      <w:r>
        <w:rPr>
          <w:rStyle w:val="CommentReference"/>
          <w:rFonts w:ascii="Georgia" w:hAnsi="Georgia"/>
        </w:rPr>
        <w:t>, and</w:t>
      </w:r>
      <w:ins w:author="Jack Plummer" w:date="2022-08-18T11:55:00Z" w:id="28">
        <w:r w:rsidR="0022429C">
          <w:rPr>
            <w:rStyle w:val="CommentReference"/>
            <w:rFonts w:ascii="Georgia" w:hAnsi="Georgia"/>
          </w:rPr>
          <w:t xml:space="preserve"> the species has been</w:t>
        </w:r>
      </w:ins>
      <w:r>
        <w:rPr>
          <w:rStyle w:val="CommentReference"/>
          <w:rFonts w:ascii="Georgia" w:hAnsi="Georgia"/>
        </w:rPr>
        <w:t xml:space="preserve"> observed in </w:t>
      </w:r>
      <w:del w:author="Jack Plummer" w:date="2022-08-18T11:55:00Z" w:id="29">
        <w:r w:rsidDel="0022429C">
          <w:rPr>
            <w:rStyle w:val="CommentReference"/>
            <w:rFonts w:ascii="Georgia" w:hAnsi="Georgia"/>
          </w:rPr>
          <w:delText xml:space="preserve">the </w:delText>
        </w:r>
      </w:del>
      <w:r>
        <w:rPr>
          <w:rStyle w:val="CommentReference"/>
          <w:rFonts w:ascii="Georgia" w:hAnsi="Georgia"/>
        </w:rPr>
        <w:t xml:space="preserve">areas </w:t>
      </w:r>
      <w:del w:author="Jack Plummer" w:date="2022-08-18T11:55:00Z" w:id="30">
        <w:r w:rsidDel="0022429C">
          <w:rPr>
            <w:rStyle w:val="CommentReference"/>
            <w:rFonts w:ascii="Georgia" w:hAnsi="Georgia"/>
          </w:rPr>
          <w:delText>of </w:delText>
        </w:r>
      </w:del>
      <w:ins w:author="Jack Plummer" w:date="2022-08-18T11:55:00Z" w:id="31">
        <w:r w:rsidR="0022429C">
          <w:rPr>
            <w:rStyle w:val="CommentReference"/>
            <w:rFonts w:ascii="Georgia" w:hAnsi="Georgia"/>
          </w:rPr>
          <w:t>where habitat is declining due to</w:t>
        </w:r>
        <w:r w:rsidR="0022429C">
          <w:rPr>
            <w:rStyle w:val="CommentReference"/>
            <w:rFonts w:ascii="Georgia" w:hAnsi="Georgia"/>
          </w:rPr>
          <w:t> </w:t>
        </w:r>
      </w:ins>
      <w:del w:author="Jack Plummer" w:date="2022-08-18T11:55:00Z" w:id="32">
        <w:r w:rsidDel="0022429C">
          <w:rPr>
            <w:rStyle w:val="CommentReference"/>
            <w:rFonts w:ascii="Georgia" w:hAnsi="Georgia"/>
          </w:rPr>
          <w:delText xml:space="preserve"> </w:delText>
        </w:r>
      </w:del>
      <w:r>
        <w:rPr>
          <w:rStyle w:val="CommentReference"/>
          <w:rFonts w:ascii="Georgia" w:hAnsi="Georgia"/>
        </w:rPr>
        <w:t>forest conversion, road construction and hydropower project</w:t>
      </w:r>
      <w:ins w:author="Jack Plummer" w:date="2022-08-18T11:55:00Z" w:id="33">
        <w:r w:rsidR="0022429C">
          <w:rPr>
            <w:rStyle w:val="CommentReference"/>
            <w:rFonts w:ascii="Georgia" w:hAnsi="Georgia"/>
          </w:rPr>
          <w:t>s</w:t>
        </w:r>
      </w:ins>
      <w:r>
        <w:rPr>
          <w:rStyle w:val="CommentReference"/>
          <w:rFonts w:ascii="Georgia" w:hAnsi="Georgia"/>
        </w:rPr>
        <w:t xml:space="preserve">. It is </w:t>
      </w:r>
      <w:del w:author="Jack Plummer" w:date="2022-08-18T11:56:00Z" w:id="34">
        <w:r w:rsidDel="0022429C">
          <w:rPr>
            <w:rStyle w:val="CommentReference"/>
            <w:rFonts w:ascii="Georgia" w:hAnsi="Georgia"/>
          </w:rPr>
          <w:delText xml:space="preserve">also </w:delText>
        </w:r>
      </w:del>
      <w:r>
        <w:rPr>
          <w:rStyle w:val="CommentReference"/>
          <w:rFonts w:ascii="Georgia" w:hAnsi="Georgia"/>
        </w:rPr>
        <w:t>not known to be</w:t>
      </w:r>
      <w:ins w:author="Jack Plummer" w:date="2022-08-18T11:56:00Z" w:id="35">
        <w:r w:rsidR="0022429C">
          <w:rPr>
            <w:rStyle w:val="CommentReference"/>
            <w:rFonts w:ascii="Georgia" w:hAnsi="Georgia"/>
          </w:rPr>
          <w:t xml:space="preserve"> subject to</w:t>
        </w:r>
      </w:ins>
      <w:r>
        <w:rPr>
          <w:rStyle w:val="CommentReference"/>
          <w:rFonts w:ascii="Georgia" w:hAnsi="Georgia"/>
        </w:rPr>
        <w:t xml:space="preserve"> extreme fl</w:t>
      </w:r>
      <w:r>
        <w:rPr>
          <w:rStyle w:val="CommentReference"/>
          <w:rFonts w:ascii="Georgia" w:hAnsi="Georgia"/>
        </w:rPr>
        <w:t>uctuations. The species is therefore assessed</w:t>
      </w:r>
      <w:ins w:author="Jack Plummer" w:date="2022-08-18T11:56:00Z" w:id="36">
        <w:r w:rsidR="0022429C">
          <w:rPr>
            <w:rStyle w:val="CommentReference"/>
            <w:rFonts w:ascii="Georgia" w:hAnsi="Georgia"/>
          </w:rPr>
          <w:t xml:space="preserve"> as</w:t>
        </w:r>
      </w:ins>
      <w:r>
        <w:rPr>
          <w:rStyle w:val="CommentReference"/>
          <w:rFonts w:ascii="Georgia" w:hAnsi="Georgia"/>
        </w:rPr>
        <w:t xml:space="preserve"> N</w:t>
      </w:r>
      <w:ins w:author="Jack Plummer" w:date="2022-08-18T11:56:00Z" w:id="37">
        <w:r w:rsidR="0022429C">
          <w:rPr>
            <w:rStyle w:val="CommentReference"/>
            <w:rFonts w:ascii="Georgia" w:hAnsi="Georgia"/>
          </w:rPr>
          <w:t xml:space="preserve">ear </w:t>
        </w:r>
      </w:ins>
      <w:r>
        <w:rPr>
          <w:rStyle w:val="CommentReference"/>
          <w:rFonts w:ascii="Georgia" w:hAnsi="Georgia"/>
        </w:rPr>
        <w:t>T</w:t>
      </w:r>
      <w:ins w:author="Jack Plummer" w:date="2022-08-18T11:56:00Z" w:id="38">
        <w:r w:rsidR="0022429C">
          <w:rPr>
            <w:rStyle w:val="CommentReference"/>
            <w:rFonts w:ascii="Georgia" w:hAnsi="Georgia"/>
          </w:rPr>
          <w:t>hreatened B2b(</w:t>
        </w:r>
        <w:proofErr w:type="spellStart"/>
        <w:proofErr w:type="gramStart"/>
        <w:r w:rsidR="0022429C">
          <w:rPr>
            <w:rStyle w:val="CommentReference"/>
            <w:rFonts w:ascii="Georgia" w:hAnsi="Georgia"/>
          </w:rPr>
          <w:t>iii,v</w:t>
        </w:r>
        <w:proofErr w:type="spellEnd"/>
        <w:proofErr w:type="gramEnd"/>
        <w:r w:rsidR="0022429C">
          <w:rPr>
            <w:rStyle w:val="CommentReference"/>
            <w:rFonts w:ascii="Georgia" w:hAnsi="Georgia"/>
          </w:rPr>
          <w:t>)</w:t>
        </w:r>
      </w:ins>
      <w:r>
        <w:rPr>
          <w:rStyle w:val="CommentReference"/>
          <w:rFonts w:ascii="Georgia" w:hAnsi="Georgia"/>
        </w:rPr>
        <w:t>.</w:t>
      </w:r>
      <w:r>
        <w:rPr>
          <w:rStyle w:val="CommentReference"/>
          <w:rFonts w:ascii="Georgia" w:hAnsi="Georgia"/>
        </w:rPr>
        <w:t xml:space="preserve">  Research is needed to identify the population status and trends, and severity of threats to the species, in order to validate this conservation status. </w:t>
      </w:r>
    </w:p>
    <w:p w:rsidR="00000000" w:rsidRDefault="00647069" w14:paraId="30DF9BC0" w14:textId="77777777">
      <w:pPr>
        <w:pStyle w:val="NormalWeb"/>
        <w:divId w:val="1013847830"/>
      </w:pPr>
    </w:p>
    <w:p w:rsidR="00000000" w:rsidRDefault="00647069" w14:paraId="0D66D112" w14:textId="77777777">
      <w:pPr>
        <w:pStyle w:val="Heading1"/>
        <w:divId w:val="635373525"/>
        <w:rPr>
          <w:rFonts w:ascii="Georgia" w:hAnsi="Georgia" w:eastAsia="Times New Roman"/>
          <w:sz w:val="29"/>
          <w:szCs w:val="29"/>
        </w:rPr>
      </w:pPr>
      <w:commentRangeStart w:id="39"/>
      <w:r>
        <w:rPr>
          <w:rFonts w:ascii="Georgia" w:hAnsi="Georgia" w:eastAsia="Times New Roman"/>
          <w:sz w:val="29"/>
          <w:szCs w:val="29"/>
        </w:rPr>
        <w:t>Distribution</w:t>
      </w:r>
      <w:commentRangeEnd w:id="39"/>
      <w:r w:rsidR="00F50482">
        <w:rPr>
          <w:rStyle w:val="CommentReference"/>
          <w:b w:val="0"/>
          <w:bCs w:val="0"/>
          <w:color w:val="auto"/>
          <w:kern w:val="0"/>
          <w:sz w:val="20"/>
          <w:szCs w:val="20"/>
        </w:rPr>
        <w:commentReference w:id="39"/>
      </w:r>
    </w:p>
    <w:p w:rsidR="00000000" w:rsidRDefault="00647069" w14:paraId="2A976CA9" w14:textId="77777777">
      <w:pPr>
        <w:pStyle w:val="Heading2"/>
        <w:divId w:val="635373525"/>
        <w:rPr>
          <w:rFonts w:ascii="Georgia" w:hAnsi="Georgia" w:eastAsia="Times New Roman"/>
          <w:sz w:val="27"/>
          <w:szCs w:val="27"/>
        </w:rPr>
      </w:pPr>
      <w:r>
        <w:rPr>
          <w:rFonts w:ascii="Georgia" w:hAnsi="Georgia" w:eastAsia="Times New Roman"/>
          <w:sz w:val="27"/>
          <w:szCs w:val="27"/>
        </w:rPr>
        <w:t>Geographic Range</w:t>
      </w:r>
    </w:p>
    <w:p w:rsidR="00000000" w:rsidRDefault="00647069" w14:paraId="0E306198" w14:textId="03B86604">
      <w:pPr>
        <w:pStyle w:val="NormalWeb"/>
        <w:divId w:val="635373525"/>
        <w:rPr>
          <w:rFonts w:ascii="Georgia" w:hAnsi="Georgia"/>
        </w:rPr>
      </w:pPr>
      <w:r>
        <w:rPr>
          <w:rFonts w:ascii="Georgia" w:hAnsi="Georgia"/>
        </w:rPr>
        <w:t xml:space="preserve">This species is native to southeast Asia. Its native distribution extends from Nepal to southwest China and northern Thailand. It is cultivated in Nigeria, Uganda, Sri </w:t>
      </w:r>
      <w:proofErr w:type="gramStart"/>
      <w:r>
        <w:rPr>
          <w:rFonts w:ascii="Georgia" w:hAnsi="Georgia"/>
        </w:rPr>
        <w:t>Lanka</w:t>
      </w:r>
      <w:proofErr w:type="gramEnd"/>
      <w:r>
        <w:rPr>
          <w:rFonts w:ascii="Georgia" w:hAnsi="Georgia"/>
        </w:rPr>
        <w:t xml:space="preserve"> and a few other southeast Asian countries. It has been recorded between 300-1,219 </w:t>
      </w:r>
      <w:r>
        <w:rPr>
          <w:rFonts w:ascii="Georgia" w:hAnsi="Georgia"/>
        </w:rPr>
        <w:t xml:space="preserve">m </w:t>
      </w:r>
      <w:commentRangeStart w:id="40"/>
      <w:r>
        <w:rPr>
          <w:rFonts w:ascii="Georgia" w:hAnsi="Georgia"/>
        </w:rPr>
        <w:t>asl</w:t>
      </w:r>
      <w:commentRangeEnd w:id="40"/>
      <w:r w:rsidR="0022429C">
        <w:rPr>
          <w:rStyle w:val="CommentReference"/>
          <w:sz w:val="20"/>
          <w:szCs w:val="20"/>
        </w:rPr>
        <w:commentReference w:id="40"/>
      </w:r>
      <w:ins w:author="Jack Plummer" w:date="2022-08-18T11:58:00Z" w:id="41">
        <w:r w:rsidR="0022429C">
          <w:rPr>
            <w:rFonts w:ascii="Georgia" w:hAnsi="Georgia"/>
          </w:rPr>
          <w:t xml:space="preserve"> </w:t>
        </w:r>
      </w:ins>
      <w:r>
        <w:rPr>
          <w:rFonts w:ascii="Georgia" w:hAnsi="Georgia"/>
        </w:rPr>
        <w:t>.</w:t>
      </w:r>
    </w:p>
    <w:p w:rsidR="00000000" w:rsidRDefault="00647069" w14:paraId="711CC1A8" w14:textId="77777777">
      <w:pPr>
        <w:pStyle w:val="Heading2"/>
        <w:divId w:val="635373525"/>
        <w:rPr>
          <w:rFonts w:ascii="Georgia" w:hAnsi="Georgia" w:eastAsia="Times New Roman"/>
          <w:sz w:val="27"/>
          <w:szCs w:val="27"/>
        </w:rPr>
      </w:pPr>
      <w:r>
        <w:rPr>
          <w:rFonts w:ascii="Georgia" w:hAnsi="Georgia" w:eastAsia="Times New Roman"/>
          <w:sz w:val="27"/>
          <w:szCs w:val="27"/>
        </w:rPr>
        <w:lastRenderedPageBreak/>
        <w:t>Extent of Occurrence (EOO)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134"/>
        <w:gridCol w:w="2342"/>
        <w:gridCol w:w="4534"/>
      </w:tblGrid>
      <w:tr w:rsidR="00000000" w14:paraId="460B27DB" w14:textId="77777777">
        <w:trPr>
          <w:divId w:val="635373525"/>
          <w:tblCellSpacing w:w="15" w:type="dxa"/>
        </w:trPr>
        <w:tc>
          <w:tcPr>
            <w:tcW w:w="0" w:type="auto"/>
            <w:tcBorders>
              <w:bottom w:val="single" w:color="000000" w:sz="6" w:space="0"/>
            </w:tcBorders>
            <w:shd w:val="clear" w:color="auto" w:fill="BBBBBB"/>
            <w:vAlign w:val="center"/>
            <w:hideMark/>
          </w:tcPr>
          <w:p w:rsidR="00000000" w:rsidRDefault="00647069" w14:paraId="773E4822" w14:textId="77777777">
            <w:pPr>
              <w:spacing w:after="75"/>
              <w:rPr>
                <w:rFonts w:ascii="Georgia" w:hAnsi="Georgia" w:eastAsia="Times New Roman"/>
                <w:b/>
                <w:bCs/>
                <w:sz w:val="18"/>
                <w:szCs w:val="18"/>
              </w:rPr>
            </w:pPr>
            <w:r>
              <w:rPr>
                <w:rFonts w:ascii="Georgia" w:hAnsi="Georgia" w:eastAsia="Times New Roman"/>
                <w:b/>
                <w:bCs/>
                <w:sz w:val="18"/>
                <w:szCs w:val="18"/>
              </w:rPr>
              <w:t>Estimated extent of occurrence (EOO)- in km2</w:t>
            </w:r>
          </w:p>
        </w:tc>
        <w:tc>
          <w:tcPr>
            <w:tcW w:w="0" w:type="auto"/>
            <w:tcBorders>
              <w:bottom w:val="single" w:color="000000" w:sz="6" w:space="0"/>
            </w:tcBorders>
            <w:shd w:val="clear" w:color="auto" w:fill="BBBBBB"/>
            <w:vAlign w:val="center"/>
            <w:hideMark/>
          </w:tcPr>
          <w:p w:rsidR="00000000" w:rsidRDefault="00647069" w14:paraId="2B62352B" w14:textId="77777777">
            <w:pPr>
              <w:spacing w:after="75"/>
              <w:rPr>
                <w:rFonts w:ascii="Georgia" w:hAnsi="Georgia" w:eastAsia="Times New Roman"/>
                <w:b/>
                <w:bCs/>
                <w:sz w:val="18"/>
                <w:szCs w:val="18"/>
              </w:rPr>
            </w:pPr>
            <w:r>
              <w:rPr>
                <w:rFonts w:ascii="Georgia" w:hAnsi="Georgia" w:eastAsia="Times New Roman"/>
                <w:b/>
                <w:bCs/>
                <w:sz w:val="18"/>
                <w:szCs w:val="18"/>
              </w:rPr>
              <w:t>EOO estimate calculated from Minimum Convex Polygon</w:t>
            </w:r>
          </w:p>
        </w:tc>
        <w:tc>
          <w:tcPr>
            <w:tcW w:w="0" w:type="auto"/>
            <w:tcBorders>
              <w:bottom w:val="single" w:color="000000" w:sz="6" w:space="0"/>
            </w:tcBorders>
            <w:shd w:val="clear" w:color="auto" w:fill="BBBBBB"/>
            <w:vAlign w:val="center"/>
            <w:hideMark/>
          </w:tcPr>
          <w:p w:rsidR="00000000" w:rsidRDefault="00647069" w14:paraId="719E6CFD"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168AAE41" w14:textId="77777777">
        <w:trPr>
          <w:divId w:val="635373525"/>
          <w:tblCellSpacing w:w="15" w:type="dxa"/>
        </w:trPr>
        <w:tc>
          <w:tcPr>
            <w:tcW w:w="0" w:type="auto"/>
            <w:vAlign w:val="center"/>
            <w:hideMark/>
          </w:tcPr>
          <w:p w:rsidR="00000000" w:rsidRDefault="00647069" w14:paraId="65C812DB" w14:textId="77777777">
            <w:pPr>
              <w:spacing w:after="75"/>
              <w:rPr>
                <w:rFonts w:ascii="Georgia" w:hAnsi="Georgia" w:eastAsia="Times New Roman"/>
                <w:sz w:val="18"/>
                <w:szCs w:val="18"/>
              </w:rPr>
            </w:pPr>
            <w:r>
              <w:rPr>
                <w:rFonts w:ascii="Georgia" w:hAnsi="Georgia" w:eastAsia="Times New Roman"/>
                <w:sz w:val="18"/>
                <w:szCs w:val="18"/>
              </w:rPr>
              <w:t>978624</w:t>
            </w:r>
          </w:p>
        </w:tc>
        <w:tc>
          <w:tcPr>
            <w:tcW w:w="0" w:type="auto"/>
            <w:vAlign w:val="center"/>
            <w:hideMark/>
          </w:tcPr>
          <w:p w:rsidR="00000000" w:rsidRDefault="00647069" w14:paraId="5016547C"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000000" w:rsidRDefault="00647069" w14:paraId="03B3F1D7" w14:textId="2AC2FD9D">
            <w:pPr>
              <w:spacing w:after="75"/>
              <w:rPr>
                <w:rFonts w:ascii="Georgia" w:hAnsi="Georgia" w:eastAsia="Times New Roman"/>
                <w:sz w:val="18"/>
                <w:szCs w:val="18"/>
              </w:rPr>
            </w:pPr>
            <w:r>
              <w:rPr>
                <w:rFonts w:ascii="Georgia" w:hAnsi="Georgia" w:eastAsia="Times New Roman"/>
                <w:sz w:val="18"/>
                <w:szCs w:val="18"/>
              </w:rPr>
              <w:t xml:space="preserve">Estimated from a minimum convex polygon </w:t>
            </w:r>
            <w:del w:author="Jack Plummer" w:date="2022-08-18T11:58:00Z" w:id="42">
              <w:r w:rsidDel="0022429C">
                <w:rPr>
                  <w:rFonts w:ascii="Georgia" w:hAnsi="Georgia" w:eastAsia="Times New Roman"/>
                  <w:sz w:val="18"/>
                  <w:szCs w:val="18"/>
                </w:rPr>
                <w:delText xml:space="preserve">from </w:delText>
              </w:r>
            </w:del>
            <w:ins w:author="Jack Plummer" w:date="2022-08-18T11:58:00Z" w:id="43">
              <w:r w:rsidR="0022429C">
                <w:rPr>
                  <w:rFonts w:ascii="Georgia" w:hAnsi="Georgia" w:eastAsia="Times New Roman"/>
                  <w:sz w:val="18"/>
                  <w:szCs w:val="18"/>
                </w:rPr>
                <w:t>f</w:t>
              </w:r>
              <w:r w:rsidR="0022429C">
                <w:rPr>
                  <w:rFonts w:ascii="Georgia" w:hAnsi="Georgia" w:eastAsia="Times New Roman"/>
                  <w:sz w:val="18"/>
                  <w:szCs w:val="18"/>
                </w:rPr>
                <w:t>or</w:t>
              </w:r>
              <w:r w:rsidR="0022429C">
                <w:rPr>
                  <w:rFonts w:ascii="Georgia" w:hAnsi="Georgia" w:eastAsia="Times New Roman"/>
                  <w:sz w:val="18"/>
                  <w:szCs w:val="18"/>
                </w:rPr>
                <w:t xml:space="preserve"> </w:t>
              </w:r>
            </w:ins>
            <w:r>
              <w:rPr>
                <w:rFonts w:ascii="Georgia" w:hAnsi="Georgia" w:eastAsia="Times New Roman"/>
                <w:sz w:val="18"/>
                <w:szCs w:val="18"/>
              </w:rPr>
              <w:t>georeferenced herbarium specimen</w:t>
            </w:r>
            <w:del w:author="Jack Plummer" w:date="2022-08-18T11:58:00Z" w:id="44">
              <w:r w:rsidDel="0022429C">
                <w:rPr>
                  <w:rFonts w:ascii="Georgia" w:hAnsi="Georgia" w:eastAsia="Times New Roman"/>
                  <w:sz w:val="18"/>
                  <w:szCs w:val="18"/>
                </w:rPr>
                <w:delText>s</w:delText>
              </w:r>
            </w:del>
            <w:r>
              <w:rPr>
                <w:rFonts w:ascii="Georgia" w:hAnsi="Georgia" w:eastAsia="Times New Roman"/>
                <w:sz w:val="18"/>
                <w:szCs w:val="18"/>
              </w:rPr>
              <w:t xml:space="preserve"> point data</w:t>
            </w:r>
            <w:ins w:author="Jack Plummer" w:date="2022-08-18T11:58:00Z" w:id="45">
              <w:r w:rsidR="0022429C">
                <w:rPr>
                  <w:rFonts w:ascii="Georgia" w:hAnsi="Georgia" w:eastAsia="Times New Roman"/>
                  <w:sz w:val="18"/>
                  <w:szCs w:val="18"/>
                </w:rPr>
                <w:t>,</w:t>
              </w:r>
            </w:ins>
            <w:r>
              <w:rPr>
                <w:rFonts w:ascii="Georgia" w:hAnsi="Georgia" w:eastAsia="Times New Roman"/>
                <w:sz w:val="18"/>
                <w:szCs w:val="18"/>
              </w:rPr>
              <w:t xml:space="preserve"> mapped u</w:t>
            </w:r>
            <w:r>
              <w:rPr>
                <w:rFonts w:ascii="Georgia" w:hAnsi="Georgia" w:eastAsia="Times New Roman"/>
                <w:sz w:val="18"/>
                <w:szCs w:val="18"/>
              </w:rPr>
              <w:t xml:space="preserve">sing </w:t>
            </w:r>
            <w:proofErr w:type="spellStart"/>
            <w:r>
              <w:rPr>
                <w:rFonts w:ascii="Georgia" w:hAnsi="Georgia" w:eastAsia="Times New Roman"/>
                <w:sz w:val="18"/>
                <w:szCs w:val="18"/>
              </w:rPr>
              <w:t>GeoCAT</w:t>
            </w:r>
            <w:proofErr w:type="spellEnd"/>
            <w:r>
              <w:rPr>
                <w:rFonts w:ascii="Georgia" w:hAnsi="Georgia" w:eastAsia="Times New Roman"/>
                <w:sz w:val="18"/>
                <w:szCs w:val="18"/>
              </w:rPr>
              <w:t xml:space="preserve"> (Bachman </w:t>
            </w:r>
            <w:r w:rsidRPr="0022429C">
              <w:rPr>
                <w:rFonts w:ascii="Georgia" w:hAnsi="Georgia" w:eastAsia="Times New Roman"/>
                <w:i/>
                <w:iCs/>
                <w:sz w:val="18"/>
                <w:szCs w:val="18"/>
                <w:rPrChange w:author="Jack Plummer" w:date="2022-08-18T11:59:00Z" w:id="46">
                  <w:rPr>
                    <w:rFonts w:ascii="Georgia" w:hAnsi="Georgia" w:eastAsia="Times New Roman"/>
                    <w:sz w:val="18"/>
                    <w:szCs w:val="18"/>
                  </w:rPr>
                </w:rPrChange>
              </w:rPr>
              <w:t>et al</w:t>
            </w:r>
            <w:ins w:author="Jack Plummer" w:date="2022-08-18T11:58:00Z" w:id="47">
              <w:r w:rsidRPr="0022429C" w:rsidR="0022429C">
                <w:rPr>
                  <w:rFonts w:ascii="Georgia" w:hAnsi="Georgia" w:eastAsia="Times New Roman"/>
                  <w:i/>
                  <w:iCs/>
                  <w:sz w:val="18"/>
                  <w:szCs w:val="18"/>
                  <w:rPrChange w:author="Jack Plummer" w:date="2022-08-18T11:59:00Z" w:id="48">
                    <w:rPr>
                      <w:rFonts w:ascii="Georgia" w:hAnsi="Georgia" w:eastAsia="Times New Roman"/>
                      <w:sz w:val="18"/>
                      <w:szCs w:val="18"/>
                    </w:rPr>
                  </w:rPrChange>
                </w:rPr>
                <w:t>.</w:t>
              </w:r>
            </w:ins>
            <w:r>
              <w:rPr>
                <w:rFonts w:ascii="Georgia" w:hAnsi="Georgia" w:eastAsia="Times New Roman"/>
                <w:sz w:val="18"/>
                <w:szCs w:val="18"/>
              </w:rPr>
              <w:t xml:space="preserve"> 2011). </w:t>
            </w:r>
          </w:p>
        </w:tc>
      </w:tr>
    </w:tbl>
    <w:p w:rsidR="00000000" w:rsidRDefault="00647069" w14:paraId="295181F3" w14:textId="77777777">
      <w:pPr>
        <w:pStyle w:val="Heading2"/>
        <w:divId w:val="635373525"/>
        <w:rPr>
          <w:rFonts w:ascii="Georgia" w:hAnsi="Georgia" w:eastAsia="Times New Roman"/>
          <w:sz w:val="27"/>
          <w:szCs w:val="27"/>
        </w:rPr>
      </w:pPr>
      <w:r>
        <w:rPr>
          <w:rFonts w:ascii="Georgia" w:hAnsi="Georgia" w:eastAsia="Times New Roman"/>
          <w:sz w:val="27"/>
          <w:szCs w:val="27"/>
        </w:rPr>
        <w:t>Elevation / Depth / Depth Zones</w:t>
      </w:r>
    </w:p>
    <w:p w:rsidR="00000000" w:rsidRDefault="00647069" w14:paraId="614BB21A" w14:textId="77777777">
      <w:pPr>
        <w:pStyle w:val="NormalWeb"/>
        <w:divId w:val="635373525"/>
        <w:rPr>
          <w:rFonts w:ascii="Georgia" w:hAnsi="Georgia"/>
        </w:rPr>
      </w:pPr>
      <w:r>
        <w:rPr>
          <w:rStyle w:val="datalabel1"/>
          <w:rFonts w:ascii="Georgia" w:hAnsi="Georgia"/>
        </w:rPr>
        <w:t xml:space="preserve">Elevation Lower Limit (in metres above sea level): </w:t>
      </w:r>
      <w:r>
        <w:rPr>
          <w:rFonts w:ascii="Georgia" w:hAnsi="Georgia"/>
        </w:rPr>
        <w:t>300</w:t>
      </w:r>
    </w:p>
    <w:p w:rsidR="00000000" w:rsidRDefault="00647069" w14:paraId="2FFC7C05" w14:textId="77777777">
      <w:pPr>
        <w:pStyle w:val="NormalWeb"/>
        <w:divId w:val="635373525"/>
        <w:rPr>
          <w:rFonts w:ascii="Georgia" w:hAnsi="Georgia"/>
        </w:rPr>
      </w:pPr>
      <w:r>
        <w:rPr>
          <w:rStyle w:val="datalabel1"/>
          <w:rFonts w:ascii="Georgia" w:hAnsi="Georgia"/>
        </w:rPr>
        <w:t xml:space="preserve">Elevation Upper Limit (in metres above sea level): </w:t>
      </w:r>
      <w:r>
        <w:rPr>
          <w:rFonts w:ascii="Georgia" w:hAnsi="Georgia"/>
        </w:rPr>
        <w:t>1219</w:t>
      </w:r>
    </w:p>
    <w:p w:rsidR="00000000" w:rsidRDefault="00647069" w14:paraId="042E86DD" w14:textId="77777777">
      <w:pPr>
        <w:pStyle w:val="Heading2"/>
        <w:divId w:val="635373525"/>
        <w:rPr>
          <w:rFonts w:ascii="Georgia" w:hAnsi="Georgia" w:eastAsia="Times New Roman"/>
          <w:sz w:val="27"/>
          <w:szCs w:val="27"/>
        </w:rPr>
      </w:pPr>
      <w:r>
        <w:rPr>
          <w:rFonts w:ascii="Georgia" w:hAnsi="Georgia" w:eastAsia="Times New Roman"/>
          <w:sz w:val="27"/>
          <w:szCs w:val="27"/>
        </w:rPr>
        <w:t>Map Status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74"/>
        <w:gridCol w:w="1132"/>
        <w:gridCol w:w="1782"/>
        <w:gridCol w:w="971"/>
        <w:gridCol w:w="1001"/>
        <w:gridCol w:w="1228"/>
        <w:gridCol w:w="1137"/>
        <w:gridCol w:w="1085"/>
      </w:tblGrid>
      <w:tr w:rsidR="00000000" w14:paraId="19B3DB58" w14:textId="77777777">
        <w:trPr>
          <w:divId w:val="635373525"/>
          <w:tblCellSpacing w:w="15" w:type="dxa"/>
        </w:trPr>
        <w:tc>
          <w:tcPr>
            <w:tcW w:w="0" w:type="auto"/>
            <w:tcBorders>
              <w:bottom w:val="single" w:color="000000" w:sz="6" w:space="0"/>
            </w:tcBorders>
            <w:shd w:val="clear" w:color="auto" w:fill="BBBBBB"/>
            <w:vAlign w:val="center"/>
            <w:hideMark/>
          </w:tcPr>
          <w:p w:rsidR="00000000" w:rsidRDefault="00647069" w14:paraId="07F884DC" w14:textId="77777777">
            <w:pPr>
              <w:spacing w:after="75"/>
              <w:rPr>
                <w:rFonts w:ascii="Georgia" w:hAnsi="Georgia" w:eastAsia="Times New Roman"/>
                <w:b/>
                <w:bCs/>
                <w:sz w:val="18"/>
                <w:szCs w:val="18"/>
              </w:rPr>
            </w:pPr>
            <w:r>
              <w:rPr>
                <w:rFonts w:ascii="Georgia" w:hAnsi="Georgia" w:eastAsia="Times New Roman"/>
                <w:b/>
                <w:bCs/>
                <w:sz w:val="18"/>
                <w:szCs w:val="18"/>
              </w:rPr>
              <w:t>Map Status</w:t>
            </w:r>
          </w:p>
        </w:tc>
        <w:tc>
          <w:tcPr>
            <w:tcW w:w="0" w:type="auto"/>
            <w:tcBorders>
              <w:bottom w:val="single" w:color="000000" w:sz="6" w:space="0"/>
            </w:tcBorders>
            <w:shd w:val="clear" w:color="auto" w:fill="BBBBBB"/>
            <w:vAlign w:val="center"/>
            <w:hideMark/>
          </w:tcPr>
          <w:p w:rsidR="00000000" w:rsidRDefault="00647069" w14:paraId="640DA4B7" w14:textId="77777777">
            <w:pPr>
              <w:spacing w:after="75"/>
              <w:rPr>
                <w:rFonts w:ascii="Georgia" w:hAnsi="Georgia" w:eastAsia="Times New Roman"/>
                <w:b/>
                <w:bCs/>
                <w:sz w:val="18"/>
                <w:szCs w:val="18"/>
              </w:rPr>
            </w:pPr>
            <w:r>
              <w:rPr>
                <w:rFonts w:ascii="Georgia" w:hAnsi="Georgia" w:eastAsia="Times New Roman"/>
                <w:b/>
                <w:bCs/>
                <w:sz w:val="18"/>
                <w:szCs w:val="18"/>
              </w:rPr>
              <w:t>Use map from previous assessment</w:t>
            </w:r>
          </w:p>
        </w:tc>
        <w:tc>
          <w:tcPr>
            <w:tcW w:w="0" w:type="auto"/>
            <w:tcBorders>
              <w:bottom w:val="single" w:color="000000" w:sz="6" w:space="0"/>
            </w:tcBorders>
            <w:shd w:val="clear" w:color="auto" w:fill="BBBBBB"/>
            <w:vAlign w:val="center"/>
            <w:hideMark/>
          </w:tcPr>
          <w:p w:rsidR="00000000" w:rsidRDefault="00647069" w14:paraId="7A74F48B" w14:textId="77777777">
            <w:pPr>
              <w:spacing w:after="75"/>
              <w:rPr>
                <w:rFonts w:ascii="Georgia" w:hAnsi="Georgia" w:eastAsia="Times New Roman"/>
                <w:b/>
                <w:bCs/>
                <w:sz w:val="18"/>
                <w:szCs w:val="18"/>
              </w:rPr>
            </w:pPr>
            <w:r>
              <w:rPr>
                <w:rFonts w:ascii="Georgia" w:hAnsi="Georgia" w:eastAsia="Times New Roman"/>
                <w:b/>
                <w:bCs/>
                <w:sz w:val="18"/>
                <w:szCs w:val="18"/>
              </w:rPr>
              <w:t>How the map was create</w:t>
            </w:r>
            <w:r>
              <w:rPr>
                <w:rFonts w:ascii="Georgia" w:hAnsi="Georgia" w:eastAsia="Times New Roman"/>
                <w:b/>
                <w:bCs/>
                <w:sz w:val="18"/>
                <w:szCs w:val="18"/>
              </w:rPr>
              <w:t>d, including data sources/methods used:</w:t>
            </w:r>
          </w:p>
        </w:tc>
        <w:tc>
          <w:tcPr>
            <w:tcW w:w="0" w:type="auto"/>
            <w:tcBorders>
              <w:bottom w:val="single" w:color="000000" w:sz="6" w:space="0"/>
            </w:tcBorders>
            <w:shd w:val="clear" w:color="auto" w:fill="BBBBBB"/>
            <w:vAlign w:val="center"/>
            <w:hideMark/>
          </w:tcPr>
          <w:p w:rsidR="00000000" w:rsidRDefault="00647069" w14:paraId="73D66032" w14:textId="77777777">
            <w:pPr>
              <w:spacing w:after="75"/>
              <w:rPr>
                <w:rFonts w:ascii="Georgia" w:hAnsi="Georgia" w:eastAsia="Times New Roman"/>
                <w:b/>
                <w:bCs/>
                <w:sz w:val="18"/>
                <w:szCs w:val="18"/>
              </w:rPr>
            </w:pPr>
            <w:r>
              <w:rPr>
                <w:rFonts w:ascii="Georgia" w:hAnsi="Georgia" w:eastAsia="Times New Roman"/>
                <w:b/>
                <w:bCs/>
                <w:sz w:val="18"/>
                <w:szCs w:val="18"/>
              </w:rPr>
              <w:t>Please state reason for map not available:</w:t>
            </w:r>
          </w:p>
        </w:tc>
        <w:tc>
          <w:tcPr>
            <w:tcW w:w="0" w:type="auto"/>
            <w:tcBorders>
              <w:bottom w:val="single" w:color="000000" w:sz="6" w:space="0"/>
            </w:tcBorders>
            <w:shd w:val="clear" w:color="auto" w:fill="BBBBBB"/>
            <w:vAlign w:val="center"/>
            <w:hideMark/>
          </w:tcPr>
          <w:p w:rsidR="00000000" w:rsidRDefault="00647069" w14:paraId="023546FE" w14:textId="77777777">
            <w:pPr>
              <w:spacing w:after="75"/>
              <w:rPr>
                <w:rFonts w:ascii="Georgia" w:hAnsi="Georgia" w:eastAsia="Times New Roman"/>
                <w:b/>
                <w:bCs/>
                <w:sz w:val="18"/>
                <w:szCs w:val="18"/>
              </w:rPr>
            </w:pPr>
            <w:r>
              <w:rPr>
                <w:rFonts w:ascii="Georgia" w:hAnsi="Georgia" w:eastAsia="Times New Roman"/>
                <w:b/>
                <w:bCs/>
                <w:sz w:val="18"/>
                <w:szCs w:val="18"/>
              </w:rPr>
              <w:t>Data Sensitive?</w:t>
            </w:r>
          </w:p>
        </w:tc>
        <w:tc>
          <w:tcPr>
            <w:tcW w:w="0" w:type="auto"/>
            <w:tcBorders>
              <w:bottom w:val="single" w:color="000000" w:sz="6" w:space="0"/>
            </w:tcBorders>
            <w:shd w:val="clear" w:color="auto" w:fill="BBBBBB"/>
            <w:vAlign w:val="center"/>
            <w:hideMark/>
          </w:tcPr>
          <w:p w:rsidR="00000000" w:rsidRDefault="00647069" w14:paraId="50F1363F"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c>
          <w:tcPr>
            <w:tcW w:w="0" w:type="auto"/>
            <w:tcBorders>
              <w:bottom w:val="single" w:color="000000" w:sz="6" w:space="0"/>
            </w:tcBorders>
            <w:shd w:val="clear" w:color="auto" w:fill="BBBBBB"/>
            <w:vAlign w:val="center"/>
            <w:hideMark/>
          </w:tcPr>
          <w:p w:rsidR="00000000" w:rsidRDefault="00647069" w14:paraId="50BADCAA" w14:textId="77777777">
            <w:pPr>
              <w:spacing w:after="75"/>
              <w:rPr>
                <w:rFonts w:ascii="Georgia" w:hAnsi="Georgia" w:eastAsia="Times New Roman"/>
                <w:b/>
                <w:bCs/>
                <w:sz w:val="18"/>
                <w:szCs w:val="18"/>
              </w:rPr>
            </w:pPr>
            <w:r>
              <w:rPr>
                <w:rFonts w:ascii="Georgia" w:hAnsi="Georgia" w:eastAsia="Times New Roman"/>
                <w:b/>
                <w:bCs/>
                <w:sz w:val="18"/>
                <w:szCs w:val="18"/>
              </w:rPr>
              <w:t>Geographic range this applies to:</w:t>
            </w:r>
          </w:p>
        </w:tc>
        <w:tc>
          <w:tcPr>
            <w:tcW w:w="0" w:type="auto"/>
            <w:tcBorders>
              <w:bottom w:val="single" w:color="000000" w:sz="6" w:space="0"/>
            </w:tcBorders>
            <w:shd w:val="clear" w:color="auto" w:fill="BBBBBB"/>
            <w:vAlign w:val="center"/>
            <w:hideMark/>
          </w:tcPr>
          <w:p w:rsidR="00000000" w:rsidRDefault="00647069" w14:paraId="2BB04511" w14:textId="77777777">
            <w:pPr>
              <w:spacing w:after="75"/>
              <w:rPr>
                <w:rFonts w:ascii="Georgia" w:hAnsi="Georgia" w:eastAsia="Times New Roman"/>
                <w:b/>
                <w:bCs/>
                <w:sz w:val="18"/>
                <w:szCs w:val="18"/>
              </w:rPr>
            </w:pPr>
            <w:r>
              <w:rPr>
                <w:rFonts w:ascii="Georgia" w:hAnsi="Georgia" w:eastAsia="Times New Roman"/>
                <w:b/>
                <w:bCs/>
                <w:sz w:val="18"/>
                <w:szCs w:val="18"/>
              </w:rPr>
              <w:t>Date restriction imposed:</w:t>
            </w:r>
          </w:p>
        </w:tc>
      </w:tr>
      <w:tr w:rsidR="00000000" w14:paraId="2976160F" w14:textId="77777777">
        <w:trPr>
          <w:divId w:val="635373525"/>
          <w:tblCellSpacing w:w="15" w:type="dxa"/>
        </w:trPr>
        <w:tc>
          <w:tcPr>
            <w:tcW w:w="0" w:type="auto"/>
            <w:vAlign w:val="center"/>
            <w:hideMark/>
          </w:tcPr>
          <w:p w:rsidR="00000000" w:rsidRDefault="00647069" w14:paraId="245678D1" w14:textId="77777777">
            <w:pPr>
              <w:spacing w:after="75"/>
              <w:rPr>
                <w:rFonts w:ascii="Georgia" w:hAnsi="Georgia" w:eastAsia="Times New Roman"/>
                <w:sz w:val="18"/>
                <w:szCs w:val="18"/>
              </w:rPr>
            </w:pPr>
            <w:r>
              <w:rPr>
                <w:rFonts w:ascii="Georgia" w:hAnsi="Georgia" w:eastAsia="Times New Roman"/>
                <w:sz w:val="18"/>
                <w:szCs w:val="18"/>
              </w:rPr>
              <w:t>Done</w:t>
            </w:r>
          </w:p>
        </w:tc>
        <w:tc>
          <w:tcPr>
            <w:tcW w:w="0" w:type="auto"/>
            <w:vAlign w:val="center"/>
            <w:hideMark/>
          </w:tcPr>
          <w:p w:rsidR="00000000" w:rsidRDefault="00647069" w14:paraId="6A2BE063"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647069" w14:paraId="304C338C" w14:textId="77777777">
            <w:pPr>
              <w:spacing w:after="75"/>
              <w:rPr>
                <w:rFonts w:ascii="Georgia" w:hAnsi="Georgia" w:eastAsia="Times New Roman"/>
                <w:sz w:val="18"/>
                <w:szCs w:val="18"/>
              </w:rPr>
            </w:pPr>
            <w:r>
              <w:rPr>
                <w:rFonts w:ascii="Georgia" w:hAnsi="Georgia" w:eastAsia="Times New Roman"/>
                <w:sz w:val="18"/>
                <w:szCs w:val="18"/>
              </w:rPr>
              <w:t xml:space="preserve">Point data generated from herbarium specimen records and species observations </w:t>
            </w:r>
            <w:commentRangeStart w:id="49"/>
            <w:r>
              <w:rPr>
                <w:rFonts w:ascii="Georgia" w:hAnsi="Georgia" w:eastAsia="Times New Roman"/>
                <w:sz w:val="18"/>
                <w:szCs w:val="18"/>
              </w:rPr>
              <w:t>(</w:t>
            </w:r>
            <w:proofErr w:type="spellStart"/>
            <w:r>
              <w:rPr>
                <w:rFonts w:ascii="Georgia" w:hAnsi="Georgia" w:eastAsia="Times New Roman"/>
                <w:sz w:val="18"/>
                <w:szCs w:val="18"/>
              </w:rPr>
              <w:t>Sunarno</w:t>
            </w:r>
            <w:proofErr w:type="spellEnd"/>
            <w:r>
              <w:rPr>
                <w:rFonts w:ascii="Georgia" w:hAnsi="Georgia" w:eastAsia="Times New Roman"/>
                <w:sz w:val="18"/>
                <w:szCs w:val="18"/>
              </w:rPr>
              <w:t xml:space="preserve"> and Ohashi 1997, GBIF.org 2021). While the point data does not include all collections or observations, it is representative of the geographic range as described by </w:t>
            </w:r>
            <w:proofErr w:type="spellStart"/>
            <w:r>
              <w:rPr>
                <w:rFonts w:ascii="Georgia" w:hAnsi="Georgia" w:eastAsia="Times New Roman"/>
                <w:sz w:val="18"/>
                <w:szCs w:val="18"/>
              </w:rPr>
              <w:t>Adem</w:t>
            </w:r>
            <w:r>
              <w:rPr>
                <w:rFonts w:ascii="Georgia" w:hAnsi="Georgia" w:eastAsia="Times New Roman"/>
                <w:sz w:val="18"/>
                <w:szCs w:val="18"/>
              </w:rPr>
              <w:t>a</w:t>
            </w:r>
            <w:proofErr w:type="spellEnd"/>
            <w:r>
              <w:rPr>
                <w:rFonts w:ascii="Georgia" w:hAnsi="Georgia" w:eastAsia="Times New Roman"/>
                <w:sz w:val="18"/>
                <w:szCs w:val="18"/>
              </w:rPr>
              <w:t xml:space="preserve"> et al. (2016) and the Plants of the World Online (2019) database.</w:t>
            </w:r>
            <w:commentRangeEnd w:id="49"/>
            <w:r w:rsidR="0022429C">
              <w:rPr>
                <w:rStyle w:val="CommentReference"/>
                <w:sz w:val="20"/>
                <w:szCs w:val="20"/>
              </w:rPr>
              <w:commentReference w:id="49"/>
            </w:r>
          </w:p>
        </w:tc>
        <w:tc>
          <w:tcPr>
            <w:tcW w:w="0" w:type="auto"/>
            <w:vAlign w:val="center"/>
            <w:hideMark/>
          </w:tcPr>
          <w:p w:rsidR="00000000" w:rsidRDefault="00647069" w14:paraId="766245D1"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647069" w14:paraId="331D597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647069" w14:paraId="07FDEB7F"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647069" w14:paraId="334022A2"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647069" w14:paraId="3E7D5CDF"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647069" w14:paraId="6A609D71" w14:textId="77777777">
      <w:pPr>
        <w:pStyle w:val="Heading2"/>
        <w:divId w:val="635373525"/>
        <w:rPr>
          <w:rFonts w:ascii="Georgia" w:hAnsi="Georgia" w:eastAsia="Times New Roman"/>
          <w:sz w:val="27"/>
          <w:szCs w:val="27"/>
        </w:rPr>
      </w:pPr>
      <w:r>
        <w:rPr>
          <w:rFonts w:ascii="Georgia" w:hAnsi="Georgia" w:eastAsia="Times New Roman"/>
          <w:sz w:val="27"/>
          <w:szCs w:val="27"/>
        </w:rPr>
        <w:t>Biogeographic Realms</w:t>
      </w:r>
    </w:p>
    <w:p w:rsidR="00000000" w:rsidRDefault="00647069" w14:paraId="32390588" w14:textId="77777777">
      <w:pPr>
        <w:pStyle w:val="NormalWeb"/>
        <w:divId w:val="63537352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rsidR="00000000" w:rsidRDefault="00647069" w14:paraId="50960234" w14:textId="77777777">
      <w:pPr>
        <w:pStyle w:val="Heading1"/>
        <w:divId w:val="1038698528"/>
        <w:rPr>
          <w:rFonts w:ascii="Georgia" w:hAnsi="Georgia" w:eastAsia="Times New Roman"/>
          <w:sz w:val="29"/>
          <w:szCs w:val="29"/>
        </w:rPr>
      </w:pPr>
      <w:r>
        <w:rPr>
          <w:rFonts w:ascii="Georgia" w:hAnsi="Georgia" w:eastAsia="Times New Roman"/>
          <w:sz w:val="29"/>
          <w:szCs w:val="29"/>
        </w:rPr>
        <w:t>Occurrence</w:t>
      </w:r>
    </w:p>
    <w:p w:rsidR="00000000" w:rsidRDefault="00647069" w14:paraId="74A7B5A8" w14:textId="77777777">
      <w:pPr>
        <w:pStyle w:val="Heading2"/>
        <w:divId w:val="1038698528"/>
        <w:rPr>
          <w:rFonts w:ascii="Georgia" w:hAnsi="Georgia" w:eastAsia="Times New Roman"/>
          <w:sz w:val="27"/>
          <w:szCs w:val="27"/>
        </w:rPr>
      </w:pPr>
      <w:r>
        <w:rPr>
          <w:rFonts w:ascii="Georgia" w:hAnsi="Georgia" w:eastAsia="Times New Roman"/>
          <w:sz w:val="27"/>
          <w:szCs w:val="27"/>
        </w:rPr>
        <w:t>Countries of Occurrence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850"/>
        <w:gridCol w:w="901"/>
        <w:gridCol w:w="657"/>
        <w:gridCol w:w="1430"/>
        <w:gridCol w:w="1154"/>
      </w:tblGrid>
      <w:tr w:rsidR="00000000" w14:paraId="4312B48D" w14:textId="77777777">
        <w:trPr>
          <w:divId w:val="1038698528"/>
          <w:tblCellSpacing w:w="15" w:type="dxa"/>
        </w:trPr>
        <w:tc>
          <w:tcPr>
            <w:tcW w:w="0" w:type="auto"/>
            <w:tcBorders>
              <w:bottom w:val="single" w:color="000000" w:sz="6" w:space="0"/>
            </w:tcBorders>
            <w:shd w:val="clear" w:color="auto" w:fill="BBBBBB"/>
            <w:vAlign w:val="center"/>
            <w:hideMark/>
          </w:tcPr>
          <w:p w:rsidR="00000000" w:rsidRDefault="00647069" w14:paraId="60F0EBAF" w14:textId="77777777">
            <w:pPr>
              <w:spacing w:after="75"/>
              <w:rPr>
                <w:rFonts w:ascii="Georgia" w:hAnsi="Georgia" w:eastAsia="Times New Roman"/>
                <w:b/>
                <w:bCs/>
                <w:sz w:val="18"/>
                <w:szCs w:val="18"/>
              </w:rPr>
            </w:pPr>
            <w:r>
              <w:rPr>
                <w:rFonts w:ascii="Georgia" w:hAnsi="Georgia" w:eastAsia="Times New Roman"/>
                <w:b/>
                <w:bCs/>
                <w:sz w:val="18"/>
                <w:szCs w:val="18"/>
              </w:rPr>
              <w:t>Country</w:t>
            </w:r>
          </w:p>
        </w:tc>
        <w:tc>
          <w:tcPr>
            <w:tcW w:w="0" w:type="auto"/>
            <w:tcBorders>
              <w:bottom w:val="single" w:color="000000" w:sz="6" w:space="0"/>
            </w:tcBorders>
            <w:shd w:val="clear" w:color="auto" w:fill="BBBBBB"/>
            <w:vAlign w:val="center"/>
            <w:hideMark/>
          </w:tcPr>
          <w:p w:rsidR="00000000" w:rsidRDefault="00647069" w14:paraId="158E89F2" w14:textId="77777777">
            <w:pPr>
              <w:spacing w:after="75"/>
              <w:rPr>
                <w:rFonts w:ascii="Georgia" w:hAnsi="Georgia" w:eastAsia="Times New Roman"/>
                <w:b/>
                <w:bCs/>
                <w:sz w:val="18"/>
                <w:szCs w:val="18"/>
              </w:rPr>
            </w:pPr>
            <w:r>
              <w:rPr>
                <w:rFonts w:ascii="Georgia" w:hAnsi="Georgia" w:eastAsia="Times New Roman"/>
                <w:b/>
                <w:bCs/>
                <w:sz w:val="18"/>
                <w:szCs w:val="18"/>
              </w:rPr>
              <w:t>Presence</w:t>
            </w:r>
          </w:p>
        </w:tc>
        <w:tc>
          <w:tcPr>
            <w:tcW w:w="0" w:type="auto"/>
            <w:tcBorders>
              <w:bottom w:val="single" w:color="000000" w:sz="6" w:space="0"/>
            </w:tcBorders>
            <w:shd w:val="clear" w:color="auto" w:fill="BBBBBB"/>
            <w:vAlign w:val="center"/>
            <w:hideMark/>
          </w:tcPr>
          <w:p w:rsidR="00000000" w:rsidRDefault="00647069" w14:paraId="184EB593" w14:textId="77777777">
            <w:pPr>
              <w:spacing w:after="75"/>
              <w:rPr>
                <w:rFonts w:ascii="Georgia" w:hAnsi="Georgia" w:eastAsia="Times New Roman"/>
                <w:b/>
                <w:bCs/>
                <w:sz w:val="18"/>
                <w:szCs w:val="18"/>
              </w:rPr>
            </w:pPr>
            <w:r>
              <w:rPr>
                <w:rFonts w:ascii="Georgia" w:hAnsi="Georgia" w:eastAsia="Times New Roman"/>
                <w:b/>
                <w:bCs/>
                <w:sz w:val="18"/>
                <w:szCs w:val="18"/>
              </w:rPr>
              <w:t>Origin</w:t>
            </w:r>
          </w:p>
        </w:tc>
        <w:tc>
          <w:tcPr>
            <w:tcW w:w="0" w:type="auto"/>
            <w:tcBorders>
              <w:bottom w:val="single" w:color="000000" w:sz="6" w:space="0"/>
            </w:tcBorders>
            <w:shd w:val="clear" w:color="auto" w:fill="BBBBBB"/>
            <w:vAlign w:val="center"/>
            <w:hideMark/>
          </w:tcPr>
          <w:p w:rsidR="00000000" w:rsidRDefault="00647069" w14:paraId="1E9885C5" w14:textId="77777777">
            <w:pPr>
              <w:spacing w:after="75"/>
              <w:rPr>
                <w:rFonts w:ascii="Georgia" w:hAnsi="Georgia" w:eastAsia="Times New Roman"/>
                <w:b/>
                <w:bCs/>
                <w:sz w:val="18"/>
                <w:szCs w:val="18"/>
              </w:rPr>
            </w:pPr>
            <w:r>
              <w:rPr>
                <w:rFonts w:ascii="Georgia" w:hAnsi="Georgia" w:eastAsia="Times New Roman"/>
                <w:b/>
                <w:bCs/>
                <w:sz w:val="18"/>
                <w:szCs w:val="18"/>
              </w:rPr>
              <w:t>Formerly Bred</w:t>
            </w:r>
          </w:p>
        </w:tc>
        <w:tc>
          <w:tcPr>
            <w:tcW w:w="0" w:type="auto"/>
            <w:tcBorders>
              <w:bottom w:val="single" w:color="000000" w:sz="6" w:space="0"/>
            </w:tcBorders>
            <w:shd w:val="clear" w:color="auto" w:fill="BBBBBB"/>
            <w:vAlign w:val="center"/>
            <w:hideMark/>
          </w:tcPr>
          <w:p w:rsidR="00000000" w:rsidRDefault="00647069" w14:paraId="5C50A756" w14:textId="77777777">
            <w:pPr>
              <w:spacing w:after="75"/>
              <w:rPr>
                <w:rFonts w:ascii="Georgia" w:hAnsi="Georgia" w:eastAsia="Times New Roman"/>
                <w:b/>
                <w:bCs/>
                <w:sz w:val="18"/>
                <w:szCs w:val="18"/>
              </w:rPr>
            </w:pPr>
            <w:r>
              <w:rPr>
                <w:rFonts w:ascii="Georgia" w:hAnsi="Georgia" w:eastAsia="Times New Roman"/>
                <w:b/>
                <w:bCs/>
                <w:sz w:val="18"/>
                <w:szCs w:val="18"/>
              </w:rPr>
              <w:t>Seasonality</w:t>
            </w:r>
          </w:p>
        </w:tc>
      </w:tr>
      <w:tr w:rsidR="00000000" w14:paraId="45D53F24" w14:textId="77777777">
        <w:trPr>
          <w:divId w:val="1038698528"/>
          <w:tblCellSpacing w:w="15" w:type="dxa"/>
        </w:trPr>
        <w:tc>
          <w:tcPr>
            <w:tcW w:w="0" w:type="auto"/>
            <w:tcBorders>
              <w:bottom w:val="single" w:color="CCCCCC" w:sz="6" w:space="0"/>
            </w:tcBorders>
            <w:vAlign w:val="center"/>
            <w:hideMark/>
          </w:tcPr>
          <w:p w:rsidR="00000000" w:rsidRDefault="00647069" w14:paraId="1D30871B" w14:textId="77777777">
            <w:pPr>
              <w:spacing w:after="75"/>
              <w:rPr>
                <w:rFonts w:ascii="Georgia" w:hAnsi="Georgia" w:eastAsia="Times New Roman"/>
                <w:sz w:val="18"/>
                <w:szCs w:val="18"/>
              </w:rPr>
            </w:pPr>
            <w:r>
              <w:rPr>
                <w:rFonts w:ascii="Georgia" w:hAnsi="Georgia" w:eastAsia="Times New Roman"/>
                <w:sz w:val="18"/>
                <w:szCs w:val="18"/>
              </w:rPr>
              <w:t>Bangladesh</w:t>
            </w:r>
          </w:p>
        </w:tc>
        <w:tc>
          <w:tcPr>
            <w:tcW w:w="0" w:type="auto"/>
            <w:tcBorders>
              <w:bottom w:val="single" w:color="CCCCCC" w:sz="6" w:space="0"/>
            </w:tcBorders>
            <w:vAlign w:val="center"/>
            <w:hideMark/>
          </w:tcPr>
          <w:p w:rsidR="00000000" w:rsidRDefault="00647069" w14:paraId="64380518"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54285FF4"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2BF6059C"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1841EFB7"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6A214F9C" w14:textId="77777777">
        <w:trPr>
          <w:divId w:val="1038698528"/>
          <w:tblCellSpacing w:w="15" w:type="dxa"/>
        </w:trPr>
        <w:tc>
          <w:tcPr>
            <w:tcW w:w="0" w:type="auto"/>
            <w:tcBorders>
              <w:bottom w:val="single" w:color="CCCCCC" w:sz="6" w:space="0"/>
            </w:tcBorders>
            <w:vAlign w:val="center"/>
            <w:hideMark/>
          </w:tcPr>
          <w:p w:rsidR="00000000" w:rsidRDefault="00647069" w14:paraId="3496023E" w14:textId="77777777">
            <w:pPr>
              <w:spacing w:after="75"/>
              <w:rPr>
                <w:rFonts w:ascii="Georgia" w:hAnsi="Georgia" w:eastAsia="Times New Roman"/>
                <w:sz w:val="18"/>
                <w:szCs w:val="18"/>
              </w:rPr>
            </w:pPr>
            <w:r>
              <w:rPr>
                <w:rFonts w:ascii="Georgia" w:hAnsi="Georgia" w:eastAsia="Times New Roman"/>
                <w:sz w:val="18"/>
                <w:szCs w:val="18"/>
              </w:rPr>
              <w:t>Bhutan</w:t>
            </w:r>
          </w:p>
        </w:tc>
        <w:tc>
          <w:tcPr>
            <w:tcW w:w="0" w:type="auto"/>
            <w:tcBorders>
              <w:bottom w:val="single" w:color="CCCCCC" w:sz="6" w:space="0"/>
            </w:tcBorders>
            <w:vAlign w:val="center"/>
            <w:hideMark/>
          </w:tcPr>
          <w:p w:rsidR="00000000" w:rsidRDefault="00647069" w14:paraId="41D691EF"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5FA94BD3"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7CCEBADC"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21E388A1"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39C34E30" w14:textId="77777777">
        <w:trPr>
          <w:divId w:val="1038698528"/>
          <w:tblCellSpacing w:w="15" w:type="dxa"/>
        </w:trPr>
        <w:tc>
          <w:tcPr>
            <w:tcW w:w="0" w:type="auto"/>
            <w:tcBorders>
              <w:bottom w:val="single" w:color="CCCCCC" w:sz="6" w:space="0"/>
            </w:tcBorders>
            <w:vAlign w:val="center"/>
            <w:hideMark/>
          </w:tcPr>
          <w:p w:rsidR="00000000" w:rsidRDefault="00647069" w14:paraId="30FD41F6" w14:textId="77777777">
            <w:pPr>
              <w:spacing w:after="75"/>
              <w:rPr>
                <w:rFonts w:ascii="Georgia" w:hAnsi="Georgia" w:eastAsia="Times New Roman"/>
                <w:sz w:val="18"/>
                <w:szCs w:val="18"/>
              </w:rPr>
            </w:pPr>
            <w:r>
              <w:rPr>
                <w:rFonts w:ascii="Georgia" w:hAnsi="Georgia" w:eastAsia="Times New Roman"/>
                <w:sz w:val="18"/>
                <w:szCs w:val="18"/>
              </w:rPr>
              <w:lastRenderedPageBreak/>
              <w:t>China</w:t>
            </w:r>
          </w:p>
        </w:tc>
        <w:tc>
          <w:tcPr>
            <w:tcW w:w="0" w:type="auto"/>
            <w:tcBorders>
              <w:bottom w:val="single" w:color="CCCCCC" w:sz="6" w:space="0"/>
            </w:tcBorders>
            <w:vAlign w:val="center"/>
            <w:hideMark/>
          </w:tcPr>
          <w:p w:rsidR="00000000" w:rsidRDefault="00647069" w14:paraId="4838140F"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2A666FB9"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36D8D1BE"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36F32F14"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24A2987D" w14:textId="77777777">
        <w:trPr>
          <w:divId w:val="1038698528"/>
          <w:tblCellSpacing w:w="15" w:type="dxa"/>
        </w:trPr>
        <w:tc>
          <w:tcPr>
            <w:tcW w:w="0" w:type="auto"/>
            <w:tcBorders>
              <w:bottom w:val="single" w:color="CCCCCC" w:sz="6" w:space="0"/>
            </w:tcBorders>
            <w:vAlign w:val="center"/>
            <w:hideMark/>
          </w:tcPr>
          <w:p w:rsidR="00000000" w:rsidRDefault="00647069" w14:paraId="2A61EFED" w14:textId="77777777">
            <w:pPr>
              <w:spacing w:after="75"/>
              <w:rPr>
                <w:rFonts w:ascii="Georgia" w:hAnsi="Georgia" w:eastAsia="Times New Roman"/>
                <w:sz w:val="18"/>
                <w:szCs w:val="18"/>
              </w:rPr>
            </w:pPr>
            <w:r>
              <w:rPr>
                <w:rFonts w:ascii="Georgia" w:hAnsi="Georgia" w:eastAsia="Times New Roman"/>
                <w:sz w:val="18"/>
                <w:szCs w:val="18"/>
              </w:rPr>
              <w:t>China -&gt; Tibet [or Xizang]</w:t>
            </w:r>
          </w:p>
        </w:tc>
        <w:tc>
          <w:tcPr>
            <w:tcW w:w="0" w:type="auto"/>
            <w:tcBorders>
              <w:bottom w:val="single" w:color="CCCCCC" w:sz="6" w:space="0"/>
            </w:tcBorders>
            <w:vAlign w:val="center"/>
            <w:hideMark/>
          </w:tcPr>
          <w:p w:rsidR="00000000" w:rsidRDefault="00647069" w14:paraId="0F32F580"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3100EA78"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0B2FD590"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4520B23B"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59167E5F" w14:textId="77777777">
        <w:trPr>
          <w:divId w:val="1038698528"/>
          <w:tblCellSpacing w:w="15" w:type="dxa"/>
        </w:trPr>
        <w:tc>
          <w:tcPr>
            <w:tcW w:w="0" w:type="auto"/>
            <w:tcBorders>
              <w:bottom w:val="single" w:color="CCCCCC" w:sz="6" w:space="0"/>
            </w:tcBorders>
            <w:vAlign w:val="center"/>
            <w:hideMark/>
          </w:tcPr>
          <w:p w:rsidR="00000000" w:rsidRDefault="00647069" w14:paraId="12624EC3" w14:textId="77777777">
            <w:pPr>
              <w:spacing w:after="75"/>
              <w:rPr>
                <w:rFonts w:ascii="Georgia" w:hAnsi="Georgia" w:eastAsia="Times New Roman"/>
                <w:sz w:val="18"/>
                <w:szCs w:val="18"/>
              </w:rPr>
            </w:pPr>
            <w:r>
              <w:rPr>
                <w:rFonts w:ascii="Georgia" w:hAnsi="Georgia" w:eastAsia="Times New Roman"/>
                <w:sz w:val="18"/>
                <w:szCs w:val="18"/>
              </w:rPr>
              <w:t>China -&gt; Yunnan</w:t>
            </w:r>
          </w:p>
        </w:tc>
        <w:tc>
          <w:tcPr>
            <w:tcW w:w="0" w:type="auto"/>
            <w:tcBorders>
              <w:bottom w:val="single" w:color="CCCCCC" w:sz="6" w:space="0"/>
            </w:tcBorders>
            <w:vAlign w:val="center"/>
            <w:hideMark/>
          </w:tcPr>
          <w:p w:rsidR="00000000" w:rsidRDefault="00647069" w14:paraId="69BBD118"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6551621A"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7E2D7E38"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3250376F"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0C76513F" w14:textId="77777777">
        <w:trPr>
          <w:divId w:val="1038698528"/>
          <w:tblCellSpacing w:w="15" w:type="dxa"/>
        </w:trPr>
        <w:tc>
          <w:tcPr>
            <w:tcW w:w="0" w:type="auto"/>
            <w:tcBorders>
              <w:bottom w:val="single" w:color="CCCCCC" w:sz="6" w:space="0"/>
            </w:tcBorders>
            <w:vAlign w:val="center"/>
            <w:hideMark/>
          </w:tcPr>
          <w:p w:rsidR="00000000" w:rsidRDefault="00647069" w14:paraId="4A6B785D" w14:textId="77777777">
            <w:pPr>
              <w:spacing w:after="75"/>
              <w:rPr>
                <w:rFonts w:ascii="Georgia" w:hAnsi="Georgia" w:eastAsia="Times New Roman"/>
                <w:sz w:val="18"/>
                <w:szCs w:val="18"/>
              </w:rPr>
            </w:pPr>
            <w:r>
              <w:rPr>
                <w:rFonts w:ascii="Georgia" w:hAnsi="Georgia" w:eastAsia="Times New Roman"/>
                <w:sz w:val="18"/>
                <w:szCs w:val="18"/>
              </w:rPr>
              <w:t>India</w:t>
            </w:r>
          </w:p>
        </w:tc>
        <w:tc>
          <w:tcPr>
            <w:tcW w:w="0" w:type="auto"/>
            <w:tcBorders>
              <w:bottom w:val="single" w:color="CCCCCC" w:sz="6" w:space="0"/>
            </w:tcBorders>
            <w:vAlign w:val="center"/>
            <w:hideMark/>
          </w:tcPr>
          <w:p w:rsidR="00000000" w:rsidRDefault="00647069" w14:paraId="39EBBD1A"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23C262AB"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734FF3E3"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5D4C4D64"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4C3379D6" w14:textId="77777777">
        <w:trPr>
          <w:divId w:val="1038698528"/>
          <w:tblCellSpacing w:w="15" w:type="dxa"/>
        </w:trPr>
        <w:tc>
          <w:tcPr>
            <w:tcW w:w="0" w:type="auto"/>
            <w:tcBorders>
              <w:bottom w:val="single" w:color="CCCCCC" w:sz="6" w:space="0"/>
            </w:tcBorders>
            <w:vAlign w:val="center"/>
            <w:hideMark/>
          </w:tcPr>
          <w:p w:rsidR="00000000" w:rsidRDefault="00647069" w14:paraId="5341CDF8" w14:textId="77777777">
            <w:pPr>
              <w:spacing w:after="75"/>
              <w:rPr>
                <w:rFonts w:ascii="Georgia" w:hAnsi="Georgia" w:eastAsia="Times New Roman"/>
                <w:sz w:val="18"/>
                <w:szCs w:val="18"/>
              </w:rPr>
            </w:pPr>
            <w:r>
              <w:rPr>
                <w:rFonts w:ascii="Georgia" w:hAnsi="Georgia" w:eastAsia="Times New Roman"/>
                <w:sz w:val="18"/>
                <w:szCs w:val="18"/>
              </w:rPr>
              <w:t>India -&gt; Assam</w:t>
            </w:r>
          </w:p>
        </w:tc>
        <w:tc>
          <w:tcPr>
            <w:tcW w:w="0" w:type="auto"/>
            <w:tcBorders>
              <w:bottom w:val="single" w:color="CCCCCC" w:sz="6" w:space="0"/>
            </w:tcBorders>
            <w:vAlign w:val="center"/>
            <w:hideMark/>
          </w:tcPr>
          <w:p w:rsidR="00000000" w:rsidRDefault="00647069" w14:paraId="4E215662"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6FFBDC31"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2C3B47E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79422562"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439F2893" w14:textId="77777777">
        <w:trPr>
          <w:divId w:val="1038698528"/>
          <w:tblCellSpacing w:w="15" w:type="dxa"/>
        </w:trPr>
        <w:tc>
          <w:tcPr>
            <w:tcW w:w="0" w:type="auto"/>
            <w:tcBorders>
              <w:bottom w:val="single" w:color="CCCCCC" w:sz="6" w:space="0"/>
            </w:tcBorders>
            <w:vAlign w:val="center"/>
            <w:hideMark/>
          </w:tcPr>
          <w:p w:rsidR="00000000" w:rsidRDefault="00647069" w14:paraId="79A110D7" w14:textId="77777777">
            <w:pPr>
              <w:spacing w:after="75"/>
              <w:rPr>
                <w:rFonts w:ascii="Georgia" w:hAnsi="Georgia" w:eastAsia="Times New Roman"/>
                <w:sz w:val="18"/>
                <w:szCs w:val="18"/>
              </w:rPr>
            </w:pPr>
            <w:r>
              <w:rPr>
                <w:rFonts w:ascii="Georgia" w:hAnsi="Georgia" w:eastAsia="Times New Roman"/>
                <w:sz w:val="18"/>
                <w:szCs w:val="18"/>
              </w:rPr>
              <w:t>Myanmar</w:t>
            </w:r>
          </w:p>
        </w:tc>
        <w:tc>
          <w:tcPr>
            <w:tcW w:w="0" w:type="auto"/>
            <w:tcBorders>
              <w:bottom w:val="single" w:color="CCCCCC" w:sz="6" w:space="0"/>
            </w:tcBorders>
            <w:vAlign w:val="center"/>
            <w:hideMark/>
          </w:tcPr>
          <w:p w:rsidR="00000000" w:rsidRDefault="00647069" w14:paraId="09B109BA"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67CEC816"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02DED195"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391AEF96"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12FCD457" w14:textId="77777777">
        <w:trPr>
          <w:divId w:val="1038698528"/>
          <w:tblCellSpacing w:w="15" w:type="dxa"/>
        </w:trPr>
        <w:tc>
          <w:tcPr>
            <w:tcW w:w="0" w:type="auto"/>
            <w:tcBorders>
              <w:bottom w:val="single" w:color="CCCCCC" w:sz="6" w:space="0"/>
            </w:tcBorders>
            <w:vAlign w:val="center"/>
            <w:hideMark/>
          </w:tcPr>
          <w:p w:rsidR="00000000" w:rsidRDefault="00647069" w14:paraId="596618A5" w14:textId="77777777">
            <w:pPr>
              <w:spacing w:after="75"/>
              <w:rPr>
                <w:rFonts w:ascii="Georgia" w:hAnsi="Georgia" w:eastAsia="Times New Roman"/>
                <w:sz w:val="18"/>
                <w:szCs w:val="18"/>
              </w:rPr>
            </w:pPr>
            <w:r>
              <w:rPr>
                <w:rFonts w:ascii="Georgia" w:hAnsi="Georgia" w:eastAsia="Times New Roman"/>
                <w:sz w:val="18"/>
                <w:szCs w:val="18"/>
              </w:rPr>
              <w:t>Myanmar -&gt; Myanmar (mainland)</w:t>
            </w:r>
          </w:p>
        </w:tc>
        <w:tc>
          <w:tcPr>
            <w:tcW w:w="0" w:type="auto"/>
            <w:tcBorders>
              <w:bottom w:val="single" w:color="CCCCCC" w:sz="6" w:space="0"/>
            </w:tcBorders>
            <w:vAlign w:val="center"/>
            <w:hideMark/>
          </w:tcPr>
          <w:p w:rsidR="00000000" w:rsidRDefault="00647069" w14:paraId="09079558"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02F8FCF5"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250CE805"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7B2DD750"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01D75BCE" w14:textId="77777777">
        <w:trPr>
          <w:divId w:val="1038698528"/>
          <w:tblCellSpacing w:w="15" w:type="dxa"/>
        </w:trPr>
        <w:tc>
          <w:tcPr>
            <w:tcW w:w="0" w:type="auto"/>
            <w:tcBorders>
              <w:bottom w:val="single" w:color="CCCCCC" w:sz="6" w:space="0"/>
            </w:tcBorders>
            <w:vAlign w:val="center"/>
            <w:hideMark/>
          </w:tcPr>
          <w:p w:rsidR="00000000" w:rsidRDefault="00647069" w14:paraId="28AA248E" w14:textId="77777777">
            <w:pPr>
              <w:spacing w:after="75"/>
              <w:rPr>
                <w:rFonts w:ascii="Georgia" w:hAnsi="Georgia" w:eastAsia="Times New Roman"/>
                <w:sz w:val="18"/>
                <w:szCs w:val="18"/>
              </w:rPr>
            </w:pPr>
            <w:r>
              <w:rPr>
                <w:rFonts w:ascii="Georgia" w:hAnsi="Georgia" w:eastAsia="Times New Roman"/>
                <w:sz w:val="18"/>
                <w:szCs w:val="18"/>
              </w:rPr>
              <w:t>Nepal</w:t>
            </w:r>
          </w:p>
        </w:tc>
        <w:tc>
          <w:tcPr>
            <w:tcW w:w="0" w:type="auto"/>
            <w:tcBorders>
              <w:bottom w:val="single" w:color="CCCCCC" w:sz="6" w:space="0"/>
            </w:tcBorders>
            <w:vAlign w:val="center"/>
            <w:hideMark/>
          </w:tcPr>
          <w:p w:rsidR="00000000" w:rsidRDefault="00647069" w14:paraId="6B268434"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647069" w14:paraId="3FAAA013"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647069" w14:paraId="0FCBC302"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647069" w14:paraId="1704EFDB" w14:textId="77777777">
            <w:pPr>
              <w:spacing w:after="75"/>
              <w:rPr>
                <w:rFonts w:ascii="Georgia" w:hAnsi="Georgia" w:eastAsia="Times New Roman"/>
                <w:sz w:val="18"/>
                <w:szCs w:val="18"/>
              </w:rPr>
            </w:pPr>
            <w:r>
              <w:rPr>
                <w:rFonts w:ascii="Georgia" w:hAnsi="Georgia" w:eastAsia="Times New Roman"/>
                <w:sz w:val="18"/>
                <w:szCs w:val="18"/>
              </w:rPr>
              <w:t>Resident</w:t>
            </w:r>
          </w:p>
        </w:tc>
      </w:tr>
    </w:tbl>
    <w:p w:rsidR="00000000" w:rsidRDefault="00647069" w14:paraId="33726D04" w14:textId="77777777">
      <w:pPr>
        <w:pStyle w:val="Heading1"/>
        <w:divId w:val="1698310240"/>
        <w:rPr>
          <w:rFonts w:ascii="Georgia" w:hAnsi="Georgia" w:eastAsia="Times New Roman"/>
          <w:sz w:val="29"/>
          <w:szCs w:val="29"/>
        </w:rPr>
      </w:pPr>
      <w:r>
        <w:rPr>
          <w:rFonts w:ascii="Georgia" w:hAnsi="Georgia" w:eastAsia="Times New Roman"/>
          <w:sz w:val="29"/>
          <w:szCs w:val="29"/>
        </w:rPr>
        <w:t>Population</w:t>
      </w:r>
    </w:p>
    <w:p w:rsidR="00000000" w:rsidRDefault="00647069" w14:paraId="17DAAF72" w14:textId="320D40A0">
      <w:pPr>
        <w:pStyle w:val="NormalWeb"/>
        <w:divId w:val="1698310240"/>
        <w:rPr>
          <w:rFonts w:ascii="Georgia" w:hAnsi="Georgia"/>
        </w:rPr>
      </w:pPr>
      <w:r>
        <w:rPr>
          <w:rFonts w:ascii="Georgia" w:hAnsi="Georgia"/>
        </w:rPr>
        <w:t>It is suspected</w:t>
      </w:r>
      <w:ins w:author="Jack Plummer" w:date="2022-08-18T11:59:00Z" w:id="50">
        <w:r w:rsidR="0022429C">
          <w:rPr>
            <w:rFonts w:ascii="Georgia" w:hAnsi="Georgia"/>
          </w:rPr>
          <w:t xml:space="preserve"> that</w:t>
        </w:r>
      </w:ins>
      <w:r>
        <w:rPr>
          <w:rFonts w:ascii="Georgia" w:hAnsi="Georgia"/>
        </w:rPr>
        <w:t xml:space="preserve"> th</w:t>
      </w:r>
      <w:r>
        <w:rPr>
          <w:rFonts w:ascii="Georgia" w:hAnsi="Georgia"/>
        </w:rPr>
        <w:t xml:space="preserve">e species may be more abundant than the </w:t>
      </w:r>
      <w:ins w:author="Jack Plummer" w:date="2022-08-18T11:59:00Z" w:id="51">
        <w:r w:rsidR="0022429C">
          <w:rPr>
            <w:rFonts w:ascii="Georgia" w:hAnsi="Georgia"/>
          </w:rPr>
          <w:t xml:space="preserve">specimen </w:t>
        </w:r>
      </w:ins>
      <w:r>
        <w:rPr>
          <w:rFonts w:ascii="Georgia" w:hAnsi="Georgia"/>
        </w:rPr>
        <w:t xml:space="preserve">information available suggests, as it tends to persist in areas generally inaccessible to humans; however, the population size is unknown. </w:t>
      </w:r>
      <w:commentRangeStart w:id="52"/>
      <w:r w:rsidRPr="00F50482">
        <w:rPr>
          <w:rFonts w:ascii="Georgia" w:hAnsi="Georgia"/>
          <w:strike/>
          <w:rPrChange w:author="Jack Plummer" w:date="2022-08-18T12:00:00Z" w:id="53">
            <w:rPr>
              <w:rFonts w:ascii="Georgia" w:hAnsi="Georgia"/>
            </w:rPr>
          </w:rPrChange>
        </w:rPr>
        <w:t xml:space="preserve">Given the lack of identified threats to the species, it is inferred that the </w:t>
      </w:r>
      <w:r w:rsidRPr="00F50482">
        <w:rPr>
          <w:rFonts w:ascii="Georgia" w:hAnsi="Georgia"/>
          <w:strike/>
          <w:rPrChange w:author="Jack Plummer" w:date="2022-08-18T12:00:00Z" w:id="54">
            <w:rPr>
              <w:rFonts w:ascii="Georgia" w:hAnsi="Georgia"/>
            </w:rPr>
          </w:rPrChange>
        </w:rPr>
        <w:t>population trend is stable.</w:t>
      </w:r>
      <w:commentRangeEnd w:id="52"/>
      <w:r w:rsidR="00F50482">
        <w:rPr>
          <w:rStyle w:val="CommentReference"/>
          <w:sz w:val="20"/>
          <w:szCs w:val="20"/>
        </w:rPr>
        <w:commentReference w:id="52"/>
      </w:r>
      <w:r>
        <w:rPr>
          <w:rFonts w:ascii="Georgia" w:hAnsi="Georgia"/>
        </w:rPr>
        <w:t xml:space="preserve"> </w:t>
      </w:r>
      <w:ins w:author="Jack Plummer" w:date="2022-08-18T12:02:00Z" w:id="55">
        <w:r w:rsidR="00F50482">
          <w:rPr>
            <w:rFonts w:ascii="Georgia" w:hAnsi="Georgia"/>
          </w:rPr>
          <w:t xml:space="preserve">A continuing decline in the number of mature individuals is inferred owing to exploitation of the species for medicinal purposes, and loss of habitat </w:t>
        </w:r>
      </w:ins>
      <w:ins w:author="Jack Plummer" w:date="2022-08-18T12:03:00Z" w:id="56">
        <w:r w:rsidR="00F50482">
          <w:rPr>
            <w:rFonts w:ascii="Georgia" w:hAnsi="Georgia"/>
          </w:rPr>
          <w:t>due to</w:t>
        </w:r>
      </w:ins>
      <w:ins w:author="Jack Plummer" w:date="2022-08-18T12:02:00Z" w:id="57">
        <w:r w:rsidR="00F50482">
          <w:rPr>
            <w:rFonts w:ascii="Georgia" w:hAnsi="Georgia"/>
          </w:rPr>
          <w:t xml:space="preserve"> </w:t>
        </w:r>
        <w:r w:rsidR="00F50482">
          <w:rPr>
            <w:rStyle w:val="CommentReference"/>
            <w:rFonts w:ascii="Georgia" w:hAnsi="Georgia"/>
          </w:rPr>
          <w:t>forest conversion, road construction and hydropower projects.</w:t>
        </w:r>
        <w:r w:rsidR="00F50482">
          <w:rPr>
            <w:rFonts w:ascii="Georgia" w:hAnsi="Georgia"/>
          </w:rPr>
          <w:t xml:space="preserve"> </w:t>
        </w:r>
      </w:ins>
      <w:del w:author="Jack Plummer" w:date="2022-08-18T12:03:00Z" w:id="58">
        <w:r w:rsidDel="00F50482">
          <w:rPr>
            <w:rFonts w:ascii="Georgia" w:hAnsi="Georgia"/>
          </w:rPr>
          <w:delText xml:space="preserve">It </w:delText>
        </w:r>
      </w:del>
      <w:del w:author="Jack Plummer" w:date="2022-08-18T12:00:00Z" w:id="59">
        <w:r w:rsidDel="00F50482">
          <w:rPr>
            <w:rFonts w:ascii="Georgia" w:hAnsi="Georgia"/>
          </w:rPr>
          <w:delText xml:space="preserve">is recommended </w:delText>
        </w:r>
      </w:del>
      <w:ins w:author="Jack Plummer" w:date="2022-08-18T12:00:00Z" w:id="60">
        <w:r w:rsidR="00F50482">
          <w:rPr>
            <w:rFonts w:ascii="Georgia" w:hAnsi="Georgia"/>
          </w:rPr>
          <w:t>F</w:t>
        </w:r>
      </w:ins>
      <w:del w:author="Jack Plummer" w:date="2022-08-18T12:00:00Z" w:id="61">
        <w:r w:rsidDel="00F50482">
          <w:rPr>
            <w:rFonts w:ascii="Georgia" w:hAnsi="Georgia"/>
          </w:rPr>
          <w:delText>f</w:delText>
        </w:r>
      </w:del>
      <w:r>
        <w:rPr>
          <w:rFonts w:ascii="Georgia" w:hAnsi="Georgia"/>
        </w:rPr>
        <w:t>urther sampling is</w:t>
      </w:r>
      <w:ins w:author="Jack Plummer" w:date="2022-08-18T12:00:00Z" w:id="62">
        <w:r w:rsidR="00F50482">
          <w:rPr>
            <w:rFonts w:ascii="Georgia" w:hAnsi="Georgia"/>
          </w:rPr>
          <w:t xml:space="preserve"> </w:t>
        </w:r>
      </w:ins>
      <w:del w:author="Jack Plummer" w:date="2022-08-18T12:00:00Z" w:id="63">
        <w:r w:rsidDel="00F50482">
          <w:rPr>
            <w:rFonts w:ascii="Georgia" w:hAnsi="Georgia"/>
          </w:rPr>
          <w:delText xml:space="preserve"> </w:delText>
        </w:r>
      </w:del>
      <w:ins w:author="Jack Plummer" w:date="2022-08-18T12:00:00Z" w:id="64">
        <w:r w:rsidR="00F50482">
          <w:rPr>
            <w:rFonts w:ascii="Georgia" w:hAnsi="Georgia"/>
          </w:rPr>
          <w:t xml:space="preserve">recommended </w:t>
        </w:r>
      </w:ins>
      <w:del w:author="Jack Plummer" w:date="2022-08-18T12:00:00Z" w:id="65">
        <w:r w:rsidDel="00F50482">
          <w:rPr>
            <w:rFonts w:ascii="Georgia" w:hAnsi="Georgia"/>
          </w:rPr>
          <w:delText xml:space="preserve">conducted </w:delText>
        </w:r>
      </w:del>
      <w:r>
        <w:rPr>
          <w:rFonts w:ascii="Georgia" w:hAnsi="Georgia"/>
        </w:rPr>
        <w:t>to quantify the population</w:t>
      </w:r>
      <w:ins w:author="Jack Plummer" w:date="2022-08-18T12:00:00Z" w:id="66">
        <w:r w:rsidR="00F50482">
          <w:rPr>
            <w:rFonts w:ascii="Georgia" w:hAnsi="Georgia"/>
          </w:rPr>
          <w:t xml:space="preserve"> size, and rate of decline</w:t>
        </w:r>
      </w:ins>
      <w:r>
        <w:rPr>
          <w:rFonts w:ascii="Georgia" w:hAnsi="Georgia"/>
        </w:rPr>
        <w:t>.</w:t>
      </w:r>
    </w:p>
    <w:p w:rsidR="00000000" w:rsidRDefault="00647069" w14:paraId="3B89712C" w14:textId="77777777">
      <w:pPr>
        <w:pStyle w:val="Heading2"/>
        <w:divId w:val="1698310240"/>
        <w:rPr>
          <w:rFonts w:ascii="Georgia" w:hAnsi="Georgia" w:eastAsia="Times New Roman"/>
          <w:sz w:val="27"/>
          <w:szCs w:val="27"/>
        </w:rPr>
      </w:pPr>
      <w:commentRangeStart w:id="67"/>
      <w:r>
        <w:rPr>
          <w:rFonts w:ascii="Georgia" w:hAnsi="Georgia" w:eastAsia="Times New Roman"/>
          <w:sz w:val="27"/>
          <w:szCs w:val="27"/>
        </w:rPr>
        <w:t>Population Information</w:t>
      </w:r>
      <w:commentRangeEnd w:id="67"/>
      <w:r w:rsidR="00F50482">
        <w:rPr>
          <w:rStyle w:val="CommentReference"/>
          <w:b w:val="0"/>
          <w:bCs w:val="0"/>
          <w:sz w:val="20"/>
          <w:szCs w:val="20"/>
        </w:rPr>
        <w:commentReference w:id="67"/>
      </w:r>
    </w:p>
    <w:p w:rsidR="00000000" w:rsidRDefault="00647069" w14:paraId="22C766C6" w14:textId="7F89A4C8">
      <w:pPr>
        <w:pStyle w:val="NormalWeb"/>
        <w:divId w:val="1698310240"/>
        <w:rPr>
          <w:rFonts w:ascii="Georgia" w:hAnsi="Georgia"/>
        </w:rPr>
      </w:pPr>
      <w:r>
        <w:rPr>
          <w:rStyle w:val="datalabel1"/>
          <w:rFonts w:ascii="Georgia" w:hAnsi="Georgia"/>
        </w:rPr>
        <w:t xml:space="preserve">Current Population Trend: </w:t>
      </w:r>
      <w:del w:author="Jack Plummer" w:date="2022-08-18T12:03:00Z" w:id="68">
        <w:r w:rsidDel="00F50482">
          <w:rPr>
            <w:rFonts w:ascii="Georgia" w:hAnsi="Georgia"/>
          </w:rPr>
          <w:delText>Stable</w:delText>
        </w:r>
      </w:del>
      <w:ins w:author="Jack Plummer" w:date="2022-08-18T12:03:00Z" w:id="69">
        <w:r w:rsidR="00F50482">
          <w:rPr>
            <w:rFonts w:ascii="Georgia" w:hAnsi="Georgia"/>
          </w:rPr>
          <w:t>Decreasing</w:t>
        </w:r>
      </w:ins>
    </w:p>
    <w:p w:rsidR="00000000" w:rsidRDefault="00647069" w14:paraId="56BE7FD6" w14:textId="77777777">
      <w:pPr>
        <w:pStyle w:val="Heading1"/>
        <w:divId w:val="704986376"/>
        <w:rPr>
          <w:rFonts w:ascii="Georgia" w:hAnsi="Georgia" w:eastAsia="Times New Roman"/>
          <w:sz w:val="29"/>
          <w:szCs w:val="29"/>
        </w:rPr>
      </w:pPr>
      <w:r>
        <w:rPr>
          <w:rFonts w:ascii="Georgia" w:hAnsi="Georgia" w:eastAsia="Times New Roman"/>
          <w:sz w:val="29"/>
          <w:szCs w:val="29"/>
        </w:rPr>
        <w:t>Habitats and Ecology</w:t>
      </w:r>
    </w:p>
    <w:p w:rsidR="00000000" w:rsidRDefault="00647069" w14:paraId="056BB084" w14:textId="418BA411">
      <w:pPr>
        <w:pStyle w:val="NormalWeb"/>
        <w:divId w:val="704986376"/>
        <w:rPr>
          <w:rFonts w:ascii="Georgia" w:hAnsi="Georgia"/>
        </w:rPr>
      </w:pPr>
      <w:r w:rsidRPr="0021F15F" w:rsidR="00647069">
        <w:rPr>
          <w:rFonts w:ascii="Georgia" w:hAnsi="Georgia"/>
        </w:rPr>
        <w:t>This species is </w:t>
      </w:r>
      <w:ins w:author="Jack Plummer" w:date="2022-08-18T12:04:00Z" w:id="2224479">
        <w:r w:rsidRPr="0021F15F" w:rsidR="00F50482">
          <w:rPr>
            <w:rFonts w:ascii="Georgia" w:hAnsi="Georgia"/>
          </w:rPr>
          <w:t xml:space="preserve">a </w:t>
        </w:r>
      </w:ins>
      <w:r w:rsidRPr="0021F15F" w:rsidR="00647069">
        <w:rPr>
          <w:rFonts w:ascii="Georgia" w:hAnsi="Georgia"/>
        </w:rPr>
        <w:t>moderate to large sized tree which occurs in subtropical an</w:t>
      </w:r>
      <w:r w:rsidRPr="0021F15F" w:rsidR="00647069">
        <w:rPr>
          <w:rFonts w:ascii="Georgia" w:hAnsi="Georgia"/>
        </w:rPr>
        <w:t xml:space="preserve">d tropical forest, </w:t>
      </w:r>
      <w:proofErr w:type="gramStart"/>
      <w:r w:rsidRPr="0021F15F" w:rsidR="00647069">
        <w:rPr>
          <w:rFonts w:ascii="Georgia" w:hAnsi="Georgia"/>
        </w:rPr>
        <w:t>and also</w:t>
      </w:r>
      <w:proofErr w:type="gramEnd"/>
      <w:r w:rsidRPr="0021F15F" w:rsidR="00647069">
        <w:rPr>
          <w:rFonts w:ascii="Georgia" w:hAnsi="Georgia"/>
        </w:rPr>
        <w:t xml:space="preserve"> in secondary forest margins (Grierson and Long 1991, Mohan </w:t>
      </w:r>
      <w:r w:rsidRPr="0021F15F" w:rsidR="00647069">
        <w:rPr>
          <w:rStyle w:val="Emphasis"/>
          <w:rFonts w:ascii="Georgia" w:hAnsi="Georgia"/>
        </w:rPr>
        <w:t>et al</w:t>
      </w:r>
      <w:r w:rsidRPr="0021F15F" w:rsidR="00647069">
        <w:rPr>
          <w:rFonts w:ascii="Georgia" w:hAnsi="Georgia"/>
        </w:rPr>
        <w:t xml:space="preserve">. 2013, Sharma </w:t>
      </w:r>
      <w:r w:rsidRPr="0021F15F" w:rsidR="00647069">
        <w:rPr>
          <w:rStyle w:val="Emphasis"/>
          <w:rFonts w:ascii="Georgia" w:hAnsi="Georgia"/>
        </w:rPr>
        <w:t>et al.</w:t>
      </w:r>
      <w:r w:rsidRPr="0021F15F" w:rsidR="00647069">
        <w:rPr>
          <w:rFonts w:ascii="Georgia" w:hAnsi="Georgia"/>
        </w:rPr>
        <w:t xml:space="preserve"> 2016). It is a monotypic genus </w:t>
      </w:r>
      <w:del w:author="Jack Plummer" w:date="2022-08-18T12:05:00Z" w:id="378401763">
        <w:r w:rsidRPr="0021F15F" w:rsidDel="00647069">
          <w:rPr>
            <w:rFonts w:ascii="Georgia" w:hAnsi="Georgia"/>
          </w:rPr>
          <w:delText xml:space="preserve">indigenous to the subtropical forests of Bhutan and is </w:delText>
        </w:r>
      </w:del>
      <w:r w:rsidRPr="0021F15F" w:rsidR="00647069">
        <w:rPr>
          <w:rFonts w:ascii="Georgia" w:hAnsi="Georgia"/>
        </w:rPr>
        <w:t>common in the evergreen broadleaved forests</w:t>
      </w:r>
      <w:ins w:author="Jack Plummer" w:date="2022-08-18T12:05:00Z" w:id="317768856">
        <w:r w:rsidRPr="0021F15F" w:rsidR="001867D6">
          <w:rPr>
            <w:rFonts w:ascii="Georgia" w:hAnsi="Georgia"/>
          </w:rPr>
          <w:t xml:space="preserve"> of </w:t>
        </w:r>
      </w:ins>
      <w:commentRangeStart w:id="73"/>
      <w:ins w:author="Jack Plummer" w:date="2022-08-18T12:05:00Z" w:id="846447903">
        <w:r w:rsidRPr="0021F15F" w:rsidR="001867D6">
          <w:rPr>
            <w:rFonts w:ascii="Georgia" w:hAnsi="Georgia"/>
          </w:rPr>
          <w:t>Bhutan</w:t>
        </w:r>
      </w:ins>
      <w:commentRangeEnd w:id="73"/>
      <w:r>
        <w:rPr>
          <w:rStyle w:val="CommentReference"/>
        </w:rPr>
        <w:commentReference w:id="73"/>
      </w:r>
      <w:r w:rsidRPr="0021F15F" w:rsidR="00647069">
        <w:rPr>
          <w:rFonts w:ascii="Georgia" w:hAnsi="Georgia"/>
        </w:rPr>
        <w:t xml:space="preserve">. It usually </w:t>
      </w:r>
      <w:r w:rsidRPr="0021F15F" w:rsidR="00647069">
        <w:rPr>
          <w:rFonts w:ascii="Georgia" w:hAnsi="Georgia"/>
        </w:rPr>
        <w:t>flowers in April - May.</w:t>
      </w:r>
      <w:ins w:author="Jack Plummer" w:date="2022-08-18T11:46:00Z" w:id="1922387028">
        <w:r w:rsidRPr="0021F15F" w:rsidR="000E76C6">
          <w:rPr>
            <w:rFonts w:ascii="Georgia" w:hAnsi="Georgia"/>
          </w:rPr>
          <w:t xml:space="preserve"> The f</w:t>
        </w:r>
        <w:r w:rsidRPr="0021F15F" w:rsidR="000E76C6">
          <w:rPr>
            <w:rFonts w:ascii="Georgia" w:hAnsi="Georgia"/>
          </w:rPr>
          <w:t xml:space="preserve">ruit </w:t>
        </w:r>
        <w:r w:rsidRPr="0021F15F" w:rsidR="000E76C6">
          <w:rPr>
            <w:rFonts w:ascii="Georgia" w:hAnsi="Georgia"/>
          </w:rPr>
          <w:t xml:space="preserve">is </w:t>
        </w:r>
        <w:r w:rsidRPr="0021F15F" w:rsidR="000E76C6">
          <w:rPr>
            <w:rFonts w:ascii="Georgia" w:hAnsi="Georgia"/>
          </w:rPr>
          <w:t xml:space="preserve">a large </w:t>
        </w:r>
        <w:r w:rsidRPr="0021F15F" w:rsidR="000E76C6">
          <w:rPr>
            <w:rFonts w:ascii="Georgia" w:hAnsi="Georgia"/>
          </w:rPr>
          <w:t>subglobose</w:t>
        </w:r>
        <w:r w:rsidRPr="0021F15F" w:rsidR="000E76C6">
          <w:rPr>
            <w:rFonts w:ascii="Georgia" w:hAnsi="Georgia"/>
          </w:rPr>
          <w:t xml:space="preserve"> berry with thick rind (Grierson and Long 1991).</w:t>
        </w:r>
      </w:ins>
    </w:p>
    <w:p w:rsidR="00000000" w:rsidRDefault="00647069" w14:paraId="0F5F6D61" w14:textId="77777777">
      <w:pPr>
        <w:pStyle w:val="Heading2"/>
        <w:divId w:val="704986376"/>
        <w:rPr>
          <w:rFonts w:ascii="Georgia" w:hAnsi="Georgia" w:eastAsia="Times New Roman"/>
          <w:sz w:val="27"/>
          <w:szCs w:val="27"/>
        </w:rPr>
      </w:pPr>
      <w:r>
        <w:rPr>
          <w:rFonts w:ascii="Georgia" w:hAnsi="Georgia" w:eastAsia="Times New Roman"/>
          <w:sz w:val="27"/>
          <w:szCs w:val="27"/>
        </w:rPr>
        <w:t>IUCN Habitats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383"/>
        <w:gridCol w:w="763"/>
        <w:gridCol w:w="1020"/>
        <w:gridCol w:w="1844"/>
      </w:tblGrid>
      <w:tr w:rsidR="00000000" w14:paraId="6C7A4714" w14:textId="77777777">
        <w:trPr>
          <w:divId w:val="704986376"/>
          <w:tblCellSpacing w:w="15" w:type="dxa"/>
        </w:trPr>
        <w:tc>
          <w:tcPr>
            <w:tcW w:w="0" w:type="auto"/>
            <w:tcBorders>
              <w:bottom w:val="single" w:color="000000" w:sz="6" w:space="0"/>
            </w:tcBorders>
            <w:shd w:val="clear" w:color="auto" w:fill="BBBBBB"/>
            <w:vAlign w:val="center"/>
            <w:hideMark/>
          </w:tcPr>
          <w:p w:rsidR="00000000" w:rsidRDefault="00647069" w14:paraId="5AF3E945" w14:textId="77777777">
            <w:pPr>
              <w:spacing w:after="75"/>
              <w:rPr>
                <w:rFonts w:ascii="Georgia" w:hAnsi="Georgia" w:eastAsia="Times New Roman"/>
                <w:b/>
                <w:bCs/>
                <w:sz w:val="18"/>
                <w:szCs w:val="18"/>
              </w:rPr>
            </w:pPr>
            <w:r>
              <w:rPr>
                <w:rFonts w:ascii="Georgia" w:hAnsi="Georgia" w:eastAsia="Times New Roman"/>
                <w:b/>
                <w:bCs/>
                <w:sz w:val="18"/>
                <w:szCs w:val="18"/>
              </w:rPr>
              <w:t>Habitat</w:t>
            </w:r>
          </w:p>
        </w:tc>
        <w:tc>
          <w:tcPr>
            <w:tcW w:w="0" w:type="auto"/>
            <w:tcBorders>
              <w:bottom w:val="single" w:color="000000" w:sz="6" w:space="0"/>
            </w:tcBorders>
            <w:shd w:val="clear" w:color="auto" w:fill="BBBBBB"/>
            <w:vAlign w:val="center"/>
            <w:hideMark/>
          </w:tcPr>
          <w:p w:rsidR="00000000" w:rsidRDefault="00647069" w14:paraId="5A48DD66" w14:textId="77777777">
            <w:pPr>
              <w:spacing w:after="75"/>
              <w:rPr>
                <w:rFonts w:ascii="Georgia" w:hAnsi="Georgia" w:eastAsia="Times New Roman"/>
                <w:b/>
                <w:bCs/>
                <w:sz w:val="18"/>
                <w:szCs w:val="18"/>
              </w:rPr>
            </w:pPr>
            <w:r>
              <w:rPr>
                <w:rFonts w:ascii="Georgia" w:hAnsi="Georgia" w:eastAsia="Times New Roman"/>
                <w:b/>
                <w:bCs/>
                <w:sz w:val="18"/>
                <w:szCs w:val="18"/>
              </w:rPr>
              <w:t>Season</w:t>
            </w:r>
          </w:p>
        </w:tc>
        <w:tc>
          <w:tcPr>
            <w:tcW w:w="0" w:type="auto"/>
            <w:tcBorders>
              <w:bottom w:val="single" w:color="000000" w:sz="6" w:space="0"/>
            </w:tcBorders>
            <w:shd w:val="clear" w:color="auto" w:fill="BBBBBB"/>
            <w:vAlign w:val="center"/>
            <w:hideMark/>
          </w:tcPr>
          <w:p w:rsidR="00000000" w:rsidRDefault="00647069" w14:paraId="38626A05" w14:textId="77777777">
            <w:pPr>
              <w:spacing w:after="75"/>
              <w:rPr>
                <w:rFonts w:ascii="Georgia" w:hAnsi="Georgia" w:eastAsia="Times New Roman"/>
                <w:b/>
                <w:bCs/>
                <w:sz w:val="18"/>
                <w:szCs w:val="18"/>
              </w:rPr>
            </w:pPr>
            <w:r>
              <w:rPr>
                <w:rFonts w:ascii="Georgia" w:hAnsi="Georgia" w:eastAsia="Times New Roman"/>
                <w:b/>
                <w:bCs/>
                <w:sz w:val="18"/>
                <w:szCs w:val="18"/>
              </w:rPr>
              <w:t>Suitability</w:t>
            </w:r>
          </w:p>
        </w:tc>
        <w:tc>
          <w:tcPr>
            <w:tcW w:w="0" w:type="auto"/>
            <w:tcBorders>
              <w:bottom w:val="single" w:color="000000" w:sz="6" w:space="0"/>
            </w:tcBorders>
            <w:shd w:val="clear" w:color="auto" w:fill="BBBBBB"/>
            <w:vAlign w:val="center"/>
            <w:hideMark/>
          </w:tcPr>
          <w:p w:rsidR="00000000" w:rsidRDefault="00647069" w14:paraId="328A2519" w14:textId="77777777">
            <w:pPr>
              <w:spacing w:after="75"/>
              <w:rPr>
                <w:rFonts w:ascii="Georgia" w:hAnsi="Georgia" w:eastAsia="Times New Roman"/>
                <w:b/>
                <w:bCs/>
                <w:sz w:val="18"/>
                <w:szCs w:val="18"/>
              </w:rPr>
            </w:pPr>
            <w:r>
              <w:rPr>
                <w:rFonts w:ascii="Georgia" w:hAnsi="Georgia" w:eastAsia="Times New Roman"/>
                <w:b/>
                <w:bCs/>
                <w:sz w:val="18"/>
                <w:szCs w:val="18"/>
              </w:rPr>
              <w:t>Major Importance?</w:t>
            </w:r>
          </w:p>
        </w:tc>
      </w:tr>
      <w:tr w:rsidR="00000000" w14:paraId="3B7FEBFB" w14:textId="77777777">
        <w:trPr>
          <w:divId w:val="704986376"/>
          <w:tblCellSpacing w:w="15" w:type="dxa"/>
        </w:trPr>
        <w:tc>
          <w:tcPr>
            <w:tcW w:w="0" w:type="auto"/>
            <w:tcBorders>
              <w:bottom w:val="single" w:color="CCCCCC" w:sz="6" w:space="0"/>
            </w:tcBorders>
            <w:vAlign w:val="center"/>
            <w:hideMark/>
          </w:tcPr>
          <w:p w:rsidR="00000000" w:rsidRDefault="00647069" w14:paraId="78BDFD68" w14:textId="77777777">
            <w:pPr>
              <w:spacing w:after="75"/>
              <w:rPr>
                <w:rFonts w:ascii="Georgia" w:hAnsi="Georgia" w:eastAsia="Times New Roman"/>
                <w:sz w:val="18"/>
                <w:szCs w:val="18"/>
              </w:rPr>
            </w:pPr>
            <w:r>
              <w:rPr>
                <w:rFonts w:ascii="Georgia" w:hAnsi="Georgia" w:eastAsia="Times New Roman"/>
                <w:sz w:val="18"/>
                <w:szCs w:val="18"/>
              </w:rPr>
              <w:t>1.5. Forest -&gt; Forest - Subtropical/Tropical Dry</w:t>
            </w:r>
          </w:p>
        </w:tc>
        <w:tc>
          <w:tcPr>
            <w:tcW w:w="0" w:type="auto"/>
            <w:tcBorders>
              <w:bottom w:val="single" w:color="CCCCCC" w:sz="6" w:space="0"/>
            </w:tcBorders>
            <w:vAlign w:val="center"/>
            <w:hideMark/>
          </w:tcPr>
          <w:p w:rsidR="00000000" w:rsidRDefault="00647069" w14:paraId="03827F82"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647069" w14:paraId="40625B38"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647069" w14:paraId="185247A4"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73667F1B" w14:textId="77777777">
        <w:trPr>
          <w:divId w:val="704986376"/>
          <w:tblCellSpacing w:w="15" w:type="dxa"/>
        </w:trPr>
        <w:tc>
          <w:tcPr>
            <w:tcW w:w="0" w:type="auto"/>
            <w:tcBorders>
              <w:bottom w:val="single" w:color="CCCCCC" w:sz="6" w:space="0"/>
            </w:tcBorders>
            <w:vAlign w:val="center"/>
            <w:hideMark/>
          </w:tcPr>
          <w:p w:rsidR="00000000" w:rsidRDefault="00647069" w14:paraId="27931F51" w14:textId="77777777">
            <w:pPr>
              <w:spacing w:after="75"/>
              <w:rPr>
                <w:rFonts w:ascii="Georgia" w:hAnsi="Georgia" w:eastAsia="Times New Roman"/>
                <w:sz w:val="18"/>
                <w:szCs w:val="18"/>
              </w:rPr>
            </w:pPr>
            <w:r>
              <w:rPr>
                <w:rFonts w:ascii="Georgia" w:hAnsi="Georgia" w:eastAsia="Times New Roman"/>
                <w:sz w:val="18"/>
                <w:szCs w:val="18"/>
              </w:rPr>
              <w:t>1.6. Forest -</w:t>
            </w:r>
            <w:r>
              <w:rPr>
                <w:rFonts w:ascii="Georgia" w:hAnsi="Georgia" w:eastAsia="Times New Roman"/>
                <w:sz w:val="18"/>
                <w:szCs w:val="18"/>
              </w:rPr>
              <w:t>&gt; Forest - Subtropical/Tropical Moist Lowland</w:t>
            </w:r>
          </w:p>
        </w:tc>
        <w:tc>
          <w:tcPr>
            <w:tcW w:w="0" w:type="auto"/>
            <w:tcBorders>
              <w:bottom w:val="single" w:color="CCCCCC" w:sz="6" w:space="0"/>
            </w:tcBorders>
            <w:vAlign w:val="center"/>
            <w:hideMark/>
          </w:tcPr>
          <w:p w:rsidR="00000000" w:rsidRDefault="00647069" w14:paraId="79C34683"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647069" w14:paraId="5374F9C3"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647069" w14:paraId="499E9684"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7BFC292E" w14:textId="77777777">
        <w:trPr>
          <w:divId w:val="704986376"/>
          <w:tblCellSpacing w:w="15" w:type="dxa"/>
        </w:trPr>
        <w:tc>
          <w:tcPr>
            <w:tcW w:w="0" w:type="auto"/>
            <w:tcBorders>
              <w:bottom w:val="single" w:color="CCCCCC" w:sz="6" w:space="0"/>
            </w:tcBorders>
            <w:vAlign w:val="center"/>
            <w:hideMark/>
          </w:tcPr>
          <w:p w:rsidR="00000000" w:rsidRDefault="00647069" w14:paraId="64011646" w14:textId="77777777">
            <w:pPr>
              <w:spacing w:after="75"/>
              <w:rPr>
                <w:rFonts w:ascii="Georgia" w:hAnsi="Georgia" w:eastAsia="Times New Roman"/>
                <w:sz w:val="18"/>
                <w:szCs w:val="18"/>
              </w:rPr>
            </w:pPr>
            <w:r>
              <w:rPr>
                <w:rFonts w:ascii="Georgia" w:hAnsi="Georgia" w:eastAsia="Times New Roman"/>
                <w:sz w:val="18"/>
                <w:szCs w:val="18"/>
              </w:rPr>
              <w:t>1.9. Forest -&gt; Forest - Subtropical/Tropical Moist Montane</w:t>
            </w:r>
          </w:p>
        </w:tc>
        <w:tc>
          <w:tcPr>
            <w:tcW w:w="0" w:type="auto"/>
            <w:tcBorders>
              <w:bottom w:val="single" w:color="CCCCCC" w:sz="6" w:space="0"/>
            </w:tcBorders>
            <w:vAlign w:val="center"/>
            <w:hideMark/>
          </w:tcPr>
          <w:p w:rsidR="00000000" w:rsidRDefault="00647069" w14:paraId="29B5DA26"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647069" w14:paraId="407EA8D0"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647069" w14:paraId="561F1891"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011DF557" w14:textId="77777777">
        <w:trPr>
          <w:divId w:val="704986376"/>
          <w:tblCellSpacing w:w="15" w:type="dxa"/>
        </w:trPr>
        <w:tc>
          <w:tcPr>
            <w:tcW w:w="0" w:type="auto"/>
            <w:tcBorders>
              <w:bottom w:val="single" w:color="CCCCCC" w:sz="6" w:space="0"/>
            </w:tcBorders>
            <w:vAlign w:val="center"/>
            <w:hideMark/>
          </w:tcPr>
          <w:p w:rsidR="00000000" w:rsidRDefault="00647069" w14:paraId="01FE46D3" w14:textId="77777777">
            <w:pPr>
              <w:spacing w:after="75"/>
              <w:rPr>
                <w:rFonts w:ascii="Georgia" w:hAnsi="Georgia" w:eastAsia="Times New Roman"/>
                <w:sz w:val="18"/>
                <w:szCs w:val="18"/>
              </w:rPr>
            </w:pPr>
            <w:r>
              <w:rPr>
                <w:rFonts w:ascii="Georgia" w:hAnsi="Georgia" w:eastAsia="Times New Roman"/>
                <w:sz w:val="18"/>
                <w:szCs w:val="18"/>
              </w:rPr>
              <w:t xml:space="preserve">4.7. </w:t>
            </w:r>
            <w:commentRangeStart w:id="75"/>
            <w:r>
              <w:rPr>
                <w:rFonts w:ascii="Georgia" w:hAnsi="Georgia" w:eastAsia="Times New Roman"/>
                <w:sz w:val="18"/>
                <w:szCs w:val="18"/>
              </w:rPr>
              <w:t>Grassland -</w:t>
            </w:r>
            <w:r>
              <w:rPr>
                <w:rFonts w:ascii="Georgia" w:hAnsi="Georgia" w:eastAsia="Times New Roman"/>
                <w:sz w:val="18"/>
                <w:szCs w:val="18"/>
              </w:rPr>
              <w:t>&gt; Grassland - Subtropical/Tropical High Altitude</w:t>
            </w:r>
            <w:commentRangeEnd w:id="75"/>
            <w:r w:rsidR="001867D6">
              <w:rPr>
                <w:rStyle w:val="CommentReference"/>
                <w:sz w:val="20"/>
                <w:szCs w:val="20"/>
              </w:rPr>
              <w:commentReference w:id="75"/>
            </w:r>
          </w:p>
        </w:tc>
        <w:tc>
          <w:tcPr>
            <w:tcW w:w="0" w:type="auto"/>
            <w:tcBorders>
              <w:bottom w:val="single" w:color="CCCCCC" w:sz="6" w:space="0"/>
            </w:tcBorders>
            <w:vAlign w:val="center"/>
            <w:hideMark/>
          </w:tcPr>
          <w:p w:rsidR="00000000" w:rsidRDefault="00647069" w14:paraId="1290A4D4"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647069" w14:paraId="521021C5"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647069" w14:paraId="4FEC6AB7"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647069" w14:paraId="3BC6DAC1" w14:textId="77777777">
      <w:pPr>
        <w:pStyle w:val="Heading2"/>
        <w:divId w:val="704986376"/>
        <w:rPr>
          <w:rFonts w:ascii="Georgia" w:hAnsi="Georgia" w:eastAsia="Times New Roman"/>
          <w:sz w:val="27"/>
          <w:szCs w:val="27"/>
        </w:rPr>
      </w:pPr>
      <w:r>
        <w:rPr>
          <w:rFonts w:ascii="Georgia" w:hAnsi="Georgia" w:eastAsia="Times New Roman"/>
          <w:sz w:val="27"/>
          <w:szCs w:val="27"/>
        </w:rPr>
        <w:t>Systems</w:t>
      </w:r>
    </w:p>
    <w:p w:rsidR="00000000" w:rsidRDefault="00647069" w14:paraId="7559BDB4" w14:textId="77777777">
      <w:pPr>
        <w:pStyle w:val="NormalWeb"/>
        <w:divId w:val="704986376"/>
        <w:rPr>
          <w:rFonts w:ascii="Georgia" w:hAnsi="Georgia"/>
        </w:rPr>
      </w:pPr>
      <w:r>
        <w:rPr>
          <w:rStyle w:val="datalabel1"/>
          <w:rFonts w:ascii="Georgia" w:hAnsi="Georgia"/>
        </w:rPr>
        <w:t xml:space="preserve">System: </w:t>
      </w:r>
      <w:r>
        <w:rPr>
          <w:rFonts w:ascii="Georgia" w:hAnsi="Georgia"/>
        </w:rPr>
        <w:t>Terrestrial</w:t>
      </w:r>
    </w:p>
    <w:p w:rsidR="00000000" w:rsidRDefault="00647069" w14:paraId="0ECF9DF4" w14:textId="77777777">
      <w:pPr>
        <w:pStyle w:val="Heading2"/>
        <w:divId w:val="704986376"/>
        <w:rPr>
          <w:rFonts w:ascii="Georgia" w:hAnsi="Georgia" w:eastAsia="Times New Roman"/>
          <w:sz w:val="27"/>
          <w:szCs w:val="27"/>
        </w:rPr>
      </w:pPr>
      <w:r>
        <w:rPr>
          <w:rFonts w:ascii="Georgia" w:hAnsi="Georgia" w:eastAsia="Times New Roman"/>
          <w:sz w:val="27"/>
          <w:szCs w:val="27"/>
        </w:rPr>
        <w:t>Plant / Fungi Specific</w:t>
      </w:r>
    </w:p>
    <w:p w:rsidR="00000000" w:rsidRDefault="00647069" w14:paraId="4DEB4686" w14:textId="77777777">
      <w:pPr>
        <w:pStyle w:val="NormalWeb"/>
        <w:divId w:val="70498637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92"/>
      </w:tblGrid>
      <w:tr w:rsidR="00000000" w14:paraId="5F4EEC61" w14:textId="77777777">
        <w:trPr>
          <w:divId w:val="704986376"/>
          <w:tblCellSpacing w:w="15" w:type="dxa"/>
        </w:trPr>
        <w:tc>
          <w:tcPr>
            <w:tcW w:w="0" w:type="auto"/>
            <w:tcBorders>
              <w:bottom w:val="single" w:color="000000" w:sz="6" w:space="0"/>
            </w:tcBorders>
            <w:shd w:val="clear" w:color="auto" w:fill="BBBBBB"/>
            <w:vAlign w:val="center"/>
            <w:hideMark/>
          </w:tcPr>
          <w:p w:rsidR="00000000" w:rsidRDefault="00647069" w14:paraId="55FD54F3" w14:textId="77777777">
            <w:pPr>
              <w:spacing w:after="75"/>
              <w:rPr>
                <w:rFonts w:ascii="Georgia" w:hAnsi="Georgia" w:eastAsia="Times New Roman"/>
                <w:b/>
                <w:bCs/>
                <w:sz w:val="18"/>
                <w:szCs w:val="18"/>
              </w:rPr>
            </w:pPr>
            <w:r>
              <w:rPr>
                <w:rFonts w:ascii="Georgia" w:hAnsi="Georgia" w:eastAsia="Times New Roman"/>
                <w:b/>
                <w:bCs/>
                <w:sz w:val="18"/>
                <w:szCs w:val="18"/>
              </w:rPr>
              <w:t>Plant and Fungal Growth Forms</w:t>
            </w:r>
          </w:p>
        </w:tc>
      </w:tr>
      <w:tr w:rsidR="00000000" w14:paraId="31B73623" w14:textId="77777777">
        <w:trPr>
          <w:divId w:val="704986376"/>
          <w:tblCellSpacing w:w="15" w:type="dxa"/>
        </w:trPr>
        <w:tc>
          <w:tcPr>
            <w:tcW w:w="0" w:type="auto"/>
            <w:tcBorders>
              <w:bottom w:val="single" w:color="CCCCCC" w:sz="6" w:space="0"/>
            </w:tcBorders>
            <w:vAlign w:val="center"/>
            <w:hideMark/>
          </w:tcPr>
          <w:p w:rsidR="00000000" w:rsidRDefault="00647069" w14:paraId="72B0D90C" w14:textId="77777777">
            <w:pPr>
              <w:spacing w:after="75"/>
              <w:rPr>
                <w:rFonts w:ascii="Georgia" w:hAnsi="Georgia" w:eastAsia="Times New Roman"/>
                <w:sz w:val="18"/>
                <w:szCs w:val="18"/>
              </w:rPr>
            </w:pPr>
            <w:r>
              <w:rPr>
                <w:rFonts w:ascii="Georgia" w:hAnsi="Georgia" w:eastAsia="Times New Roman"/>
                <w:sz w:val="18"/>
                <w:szCs w:val="18"/>
              </w:rPr>
              <w:t>Tree - large</w:t>
            </w:r>
          </w:p>
        </w:tc>
      </w:tr>
      <w:tr w:rsidR="00000000" w14:paraId="34EE036A" w14:textId="77777777">
        <w:trPr>
          <w:divId w:val="704986376"/>
          <w:tblCellSpacing w:w="15" w:type="dxa"/>
        </w:trPr>
        <w:tc>
          <w:tcPr>
            <w:tcW w:w="0" w:type="auto"/>
            <w:tcBorders>
              <w:bottom w:val="single" w:color="CCCCCC" w:sz="6" w:space="0"/>
            </w:tcBorders>
            <w:vAlign w:val="center"/>
            <w:hideMark/>
          </w:tcPr>
          <w:p w:rsidR="00000000" w:rsidRDefault="00647069" w14:paraId="24EB4DB8" w14:textId="77777777">
            <w:pPr>
              <w:spacing w:after="75"/>
              <w:rPr>
                <w:rFonts w:ascii="Georgia" w:hAnsi="Georgia" w:eastAsia="Times New Roman"/>
                <w:sz w:val="18"/>
                <w:szCs w:val="18"/>
              </w:rPr>
            </w:pPr>
            <w:r>
              <w:rPr>
                <w:rFonts w:ascii="Georgia" w:hAnsi="Georgia" w:eastAsia="Times New Roman"/>
                <w:sz w:val="18"/>
                <w:szCs w:val="18"/>
              </w:rPr>
              <w:lastRenderedPageBreak/>
              <w:t>Tree - small</w:t>
            </w:r>
          </w:p>
        </w:tc>
      </w:tr>
    </w:tbl>
    <w:p w:rsidR="00000000" w:rsidRDefault="00647069" w14:paraId="1FE9E296" w14:textId="77777777">
      <w:pPr>
        <w:pStyle w:val="Heading1"/>
        <w:divId w:val="1850295363"/>
        <w:rPr>
          <w:rFonts w:ascii="Georgia" w:hAnsi="Georgia" w:eastAsia="Times New Roman"/>
          <w:sz w:val="29"/>
          <w:szCs w:val="29"/>
        </w:rPr>
      </w:pPr>
      <w:r>
        <w:rPr>
          <w:rFonts w:ascii="Georgia" w:hAnsi="Georgia" w:eastAsia="Times New Roman"/>
          <w:sz w:val="29"/>
          <w:szCs w:val="29"/>
        </w:rPr>
        <w:t>Use and Trade</w:t>
      </w:r>
    </w:p>
    <w:p w:rsidR="00000000" w:rsidRDefault="00647069" w14:paraId="01F165F2" w14:textId="77777777">
      <w:pPr>
        <w:pStyle w:val="Heading2"/>
        <w:divId w:val="1850295363"/>
        <w:rPr>
          <w:rFonts w:ascii="Georgia" w:hAnsi="Georgia" w:eastAsia="Times New Roman"/>
          <w:sz w:val="27"/>
          <w:szCs w:val="27"/>
        </w:rPr>
      </w:pPr>
      <w:r>
        <w:rPr>
          <w:rFonts w:ascii="Georgia" w:hAnsi="Georgia" w:eastAsia="Times New Roman"/>
          <w:sz w:val="27"/>
          <w:szCs w:val="27"/>
        </w:rPr>
        <w:t>General Use and Trade Information</w:t>
      </w:r>
    </w:p>
    <w:p w:rsidR="00000000" w:rsidRDefault="00647069" w14:paraId="24E0AD43" w14:textId="23446B94">
      <w:pPr>
        <w:pStyle w:val="NormalWeb"/>
        <w:divId w:val="1850295363"/>
        <w:rPr>
          <w:rFonts w:ascii="Georgia" w:hAnsi="Georgia"/>
        </w:rPr>
      </w:pPr>
      <w:r>
        <w:rPr>
          <w:rFonts w:ascii="Georgia" w:hAnsi="Georgia"/>
        </w:rPr>
        <w:t xml:space="preserve">The plant is used in various folk medicines </w:t>
      </w:r>
      <w:proofErr w:type="gramStart"/>
      <w:r>
        <w:rPr>
          <w:rFonts w:ascii="Georgia" w:hAnsi="Georgia"/>
        </w:rPr>
        <w:t>and also</w:t>
      </w:r>
      <w:proofErr w:type="gramEnd"/>
      <w:r>
        <w:rPr>
          <w:rFonts w:ascii="Georgia" w:hAnsi="Georgia"/>
        </w:rPr>
        <w:t xml:space="preserve"> in ayurvedic formulations (</w:t>
      </w:r>
      <w:proofErr w:type="spellStart"/>
      <w:r>
        <w:rPr>
          <w:rFonts w:ascii="Georgia" w:hAnsi="Georgia"/>
        </w:rPr>
        <w:t>Khare</w:t>
      </w:r>
      <w:proofErr w:type="spellEnd"/>
      <w:r>
        <w:rPr>
          <w:rFonts w:ascii="Georgia" w:hAnsi="Georgia"/>
        </w:rPr>
        <w:t xml:space="preserve"> 2004). </w:t>
      </w:r>
      <w:ins w:author="Jack Plummer" w:date="2022-08-18T12:06:00Z" w:id="76">
        <w:r w:rsidR="001867D6">
          <w:rPr>
            <w:rFonts w:ascii="Georgia" w:hAnsi="Georgia"/>
          </w:rPr>
          <w:t xml:space="preserve">The </w:t>
        </w:r>
      </w:ins>
      <w:del w:author="Jack Plummer" w:date="2022-08-18T12:06:00Z" w:id="77">
        <w:r w:rsidDel="001867D6">
          <w:rPr>
            <w:rFonts w:ascii="Georgia" w:hAnsi="Georgia"/>
          </w:rPr>
          <w:delText>F</w:delText>
        </w:r>
      </w:del>
      <w:ins w:author="Jack Plummer" w:date="2022-08-18T12:06:00Z" w:id="78">
        <w:r w:rsidR="001867D6">
          <w:rPr>
            <w:rFonts w:ascii="Georgia" w:hAnsi="Georgia"/>
          </w:rPr>
          <w:t>f</w:t>
        </w:r>
      </w:ins>
      <w:r>
        <w:rPr>
          <w:rFonts w:ascii="Georgia" w:hAnsi="Georgia"/>
        </w:rPr>
        <w:t xml:space="preserve">ruit pulp </w:t>
      </w:r>
      <w:ins w:author="Jack Plummer" w:date="2022-08-18T12:06:00Z" w:id="79">
        <w:r w:rsidR="001867D6">
          <w:rPr>
            <w:rFonts w:ascii="Georgia" w:hAnsi="Georgia"/>
          </w:rPr>
          <w:t xml:space="preserve">is </w:t>
        </w:r>
      </w:ins>
      <w:r>
        <w:rPr>
          <w:rFonts w:ascii="Georgia" w:hAnsi="Georgia"/>
        </w:rPr>
        <w:t xml:space="preserve">poisonous and used to kill </w:t>
      </w:r>
      <w:proofErr w:type="gramStart"/>
      <w:r>
        <w:rPr>
          <w:rFonts w:ascii="Georgia" w:hAnsi="Georgia"/>
        </w:rPr>
        <w:t>fish, but</w:t>
      </w:r>
      <w:proofErr w:type="gramEnd"/>
      <w:r>
        <w:rPr>
          <w:rFonts w:ascii="Georgia" w:hAnsi="Georgia"/>
        </w:rPr>
        <w:t xml:space="preserve"> becomes edible after boiling (Grierson and Long 1991). The seeds of the plant are highly medicinal and are rich in </w:t>
      </w:r>
      <w:r>
        <w:rPr>
          <w:rFonts w:ascii="Georgia" w:hAnsi="Georgia"/>
        </w:rPr>
        <w:t>oil content and possess</w:t>
      </w:r>
      <w:del w:author="Jack Plummer" w:date="2022-08-18T12:06:00Z" w:id="80">
        <w:r w:rsidDel="001867D6">
          <w:rPr>
            <w:rFonts w:ascii="Georgia" w:hAnsi="Georgia"/>
          </w:rPr>
          <w:delText>es</w:delText>
        </w:r>
      </w:del>
      <w:r>
        <w:rPr>
          <w:rFonts w:ascii="Georgia" w:hAnsi="Georgia"/>
        </w:rPr>
        <w:t xml:space="preserve"> a peculiar nauseous aroma (Kurz 1877</w:t>
      </w:r>
      <w:ins w:author="Jack Plummer" w:date="2022-08-18T12:06:00Z" w:id="81">
        <w:r w:rsidR="001867D6">
          <w:rPr>
            <w:rFonts w:ascii="Georgia" w:hAnsi="Georgia"/>
          </w:rPr>
          <w:t>)</w:t>
        </w:r>
      </w:ins>
      <w:del w:author="Jack Plummer" w:date="2022-08-18T12:06:00Z" w:id="82">
        <w:r w:rsidDel="001867D6">
          <w:rPr>
            <w:rFonts w:ascii="Georgia" w:hAnsi="Georgia"/>
          </w:rPr>
          <w:delText>), however very little is known about the direct effects such as the extent sustainability of harvest on species</w:delText>
        </w:r>
      </w:del>
      <w:r>
        <w:rPr>
          <w:rFonts w:ascii="Georgia" w:hAnsi="Georgia"/>
        </w:rPr>
        <w:t>. </w:t>
      </w:r>
      <w:proofErr w:type="spellStart"/>
      <w:r>
        <w:rPr>
          <w:rFonts w:ascii="Georgia" w:hAnsi="Georgia"/>
        </w:rPr>
        <w:t>Chaulmugra</w:t>
      </w:r>
      <w:proofErr w:type="spellEnd"/>
      <w:r>
        <w:rPr>
          <w:rFonts w:ascii="Georgia" w:hAnsi="Georgia"/>
        </w:rPr>
        <w:t xml:space="preserve"> oil</w:t>
      </w:r>
      <w:ins w:author="Jack Plummer" w:date="2022-08-18T12:07:00Z" w:id="83">
        <w:r w:rsidR="001867D6">
          <w:rPr>
            <w:rFonts w:ascii="Georgia" w:hAnsi="Georgia"/>
          </w:rPr>
          <w:t xml:space="preserve">, derived from the </w:t>
        </w:r>
        <w:commentRangeStart w:id="84"/>
        <w:r w:rsidR="001867D6">
          <w:rPr>
            <w:rFonts w:ascii="Georgia" w:hAnsi="Georgia"/>
          </w:rPr>
          <w:t>…?</w:t>
        </w:r>
        <w:commentRangeEnd w:id="84"/>
        <w:r w:rsidR="001867D6">
          <w:rPr>
            <w:rStyle w:val="CommentReference"/>
            <w:sz w:val="20"/>
            <w:szCs w:val="20"/>
          </w:rPr>
          <w:commentReference w:id="84"/>
        </w:r>
        <w:r w:rsidR="001867D6">
          <w:rPr>
            <w:rFonts w:ascii="Georgia" w:hAnsi="Georgia"/>
          </w:rPr>
          <w:t>,</w:t>
        </w:r>
      </w:ins>
      <w:r>
        <w:rPr>
          <w:rFonts w:ascii="Georgia" w:hAnsi="Georgia"/>
        </w:rPr>
        <w:t xml:space="preserve"> has long been applied for stiff joints and sprains, rheumatism, </w:t>
      </w:r>
      <w:proofErr w:type="gramStart"/>
      <w:r>
        <w:rPr>
          <w:rFonts w:ascii="Georgia" w:hAnsi="Georgia"/>
        </w:rPr>
        <w:t>n</w:t>
      </w:r>
      <w:r>
        <w:rPr>
          <w:rFonts w:ascii="Georgia" w:hAnsi="Georgia"/>
        </w:rPr>
        <w:t>euralgia</w:t>
      </w:r>
      <w:proofErr w:type="gramEnd"/>
      <w:r>
        <w:rPr>
          <w:rFonts w:ascii="Georgia" w:hAnsi="Georgia"/>
        </w:rPr>
        <w:t xml:space="preserve"> and both internally and externally in leprosy, secondary syphilis, scrofula, phthisis, eczema, psoriasis and other inflammatory skin diseases (Cook 1896</w:t>
      </w:r>
      <w:ins w:author="Jack Plummer" w:date="2022-08-18T12:06:00Z" w:id="85">
        <w:r w:rsidR="001867D6">
          <w:rPr>
            <w:rFonts w:ascii="Georgia" w:hAnsi="Georgia"/>
          </w:rPr>
          <w:t>,</w:t>
        </w:r>
      </w:ins>
      <w:del w:author="Jack Plummer" w:date="2022-08-18T12:06:00Z" w:id="86">
        <w:r w:rsidDel="001867D6">
          <w:rPr>
            <w:rFonts w:ascii="Georgia" w:hAnsi="Georgia"/>
          </w:rPr>
          <w:delText>;</w:delText>
        </w:r>
      </w:del>
      <w:r>
        <w:rPr>
          <w:rFonts w:ascii="Georgia" w:hAnsi="Georgia"/>
        </w:rPr>
        <w:t xml:space="preserve"> </w:t>
      </w:r>
      <w:proofErr w:type="spellStart"/>
      <w:r>
        <w:rPr>
          <w:rFonts w:ascii="Georgia" w:hAnsi="Georgia"/>
        </w:rPr>
        <w:t>Felter</w:t>
      </w:r>
      <w:proofErr w:type="spellEnd"/>
      <w:r>
        <w:rPr>
          <w:rFonts w:ascii="Georgia" w:hAnsi="Georgia"/>
        </w:rPr>
        <w:t xml:space="preserve"> </w:t>
      </w:r>
      <w:ins w:author="Jack Plummer" w:date="2022-08-18T12:06:00Z" w:id="87">
        <w:r w:rsidR="001867D6">
          <w:rPr>
            <w:rFonts w:ascii="Georgia" w:hAnsi="Georgia"/>
          </w:rPr>
          <w:t>and</w:t>
        </w:r>
      </w:ins>
      <w:del w:author="Jack Plummer" w:date="2022-08-18T12:06:00Z" w:id="88">
        <w:r w:rsidDel="001867D6">
          <w:rPr>
            <w:rFonts w:ascii="Georgia" w:hAnsi="Georgia"/>
          </w:rPr>
          <w:delText>&amp;</w:delText>
        </w:r>
      </w:del>
      <w:r>
        <w:rPr>
          <w:rFonts w:ascii="Georgia" w:hAnsi="Georgia"/>
        </w:rPr>
        <w:t xml:space="preserve"> Lloyd 1905</w:t>
      </w:r>
      <w:ins w:author="Jack Plummer" w:date="2022-08-18T12:06:00Z" w:id="89">
        <w:r w:rsidR="001867D6">
          <w:rPr>
            <w:rFonts w:ascii="Georgia" w:hAnsi="Georgia"/>
          </w:rPr>
          <w:t>,</w:t>
        </w:r>
      </w:ins>
      <w:del w:author="Jack Plummer" w:date="2022-08-18T12:06:00Z" w:id="90">
        <w:r w:rsidDel="001867D6">
          <w:rPr>
            <w:rFonts w:ascii="Georgia" w:hAnsi="Georgia"/>
          </w:rPr>
          <w:delText>;</w:delText>
        </w:r>
      </w:del>
      <w:r>
        <w:rPr>
          <w:rFonts w:ascii="Georgia" w:hAnsi="Georgia"/>
        </w:rPr>
        <w:t xml:space="preserve"> </w:t>
      </w:r>
      <w:proofErr w:type="spellStart"/>
      <w:r>
        <w:rPr>
          <w:rFonts w:ascii="Georgia" w:hAnsi="Georgia"/>
        </w:rPr>
        <w:t>Felter</w:t>
      </w:r>
      <w:proofErr w:type="spellEnd"/>
      <w:r>
        <w:rPr>
          <w:rFonts w:ascii="Georgia" w:hAnsi="Georgia"/>
        </w:rPr>
        <w:t xml:space="preserve"> 1922</w:t>
      </w:r>
      <w:ins w:author="Jack Plummer" w:date="2022-08-18T12:06:00Z" w:id="91">
        <w:r w:rsidR="001867D6">
          <w:rPr>
            <w:rFonts w:ascii="Georgia" w:hAnsi="Georgia"/>
          </w:rPr>
          <w:t>,</w:t>
        </w:r>
      </w:ins>
      <w:del w:author="Jack Plummer" w:date="2022-08-18T12:06:00Z" w:id="92">
        <w:r w:rsidDel="001867D6">
          <w:rPr>
            <w:rFonts w:ascii="Georgia" w:hAnsi="Georgia"/>
          </w:rPr>
          <w:delText>;</w:delText>
        </w:r>
      </w:del>
      <w:r>
        <w:rPr>
          <w:rFonts w:ascii="Georgia" w:hAnsi="Georgia"/>
        </w:rPr>
        <w:t xml:space="preserve"> Rai </w:t>
      </w:r>
      <w:ins w:author="Jack Plummer" w:date="2022-08-18T12:06:00Z" w:id="93">
        <w:r w:rsidR="001867D6">
          <w:rPr>
            <w:rFonts w:ascii="Georgia" w:hAnsi="Georgia"/>
          </w:rPr>
          <w:t>and</w:t>
        </w:r>
      </w:ins>
      <w:del w:author="Jack Plummer" w:date="2022-08-18T12:06:00Z" w:id="94">
        <w:r w:rsidDel="001867D6">
          <w:rPr>
            <w:rFonts w:ascii="Georgia" w:hAnsi="Georgia"/>
          </w:rPr>
          <w:delText>&amp;</w:delText>
        </w:r>
      </w:del>
      <w:r>
        <w:rPr>
          <w:rFonts w:ascii="Georgia" w:hAnsi="Georgia"/>
        </w:rPr>
        <w:t xml:space="preserve"> </w:t>
      </w:r>
      <w:proofErr w:type="spellStart"/>
      <w:r>
        <w:rPr>
          <w:rFonts w:ascii="Georgia" w:hAnsi="Georgia"/>
        </w:rPr>
        <w:t>Lalramnghinglova</w:t>
      </w:r>
      <w:proofErr w:type="spellEnd"/>
      <w:r>
        <w:rPr>
          <w:rFonts w:ascii="Georgia" w:hAnsi="Georgia"/>
        </w:rPr>
        <w:t xml:space="preserve"> 2010). The juice from the paste of y</w:t>
      </w:r>
      <w:r>
        <w:rPr>
          <w:rFonts w:ascii="Georgia" w:hAnsi="Georgia"/>
        </w:rPr>
        <w:t xml:space="preserve">oung shoots is drunk to combat jaundice (Shrestha </w:t>
      </w:r>
      <w:ins w:author="Jack Plummer" w:date="2022-08-18T12:07:00Z" w:id="95">
        <w:r w:rsidR="001867D6">
          <w:rPr>
            <w:rFonts w:ascii="Georgia" w:hAnsi="Georgia"/>
          </w:rPr>
          <w:t>and</w:t>
        </w:r>
      </w:ins>
      <w:del w:author="Jack Plummer" w:date="2022-08-18T12:07:00Z" w:id="96">
        <w:r w:rsidDel="001867D6">
          <w:rPr>
            <w:rFonts w:ascii="Georgia" w:hAnsi="Georgia"/>
          </w:rPr>
          <w:delText>&amp;</w:delText>
        </w:r>
      </w:del>
      <w:r>
        <w:rPr>
          <w:rFonts w:ascii="Georgia" w:hAnsi="Georgia"/>
        </w:rPr>
        <w:t xml:space="preserve"> </w:t>
      </w:r>
      <w:proofErr w:type="spellStart"/>
      <w:r>
        <w:rPr>
          <w:rFonts w:ascii="Georgia" w:hAnsi="Georgia"/>
        </w:rPr>
        <w:t>Dhillion</w:t>
      </w:r>
      <w:proofErr w:type="spellEnd"/>
      <w:r>
        <w:rPr>
          <w:rFonts w:ascii="Georgia" w:hAnsi="Georgia"/>
        </w:rPr>
        <w:t xml:space="preserve"> 2003). The seeds are also used as food by the Khasi community of Meghalaya</w:t>
      </w:r>
      <w:del w:author="Jack Plummer" w:date="2022-08-18T12:07:00Z" w:id="97">
        <w:r w:rsidDel="001867D6">
          <w:rPr>
            <w:rFonts w:ascii="Georgia" w:hAnsi="Georgia"/>
          </w:rPr>
          <w:delText>, even the seeds are also</w:delText>
        </w:r>
      </w:del>
      <w:ins w:author="Jack Plummer" w:date="2022-08-18T12:07:00Z" w:id="98">
        <w:r w:rsidR="001867D6">
          <w:rPr>
            <w:rFonts w:ascii="Georgia" w:hAnsi="Georgia"/>
          </w:rPr>
          <w:t xml:space="preserve"> and</w:t>
        </w:r>
      </w:ins>
      <w:r>
        <w:rPr>
          <w:rFonts w:ascii="Georgia" w:hAnsi="Georgia"/>
        </w:rPr>
        <w:t xml:space="preserve"> used to make pickles (</w:t>
      </w:r>
      <w:proofErr w:type="spellStart"/>
      <w:r>
        <w:rPr>
          <w:rFonts w:ascii="Georgia" w:hAnsi="Georgia"/>
        </w:rPr>
        <w:t>Kayang</w:t>
      </w:r>
      <w:proofErr w:type="spellEnd"/>
      <w:del w:author="Jack Plummer" w:date="2022-08-18T12:07:00Z" w:id="99">
        <w:r w:rsidDel="001867D6">
          <w:rPr>
            <w:rFonts w:ascii="Georgia" w:hAnsi="Georgia"/>
          </w:rPr>
          <w:delText>,</w:delText>
        </w:r>
      </w:del>
      <w:r>
        <w:rPr>
          <w:rFonts w:ascii="Georgia" w:hAnsi="Georgia"/>
        </w:rPr>
        <w:t xml:space="preserve"> 2007, Seal</w:t>
      </w:r>
      <w:del w:author="Jack Plummer" w:date="2022-08-18T12:07:00Z" w:id="100">
        <w:r w:rsidDel="001867D6">
          <w:rPr>
            <w:rFonts w:ascii="Georgia" w:hAnsi="Georgia"/>
          </w:rPr>
          <w:delText>,</w:delText>
        </w:r>
      </w:del>
      <w:r>
        <w:rPr>
          <w:rFonts w:ascii="Georgia" w:hAnsi="Georgia"/>
        </w:rPr>
        <w:t xml:space="preserve"> 201</w:t>
      </w:r>
      <w:ins w:author="Jack Plummer" w:date="2022-08-18T12:07:00Z" w:id="101">
        <w:r w:rsidR="001867D6">
          <w:rPr>
            <w:rFonts w:ascii="Georgia" w:hAnsi="Georgia"/>
          </w:rPr>
          <w:t>1,</w:t>
        </w:r>
      </w:ins>
      <w:del w:author="Jack Plummer" w:date="2022-08-18T12:07:00Z" w:id="102">
        <w:r w:rsidDel="001867D6">
          <w:rPr>
            <w:rFonts w:ascii="Georgia" w:hAnsi="Georgia"/>
          </w:rPr>
          <w:delText>1 &amp;</w:delText>
        </w:r>
      </w:del>
      <w:r>
        <w:rPr>
          <w:rFonts w:ascii="Georgia" w:hAnsi="Georgia"/>
        </w:rPr>
        <w:t xml:space="preserve"> </w:t>
      </w:r>
      <w:proofErr w:type="spellStart"/>
      <w:r>
        <w:rPr>
          <w:rFonts w:ascii="Georgia" w:hAnsi="Georgia"/>
        </w:rPr>
        <w:t>Lynser</w:t>
      </w:r>
      <w:proofErr w:type="spellEnd"/>
      <w:del w:author="Jack Plummer" w:date="2022-08-18T12:07:00Z" w:id="103">
        <w:r w:rsidDel="001867D6">
          <w:rPr>
            <w:rFonts w:ascii="Georgia" w:hAnsi="Georgia"/>
          </w:rPr>
          <w:delText>,</w:delText>
        </w:r>
      </w:del>
      <w:r>
        <w:rPr>
          <w:rFonts w:ascii="Georgia" w:hAnsi="Georgia"/>
        </w:rPr>
        <w:t xml:space="preserve"> 2014).</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764"/>
        <w:gridCol w:w="1161"/>
        <w:gridCol w:w="862"/>
        <w:gridCol w:w="1307"/>
        <w:gridCol w:w="2111"/>
      </w:tblGrid>
      <w:tr w:rsidR="00000000" w14:paraId="7906156D" w14:textId="77777777">
        <w:trPr>
          <w:divId w:val="1850295363"/>
          <w:tblCellSpacing w:w="15" w:type="dxa"/>
        </w:trPr>
        <w:tc>
          <w:tcPr>
            <w:tcW w:w="0" w:type="auto"/>
            <w:tcBorders>
              <w:bottom w:val="single" w:color="000000" w:sz="6" w:space="0"/>
            </w:tcBorders>
            <w:shd w:val="clear" w:color="auto" w:fill="BBBBBB"/>
            <w:vAlign w:val="center"/>
            <w:hideMark/>
          </w:tcPr>
          <w:p w:rsidR="00000000" w:rsidRDefault="00647069" w14:paraId="5A63AD98" w14:textId="77777777">
            <w:pPr>
              <w:spacing w:after="75"/>
              <w:rPr>
                <w:rFonts w:ascii="Georgia" w:hAnsi="Georgia" w:eastAsia="Times New Roman"/>
                <w:b/>
                <w:bCs/>
                <w:sz w:val="18"/>
                <w:szCs w:val="18"/>
              </w:rPr>
            </w:pPr>
            <w:r>
              <w:rPr>
                <w:rFonts w:ascii="Georgia" w:hAnsi="Georgia" w:eastAsia="Times New Roman"/>
                <w:b/>
                <w:bCs/>
                <w:sz w:val="18"/>
                <w:szCs w:val="18"/>
              </w:rPr>
              <w:t>End Use</w:t>
            </w:r>
          </w:p>
        </w:tc>
        <w:tc>
          <w:tcPr>
            <w:tcW w:w="0" w:type="auto"/>
            <w:tcBorders>
              <w:bottom w:val="single" w:color="000000" w:sz="6" w:space="0"/>
            </w:tcBorders>
            <w:shd w:val="clear" w:color="auto" w:fill="BBBBBB"/>
            <w:vAlign w:val="center"/>
            <w:hideMark/>
          </w:tcPr>
          <w:p w:rsidR="00000000" w:rsidRDefault="00647069" w14:paraId="3D079149"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647069" w14:paraId="665D7B07" w14:textId="77777777">
            <w:pPr>
              <w:spacing w:after="75"/>
              <w:rPr>
                <w:rFonts w:ascii="Georgia" w:hAnsi="Georgia" w:eastAsia="Times New Roman"/>
                <w:b/>
                <w:bCs/>
                <w:sz w:val="18"/>
                <w:szCs w:val="18"/>
              </w:rPr>
            </w:pPr>
            <w:r>
              <w:rPr>
                <w:rFonts w:ascii="Georgia" w:hAnsi="Georgia" w:eastAsia="Times New Roman"/>
                <w:b/>
                <w:bCs/>
                <w:sz w:val="18"/>
                <w:szCs w:val="18"/>
              </w:rPr>
              <w:t>National</w:t>
            </w:r>
          </w:p>
        </w:tc>
        <w:tc>
          <w:tcPr>
            <w:tcW w:w="0" w:type="auto"/>
            <w:tcBorders>
              <w:bottom w:val="single" w:color="000000" w:sz="6" w:space="0"/>
            </w:tcBorders>
            <w:shd w:val="clear" w:color="auto" w:fill="BBBBBB"/>
            <w:vAlign w:val="center"/>
            <w:hideMark/>
          </w:tcPr>
          <w:p w:rsidR="00000000" w:rsidRDefault="00647069" w14:paraId="2B45AFC2" w14:textId="77777777">
            <w:pPr>
              <w:spacing w:after="75"/>
              <w:rPr>
                <w:rFonts w:ascii="Georgia" w:hAnsi="Georgia" w:eastAsia="Times New Roman"/>
                <w:b/>
                <w:bCs/>
                <w:sz w:val="18"/>
                <w:szCs w:val="18"/>
              </w:rPr>
            </w:pPr>
            <w:r>
              <w:rPr>
                <w:rFonts w:ascii="Georgia" w:hAnsi="Georgia" w:eastAsia="Times New Roman"/>
                <w:b/>
                <w:bCs/>
                <w:sz w:val="18"/>
                <w:szCs w:val="18"/>
              </w:rPr>
              <w:t>International</w:t>
            </w:r>
          </w:p>
        </w:tc>
        <w:tc>
          <w:tcPr>
            <w:tcW w:w="0" w:type="auto"/>
            <w:tcBorders>
              <w:bottom w:val="single" w:color="000000" w:sz="6" w:space="0"/>
            </w:tcBorders>
            <w:shd w:val="clear" w:color="auto" w:fill="BBBBBB"/>
            <w:vAlign w:val="center"/>
            <w:hideMark/>
          </w:tcPr>
          <w:p w:rsidR="00000000" w:rsidRDefault="00647069" w14:paraId="2B7474C1" w14:textId="77777777">
            <w:pPr>
              <w:spacing w:after="75"/>
              <w:rPr>
                <w:rFonts w:ascii="Georgia" w:hAnsi="Georgia" w:eastAsia="Times New Roman"/>
                <w:b/>
                <w:bCs/>
                <w:sz w:val="18"/>
                <w:szCs w:val="18"/>
              </w:rPr>
            </w:pPr>
            <w:r>
              <w:rPr>
                <w:rFonts w:ascii="Georgia" w:hAnsi="Georgia" w:eastAsia="Times New Roman"/>
                <w:b/>
                <w:bCs/>
                <w:sz w:val="18"/>
                <w:szCs w:val="18"/>
              </w:rPr>
              <w:t>Other (please specify)</w:t>
            </w:r>
          </w:p>
        </w:tc>
      </w:tr>
      <w:tr w:rsidR="00000000" w14:paraId="7A43900C" w14:textId="77777777">
        <w:trPr>
          <w:divId w:val="1850295363"/>
          <w:tblCellSpacing w:w="15" w:type="dxa"/>
        </w:trPr>
        <w:tc>
          <w:tcPr>
            <w:tcW w:w="0" w:type="auto"/>
            <w:tcBorders>
              <w:bottom w:val="single" w:color="CCCCCC" w:sz="6" w:space="0"/>
            </w:tcBorders>
            <w:vAlign w:val="center"/>
            <w:hideMark/>
          </w:tcPr>
          <w:p w:rsidR="00000000" w:rsidRDefault="00647069" w14:paraId="2DAFCA56" w14:textId="77777777">
            <w:pPr>
              <w:spacing w:after="75"/>
              <w:rPr>
                <w:rFonts w:ascii="Georgia" w:hAnsi="Georgia" w:eastAsia="Times New Roman"/>
                <w:sz w:val="18"/>
                <w:szCs w:val="18"/>
              </w:rPr>
            </w:pPr>
            <w:r>
              <w:rPr>
                <w:rFonts w:ascii="Georgia" w:hAnsi="Georgia" w:eastAsia="Times New Roman"/>
                <w:sz w:val="18"/>
                <w:szCs w:val="18"/>
              </w:rPr>
              <w:t>1. Food - human</w:t>
            </w:r>
          </w:p>
        </w:tc>
        <w:tc>
          <w:tcPr>
            <w:tcW w:w="0" w:type="auto"/>
            <w:tcBorders>
              <w:bottom w:val="single" w:color="CCCCCC" w:sz="6" w:space="0"/>
            </w:tcBorders>
            <w:vAlign w:val="center"/>
            <w:hideMark/>
          </w:tcPr>
          <w:p w:rsidR="00000000" w:rsidRDefault="00647069" w14:paraId="1DA5D398"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647069" w14:paraId="7DB337CB"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5F70752F"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784C7173"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73A200FC" w14:textId="77777777">
        <w:trPr>
          <w:divId w:val="1850295363"/>
          <w:tblCellSpacing w:w="15" w:type="dxa"/>
        </w:trPr>
        <w:tc>
          <w:tcPr>
            <w:tcW w:w="0" w:type="auto"/>
            <w:tcBorders>
              <w:bottom w:val="single" w:color="CCCCCC" w:sz="6" w:space="0"/>
            </w:tcBorders>
            <w:vAlign w:val="center"/>
            <w:hideMark/>
          </w:tcPr>
          <w:p w:rsidR="00000000" w:rsidRDefault="00647069" w14:paraId="27A93FC4" w14:textId="77777777">
            <w:pPr>
              <w:spacing w:after="75"/>
              <w:rPr>
                <w:rFonts w:ascii="Georgia" w:hAnsi="Georgia" w:eastAsia="Times New Roman"/>
                <w:sz w:val="18"/>
                <w:szCs w:val="18"/>
              </w:rPr>
            </w:pPr>
            <w:r>
              <w:rPr>
                <w:rFonts w:ascii="Georgia" w:hAnsi="Georgia" w:eastAsia="Times New Roman"/>
                <w:sz w:val="18"/>
                <w:szCs w:val="18"/>
              </w:rPr>
              <w:t>2. Food - animal</w:t>
            </w:r>
          </w:p>
        </w:tc>
        <w:tc>
          <w:tcPr>
            <w:tcW w:w="0" w:type="auto"/>
            <w:tcBorders>
              <w:bottom w:val="single" w:color="CCCCCC" w:sz="6" w:space="0"/>
            </w:tcBorders>
            <w:vAlign w:val="center"/>
            <w:hideMark/>
          </w:tcPr>
          <w:p w:rsidR="00000000" w:rsidRDefault="00647069" w14:paraId="53104865"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647069" w14:paraId="32B63790"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137E663B"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7324B3E1"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69B00F37" w14:textId="77777777">
        <w:trPr>
          <w:divId w:val="1850295363"/>
          <w:tblCellSpacing w:w="15" w:type="dxa"/>
        </w:trPr>
        <w:tc>
          <w:tcPr>
            <w:tcW w:w="0" w:type="auto"/>
            <w:tcBorders>
              <w:bottom w:val="single" w:color="CCCCCC" w:sz="6" w:space="0"/>
            </w:tcBorders>
            <w:vAlign w:val="center"/>
            <w:hideMark/>
          </w:tcPr>
          <w:p w:rsidR="00000000" w:rsidRDefault="00647069" w14:paraId="6215C5C2" w14:textId="77777777">
            <w:pPr>
              <w:spacing w:after="75"/>
              <w:rPr>
                <w:rFonts w:ascii="Georgia" w:hAnsi="Georgia" w:eastAsia="Times New Roman"/>
                <w:sz w:val="18"/>
                <w:szCs w:val="18"/>
              </w:rPr>
            </w:pPr>
            <w:r>
              <w:rPr>
                <w:rFonts w:ascii="Georgia" w:hAnsi="Georgia" w:eastAsia="Times New Roman"/>
                <w:sz w:val="18"/>
                <w:szCs w:val="18"/>
              </w:rPr>
              <w:t>3. Medicine - human &amp; veterinary</w:t>
            </w:r>
          </w:p>
        </w:tc>
        <w:tc>
          <w:tcPr>
            <w:tcW w:w="0" w:type="auto"/>
            <w:tcBorders>
              <w:bottom w:val="single" w:color="CCCCCC" w:sz="6" w:space="0"/>
            </w:tcBorders>
            <w:vAlign w:val="center"/>
            <w:hideMark/>
          </w:tcPr>
          <w:p w:rsidR="00000000" w:rsidRDefault="00647069" w14:paraId="44BBC8E3"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647069" w14:paraId="731694B0"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4453172D"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42AD0146"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3FAA511E" w14:textId="77777777">
        <w:trPr>
          <w:divId w:val="1850295363"/>
          <w:tblCellSpacing w:w="15" w:type="dxa"/>
        </w:trPr>
        <w:tc>
          <w:tcPr>
            <w:tcW w:w="0" w:type="auto"/>
            <w:tcBorders>
              <w:bottom w:val="single" w:color="CCCCCC" w:sz="6" w:space="0"/>
            </w:tcBorders>
            <w:vAlign w:val="center"/>
            <w:hideMark/>
          </w:tcPr>
          <w:p w:rsidR="00000000" w:rsidRDefault="00647069" w14:paraId="0216B1CD" w14:textId="77777777">
            <w:pPr>
              <w:spacing w:after="75"/>
              <w:rPr>
                <w:rFonts w:ascii="Georgia" w:hAnsi="Georgia" w:eastAsia="Times New Roman"/>
                <w:sz w:val="18"/>
                <w:szCs w:val="18"/>
              </w:rPr>
            </w:pPr>
            <w:r>
              <w:rPr>
                <w:rFonts w:ascii="Georgia" w:hAnsi="Georgia" w:eastAsia="Times New Roman"/>
                <w:sz w:val="18"/>
                <w:szCs w:val="18"/>
              </w:rPr>
              <w:t>4. Poisons</w:t>
            </w:r>
          </w:p>
        </w:tc>
        <w:tc>
          <w:tcPr>
            <w:tcW w:w="0" w:type="auto"/>
            <w:tcBorders>
              <w:bottom w:val="single" w:color="CCCCCC" w:sz="6" w:space="0"/>
            </w:tcBorders>
            <w:vAlign w:val="center"/>
            <w:hideMark/>
          </w:tcPr>
          <w:p w:rsidR="00000000" w:rsidRDefault="00647069" w14:paraId="5E2661A9"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647069" w14:paraId="017D6943"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433BF326"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6DEBE167"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2DB08DF6" w14:textId="77777777">
        <w:trPr>
          <w:divId w:val="1850295363"/>
          <w:tblCellSpacing w:w="15" w:type="dxa"/>
        </w:trPr>
        <w:tc>
          <w:tcPr>
            <w:tcW w:w="0" w:type="auto"/>
            <w:tcBorders>
              <w:bottom w:val="single" w:color="CCCCCC" w:sz="6" w:space="0"/>
            </w:tcBorders>
            <w:vAlign w:val="center"/>
            <w:hideMark/>
          </w:tcPr>
          <w:p w:rsidR="00000000" w:rsidRDefault="00647069" w14:paraId="0D33279A" w14:textId="77777777">
            <w:pPr>
              <w:spacing w:after="75"/>
              <w:rPr>
                <w:rFonts w:ascii="Georgia" w:hAnsi="Georgia" w:eastAsia="Times New Roman"/>
                <w:sz w:val="18"/>
                <w:szCs w:val="18"/>
              </w:rPr>
            </w:pPr>
            <w:r>
              <w:rPr>
                <w:rFonts w:ascii="Georgia" w:hAnsi="Georgia" w:eastAsia="Times New Roman"/>
                <w:sz w:val="18"/>
                <w:szCs w:val="18"/>
              </w:rPr>
              <w:t>7. Fuels</w:t>
            </w:r>
          </w:p>
        </w:tc>
        <w:tc>
          <w:tcPr>
            <w:tcW w:w="0" w:type="auto"/>
            <w:tcBorders>
              <w:bottom w:val="single" w:color="CCCCCC" w:sz="6" w:space="0"/>
            </w:tcBorders>
            <w:vAlign w:val="center"/>
            <w:hideMark/>
          </w:tcPr>
          <w:p w:rsidR="00000000" w:rsidRDefault="00647069" w14:paraId="0427420B"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647069" w14:paraId="711D5544"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0D5D178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475C5967"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473F9BD9" w14:textId="77777777">
        <w:trPr>
          <w:divId w:val="1850295363"/>
          <w:tblCellSpacing w:w="15" w:type="dxa"/>
        </w:trPr>
        <w:tc>
          <w:tcPr>
            <w:tcW w:w="0" w:type="auto"/>
            <w:tcBorders>
              <w:bottom w:val="single" w:color="CCCCCC" w:sz="6" w:space="0"/>
            </w:tcBorders>
            <w:vAlign w:val="center"/>
            <w:hideMark/>
          </w:tcPr>
          <w:p w:rsidR="00000000" w:rsidRDefault="00647069" w14:paraId="3CDEA992" w14:textId="77777777">
            <w:pPr>
              <w:spacing w:after="75"/>
              <w:rPr>
                <w:rFonts w:ascii="Georgia" w:hAnsi="Georgia" w:eastAsia="Times New Roman"/>
                <w:sz w:val="18"/>
                <w:szCs w:val="18"/>
              </w:rPr>
            </w:pPr>
            <w:r>
              <w:rPr>
                <w:rFonts w:ascii="Georgia" w:hAnsi="Georgia" w:eastAsia="Times New Roman"/>
                <w:sz w:val="18"/>
                <w:szCs w:val="18"/>
              </w:rPr>
              <w:t>14. Research</w:t>
            </w:r>
          </w:p>
        </w:tc>
        <w:tc>
          <w:tcPr>
            <w:tcW w:w="0" w:type="auto"/>
            <w:tcBorders>
              <w:bottom w:val="single" w:color="CCCCCC" w:sz="6" w:space="0"/>
            </w:tcBorders>
            <w:vAlign w:val="center"/>
            <w:hideMark/>
          </w:tcPr>
          <w:p w:rsidR="00000000" w:rsidRDefault="00647069" w14:paraId="643BFE2F"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6C933181"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647069" w14:paraId="65DF194C"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647069" w14:paraId="3ADA6721"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647069" w14:paraId="67B333C1" w14:textId="77777777">
      <w:pPr>
        <w:pStyle w:val="Heading1"/>
        <w:divId w:val="188300588"/>
        <w:rPr>
          <w:rFonts w:ascii="Georgia" w:hAnsi="Georgia" w:eastAsia="Times New Roman"/>
          <w:sz w:val="29"/>
          <w:szCs w:val="29"/>
        </w:rPr>
      </w:pPr>
      <w:r>
        <w:rPr>
          <w:rFonts w:ascii="Georgia" w:hAnsi="Georgia" w:eastAsia="Times New Roman"/>
          <w:sz w:val="29"/>
          <w:szCs w:val="29"/>
        </w:rPr>
        <w:t>Threats</w:t>
      </w:r>
    </w:p>
    <w:p w:rsidR="00000000" w:rsidRDefault="00647069" w14:paraId="4E65B095" w14:textId="4C3937C6">
      <w:pPr>
        <w:pStyle w:val="NormalWeb"/>
        <w:spacing w:after="240" w:afterAutospacing="0"/>
        <w:divId w:val="188300588"/>
        <w:rPr>
          <w:rFonts w:ascii="Georgia" w:hAnsi="Georgia"/>
        </w:rPr>
      </w:pPr>
      <w:r>
        <w:rPr>
          <w:rFonts w:ascii="Georgia" w:hAnsi="Georgia"/>
        </w:rPr>
        <w:t xml:space="preserve">In </w:t>
      </w:r>
      <w:del w:author="Jack Plummer" w:date="2022-08-18T12:08:00Z" w:id="104">
        <w:r w:rsidDel="001867D6">
          <w:rPr>
            <w:rFonts w:ascii="Georgia" w:hAnsi="Georgia"/>
          </w:rPr>
          <w:delText>general</w:delText>
        </w:r>
      </w:del>
      <w:ins w:author="Jack Plummer" w:date="2022-08-18T12:08:00Z" w:id="105">
        <w:r w:rsidR="001867D6">
          <w:rPr>
            <w:rFonts w:ascii="Georgia" w:hAnsi="Georgia"/>
          </w:rPr>
          <w:t>general,</w:t>
        </w:r>
      </w:ins>
      <w:r>
        <w:rPr>
          <w:rFonts w:ascii="Georgia" w:hAnsi="Georgia"/>
        </w:rPr>
        <w:t xml:space="preserve"> </w:t>
      </w:r>
      <w:del w:author="Jack Plummer" w:date="2022-08-18T12:08:00Z" w:id="106">
        <w:r w:rsidDel="001867D6">
          <w:rPr>
            <w:rFonts w:ascii="Georgia" w:hAnsi="Georgia"/>
          </w:rPr>
          <w:delText xml:space="preserve">through </w:delText>
        </w:r>
      </w:del>
      <w:ins w:author="Jack Plummer" w:date="2022-08-18T12:08:00Z" w:id="107">
        <w:r w:rsidR="001867D6">
          <w:rPr>
            <w:rFonts w:ascii="Georgia" w:hAnsi="Georgia"/>
          </w:rPr>
          <w:t>overexploitation for use in</w:t>
        </w:r>
        <w:r w:rsidR="001867D6">
          <w:rPr>
            <w:rFonts w:ascii="Georgia" w:hAnsi="Georgia"/>
          </w:rPr>
          <w:t xml:space="preserve"> </w:t>
        </w:r>
      </w:ins>
      <w:r>
        <w:rPr>
          <w:rFonts w:ascii="Georgia" w:hAnsi="Georgia"/>
        </w:rPr>
        <w:t>traditional medicine,</w:t>
      </w:r>
      <w:ins w:author="Jack Plummer" w:date="2022-08-18T12:08:00Z" w:id="108">
        <w:r w:rsidR="001867D6">
          <w:rPr>
            <w:rFonts w:ascii="Georgia" w:hAnsi="Georgia"/>
          </w:rPr>
          <w:t xml:space="preserve"> alongside habitat loss due to</w:t>
        </w:r>
      </w:ins>
      <w:r>
        <w:rPr>
          <w:rFonts w:ascii="Georgia" w:hAnsi="Georgia"/>
        </w:rPr>
        <w:t xml:space="preserve"> agriculture &amp; livestock farming, timber extraction and firewood collection</w:t>
      </w:r>
      <w:ins w:author="Jack Plummer" w:date="2022-08-18T12:09:00Z" w:id="109">
        <w:r w:rsidR="001867D6">
          <w:rPr>
            <w:rFonts w:ascii="Georgia" w:hAnsi="Georgia"/>
          </w:rPr>
          <w:t>,</w:t>
        </w:r>
      </w:ins>
      <w:r>
        <w:rPr>
          <w:rFonts w:ascii="Georgia" w:hAnsi="Georgia"/>
        </w:rPr>
        <w:t> </w:t>
      </w:r>
      <w:del w:author="Jack Plummer" w:date="2022-08-18T12:09:00Z" w:id="110">
        <w:r w:rsidDel="001867D6">
          <w:rPr>
            <w:rFonts w:ascii="Georgia" w:hAnsi="Georgia"/>
          </w:rPr>
          <w:delText>is</w:delText>
        </w:r>
      </w:del>
      <w:ins w:author="Jack Plummer" w:date="2022-08-18T12:09:00Z" w:id="111">
        <w:r w:rsidR="001867D6">
          <w:rPr>
            <w:rFonts w:ascii="Georgia" w:hAnsi="Georgia"/>
          </w:rPr>
          <w:t>are</w:t>
        </w:r>
      </w:ins>
      <w:r>
        <w:rPr>
          <w:rFonts w:ascii="Georgia" w:hAnsi="Georgia"/>
        </w:rPr>
        <w:t xml:space="preserve"> suspected </w:t>
      </w:r>
      <w:ins w:author="Jack Plummer" w:date="2022-08-18T12:09:00Z" w:id="112">
        <w:r w:rsidR="001867D6">
          <w:rPr>
            <w:rFonts w:ascii="Georgia" w:hAnsi="Georgia"/>
          </w:rPr>
          <w:t>to represent</w:t>
        </w:r>
      </w:ins>
      <w:del w:author="Jack Plummer" w:date="2022-08-18T12:09:00Z" w:id="113">
        <w:r w:rsidDel="001867D6">
          <w:rPr>
            <w:rFonts w:ascii="Georgia" w:hAnsi="Georgia"/>
          </w:rPr>
          <w:delText>a</w:delText>
        </w:r>
      </w:del>
      <w:r>
        <w:rPr>
          <w:rFonts w:ascii="Georgia" w:hAnsi="Georgia"/>
        </w:rPr>
        <w:t xml:space="preserve"> threats</w:t>
      </w:r>
      <w:ins w:author="Jack Plummer" w:date="2022-08-18T12:09:00Z" w:id="114">
        <w:r w:rsidR="001867D6">
          <w:rPr>
            <w:rFonts w:ascii="Georgia" w:hAnsi="Georgia"/>
          </w:rPr>
          <w:t xml:space="preserve"> to the species</w:t>
        </w:r>
      </w:ins>
      <w:del w:author="Jack Plummer" w:date="2022-08-18T12:09:00Z" w:id="115">
        <w:r w:rsidDel="001867D6">
          <w:rPr>
            <w:rFonts w:ascii="Georgia" w:hAnsi="Georgia"/>
          </w:rPr>
          <w:delText>,</w:delText>
        </w:r>
      </w:del>
      <w:ins w:author="Jack Plummer" w:date="2022-08-18T12:09:00Z" w:id="116">
        <w:r w:rsidR="001867D6">
          <w:rPr>
            <w:rFonts w:ascii="Georgia" w:hAnsi="Georgia"/>
          </w:rPr>
          <w:t>. However,</w:t>
        </w:r>
      </w:ins>
      <w:r>
        <w:rPr>
          <w:rFonts w:ascii="Georgia" w:hAnsi="Georgia"/>
        </w:rPr>
        <w:t xml:space="preserve"> very little is known about the </w:t>
      </w:r>
      <w:ins w:author="Jack Plummer" w:date="2022-08-18T12:09:00Z" w:id="117">
        <w:r w:rsidR="001867D6">
          <w:rPr>
            <w:rFonts w:ascii="Georgia" w:hAnsi="Georgia"/>
          </w:rPr>
          <w:t xml:space="preserve">current </w:t>
        </w:r>
      </w:ins>
      <w:r>
        <w:rPr>
          <w:rFonts w:ascii="Georgia" w:hAnsi="Georgia"/>
        </w:rPr>
        <w:t>sustainability of its harvest.</w:t>
      </w:r>
    </w:p>
    <w:p w:rsidR="00000000" w:rsidRDefault="00647069" w14:paraId="2E341966" w14:textId="77777777">
      <w:pPr>
        <w:pStyle w:val="NormalWeb"/>
        <w:divId w:val="188300588"/>
        <w:rPr>
          <w:rFonts w:ascii="Georgia" w:hAnsi="Georgia"/>
        </w:rPr>
      </w:pPr>
    </w:p>
    <w:p w:rsidR="00000000" w:rsidRDefault="00647069" w14:paraId="1FBF2CA8" w14:textId="77777777">
      <w:pPr>
        <w:pStyle w:val="Heading2"/>
        <w:divId w:val="188300588"/>
        <w:rPr>
          <w:rFonts w:ascii="Georgia" w:hAnsi="Georgia" w:eastAsia="Times New Roman"/>
          <w:sz w:val="27"/>
          <w:szCs w:val="27"/>
        </w:rPr>
      </w:pPr>
      <w:r>
        <w:rPr>
          <w:rFonts w:ascii="Georgia" w:hAnsi="Georgia" w:eastAsia="Times New Roman"/>
          <w:sz w:val="27"/>
          <w:szCs w:val="27"/>
        </w:rPr>
        <w:t>Threats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471"/>
        <w:gridCol w:w="740"/>
        <w:gridCol w:w="842"/>
        <w:gridCol w:w="842"/>
        <w:gridCol w:w="1115"/>
      </w:tblGrid>
      <w:tr w:rsidR="00000000" w14:paraId="2F7006EE" w14:textId="77777777">
        <w:trPr>
          <w:divId w:val="188300588"/>
          <w:tblCellSpacing w:w="15" w:type="dxa"/>
        </w:trPr>
        <w:tc>
          <w:tcPr>
            <w:tcW w:w="0" w:type="auto"/>
            <w:tcBorders>
              <w:bottom w:val="single" w:color="000000" w:sz="6" w:space="0"/>
            </w:tcBorders>
            <w:shd w:val="clear" w:color="auto" w:fill="BBBBBB"/>
            <w:vAlign w:val="center"/>
            <w:hideMark/>
          </w:tcPr>
          <w:p w:rsidR="00000000" w:rsidRDefault="00647069" w14:paraId="0420F144" w14:textId="77777777">
            <w:pPr>
              <w:spacing w:after="75"/>
              <w:rPr>
                <w:rFonts w:ascii="Georgia" w:hAnsi="Georgia" w:eastAsia="Times New Roman"/>
                <w:b/>
                <w:bCs/>
                <w:sz w:val="18"/>
                <w:szCs w:val="18"/>
              </w:rPr>
            </w:pPr>
            <w:r>
              <w:rPr>
                <w:rFonts w:ascii="Georgia" w:hAnsi="Georgia" w:eastAsia="Times New Roman"/>
                <w:b/>
                <w:bCs/>
                <w:sz w:val="18"/>
                <w:szCs w:val="18"/>
              </w:rPr>
              <w:t>Threat</w:t>
            </w:r>
          </w:p>
        </w:tc>
        <w:tc>
          <w:tcPr>
            <w:tcW w:w="0" w:type="auto"/>
            <w:tcBorders>
              <w:bottom w:val="single" w:color="000000" w:sz="6" w:space="0"/>
            </w:tcBorders>
            <w:shd w:val="clear" w:color="auto" w:fill="BBBBBB"/>
            <w:vAlign w:val="center"/>
            <w:hideMark/>
          </w:tcPr>
          <w:p w:rsidR="00000000" w:rsidRDefault="00647069" w14:paraId="7ED47512" w14:textId="77777777">
            <w:pPr>
              <w:spacing w:after="75"/>
              <w:rPr>
                <w:rFonts w:ascii="Georgia" w:hAnsi="Georgia" w:eastAsia="Times New Roman"/>
                <w:b/>
                <w:bCs/>
                <w:sz w:val="18"/>
                <w:szCs w:val="18"/>
              </w:rPr>
            </w:pPr>
            <w:r>
              <w:rPr>
                <w:rFonts w:ascii="Georgia" w:hAnsi="Georgia" w:eastAsia="Times New Roman"/>
                <w:b/>
                <w:bCs/>
                <w:sz w:val="18"/>
                <w:szCs w:val="18"/>
              </w:rPr>
              <w:t>Timing</w:t>
            </w:r>
          </w:p>
        </w:tc>
        <w:tc>
          <w:tcPr>
            <w:tcW w:w="0" w:type="auto"/>
            <w:tcBorders>
              <w:bottom w:val="single" w:color="000000" w:sz="6" w:space="0"/>
            </w:tcBorders>
            <w:shd w:val="clear" w:color="auto" w:fill="BBBBBB"/>
            <w:vAlign w:val="center"/>
            <w:hideMark/>
          </w:tcPr>
          <w:p w:rsidR="00000000" w:rsidRDefault="00647069" w14:paraId="379C3CA9" w14:textId="77777777">
            <w:pPr>
              <w:spacing w:after="75"/>
              <w:rPr>
                <w:rFonts w:ascii="Georgia" w:hAnsi="Georgia" w:eastAsia="Times New Roman"/>
                <w:b/>
                <w:bCs/>
                <w:sz w:val="18"/>
                <w:szCs w:val="18"/>
              </w:rPr>
            </w:pPr>
            <w:r>
              <w:rPr>
                <w:rFonts w:ascii="Georgia" w:hAnsi="Georgia" w:eastAsia="Times New Roman"/>
                <w:b/>
                <w:bCs/>
                <w:sz w:val="18"/>
                <w:szCs w:val="18"/>
              </w:rPr>
              <w:t>Scope</w:t>
            </w:r>
          </w:p>
        </w:tc>
        <w:tc>
          <w:tcPr>
            <w:tcW w:w="0" w:type="auto"/>
            <w:tcBorders>
              <w:bottom w:val="single" w:color="000000" w:sz="6" w:space="0"/>
            </w:tcBorders>
            <w:shd w:val="clear" w:color="auto" w:fill="BBBBBB"/>
            <w:vAlign w:val="center"/>
            <w:hideMark/>
          </w:tcPr>
          <w:p w:rsidR="00000000" w:rsidRDefault="00647069" w14:paraId="7FCFE274" w14:textId="77777777">
            <w:pPr>
              <w:spacing w:after="75"/>
              <w:rPr>
                <w:rFonts w:ascii="Georgia" w:hAnsi="Georgia" w:eastAsia="Times New Roman"/>
                <w:b/>
                <w:bCs/>
                <w:sz w:val="18"/>
                <w:szCs w:val="18"/>
              </w:rPr>
            </w:pPr>
            <w:r>
              <w:rPr>
                <w:rFonts w:ascii="Georgia" w:hAnsi="Georgia" w:eastAsia="Times New Roman"/>
                <w:b/>
                <w:bCs/>
                <w:sz w:val="18"/>
                <w:szCs w:val="18"/>
              </w:rPr>
              <w:t>Severity</w:t>
            </w:r>
          </w:p>
        </w:tc>
        <w:tc>
          <w:tcPr>
            <w:tcW w:w="0" w:type="auto"/>
            <w:tcBorders>
              <w:bottom w:val="single" w:color="000000" w:sz="6" w:space="0"/>
            </w:tcBorders>
            <w:shd w:val="clear" w:color="auto" w:fill="BBBBBB"/>
            <w:vAlign w:val="center"/>
            <w:hideMark/>
          </w:tcPr>
          <w:p w:rsidR="00000000" w:rsidRDefault="00647069" w14:paraId="652F6BC8" w14:textId="77777777">
            <w:pPr>
              <w:spacing w:after="75"/>
              <w:rPr>
                <w:rFonts w:ascii="Georgia" w:hAnsi="Georgia" w:eastAsia="Times New Roman"/>
                <w:b/>
                <w:bCs/>
                <w:sz w:val="18"/>
                <w:szCs w:val="18"/>
              </w:rPr>
            </w:pPr>
            <w:r>
              <w:rPr>
                <w:rFonts w:ascii="Georgia" w:hAnsi="Georgia" w:eastAsia="Times New Roman"/>
                <w:b/>
                <w:bCs/>
                <w:sz w:val="18"/>
                <w:szCs w:val="18"/>
              </w:rPr>
              <w:t>Impact Score</w:t>
            </w:r>
          </w:p>
        </w:tc>
      </w:tr>
      <w:tr w:rsidR="00000000" w14:paraId="1BB61107" w14:textId="77777777">
        <w:trPr>
          <w:divId w:val="188300588"/>
          <w:tblCellSpacing w:w="15" w:type="dxa"/>
        </w:trPr>
        <w:tc>
          <w:tcPr>
            <w:tcW w:w="0" w:type="auto"/>
            <w:vAlign w:val="center"/>
            <w:hideMark/>
          </w:tcPr>
          <w:p w:rsidR="00000000" w:rsidRDefault="00647069" w14:paraId="6746CA5F" w14:textId="77777777">
            <w:pPr>
              <w:spacing w:after="75"/>
              <w:rPr>
                <w:rFonts w:ascii="Georgia" w:hAnsi="Georgia" w:eastAsia="Times New Roman"/>
                <w:sz w:val="18"/>
                <w:szCs w:val="18"/>
              </w:rPr>
            </w:pPr>
            <w:r>
              <w:rPr>
                <w:rFonts w:ascii="Georgia" w:hAnsi="Georgia" w:eastAsia="Times New Roman"/>
                <w:sz w:val="18"/>
                <w:szCs w:val="18"/>
              </w:rPr>
              <w:t>1.1. Residential &amp; commercial development -&gt; Housing &amp; urban areas</w:t>
            </w:r>
          </w:p>
        </w:tc>
        <w:tc>
          <w:tcPr>
            <w:tcW w:w="0" w:type="auto"/>
            <w:vAlign w:val="center"/>
            <w:hideMark/>
          </w:tcPr>
          <w:p w:rsidR="00000000" w:rsidRDefault="00647069" w14:paraId="0973004B"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647069" w14:paraId="1BDEEE6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647069" w14:paraId="526C9EE3"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647069" w14:paraId="2C185085"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579C0D00" w14:textId="77777777">
        <w:trPr>
          <w:divId w:val="188300588"/>
          <w:tblCellSpacing w:w="15" w:type="dxa"/>
        </w:trPr>
        <w:tc>
          <w:tcPr>
            <w:tcW w:w="0" w:type="auto"/>
            <w:vAlign w:val="center"/>
            <w:hideMark/>
          </w:tcPr>
          <w:p w:rsidR="00000000" w:rsidRDefault="00647069" w14:paraId="3BD5C0EE" w14:textId="77777777">
            <w:pPr>
              <w:spacing w:after="75"/>
              <w:rPr>
                <w:rFonts w:ascii="Georgia" w:hAnsi="Georgia" w:eastAsia="Times New Roman"/>
                <w:sz w:val="18"/>
                <w:szCs w:val="18"/>
              </w:rPr>
            </w:pPr>
            <w:r>
              <w:rPr>
                <w:rFonts w:ascii="Georgia" w:hAnsi="Georgia" w:eastAsia="Times New Roman"/>
                <w:sz w:val="18"/>
                <w:szCs w:val="18"/>
              </w:rPr>
              <w:t>2.1.4. Agriculture &amp; aquaculture -&gt; Annual &amp; perennial non-timber crops -&gt; Scale Unknown/Unrecorded</w:t>
            </w:r>
          </w:p>
        </w:tc>
        <w:tc>
          <w:tcPr>
            <w:tcW w:w="0" w:type="auto"/>
            <w:vAlign w:val="center"/>
            <w:hideMark/>
          </w:tcPr>
          <w:p w:rsidR="00000000" w:rsidRDefault="00647069" w14:paraId="35E4922D"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647069" w14:paraId="1CC8958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647069" w14:paraId="561D12F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647069" w14:paraId="346D6D0A"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0C0732EF" w14:textId="77777777">
        <w:trPr>
          <w:divId w:val="188300588"/>
          <w:tblCellSpacing w:w="15" w:type="dxa"/>
        </w:trPr>
        <w:tc>
          <w:tcPr>
            <w:tcW w:w="0" w:type="auto"/>
            <w:vAlign w:val="center"/>
            <w:hideMark/>
          </w:tcPr>
          <w:p w:rsidR="00000000" w:rsidRDefault="00647069" w14:paraId="64FCF445" w14:textId="77777777">
            <w:pPr>
              <w:spacing w:after="75"/>
              <w:rPr>
                <w:rFonts w:ascii="Georgia" w:hAnsi="Georgia" w:eastAsia="Times New Roman"/>
                <w:sz w:val="18"/>
                <w:szCs w:val="18"/>
              </w:rPr>
            </w:pPr>
            <w:r>
              <w:rPr>
                <w:rFonts w:ascii="Georgia" w:hAnsi="Georgia" w:eastAsia="Times New Roman"/>
                <w:sz w:val="18"/>
                <w:szCs w:val="18"/>
              </w:rPr>
              <w:t>5.3.5. Biological resource use -&gt; Logging &amp; wood harvesting -&gt; Motivation Unknown/Unrecorded</w:t>
            </w:r>
          </w:p>
        </w:tc>
        <w:tc>
          <w:tcPr>
            <w:tcW w:w="0" w:type="auto"/>
            <w:vAlign w:val="center"/>
            <w:hideMark/>
          </w:tcPr>
          <w:p w:rsidR="00000000" w:rsidRDefault="00647069" w14:paraId="7B533040"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647069" w14:paraId="416F04D4"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647069" w14:paraId="5B192356"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647069" w14:paraId="6E6D90C7" w14:textId="77777777">
            <w:pPr>
              <w:spacing w:after="75"/>
              <w:rPr>
                <w:rFonts w:ascii="Georgia" w:hAnsi="Georgia" w:eastAsia="Times New Roman"/>
                <w:sz w:val="18"/>
                <w:szCs w:val="18"/>
              </w:rPr>
            </w:pPr>
            <w:r>
              <w:rPr>
                <w:rFonts w:ascii="Georgia" w:hAnsi="Georgia" w:eastAsia="Times New Roman"/>
                <w:sz w:val="18"/>
                <w:szCs w:val="18"/>
              </w:rPr>
              <w:t>Unknown</w:t>
            </w:r>
          </w:p>
        </w:tc>
      </w:tr>
    </w:tbl>
    <w:p w:rsidR="00000000" w:rsidRDefault="00647069" w14:paraId="7C5809C4" w14:textId="77777777">
      <w:pPr>
        <w:pStyle w:val="Heading1"/>
        <w:divId w:val="257177078"/>
        <w:rPr>
          <w:rFonts w:ascii="Georgia" w:hAnsi="Georgia" w:eastAsia="Times New Roman"/>
          <w:sz w:val="29"/>
          <w:szCs w:val="29"/>
        </w:rPr>
      </w:pPr>
      <w:r>
        <w:rPr>
          <w:rFonts w:ascii="Georgia" w:hAnsi="Georgia" w:eastAsia="Times New Roman"/>
          <w:sz w:val="29"/>
          <w:szCs w:val="29"/>
        </w:rPr>
        <w:t>Conservation</w:t>
      </w:r>
    </w:p>
    <w:p w:rsidRPr="00647069" w:rsidR="00000000" w:rsidRDefault="00647069" w14:paraId="4E7160F3" w14:textId="3D9BB39E">
      <w:pPr>
        <w:pStyle w:val="NormalWeb"/>
        <w:divId w:val="257177078"/>
        <w:rPr>
          <w:rFonts w:ascii="Georgia" w:hAnsi="Georgia"/>
        </w:rPr>
      </w:pPr>
      <w:r>
        <w:rPr>
          <w:rFonts w:ascii="Georgia" w:hAnsi="Georgia"/>
        </w:rPr>
        <w:t xml:space="preserve">The species has been recorded within </w:t>
      </w:r>
      <w:ins w:author="Jack Plummer" w:date="2022-08-18T12:09:00Z" w:id="118">
        <w:r w:rsidR="001867D6">
          <w:rPr>
            <w:rFonts w:ascii="Georgia" w:hAnsi="Georgia"/>
          </w:rPr>
          <w:t>p</w:t>
        </w:r>
      </w:ins>
      <w:del w:author="Jack Plummer" w:date="2022-08-18T12:09:00Z" w:id="119">
        <w:r w:rsidDel="001867D6">
          <w:rPr>
            <w:rFonts w:ascii="Georgia" w:hAnsi="Georgia"/>
          </w:rPr>
          <w:delText>P</w:delText>
        </w:r>
      </w:del>
      <w:r>
        <w:rPr>
          <w:rFonts w:ascii="Georgia" w:hAnsi="Georgia"/>
        </w:rPr>
        <w:t>rotected areas and </w:t>
      </w:r>
      <w:del w:author="Jack Plummer" w:date="2022-08-18T12:09:00Z" w:id="120">
        <w:r w:rsidDel="001867D6">
          <w:rPr>
            <w:rFonts w:ascii="Georgia" w:hAnsi="Georgia"/>
          </w:rPr>
          <w:delText xml:space="preserve"> </w:delText>
        </w:r>
        <w:r w:rsidDel="001867D6">
          <w:rPr>
            <w:rFonts w:ascii="Georgia" w:hAnsi="Georgia"/>
          </w:rPr>
          <w:delText>B</w:delText>
        </w:r>
      </w:del>
      <w:ins w:author="Jack Plummer" w:date="2022-08-18T12:09:00Z" w:id="121">
        <w:r w:rsidR="001867D6">
          <w:rPr>
            <w:rFonts w:ascii="Georgia" w:hAnsi="Georgia"/>
          </w:rPr>
          <w:t>b</w:t>
        </w:r>
      </w:ins>
      <w:r>
        <w:rPr>
          <w:rFonts w:ascii="Georgia" w:hAnsi="Georgia"/>
        </w:rPr>
        <w:t xml:space="preserve">iological </w:t>
      </w:r>
      <w:ins w:author="Jack Plummer" w:date="2022-08-18T12:09:00Z" w:id="122">
        <w:r w:rsidR="001867D6">
          <w:rPr>
            <w:rFonts w:ascii="Georgia" w:hAnsi="Georgia"/>
          </w:rPr>
          <w:t>c</w:t>
        </w:r>
      </w:ins>
      <w:del w:author="Jack Plummer" w:date="2022-08-18T12:09:00Z" w:id="123">
        <w:r w:rsidDel="001867D6">
          <w:rPr>
            <w:rFonts w:ascii="Georgia" w:hAnsi="Georgia"/>
          </w:rPr>
          <w:delText>C</w:delText>
        </w:r>
      </w:del>
      <w:r>
        <w:rPr>
          <w:rFonts w:ascii="Georgia" w:hAnsi="Georgia"/>
        </w:rPr>
        <w:t>orridor</w:t>
      </w:r>
      <w:ins w:author="Jack Plummer" w:date="2022-08-18T12:09:00Z" w:id="124">
        <w:r>
          <w:rPr>
            <w:rFonts w:ascii="Georgia" w:hAnsi="Georgia"/>
          </w:rPr>
          <w:t>s</w:t>
        </w:r>
      </w:ins>
      <w:del w:author="Jack Plummer" w:date="2022-08-18T12:09:00Z" w:id="125">
        <w:r w:rsidDel="00647069">
          <w:rPr>
            <w:rFonts w:ascii="Georgia" w:hAnsi="Georgia"/>
          </w:rPr>
          <w:delText> </w:delText>
        </w:r>
      </w:del>
      <w:r>
        <w:rPr>
          <w:rFonts w:ascii="Georgia" w:hAnsi="Georgia"/>
        </w:rPr>
        <w:t xml:space="preserve"> in Bhutan, India and Nepal</w:t>
      </w:r>
      <w:del w:author="Jack Plummer" w:date="2022-08-18T12:10:00Z" w:id="126">
        <w:r w:rsidDel="00647069">
          <w:rPr>
            <w:rFonts w:ascii="Georgia" w:hAnsi="Georgia"/>
          </w:rPr>
          <w:delText>, in other areas also presumed passive conservation</w:delText>
        </w:r>
      </w:del>
      <w:r>
        <w:rPr>
          <w:rFonts w:ascii="Georgia" w:hAnsi="Georgia"/>
        </w:rPr>
        <w:t xml:space="preserve">, but it is not known whether active management is practiced </w:t>
      </w:r>
      <w:del w:author="Jack Plummer" w:date="2022-08-18T12:10:00Z" w:id="127">
        <w:r w:rsidDel="00647069">
          <w:rPr>
            <w:rFonts w:ascii="Georgia" w:hAnsi="Georgia"/>
          </w:rPr>
          <w:delText xml:space="preserve">management </w:delText>
        </w:r>
      </w:del>
      <w:r>
        <w:rPr>
          <w:rFonts w:ascii="Georgia" w:hAnsi="Georgia"/>
        </w:rPr>
        <w:t>(UNEP-WCMC and IUCN 2020).</w:t>
      </w:r>
      <w:ins w:author="Jack Plummer" w:date="2022-08-18T12:10:00Z" w:id="128">
        <w:r>
          <w:rPr>
            <w:rFonts w:ascii="Georgia" w:hAnsi="Georgia"/>
          </w:rPr>
          <w:t xml:space="preserve"> This species is held in at least</w:t>
        </w:r>
      </w:ins>
      <w:ins w:author="Jack Plummer" w:date="2022-08-18T12:11:00Z" w:id="129">
        <w:r>
          <w:rPr>
            <w:rFonts w:ascii="Georgia" w:hAnsi="Georgia"/>
          </w:rPr>
          <w:t xml:space="preserve"> five</w:t>
        </w:r>
      </w:ins>
      <w:ins w:author="Jack Plummer" w:date="2022-08-18T12:10:00Z" w:id="130">
        <w:r>
          <w:rPr>
            <w:rFonts w:ascii="Georgia" w:hAnsi="Georgia"/>
          </w:rPr>
          <w:t xml:space="preserve"> </w:t>
        </w:r>
        <w:r>
          <w:rPr>
            <w:rFonts w:ascii="Georgia" w:hAnsi="Georgia"/>
            <w:i/>
            <w:iCs/>
          </w:rPr>
          <w:t>ex situ</w:t>
        </w:r>
        <w:r>
          <w:rPr>
            <w:rFonts w:ascii="Georgia" w:hAnsi="Georgia"/>
          </w:rPr>
          <w:t xml:space="preserve"> </w:t>
        </w:r>
      </w:ins>
      <w:ins w:author="Jack Plummer" w:date="2022-08-18T12:11:00Z" w:id="131">
        <w:r>
          <w:rPr>
            <w:rFonts w:ascii="Georgia" w:hAnsi="Georgia"/>
          </w:rPr>
          <w:t>collections (BGCI 2022).</w:t>
        </w:r>
      </w:ins>
    </w:p>
    <w:p w:rsidR="00000000" w:rsidRDefault="00647069" w14:paraId="6EA12C48" w14:textId="77777777">
      <w:pPr>
        <w:pStyle w:val="Heading2"/>
        <w:divId w:val="257177078"/>
        <w:rPr>
          <w:rFonts w:ascii="Georgia" w:hAnsi="Georgia" w:eastAsia="Times New Roman"/>
          <w:sz w:val="27"/>
          <w:szCs w:val="27"/>
        </w:rPr>
      </w:pPr>
      <w:r>
        <w:rPr>
          <w:rFonts w:ascii="Georgia" w:hAnsi="Georgia" w:eastAsia="Times New Roman"/>
          <w:sz w:val="27"/>
          <w:szCs w:val="27"/>
        </w:rPr>
        <w:lastRenderedPageBreak/>
        <w:t>I</w:t>
      </w:r>
      <w:r>
        <w:rPr>
          <w:rFonts w:ascii="Georgia" w:hAnsi="Georgia" w:eastAsia="Times New Roman"/>
          <w:sz w:val="27"/>
          <w:szCs w:val="27"/>
        </w:rPr>
        <w:t>mportant Conservation Actions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2F7F4D8B" w14:textId="77777777">
        <w:trPr>
          <w:divId w:val="257177078"/>
          <w:tblCellSpacing w:w="15" w:type="dxa"/>
        </w:trPr>
        <w:tc>
          <w:tcPr>
            <w:tcW w:w="0" w:type="auto"/>
            <w:tcBorders>
              <w:bottom w:val="single" w:color="000000" w:sz="6" w:space="0"/>
            </w:tcBorders>
            <w:shd w:val="clear" w:color="auto" w:fill="BBBBBB"/>
            <w:vAlign w:val="center"/>
            <w:hideMark/>
          </w:tcPr>
          <w:p w:rsidR="00000000" w:rsidRDefault="00647069" w14:paraId="382CB679" w14:textId="77777777">
            <w:pPr>
              <w:spacing w:after="75"/>
              <w:rPr>
                <w:rFonts w:ascii="Georgia" w:hAnsi="Georgia" w:eastAsia="Times New Roman"/>
                <w:b/>
                <w:bCs/>
                <w:sz w:val="18"/>
                <w:szCs w:val="18"/>
              </w:rPr>
            </w:pPr>
            <w:r>
              <w:rPr>
                <w:rFonts w:ascii="Georgia" w:hAnsi="Georgia" w:eastAsia="Times New Roman"/>
                <w:b/>
                <w:bCs/>
                <w:sz w:val="18"/>
                <w:szCs w:val="18"/>
              </w:rPr>
              <w:t>Conservation Actions</w:t>
            </w:r>
          </w:p>
        </w:tc>
        <w:tc>
          <w:tcPr>
            <w:tcW w:w="0" w:type="auto"/>
            <w:tcBorders>
              <w:bottom w:val="single" w:color="000000" w:sz="6" w:space="0"/>
            </w:tcBorders>
            <w:shd w:val="clear" w:color="auto" w:fill="BBBBBB"/>
            <w:vAlign w:val="center"/>
            <w:hideMark/>
          </w:tcPr>
          <w:p w:rsidR="00000000" w:rsidRDefault="00647069" w14:paraId="26612496"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2C16C389" w14:textId="77777777">
        <w:trPr>
          <w:divId w:val="257177078"/>
          <w:tblCellSpacing w:w="15" w:type="dxa"/>
        </w:trPr>
        <w:tc>
          <w:tcPr>
            <w:tcW w:w="0" w:type="auto"/>
            <w:tcBorders>
              <w:bottom w:val="single" w:color="CCCCCC" w:sz="6" w:space="0"/>
            </w:tcBorders>
            <w:vAlign w:val="center"/>
            <w:hideMark/>
          </w:tcPr>
          <w:p w:rsidR="00000000" w:rsidRDefault="00647069" w14:paraId="77C56628" w14:textId="77777777">
            <w:pPr>
              <w:spacing w:after="75"/>
              <w:rPr>
                <w:rFonts w:ascii="Georgia" w:hAnsi="Georgia" w:eastAsia="Times New Roman"/>
                <w:sz w:val="18"/>
                <w:szCs w:val="18"/>
              </w:rPr>
            </w:pPr>
            <w:r>
              <w:rPr>
                <w:rFonts w:ascii="Georgia" w:hAnsi="Georgia" w:eastAsia="Times New Roman"/>
                <w:sz w:val="18"/>
                <w:szCs w:val="18"/>
              </w:rPr>
              <w:t>3.1.1. Species management -&gt; Species management -&gt; Harvest management</w:t>
            </w:r>
          </w:p>
        </w:tc>
        <w:tc>
          <w:tcPr>
            <w:tcW w:w="0" w:type="auto"/>
            <w:tcBorders>
              <w:bottom w:val="single" w:color="CCCCCC" w:sz="6" w:space="0"/>
            </w:tcBorders>
            <w:vAlign w:val="center"/>
            <w:hideMark/>
          </w:tcPr>
          <w:p w:rsidR="00000000" w:rsidRDefault="00647069" w14:paraId="204B39DC"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26C96C2" w14:textId="77777777">
        <w:trPr>
          <w:divId w:val="257177078"/>
          <w:tblCellSpacing w:w="15" w:type="dxa"/>
        </w:trPr>
        <w:tc>
          <w:tcPr>
            <w:tcW w:w="0" w:type="auto"/>
            <w:tcBorders>
              <w:bottom w:val="single" w:color="CCCCCC" w:sz="6" w:space="0"/>
            </w:tcBorders>
            <w:vAlign w:val="center"/>
            <w:hideMark/>
          </w:tcPr>
          <w:p w:rsidR="00000000" w:rsidRDefault="00647069" w14:paraId="00F77754" w14:textId="77777777">
            <w:pPr>
              <w:spacing w:after="75"/>
              <w:rPr>
                <w:rFonts w:ascii="Georgia" w:hAnsi="Georgia" w:eastAsia="Times New Roman"/>
                <w:sz w:val="18"/>
                <w:szCs w:val="18"/>
              </w:rPr>
            </w:pPr>
            <w:r>
              <w:rPr>
                <w:rFonts w:ascii="Georgia" w:hAnsi="Georgia" w:eastAsia="Times New Roman"/>
                <w:sz w:val="18"/>
                <w:szCs w:val="18"/>
              </w:rPr>
              <w:t>3.4.2. Species management -&gt; Ex-situ conservation -&gt; Genome resource bank</w:t>
            </w:r>
          </w:p>
        </w:tc>
        <w:tc>
          <w:tcPr>
            <w:tcW w:w="0" w:type="auto"/>
            <w:tcBorders>
              <w:bottom w:val="single" w:color="CCCCCC" w:sz="6" w:space="0"/>
            </w:tcBorders>
            <w:vAlign w:val="center"/>
            <w:hideMark/>
          </w:tcPr>
          <w:p w:rsidR="00000000" w:rsidRDefault="00647069" w14:paraId="747F1D80"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647069" w14:paraId="4B9BB724" w14:textId="77777777">
      <w:pPr>
        <w:pStyle w:val="Heading2"/>
        <w:divId w:val="257177078"/>
        <w:rPr>
          <w:rFonts w:ascii="Georgia" w:hAnsi="Georgia" w:eastAsia="Times New Roman"/>
          <w:sz w:val="27"/>
          <w:szCs w:val="27"/>
        </w:rPr>
      </w:pPr>
      <w:r>
        <w:rPr>
          <w:rFonts w:ascii="Georgia" w:hAnsi="Georgia" w:eastAsia="Times New Roman"/>
          <w:sz w:val="27"/>
          <w:szCs w:val="27"/>
        </w:rPr>
        <w:t>Research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316"/>
        <w:gridCol w:w="530"/>
      </w:tblGrid>
      <w:tr w:rsidR="00000000" w14:paraId="2F96A7D4" w14:textId="77777777">
        <w:trPr>
          <w:divId w:val="257177078"/>
          <w:tblCellSpacing w:w="15" w:type="dxa"/>
        </w:trPr>
        <w:tc>
          <w:tcPr>
            <w:tcW w:w="0" w:type="auto"/>
            <w:tcBorders>
              <w:bottom w:val="single" w:color="000000" w:sz="6" w:space="0"/>
            </w:tcBorders>
            <w:shd w:val="clear" w:color="auto" w:fill="BBBBBB"/>
            <w:vAlign w:val="center"/>
            <w:hideMark/>
          </w:tcPr>
          <w:p w:rsidR="00000000" w:rsidRDefault="00647069" w14:paraId="2AE075DC" w14:textId="77777777">
            <w:pPr>
              <w:spacing w:after="75"/>
              <w:rPr>
                <w:rFonts w:ascii="Georgia" w:hAnsi="Georgia" w:eastAsia="Times New Roman"/>
                <w:b/>
                <w:bCs/>
                <w:sz w:val="18"/>
                <w:szCs w:val="18"/>
              </w:rPr>
            </w:pPr>
            <w:r>
              <w:rPr>
                <w:rFonts w:ascii="Georgia" w:hAnsi="Georgia" w:eastAsia="Times New Roman"/>
                <w:b/>
                <w:bCs/>
                <w:sz w:val="18"/>
                <w:szCs w:val="18"/>
              </w:rPr>
              <w:t>Research</w:t>
            </w:r>
          </w:p>
        </w:tc>
        <w:tc>
          <w:tcPr>
            <w:tcW w:w="0" w:type="auto"/>
            <w:tcBorders>
              <w:bottom w:val="single" w:color="000000" w:sz="6" w:space="0"/>
            </w:tcBorders>
            <w:shd w:val="clear" w:color="auto" w:fill="BBBBBB"/>
            <w:vAlign w:val="center"/>
            <w:hideMark/>
          </w:tcPr>
          <w:p w:rsidR="00000000" w:rsidRDefault="00647069" w14:paraId="00163192"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4A317F4F" w14:textId="77777777">
        <w:trPr>
          <w:divId w:val="257177078"/>
          <w:tblCellSpacing w:w="15" w:type="dxa"/>
        </w:trPr>
        <w:tc>
          <w:tcPr>
            <w:tcW w:w="0" w:type="auto"/>
            <w:tcBorders>
              <w:bottom w:val="single" w:color="CCCCCC" w:sz="6" w:space="0"/>
            </w:tcBorders>
            <w:vAlign w:val="center"/>
            <w:hideMark/>
          </w:tcPr>
          <w:p w:rsidR="00000000" w:rsidRDefault="00647069" w14:paraId="6E786DCD" w14:textId="77777777">
            <w:pPr>
              <w:spacing w:after="75"/>
              <w:rPr>
                <w:rFonts w:ascii="Georgia" w:hAnsi="Georgia" w:eastAsia="Times New Roman"/>
                <w:sz w:val="18"/>
                <w:szCs w:val="18"/>
              </w:rPr>
            </w:pPr>
            <w:r>
              <w:rPr>
                <w:rFonts w:ascii="Georgia" w:hAnsi="Georgia" w:eastAsia="Times New Roman"/>
                <w:sz w:val="18"/>
                <w:szCs w:val="18"/>
              </w:rPr>
              <w:t>1.2. Research -&gt; Population size, distribution &amp; trends</w:t>
            </w:r>
          </w:p>
        </w:tc>
        <w:tc>
          <w:tcPr>
            <w:tcW w:w="0" w:type="auto"/>
            <w:tcBorders>
              <w:bottom w:val="single" w:color="CCCCCC" w:sz="6" w:space="0"/>
            </w:tcBorders>
            <w:vAlign w:val="center"/>
            <w:hideMark/>
          </w:tcPr>
          <w:p w:rsidR="00000000" w:rsidRDefault="00647069" w14:paraId="6CEF755E"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276962DF" w14:textId="77777777">
        <w:trPr>
          <w:divId w:val="257177078"/>
          <w:tblCellSpacing w:w="15" w:type="dxa"/>
        </w:trPr>
        <w:tc>
          <w:tcPr>
            <w:tcW w:w="0" w:type="auto"/>
            <w:tcBorders>
              <w:bottom w:val="single" w:color="CCCCCC" w:sz="6" w:space="0"/>
            </w:tcBorders>
            <w:vAlign w:val="center"/>
            <w:hideMark/>
          </w:tcPr>
          <w:p w:rsidR="00000000" w:rsidRDefault="00647069" w14:paraId="39768CA3" w14:textId="77777777">
            <w:pPr>
              <w:spacing w:after="75"/>
              <w:rPr>
                <w:rFonts w:ascii="Georgia" w:hAnsi="Georgia" w:eastAsia="Times New Roman"/>
                <w:sz w:val="18"/>
                <w:szCs w:val="18"/>
              </w:rPr>
            </w:pPr>
            <w:r>
              <w:rPr>
                <w:rFonts w:ascii="Georgia" w:hAnsi="Georgia" w:eastAsia="Times New Roman"/>
                <w:sz w:val="18"/>
                <w:szCs w:val="18"/>
              </w:rPr>
              <w:t>1.5. Research -&gt; Threats</w:t>
            </w:r>
          </w:p>
        </w:tc>
        <w:tc>
          <w:tcPr>
            <w:tcW w:w="0" w:type="auto"/>
            <w:tcBorders>
              <w:bottom w:val="single" w:color="CCCCCC" w:sz="6" w:space="0"/>
            </w:tcBorders>
            <w:vAlign w:val="center"/>
            <w:hideMark/>
          </w:tcPr>
          <w:p w:rsidR="00000000" w:rsidRDefault="00647069" w14:paraId="167FAE2D"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3224314C" w14:textId="77777777">
        <w:trPr>
          <w:divId w:val="257177078"/>
          <w:tblCellSpacing w:w="15" w:type="dxa"/>
        </w:trPr>
        <w:tc>
          <w:tcPr>
            <w:tcW w:w="0" w:type="auto"/>
            <w:tcBorders>
              <w:bottom w:val="single" w:color="CCCCCC" w:sz="6" w:space="0"/>
            </w:tcBorders>
            <w:vAlign w:val="center"/>
            <w:hideMark/>
          </w:tcPr>
          <w:p w:rsidR="00000000" w:rsidRDefault="00647069" w14:paraId="3B49B35D" w14:textId="77777777">
            <w:pPr>
              <w:spacing w:after="75"/>
              <w:rPr>
                <w:rFonts w:ascii="Georgia" w:hAnsi="Georgia" w:eastAsia="Times New Roman"/>
                <w:sz w:val="18"/>
                <w:szCs w:val="18"/>
              </w:rPr>
            </w:pPr>
            <w:r>
              <w:rPr>
                <w:rFonts w:ascii="Georgia" w:hAnsi="Georgia" w:eastAsia="Times New Roman"/>
                <w:sz w:val="18"/>
                <w:szCs w:val="18"/>
              </w:rPr>
              <w:t>2.3. Conservation Planning -&gt; Harvest &amp; Trade Management Plan</w:t>
            </w:r>
          </w:p>
        </w:tc>
        <w:tc>
          <w:tcPr>
            <w:tcW w:w="0" w:type="auto"/>
            <w:tcBorders>
              <w:bottom w:val="single" w:color="CCCCCC" w:sz="6" w:space="0"/>
            </w:tcBorders>
            <w:vAlign w:val="center"/>
            <w:hideMark/>
          </w:tcPr>
          <w:p w:rsidR="00000000" w:rsidRDefault="00647069" w14:paraId="6F58CBB4"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2EFF6D11" w14:textId="77777777">
        <w:trPr>
          <w:divId w:val="257177078"/>
          <w:tblCellSpacing w:w="15" w:type="dxa"/>
        </w:trPr>
        <w:tc>
          <w:tcPr>
            <w:tcW w:w="0" w:type="auto"/>
            <w:tcBorders>
              <w:bottom w:val="single" w:color="CCCCCC" w:sz="6" w:space="0"/>
            </w:tcBorders>
            <w:vAlign w:val="center"/>
            <w:hideMark/>
          </w:tcPr>
          <w:p w:rsidR="00000000" w:rsidRDefault="00647069" w14:paraId="3C8B99F3" w14:textId="77777777">
            <w:pPr>
              <w:spacing w:after="75"/>
              <w:rPr>
                <w:rFonts w:ascii="Georgia" w:hAnsi="Georgia" w:eastAsia="Times New Roman"/>
                <w:sz w:val="18"/>
                <w:szCs w:val="18"/>
              </w:rPr>
            </w:pPr>
            <w:r>
              <w:rPr>
                <w:rFonts w:ascii="Georgia" w:hAnsi="Georgia" w:eastAsia="Times New Roman"/>
                <w:sz w:val="18"/>
                <w:szCs w:val="18"/>
              </w:rPr>
              <w:t>3.1. Monitoring -&gt; Population trends</w:t>
            </w:r>
          </w:p>
        </w:tc>
        <w:tc>
          <w:tcPr>
            <w:tcW w:w="0" w:type="auto"/>
            <w:tcBorders>
              <w:bottom w:val="single" w:color="CCCCCC" w:sz="6" w:space="0"/>
            </w:tcBorders>
            <w:vAlign w:val="center"/>
            <w:hideMark/>
          </w:tcPr>
          <w:p w:rsidR="00000000" w:rsidRDefault="00647069" w14:paraId="09BF46AE"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0370896B" w14:textId="77777777">
        <w:trPr>
          <w:divId w:val="257177078"/>
          <w:tblCellSpacing w:w="15" w:type="dxa"/>
        </w:trPr>
        <w:tc>
          <w:tcPr>
            <w:tcW w:w="0" w:type="auto"/>
            <w:tcBorders>
              <w:bottom w:val="single" w:color="CCCCCC" w:sz="6" w:space="0"/>
            </w:tcBorders>
            <w:vAlign w:val="center"/>
            <w:hideMark/>
          </w:tcPr>
          <w:p w:rsidR="00000000" w:rsidRDefault="00647069" w14:paraId="0A07476C" w14:textId="77777777">
            <w:pPr>
              <w:spacing w:after="75"/>
              <w:rPr>
                <w:rFonts w:ascii="Georgia" w:hAnsi="Georgia" w:eastAsia="Times New Roman"/>
                <w:sz w:val="18"/>
                <w:szCs w:val="18"/>
              </w:rPr>
            </w:pPr>
            <w:r>
              <w:rPr>
                <w:rFonts w:ascii="Georgia" w:hAnsi="Georgia" w:eastAsia="Times New Roman"/>
                <w:sz w:val="18"/>
                <w:szCs w:val="18"/>
              </w:rPr>
              <w:t>3.4. Monitoring -&gt; Habitat trends</w:t>
            </w:r>
          </w:p>
        </w:tc>
        <w:tc>
          <w:tcPr>
            <w:tcW w:w="0" w:type="auto"/>
            <w:tcBorders>
              <w:bottom w:val="single" w:color="CCCCCC" w:sz="6" w:space="0"/>
            </w:tcBorders>
            <w:vAlign w:val="center"/>
            <w:hideMark/>
          </w:tcPr>
          <w:p w:rsidR="00000000" w:rsidRDefault="00647069" w14:paraId="777643B9"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647069" w14:paraId="0F1115BC" w14:textId="77777777">
      <w:pPr>
        <w:pStyle w:val="Heading1"/>
        <w:rPr>
          <w:rFonts w:ascii="Georgia" w:hAnsi="Georgia" w:eastAsia="Times New Roman"/>
          <w:sz w:val="29"/>
          <w:szCs w:val="29"/>
        </w:rPr>
      </w:pPr>
      <w:r>
        <w:rPr>
          <w:rFonts w:ascii="Georgia" w:hAnsi="Georgia" w:eastAsia="Times New Roman"/>
          <w:sz w:val="29"/>
          <w:szCs w:val="29"/>
        </w:rPr>
        <w:t>Bibliography</w:t>
      </w:r>
    </w:p>
    <w:p w:rsidR="00000000" w:rsidRDefault="00647069" w14:paraId="42649A1B" w14:textId="77777777">
      <w:pPr>
        <w:pStyle w:val="NormalWeb"/>
        <w:divId w:val="1636333174"/>
        <w:rPr>
          <w:rFonts w:ascii="Georgia" w:hAnsi="Georgia"/>
        </w:rPr>
      </w:pPr>
      <w:r>
        <w:rPr>
          <w:rFonts w:ascii="Georgia" w:hAnsi="Georgia"/>
        </w:rPr>
        <w:t>Bachman, S., M</w:t>
      </w:r>
      <w:r>
        <w:rPr>
          <w:rFonts w:ascii="Georgia" w:hAnsi="Georgia"/>
        </w:rPr>
        <w:t xml:space="preserve">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e-Infrastructures for data publishing in biodiversity science</w:t>
      </w:r>
      <w:r>
        <w:rPr>
          <w:rFonts w:ascii="Georgia" w:hAnsi="Georgia"/>
        </w:rPr>
        <w:t xml:space="preserve">: 117-126. </w:t>
      </w:r>
      <w:proofErr w:type="spellStart"/>
      <w:r>
        <w:rPr>
          <w:rFonts w:ascii="Georgia" w:hAnsi="Georgia"/>
        </w:rPr>
        <w:t>Z</w:t>
      </w:r>
      <w:r>
        <w:rPr>
          <w:rFonts w:ascii="Georgia" w:hAnsi="Georgia"/>
        </w:rPr>
        <w:t>ooKeys</w:t>
      </w:r>
      <w:proofErr w:type="spellEnd"/>
      <w:r>
        <w:rPr>
          <w:rFonts w:ascii="Georgia" w:hAnsi="Georgia"/>
        </w:rPr>
        <w:t>.</w:t>
      </w:r>
    </w:p>
    <w:p w:rsidR="00000000" w:rsidRDefault="00647069" w14:paraId="2878D673" w14:textId="77777777">
      <w:pPr>
        <w:pStyle w:val="NormalWeb"/>
        <w:divId w:val="1636333174"/>
        <w:rPr>
          <w:rFonts w:ascii="Georgia" w:hAnsi="Georgia"/>
        </w:rPr>
      </w:pPr>
      <w:r>
        <w:rPr>
          <w:rFonts w:ascii="Georgia" w:hAnsi="Georgia"/>
        </w:rPr>
        <w:t xml:space="preserve">Cook, WM.H. </w:t>
      </w:r>
      <w:proofErr w:type="gramStart"/>
      <w:r>
        <w:rPr>
          <w:rFonts w:ascii="Georgia" w:hAnsi="Georgia"/>
        </w:rPr>
        <w:t>1896..</w:t>
      </w:r>
      <w:proofErr w:type="gramEnd"/>
      <w:r>
        <w:rPr>
          <w:rFonts w:ascii="Georgia" w:hAnsi="Georgia"/>
        </w:rPr>
        <w:t xml:space="preserve"> A Compendium of the New Materia Medica Together with Additional descriptions of some old remedies. </w:t>
      </w:r>
      <w:r>
        <w:rPr>
          <w:rFonts w:ascii="Georgia" w:hAnsi="Georgia"/>
          <w:i/>
          <w:iCs/>
        </w:rPr>
        <w:t>Wm. H. Cook.</w:t>
      </w:r>
      <w:r>
        <w:rPr>
          <w:rFonts w:ascii="Georgia" w:hAnsi="Georgia"/>
        </w:rPr>
        <w:t>: 66.</w:t>
      </w:r>
    </w:p>
    <w:p w:rsidR="00000000" w:rsidRDefault="00647069" w14:paraId="3EC7CF0C" w14:textId="77777777">
      <w:pPr>
        <w:pStyle w:val="NormalWeb"/>
        <w:divId w:val="1636333174"/>
        <w:rPr>
          <w:rFonts w:ascii="Georgia" w:hAnsi="Georgia"/>
        </w:rPr>
      </w:pPr>
      <w:proofErr w:type="spellStart"/>
      <w:r>
        <w:rPr>
          <w:rFonts w:ascii="Georgia" w:hAnsi="Georgia"/>
        </w:rPr>
        <w:t>Felter</w:t>
      </w:r>
      <w:proofErr w:type="spellEnd"/>
      <w:r>
        <w:rPr>
          <w:rFonts w:ascii="Georgia" w:hAnsi="Georgia"/>
        </w:rPr>
        <w:t xml:space="preserve">, Harvey W. F. &amp; Lloyd, J.U. 1905. King’s American Dispensatory. </w:t>
      </w:r>
      <w:r>
        <w:rPr>
          <w:rFonts w:ascii="Georgia" w:hAnsi="Georgia"/>
          <w:i/>
          <w:iCs/>
        </w:rPr>
        <w:t>The Ohio Valley Company, Cincinnati.</w:t>
      </w:r>
      <w:r>
        <w:rPr>
          <w:rFonts w:ascii="Georgia" w:hAnsi="Georgia"/>
        </w:rPr>
        <w:t xml:space="preserve"> 19(2</w:t>
      </w:r>
      <w:r>
        <w:rPr>
          <w:rFonts w:ascii="Georgia" w:hAnsi="Georgia"/>
        </w:rPr>
        <w:t>): 971 – 972.</w:t>
      </w:r>
    </w:p>
    <w:p w:rsidR="00000000" w:rsidRDefault="00647069" w14:paraId="125ECDF6" w14:textId="77777777">
      <w:pPr>
        <w:pStyle w:val="NormalWeb"/>
        <w:divId w:val="1636333174"/>
        <w:rPr>
          <w:rFonts w:ascii="Georgia" w:hAnsi="Georgia"/>
        </w:rPr>
      </w:pPr>
      <w:proofErr w:type="spellStart"/>
      <w:r>
        <w:rPr>
          <w:rFonts w:ascii="Georgia" w:hAnsi="Georgia"/>
        </w:rPr>
        <w:t>Felter</w:t>
      </w:r>
      <w:proofErr w:type="spellEnd"/>
      <w:r>
        <w:rPr>
          <w:rFonts w:ascii="Georgia" w:hAnsi="Georgia"/>
        </w:rPr>
        <w:t xml:space="preserve">, Harvey W. F. 1922. The Eclectic Materia Medica, Pharmacology and Therapeutics. Southwest School of Botanical </w:t>
      </w:r>
      <w:proofErr w:type="spellStart"/>
      <w:r>
        <w:rPr>
          <w:rFonts w:ascii="Georgia" w:hAnsi="Georgia"/>
        </w:rPr>
        <w:t>Medine</w:t>
      </w:r>
      <w:proofErr w:type="spellEnd"/>
      <w:r>
        <w:rPr>
          <w:rFonts w:ascii="Georgia" w:hAnsi="Georgia"/>
        </w:rPr>
        <w:t>, Bisbee, Arizona. Pp 211</w:t>
      </w:r>
      <w:proofErr w:type="gramStart"/>
      <w:r>
        <w:rPr>
          <w:rFonts w:ascii="Georgia" w:hAnsi="Georgia"/>
        </w:rPr>
        <w:t>. .</w:t>
      </w:r>
      <w:proofErr w:type="gramEnd"/>
      <w:r>
        <w:rPr>
          <w:rFonts w:ascii="Georgia" w:hAnsi="Georgia"/>
        </w:rPr>
        <w:t xml:space="preserve"> </w:t>
      </w:r>
      <w:r>
        <w:rPr>
          <w:rFonts w:ascii="Georgia" w:hAnsi="Georgia"/>
          <w:i/>
          <w:iCs/>
        </w:rPr>
        <w:t xml:space="preserve">Southwest School of Botanical </w:t>
      </w:r>
      <w:proofErr w:type="spellStart"/>
      <w:r>
        <w:rPr>
          <w:rFonts w:ascii="Georgia" w:hAnsi="Georgia"/>
          <w:i/>
          <w:iCs/>
        </w:rPr>
        <w:t>Medine</w:t>
      </w:r>
      <w:proofErr w:type="spellEnd"/>
      <w:r>
        <w:rPr>
          <w:rFonts w:ascii="Georgia" w:hAnsi="Georgia"/>
          <w:i/>
          <w:iCs/>
        </w:rPr>
        <w:t>, Bisbee, Arizona</w:t>
      </w:r>
      <w:r>
        <w:rPr>
          <w:rFonts w:ascii="Georgia" w:hAnsi="Georgia"/>
        </w:rPr>
        <w:t>: 221.</w:t>
      </w:r>
    </w:p>
    <w:p w:rsidR="00000000" w:rsidRDefault="00647069" w14:paraId="5A101E99" w14:textId="77777777">
      <w:pPr>
        <w:pStyle w:val="NormalWeb"/>
        <w:divId w:val="1636333174"/>
        <w:rPr>
          <w:rFonts w:ascii="Georgia" w:hAnsi="Georgia"/>
        </w:rPr>
      </w:pPr>
      <w:proofErr w:type="spellStart"/>
      <w:r>
        <w:rPr>
          <w:rFonts w:ascii="Georgia" w:hAnsi="Georgia"/>
        </w:rPr>
        <w:t>Kalita</w:t>
      </w:r>
      <w:proofErr w:type="spellEnd"/>
      <w:r>
        <w:rPr>
          <w:rFonts w:ascii="Georgia" w:hAnsi="Georgia"/>
        </w:rPr>
        <w:t>, D &amp; Devi, N. 2020. A Short Review on</w:t>
      </w:r>
      <w:r>
        <w:rPr>
          <w:rFonts w:ascii="Georgia" w:hAnsi="Georgia"/>
        </w:rPr>
        <w:t xml:space="preserve"> </w:t>
      </w:r>
      <w:proofErr w:type="spellStart"/>
      <w:r>
        <w:rPr>
          <w:rFonts w:ascii="Georgia" w:hAnsi="Georgia"/>
        </w:rPr>
        <w:t>Gynocardia</w:t>
      </w:r>
      <w:proofErr w:type="spellEnd"/>
      <w:r>
        <w:rPr>
          <w:rFonts w:ascii="Georgia" w:hAnsi="Georgia"/>
        </w:rPr>
        <w:t xml:space="preserve"> odorata R. Br: A Potent Medicinal Plant of Assam.</w:t>
      </w:r>
    </w:p>
    <w:p w:rsidR="00000000" w:rsidRDefault="00647069" w14:paraId="3772B151" w14:textId="77777777">
      <w:pPr>
        <w:pStyle w:val="NormalWeb"/>
        <w:divId w:val="1636333174"/>
        <w:rPr>
          <w:rFonts w:ascii="Georgia" w:hAnsi="Georgia"/>
        </w:rPr>
      </w:pPr>
      <w:proofErr w:type="spellStart"/>
      <w:r>
        <w:rPr>
          <w:rFonts w:ascii="Georgia" w:hAnsi="Georgia"/>
        </w:rPr>
        <w:t>Kanjilal</w:t>
      </w:r>
      <w:proofErr w:type="spellEnd"/>
      <w:r>
        <w:rPr>
          <w:rFonts w:ascii="Georgia" w:hAnsi="Georgia"/>
        </w:rPr>
        <w:t xml:space="preserve">, U.N.; </w:t>
      </w:r>
      <w:proofErr w:type="spellStart"/>
      <w:r>
        <w:rPr>
          <w:rFonts w:ascii="Georgia" w:hAnsi="Georgia"/>
        </w:rPr>
        <w:t>Kanjilal</w:t>
      </w:r>
      <w:proofErr w:type="spellEnd"/>
      <w:r>
        <w:rPr>
          <w:rFonts w:ascii="Georgia" w:hAnsi="Georgia"/>
        </w:rPr>
        <w:t xml:space="preserve"> P.C. &amp; Das, A. 1934</w:t>
      </w:r>
      <w:proofErr w:type="gramStart"/>
      <w:r>
        <w:rPr>
          <w:rFonts w:ascii="Georgia" w:hAnsi="Georgia"/>
        </w:rPr>
        <w:t>. .</w:t>
      </w:r>
      <w:proofErr w:type="gramEnd"/>
      <w:r>
        <w:rPr>
          <w:rFonts w:ascii="Georgia" w:hAnsi="Georgia"/>
        </w:rPr>
        <w:t xml:space="preserve"> </w:t>
      </w:r>
      <w:r>
        <w:rPr>
          <w:rFonts w:ascii="Georgia" w:hAnsi="Georgia"/>
          <w:i/>
          <w:iCs/>
        </w:rPr>
        <w:t>Flora of Assam. Vol. 1(1)</w:t>
      </w:r>
      <w:proofErr w:type="gramStart"/>
      <w:r>
        <w:rPr>
          <w:rFonts w:ascii="Georgia" w:hAnsi="Georgia"/>
          <w:i/>
          <w:iCs/>
        </w:rPr>
        <w:t xml:space="preserve">. </w:t>
      </w:r>
      <w:r>
        <w:rPr>
          <w:rFonts w:ascii="Georgia" w:hAnsi="Georgia"/>
        </w:rPr>
        <w:t>.</w:t>
      </w:r>
      <w:proofErr w:type="gramEnd"/>
      <w:r>
        <w:rPr>
          <w:rFonts w:ascii="Georgia" w:hAnsi="Georgia"/>
        </w:rPr>
        <w:t xml:space="preserve"> Government of Assam, Shillong.</w:t>
      </w:r>
    </w:p>
    <w:p w:rsidR="00000000" w:rsidRDefault="00647069" w14:paraId="4609532E" w14:textId="77777777">
      <w:pPr>
        <w:pStyle w:val="NormalWeb"/>
        <w:divId w:val="1636333174"/>
        <w:rPr>
          <w:rFonts w:ascii="Georgia" w:hAnsi="Georgia"/>
        </w:rPr>
      </w:pPr>
      <w:proofErr w:type="spellStart"/>
      <w:r>
        <w:rPr>
          <w:rFonts w:ascii="Georgia" w:hAnsi="Georgia"/>
        </w:rPr>
        <w:t>Kayang</w:t>
      </w:r>
      <w:proofErr w:type="spellEnd"/>
      <w:r>
        <w:rPr>
          <w:rFonts w:ascii="Georgia" w:hAnsi="Georgia"/>
        </w:rPr>
        <w:t xml:space="preserve">, H. 2007. Tribal Knowledge on Wild Edible Plants of Meghalaya, </w:t>
      </w:r>
      <w:proofErr w:type="gramStart"/>
      <w:r>
        <w:rPr>
          <w:rFonts w:ascii="Georgia" w:hAnsi="Georgia"/>
        </w:rPr>
        <w:t>North East</w:t>
      </w:r>
      <w:proofErr w:type="gramEnd"/>
      <w:r>
        <w:rPr>
          <w:rFonts w:ascii="Georgia" w:hAnsi="Georgia"/>
        </w:rPr>
        <w:t xml:space="preserve"> India</w:t>
      </w:r>
      <w:r>
        <w:rPr>
          <w:rFonts w:ascii="Georgia" w:hAnsi="Georgia"/>
        </w:rPr>
        <w:t xml:space="preserve">. </w:t>
      </w:r>
      <w:r>
        <w:rPr>
          <w:rFonts w:ascii="Georgia" w:hAnsi="Georgia"/>
          <w:i/>
          <w:iCs/>
        </w:rPr>
        <w:t>Indian Journal of Traditional Knowledge, 6(1), 177–181.</w:t>
      </w:r>
      <w:r>
        <w:rPr>
          <w:rFonts w:ascii="Georgia" w:hAnsi="Georgia"/>
        </w:rPr>
        <w:t xml:space="preserve"> 6(1): 177–181.</w:t>
      </w:r>
    </w:p>
    <w:p w:rsidR="00000000" w:rsidRDefault="00647069" w14:paraId="6EC8F4FC" w14:textId="77777777">
      <w:pPr>
        <w:pStyle w:val="NormalWeb"/>
        <w:divId w:val="1636333174"/>
        <w:rPr>
          <w:rFonts w:ascii="Georgia" w:hAnsi="Georgia"/>
        </w:rPr>
      </w:pPr>
      <w:proofErr w:type="spellStart"/>
      <w:r>
        <w:rPr>
          <w:rFonts w:ascii="Georgia" w:hAnsi="Georgia"/>
        </w:rPr>
        <w:t>Khare</w:t>
      </w:r>
      <w:proofErr w:type="spellEnd"/>
      <w:r>
        <w:rPr>
          <w:rFonts w:ascii="Georgia" w:hAnsi="Georgia"/>
        </w:rPr>
        <w:t xml:space="preserve">, C.P. 2004. Indian Herbal Remedies Rational Western Therapy, Ayurvedic and Other Traditional Usage, Botany. </w:t>
      </w:r>
      <w:r>
        <w:rPr>
          <w:rFonts w:ascii="Georgia" w:hAnsi="Georgia"/>
          <w:i/>
          <w:iCs/>
        </w:rPr>
        <w:t>Springer-Verlag, Berlin, Heidelberg, New York</w:t>
      </w:r>
      <w:r>
        <w:rPr>
          <w:rFonts w:ascii="Georgia" w:hAnsi="Georgia"/>
        </w:rPr>
        <w:t>: 254.</w:t>
      </w:r>
    </w:p>
    <w:p w:rsidR="00000000" w:rsidRDefault="00647069" w14:paraId="2E6B4941" w14:textId="77777777">
      <w:pPr>
        <w:pStyle w:val="NormalWeb"/>
        <w:divId w:val="1636333174"/>
        <w:rPr>
          <w:rFonts w:ascii="Georgia" w:hAnsi="Georgia"/>
        </w:rPr>
      </w:pPr>
      <w:r>
        <w:rPr>
          <w:rFonts w:ascii="Georgia" w:hAnsi="Georgia"/>
        </w:rPr>
        <w:t>Kurz, S. 1877. Fo</w:t>
      </w:r>
      <w:r>
        <w:rPr>
          <w:rFonts w:ascii="Georgia" w:hAnsi="Georgia"/>
        </w:rPr>
        <w:t>rest Flora of British Burma</w:t>
      </w:r>
      <w:proofErr w:type="gramStart"/>
      <w:r>
        <w:rPr>
          <w:rFonts w:ascii="Georgia" w:hAnsi="Georgia"/>
        </w:rPr>
        <w:t>. .</w:t>
      </w:r>
      <w:proofErr w:type="gramEnd"/>
      <w:r>
        <w:rPr>
          <w:rFonts w:ascii="Georgia" w:hAnsi="Georgia"/>
        </w:rPr>
        <w:t xml:space="preserve"> </w:t>
      </w:r>
      <w:r>
        <w:rPr>
          <w:rFonts w:ascii="Georgia" w:hAnsi="Georgia"/>
          <w:i/>
          <w:iCs/>
        </w:rPr>
        <w:t>Office of the Superintendent of Government Printing, Calcutta</w:t>
      </w:r>
      <w:r>
        <w:rPr>
          <w:rFonts w:ascii="Georgia" w:hAnsi="Georgia"/>
        </w:rPr>
        <w:t xml:space="preserve"> 1: 76.</w:t>
      </w:r>
    </w:p>
    <w:p w:rsidR="00000000" w:rsidRDefault="00647069" w14:paraId="64E6170E" w14:textId="77777777">
      <w:pPr>
        <w:pStyle w:val="NormalWeb"/>
        <w:divId w:val="1636333174"/>
        <w:rPr>
          <w:rFonts w:ascii="Georgia" w:hAnsi="Georgia"/>
        </w:rPr>
      </w:pPr>
      <w:proofErr w:type="spellStart"/>
      <w:r>
        <w:rPr>
          <w:rFonts w:ascii="Georgia" w:hAnsi="Georgia"/>
        </w:rPr>
        <w:t>Lynser</w:t>
      </w:r>
      <w:proofErr w:type="spellEnd"/>
      <w:r>
        <w:rPr>
          <w:rFonts w:ascii="Georgia" w:hAnsi="Georgia"/>
        </w:rPr>
        <w:t xml:space="preserve">, M. B., </w:t>
      </w:r>
      <w:proofErr w:type="spellStart"/>
      <w:r>
        <w:rPr>
          <w:rFonts w:ascii="Georgia" w:hAnsi="Georgia"/>
        </w:rPr>
        <w:t>Makdoh</w:t>
      </w:r>
      <w:proofErr w:type="spellEnd"/>
      <w:r>
        <w:rPr>
          <w:rFonts w:ascii="Georgia" w:hAnsi="Georgia"/>
        </w:rPr>
        <w:t xml:space="preserve">, K., &amp; Pala, K. H. M. 2014. Marketing of Indigenous Fruits: A Source of Income among Khasi Women of Meghalaya, </w:t>
      </w:r>
      <w:proofErr w:type="gramStart"/>
      <w:r>
        <w:rPr>
          <w:rFonts w:ascii="Georgia" w:hAnsi="Georgia"/>
        </w:rPr>
        <w:t>North East</w:t>
      </w:r>
      <w:proofErr w:type="gramEnd"/>
      <w:r>
        <w:rPr>
          <w:rFonts w:ascii="Georgia" w:hAnsi="Georgia"/>
        </w:rPr>
        <w:t xml:space="preserve"> India. </w:t>
      </w:r>
      <w:r>
        <w:rPr>
          <w:rFonts w:ascii="Georgia" w:hAnsi="Georgia"/>
          <w:i/>
          <w:iCs/>
        </w:rPr>
        <w:t>J Agr</w:t>
      </w:r>
      <w:r>
        <w:rPr>
          <w:rFonts w:ascii="Georgia" w:hAnsi="Georgia"/>
          <w:i/>
          <w:iCs/>
        </w:rPr>
        <w:t>i Sci</w:t>
      </w:r>
      <w:r>
        <w:rPr>
          <w:rFonts w:ascii="Georgia" w:hAnsi="Georgia"/>
        </w:rPr>
        <w:t xml:space="preserve"> 5(1-1): 1–9.</w:t>
      </w:r>
    </w:p>
    <w:p w:rsidR="00000000" w:rsidRDefault="00647069" w14:paraId="6A0F691F" w14:textId="77777777">
      <w:pPr>
        <w:pStyle w:val="NormalWeb"/>
        <w:divId w:val="1636333174"/>
        <w:rPr>
          <w:rFonts w:ascii="Georgia" w:hAnsi="Georgia"/>
        </w:rPr>
      </w:pPr>
      <w:r>
        <w:rPr>
          <w:rFonts w:ascii="Georgia" w:hAnsi="Georgia"/>
        </w:rPr>
        <w:t xml:space="preserve">Mohan, J., Deepa, L., </w:t>
      </w:r>
      <w:proofErr w:type="spellStart"/>
      <w:r>
        <w:rPr>
          <w:rFonts w:ascii="Georgia" w:hAnsi="Georgia"/>
        </w:rPr>
        <w:t>Ubaidulla</w:t>
      </w:r>
      <w:proofErr w:type="spellEnd"/>
      <w:r>
        <w:rPr>
          <w:rFonts w:ascii="Georgia" w:hAnsi="Georgia"/>
        </w:rPr>
        <w:t xml:space="preserve">, U., &amp; Ganesh, N. 2013. In vitro antioxidant activity of hydroalcoholic extract of </w:t>
      </w:r>
      <w:proofErr w:type="spellStart"/>
      <w:r>
        <w:rPr>
          <w:rFonts w:ascii="Georgia" w:hAnsi="Georgia"/>
        </w:rPr>
        <w:t>gynocardia</w:t>
      </w:r>
      <w:proofErr w:type="spellEnd"/>
      <w:r>
        <w:rPr>
          <w:rFonts w:ascii="Georgia" w:hAnsi="Georgia"/>
        </w:rPr>
        <w:t xml:space="preserve"> odorata </w:t>
      </w:r>
      <w:proofErr w:type="spellStart"/>
      <w:r>
        <w:rPr>
          <w:rFonts w:ascii="Georgia" w:hAnsi="Georgia"/>
        </w:rPr>
        <w:t>roxb</w:t>
      </w:r>
      <w:proofErr w:type="spellEnd"/>
      <w:r>
        <w:rPr>
          <w:rFonts w:ascii="Georgia" w:hAnsi="Georgia"/>
        </w:rPr>
        <w:t xml:space="preserve">. Leaf. </w:t>
      </w:r>
      <w:r>
        <w:rPr>
          <w:rFonts w:ascii="Georgia" w:hAnsi="Georgia"/>
          <w:i/>
          <w:iCs/>
        </w:rPr>
        <w:t>International Journal of Research in Pharmaceutical and Nano Sciences</w:t>
      </w:r>
      <w:r>
        <w:rPr>
          <w:rFonts w:ascii="Georgia" w:hAnsi="Georgia"/>
        </w:rPr>
        <w:t xml:space="preserve"> 2(3): 351-357.</w:t>
      </w:r>
    </w:p>
    <w:p w:rsidR="00000000" w:rsidRDefault="00647069" w14:paraId="6C40BFD2" w14:textId="77777777">
      <w:pPr>
        <w:pStyle w:val="NormalWeb"/>
        <w:divId w:val="1636333174"/>
        <w:rPr>
          <w:rFonts w:ascii="Georgia" w:hAnsi="Georgia"/>
        </w:rPr>
      </w:pPr>
      <w:r>
        <w:rPr>
          <w:rFonts w:ascii="Georgia" w:hAnsi="Georgia"/>
        </w:rPr>
        <w:t xml:space="preserve">POWO. </w:t>
      </w:r>
      <w:r>
        <w:rPr>
          <w:rFonts w:ascii="Georgia" w:hAnsi="Georgia"/>
        </w:rPr>
        <w:t xml:space="preserve">2019. Plants of the World Online. Facilitated by the Royal Botanic Gardens, Kew. Available at: </w:t>
      </w:r>
      <w:hyperlink w:history="1" r:id="rId14">
        <w:r>
          <w:rPr>
            <w:rStyle w:val="Hyperlink"/>
            <w:rFonts w:ascii="Georgia" w:hAnsi="Georgia"/>
          </w:rPr>
          <w:t>http://www.plantsoftheworldonline.org/</w:t>
        </w:r>
      </w:hyperlink>
      <w:r>
        <w:rPr>
          <w:rFonts w:ascii="Georgia" w:hAnsi="Georgia"/>
        </w:rPr>
        <w:t xml:space="preserve">. </w:t>
      </w:r>
    </w:p>
    <w:p w:rsidR="00000000" w:rsidRDefault="00647069" w14:paraId="0B0BDB45" w14:textId="77777777">
      <w:pPr>
        <w:pStyle w:val="NormalWeb"/>
        <w:divId w:val="1636333174"/>
        <w:rPr>
          <w:rFonts w:ascii="Georgia" w:hAnsi="Georgia"/>
        </w:rPr>
      </w:pPr>
      <w:r>
        <w:rPr>
          <w:rFonts w:ascii="Georgia" w:hAnsi="Georgia"/>
        </w:rPr>
        <w:lastRenderedPageBreak/>
        <w:t xml:space="preserve">Rai, P.K. &amp; </w:t>
      </w:r>
      <w:proofErr w:type="spellStart"/>
      <w:r>
        <w:rPr>
          <w:rFonts w:ascii="Georgia" w:hAnsi="Georgia"/>
        </w:rPr>
        <w:t>Lalramnghinglova</w:t>
      </w:r>
      <w:proofErr w:type="spellEnd"/>
      <w:r>
        <w:rPr>
          <w:rFonts w:ascii="Georgia" w:hAnsi="Georgia"/>
        </w:rPr>
        <w:t>, H. 2010. Ethnomedicinal Plant Resou</w:t>
      </w:r>
      <w:r>
        <w:rPr>
          <w:rFonts w:ascii="Georgia" w:hAnsi="Georgia"/>
        </w:rPr>
        <w:t xml:space="preserve">rces of Mizoram. India: Implication of Traditional Knowledge in Health Care System. </w:t>
      </w:r>
      <w:proofErr w:type="spellStart"/>
      <w:r>
        <w:rPr>
          <w:rFonts w:ascii="Georgia" w:hAnsi="Georgia"/>
          <w:i/>
          <w:iCs/>
        </w:rPr>
        <w:t>Ethnobot</w:t>
      </w:r>
      <w:proofErr w:type="spellEnd"/>
      <w:r>
        <w:rPr>
          <w:rFonts w:ascii="Georgia" w:hAnsi="Georgia"/>
          <w:i/>
          <w:iCs/>
        </w:rPr>
        <w:t>. Leaflets</w:t>
      </w:r>
      <w:r>
        <w:rPr>
          <w:rFonts w:ascii="Georgia" w:hAnsi="Georgia"/>
        </w:rPr>
        <w:t xml:space="preserve"> 14: 274-305.</w:t>
      </w:r>
    </w:p>
    <w:p w:rsidR="00000000" w:rsidRDefault="00647069" w14:paraId="60E7A2D5" w14:textId="77777777">
      <w:pPr>
        <w:pStyle w:val="NormalWeb"/>
        <w:divId w:val="1636333174"/>
        <w:rPr>
          <w:rFonts w:ascii="Georgia" w:hAnsi="Georgia"/>
        </w:rPr>
      </w:pPr>
      <w:r>
        <w:rPr>
          <w:rFonts w:ascii="Georgia" w:hAnsi="Georgia"/>
        </w:rPr>
        <w:t xml:space="preserve">Roxburgh, W. 1820. Plants of the Coast of Coromandel. </w:t>
      </w:r>
      <w:r>
        <w:rPr>
          <w:rFonts w:ascii="Georgia" w:hAnsi="Georgia"/>
          <w:i/>
          <w:iCs/>
        </w:rPr>
        <w:t>Bulmer, London, Bulmer, London</w:t>
      </w:r>
      <w:r>
        <w:rPr>
          <w:rFonts w:ascii="Georgia" w:hAnsi="Georgia"/>
        </w:rPr>
        <w:t xml:space="preserve"> 3: 26–27.</w:t>
      </w:r>
    </w:p>
    <w:p w:rsidR="00000000" w:rsidRDefault="00647069" w14:paraId="315EAB22" w14:textId="77777777">
      <w:pPr>
        <w:pStyle w:val="NormalWeb"/>
        <w:divId w:val="1636333174"/>
        <w:rPr>
          <w:rFonts w:ascii="Georgia" w:hAnsi="Georgia"/>
        </w:rPr>
      </w:pPr>
      <w:r>
        <w:rPr>
          <w:rFonts w:ascii="Georgia" w:hAnsi="Georgia"/>
        </w:rPr>
        <w:t>Seal, T. 2011. Evaluation of some Wild Edible</w:t>
      </w:r>
      <w:r>
        <w:rPr>
          <w:rFonts w:ascii="Georgia" w:hAnsi="Georgia"/>
        </w:rPr>
        <w:t xml:space="preserve"> Plants from Nutritional Aspect used as vegetable in Meghalaya state of India. </w:t>
      </w:r>
      <w:r>
        <w:rPr>
          <w:rFonts w:ascii="Georgia" w:hAnsi="Georgia"/>
          <w:i/>
          <w:iCs/>
        </w:rPr>
        <w:t>World Applied Sciences Journal</w:t>
      </w:r>
      <w:r>
        <w:rPr>
          <w:rFonts w:ascii="Georgia" w:hAnsi="Georgia"/>
        </w:rPr>
        <w:t xml:space="preserve"> 12(8): 1282-1287.</w:t>
      </w:r>
    </w:p>
    <w:p w:rsidR="00000000" w:rsidRDefault="00647069" w14:paraId="17D80475" w14:textId="77777777">
      <w:pPr>
        <w:pStyle w:val="NormalWeb"/>
        <w:divId w:val="1636333174"/>
        <w:rPr>
          <w:rFonts w:ascii="Georgia" w:hAnsi="Georgia"/>
        </w:rPr>
      </w:pPr>
      <w:r>
        <w:rPr>
          <w:rFonts w:ascii="Georgia" w:hAnsi="Georgia"/>
        </w:rPr>
        <w:t xml:space="preserve">Sharma, N., Yadav, A. K., </w:t>
      </w:r>
      <w:proofErr w:type="spellStart"/>
      <w:r>
        <w:rPr>
          <w:rFonts w:ascii="Georgia" w:hAnsi="Georgia"/>
        </w:rPr>
        <w:t>Saha</w:t>
      </w:r>
      <w:proofErr w:type="spellEnd"/>
      <w:r>
        <w:rPr>
          <w:rFonts w:ascii="Georgia" w:hAnsi="Georgia"/>
        </w:rPr>
        <w:t>, D., Das, T., &amp; Hazarika, B. 2016. Evaluation of the Leaves of the G. odorata Plant for Antibacte</w:t>
      </w:r>
      <w:r>
        <w:rPr>
          <w:rFonts w:ascii="Georgia" w:hAnsi="Georgia"/>
        </w:rPr>
        <w:t xml:space="preserve">rial Activity. </w:t>
      </w:r>
      <w:r>
        <w:rPr>
          <w:rFonts w:ascii="Georgia" w:hAnsi="Georgia"/>
          <w:i/>
          <w:iCs/>
        </w:rPr>
        <w:t>Scholars Academic Journal of Pharmacy</w:t>
      </w:r>
      <w:r>
        <w:rPr>
          <w:rFonts w:ascii="Georgia" w:hAnsi="Georgia"/>
        </w:rPr>
        <w:t xml:space="preserve"> 5(5): 123-127.</w:t>
      </w:r>
    </w:p>
    <w:p w:rsidR="00000000" w:rsidRDefault="00647069" w14:paraId="552FAC75" w14:textId="77777777">
      <w:pPr>
        <w:pStyle w:val="NormalWeb"/>
        <w:divId w:val="1636333174"/>
        <w:rPr>
          <w:rFonts w:ascii="Georgia" w:hAnsi="Georgia"/>
        </w:rPr>
      </w:pPr>
      <w:r>
        <w:rPr>
          <w:rFonts w:ascii="Georgia" w:hAnsi="Georgia"/>
        </w:rPr>
        <w:t xml:space="preserve">Shrestha, P.M. &amp; </w:t>
      </w:r>
      <w:proofErr w:type="spellStart"/>
      <w:r>
        <w:rPr>
          <w:rFonts w:ascii="Georgia" w:hAnsi="Georgia"/>
        </w:rPr>
        <w:t>Dhillion</w:t>
      </w:r>
      <w:proofErr w:type="spellEnd"/>
      <w:r>
        <w:rPr>
          <w:rFonts w:ascii="Georgia" w:hAnsi="Georgia"/>
        </w:rPr>
        <w:t xml:space="preserve">, S.S. 2003. Medicinal plant diversity and use in the highlands of </w:t>
      </w:r>
      <w:proofErr w:type="spellStart"/>
      <w:r>
        <w:rPr>
          <w:rFonts w:ascii="Georgia" w:hAnsi="Georgia"/>
        </w:rPr>
        <w:t>Dolakha</w:t>
      </w:r>
      <w:proofErr w:type="spellEnd"/>
      <w:r>
        <w:rPr>
          <w:rFonts w:ascii="Georgia" w:hAnsi="Georgia"/>
        </w:rPr>
        <w:t xml:space="preserve"> district, Nepal. </w:t>
      </w:r>
      <w:r>
        <w:rPr>
          <w:rFonts w:ascii="Georgia" w:hAnsi="Georgia"/>
          <w:i/>
          <w:iCs/>
        </w:rPr>
        <w:t xml:space="preserve">J. </w:t>
      </w:r>
      <w:proofErr w:type="spellStart"/>
      <w:r>
        <w:rPr>
          <w:rFonts w:ascii="Georgia" w:hAnsi="Georgia"/>
          <w:i/>
          <w:iCs/>
        </w:rPr>
        <w:t>Ethnopharm</w:t>
      </w:r>
      <w:proofErr w:type="spellEnd"/>
      <w:r>
        <w:rPr>
          <w:rFonts w:ascii="Georgia" w:hAnsi="Georgia"/>
        </w:rPr>
        <w:t xml:space="preserve"> 88: 81-96.</w:t>
      </w:r>
    </w:p>
    <w:sectPr w:rsidR="0000000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P" w:author="Jack Plummer" w:date="2022-08-18T11:57:00Z" w:id="1">
    <w:p w:rsidR="0022429C" w:rsidRDefault="0022429C" w14:paraId="6ED8F247" w14:textId="77777777">
      <w:pPr>
        <w:pStyle w:val="CommentText"/>
      </w:pPr>
      <w:r>
        <w:rPr>
          <w:rStyle w:val="CommentReference"/>
        </w:rPr>
        <w:annotationRef/>
      </w:r>
      <w:r>
        <w:t>Need to add the criteria. I think we should say</w:t>
      </w:r>
    </w:p>
    <w:p w:rsidR="0022429C" w:rsidRDefault="0022429C" w14:paraId="13D38442" w14:textId="77777777">
      <w:pPr>
        <w:pStyle w:val="CommentText"/>
      </w:pPr>
    </w:p>
    <w:p w:rsidR="0022429C" w:rsidP="00E5130F" w:rsidRDefault="0022429C" w14:paraId="2DABC865" w14:textId="77777777">
      <w:pPr>
        <w:pStyle w:val="CommentText"/>
      </w:pPr>
      <w:r>
        <w:t>NT B2 (AOO &lt; 2,000 km2), b(iii,v) - continuing declines in habitat and number of mature individuals.</w:t>
      </w:r>
      <w:r>
        <w:br/>
      </w:r>
      <w:r>
        <w:br/>
      </w:r>
      <w:r>
        <w:t>NT B2b(iii,v)</w:t>
      </w:r>
    </w:p>
  </w:comment>
  <w:comment w:initials="JP" w:author="Jack Plummer" w:date="2022-08-18T11:48:00Z" w:id="6">
    <w:p w:rsidR="000E76C6" w:rsidP="001A31A2" w:rsidRDefault="000E76C6" w14:paraId="3DAC9315" w14:textId="0346672D">
      <w:pPr>
        <w:pStyle w:val="CommentText"/>
      </w:pPr>
      <w:r>
        <w:rPr>
          <w:rStyle w:val="CommentReference"/>
        </w:rPr>
        <w:annotationRef/>
      </w:r>
      <w:r>
        <w:t>This is not consistent with the population section. My edits (to justify NT) assume that population trend is decreasing.</w:t>
      </w:r>
    </w:p>
  </w:comment>
  <w:comment w:initials="JP" w:author="Jack Plummer" w:date="2022-08-18T12:01:00Z" w:id="39">
    <w:p w:rsidR="00F50482" w:rsidP="003B3FA5" w:rsidRDefault="00F50482" w14:paraId="53614BC8" w14:textId="77777777">
      <w:pPr>
        <w:pStyle w:val="CommentText"/>
      </w:pPr>
      <w:r>
        <w:rPr>
          <w:rStyle w:val="CommentReference"/>
        </w:rPr>
        <w:annotationRef/>
      </w:r>
      <w:r>
        <w:t>Need to include AOO if assessing as NT</w:t>
      </w:r>
    </w:p>
  </w:comment>
  <w:comment w:initials="JP" w:author="Jack Plummer" w:date="2022-08-18T11:58:00Z" w:id="40">
    <w:p w:rsidR="0022429C" w:rsidP="00115B7B" w:rsidRDefault="0022429C" w14:paraId="528723D0" w14:textId="2C8291DC">
      <w:pPr>
        <w:pStyle w:val="CommentText"/>
      </w:pPr>
      <w:r>
        <w:rPr>
          <w:rStyle w:val="CommentReference"/>
        </w:rPr>
        <w:annotationRef/>
      </w:r>
      <w:r>
        <w:t>Reference?</w:t>
      </w:r>
    </w:p>
  </w:comment>
  <w:comment w:initials="JP" w:author="Jack Plummer" w:date="2022-08-18T11:59:00Z" w:id="49">
    <w:p w:rsidR="0022429C" w:rsidP="00CA2EDC" w:rsidRDefault="0022429C" w14:paraId="03CF438B" w14:textId="77777777">
      <w:pPr>
        <w:pStyle w:val="CommentText"/>
      </w:pPr>
      <w:r>
        <w:rPr>
          <w:rStyle w:val="CommentReference"/>
        </w:rPr>
        <w:annotationRef/>
      </w:r>
      <w:r>
        <w:t>To update</w:t>
      </w:r>
    </w:p>
  </w:comment>
  <w:comment w:initials="JP" w:author="Jack Plummer" w:date="2022-08-18T12:01:00Z" w:id="52">
    <w:p w:rsidR="00F50482" w:rsidP="00F32CDA" w:rsidRDefault="00F50482" w14:paraId="47173CCC" w14:textId="77777777">
      <w:pPr>
        <w:pStyle w:val="CommentText"/>
      </w:pPr>
      <w:r>
        <w:rPr>
          <w:rStyle w:val="CommentReference"/>
        </w:rPr>
        <w:annotationRef/>
      </w:r>
      <w:r>
        <w:t>This does not agree with assessment rationale. Have suggested alternative</w:t>
      </w:r>
    </w:p>
  </w:comment>
  <w:comment w:initials="JP" w:author="Jack Plummer" w:date="2022-08-18T12:03:00Z" w:id="67">
    <w:p w:rsidR="00F50482" w:rsidP="003228B1" w:rsidRDefault="00F50482" w14:paraId="3D57E8FF" w14:textId="77777777">
      <w:pPr>
        <w:pStyle w:val="CommentText"/>
      </w:pPr>
      <w:r>
        <w:rPr>
          <w:rStyle w:val="CommentReference"/>
        </w:rPr>
        <w:annotationRef/>
      </w:r>
      <w:r>
        <w:t>Also, you may decide to tick 'Continuing decline in mature individuals' = inferred.</w:t>
      </w:r>
    </w:p>
  </w:comment>
  <w:comment w:initials="JP" w:author="Jack Plummer" w:date="2022-08-18T12:05:00Z" w:id="73">
    <w:p w:rsidR="001867D6" w:rsidP="0021F15F" w:rsidRDefault="001867D6" w14:paraId="56DF4A4E" w14:textId="0237D794">
      <w:pPr>
        <w:pStyle w:val="CommentText"/>
      </w:pPr>
      <w:r>
        <w:rPr>
          <w:rStyle w:val="CommentReference"/>
        </w:rPr>
        <w:annotationRef/>
      </w:r>
      <w:r w:rsidR="0021F15F">
        <w:rPr/>
        <w:t>Removed indigenous to Bhutan, as suggests that it doesn’t grow elsewhere. However, I'm not sure that this is monotypic? Looks like there are 3 species of Gynocardia</w:t>
      </w:r>
      <w:r>
        <w:rPr>
          <w:rStyle w:val="CommentReference"/>
        </w:rPr>
        <w:annotationRef/>
      </w:r>
    </w:p>
  </w:comment>
  <w:comment w:initials="JP" w:author="Jack Plummer" w:date="2022-08-18T12:05:00Z" w:id="75">
    <w:p w:rsidR="001867D6" w:rsidP="009D47D6" w:rsidRDefault="001867D6" w14:paraId="1906A816" w14:textId="77777777">
      <w:pPr>
        <w:pStyle w:val="CommentText"/>
      </w:pPr>
      <w:r>
        <w:rPr>
          <w:rStyle w:val="CommentReference"/>
        </w:rPr>
        <w:annotationRef/>
      </w:r>
      <w:r>
        <w:t>?</w:t>
      </w:r>
    </w:p>
  </w:comment>
  <w:comment w:initials="JP" w:author="Jack Plummer" w:date="2022-08-18T12:07:00Z" w:id="84">
    <w:p w:rsidR="001867D6" w:rsidP="00895F78" w:rsidRDefault="001867D6" w14:paraId="5FF523C5" w14:textId="77777777">
      <w:pPr>
        <w:pStyle w:val="CommentText"/>
      </w:pPr>
      <w:r>
        <w:rPr>
          <w:rStyle w:val="CommentReference"/>
        </w:rPr>
        <w:annotationRef/>
      </w:r>
      <w:r>
        <w:t>To add</w:t>
      </w:r>
    </w:p>
  </w:comment>
</w:comments>
</file>

<file path=word/commentsExtended.xml><?xml version="1.0" encoding="utf-8"?>
<w15:commentsEx xmlns:mc="http://schemas.openxmlformats.org/markup-compatibility/2006" xmlns:w15="http://schemas.microsoft.com/office/word/2012/wordml" mc:Ignorable="w15">
  <w15:commentEx w15:done="0" w15:paraId="2DABC865"/>
  <w15:commentEx w15:done="0" w15:paraId="3DAC9315"/>
  <w15:commentEx w15:done="0" w15:paraId="53614BC8"/>
  <w15:commentEx w15:done="0" w15:paraId="528723D0"/>
  <w15:commentEx w15:done="0" w15:paraId="03CF438B"/>
  <w15:commentEx w15:done="0" w15:paraId="47173CCC"/>
  <w15:commentEx w15:done="0" w15:paraId="3D57E8FF"/>
  <w15:commentEx w15:done="0" w15:paraId="56DF4A4E"/>
  <w15:commentEx w15:done="0" w15:paraId="1906A816"/>
  <w15:commentEx w15:done="0" w15:paraId="5FF523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A8A7BF" w16cex:dateUtc="2022-08-18T10:57:00Z"/>
  <w16cex:commentExtensible w16cex:durableId="26A8A57F" w16cex:dateUtc="2022-08-18T10:48:00Z"/>
  <w16cex:commentExtensible w16cex:durableId="26A8A89A" w16cex:dateUtc="2022-08-18T11:01:00Z"/>
  <w16cex:commentExtensible w16cex:durableId="26A8A7F0" w16cex:dateUtc="2022-08-18T10:58:00Z"/>
  <w16cex:commentExtensible w16cex:durableId="26A8A81E" w16cex:dateUtc="2022-08-18T10:59:00Z"/>
  <w16cex:commentExtensible w16cex:durableId="26A8A87F" w16cex:dateUtc="2022-08-18T11:01:00Z"/>
  <w16cex:commentExtensible w16cex:durableId="26A8A92D" w16cex:dateUtc="2022-08-18T11:03:00Z"/>
  <w16cex:commentExtensible w16cex:durableId="26A8A995" w16cex:dateUtc="2022-08-18T11:05:00Z"/>
  <w16cex:commentExtensible w16cex:durableId="26A8A9A1" w16cex:dateUtc="2022-08-18T11:05:00Z"/>
  <w16cex:commentExtensible w16cex:durableId="26A8A9FE" w16cex:dateUtc="2022-08-18T11:07:00Z"/>
</w16cex:commentsExtensible>
</file>

<file path=word/commentsIds.xml><?xml version="1.0" encoding="utf-8"?>
<w16cid:commentsIds xmlns:mc="http://schemas.openxmlformats.org/markup-compatibility/2006" xmlns:w16cid="http://schemas.microsoft.com/office/word/2016/wordml/cid" mc:Ignorable="w16cid">
  <w16cid:commentId w16cid:paraId="2DABC865" w16cid:durableId="26A8A7BF"/>
  <w16cid:commentId w16cid:paraId="3DAC9315" w16cid:durableId="26A8A57F"/>
  <w16cid:commentId w16cid:paraId="53614BC8" w16cid:durableId="26A8A89A"/>
  <w16cid:commentId w16cid:paraId="528723D0" w16cid:durableId="26A8A7F0"/>
  <w16cid:commentId w16cid:paraId="03CF438B" w16cid:durableId="26A8A81E"/>
  <w16cid:commentId w16cid:paraId="47173CCC" w16cid:durableId="26A8A87F"/>
  <w16cid:commentId w16cid:paraId="3D57E8FF" w16cid:durableId="26A8A92D"/>
  <w16cid:commentId w16cid:paraId="56DF4A4E" w16cid:durableId="26A8A995"/>
  <w16cid:commentId w16cid:paraId="1906A816" w16cid:durableId="26A8A9A1"/>
  <w16cid:commentId w16cid:paraId="5FF523C5" w16cid:durableId="26A8A9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tru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76C6"/>
    <w:rsid w:val="000E76C6"/>
    <w:rsid w:val="001867D6"/>
    <w:rsid w:val="0021F15F"/>
    <w:rsid w:val="0022429C"/>
    <w:rsid w:val="00647069"/>
    <w:rsid w:val="00AA0A46"/>
    <w:rsid w:val="00F50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BA03F"/>
  <w15:chartTrackingRefBased/>
  <w15:docId w15:val="{C1525B1F-A7E3-4220-A4FD-CF44CD71D9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pBdr>
        <w:top w:val="single" w:color="000000" w:sz="12" w:space="4"/>
        <w:bottom w:val="single" w:color="000000" w:sz="12" w:space="4"/>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color="808080" w:sz="6" w:space="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F5496" w:themeColor="accent1" w:themeShade="BF"/>
      <w:sz w:val="24"/>
      <w:szCs w:val="24"/>
    </w:rPr>
  </w:style>
  <w:style w:type="paragraph" w:styleId="msonormal0" w:customStyle="1">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styleId="databorder" w:customStyle="1">
    <w:name w:val="databorder"/>
    <w:basedOn w:val="Normal"/>
    <w:pPr>
      <w:pBdr>
        <w:bottom w:val="single" w:color="CCCCCC" w:sz="6" w:space="0"/>
      </w:pBdr>
      <w:spacing w:before="100" w:beforeAutospacing="1" w:after="100" w:afterAutospacing="1"/>
    </w:pPr>
  </w:style>
  <w:style w:type="paragraph" w:styleId="datalabel" w:customStyle="1">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datalabel1" w:customStyle="1">
    <w:name w:val="datalabel1"/>
    <w:basedOn w:val="DefaultParagraphFont"/>
    <w:rPr>
      <w:b/>
      <w:bCs/>
    </w:rPr>
  </w:style>
  <w:style w:type="character" w:styleId="CommentReference">
    <w:name w:val="annotation reference"/>
    <w:basedOn w:val="DefaultParagraphFont"/>
    <w:uiPriority w:val="99"/>
    <w:semiHidden/>
    <w:unhideWhenUsed/>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eastAsiaTheme="minorEastAsia"/>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rFonts w:eastAsiaTheme="minorEastAsia"/>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0E76C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00588">
      <w:marLeft w:val="0"/>
      <w:marRight w:val="0"/>
      <w:marTop w:val="0"/>
      <w:marBottom w:val="0"/>
      <w:divBdr>
        <w:top w:val="none" w:sz="0" w:space="0" w:color="auto"/>
        <w:left w:val="none" w:sz="0" w:space="0" w:color="auto"/>
        <w:bottom w:val="none" w:sz="0" w:space="0" w:color="auto"/>
        <w:right w:val="none" w:sz="0" w:space="0" w:color="auto"/>
      </w:divBdr>
    </w:div>
    <w:div w:id="257177078">
      <w:marLeft w:val="0"/>
      <w:marRight w:val="0"/>
      <w:marTop w:val="0"/>
      <w:marBottom w:val="0"/>
      <w:divBdr>
        <w:top w:val="none" w:sz="0" w:space="0" w:color="auto"/>
        <w:left w:val="none" w:sz="0" w:space="0" w:color="auto"/>
        <w:bottom w:val="none" w:sz="0" w:space="0" w:color="auto"/>
        <w:right w:val="none" w:sz="0" w:space="0" w:color="auto"/>
      </w:divBdr>
    </w:div>
    <w:div w:id="635373525">
      <w:marLeft w:val="0"/>
      <w:marRight w:val="0"/>
      <w:marTop w:val="0"/>
      <w:marBottom w:val="0"/>
      <w:divBdr>
        <w:top w:val="none" w:sz="0" w:space="0" w:color="auto"/>
        <w:left w:val="none" w:sz="0" w:space="0" w:color="auto"/>
        <w:bottom w:val="none" w:sz="0" w:space="0" w:color="auto"/>
        <w:right w:val="none" w:sz="0" w:space="0" w:color="auto"/>
      </w:divBdr>
    </w:div>
    <w:div w:id="704986376">
      <w:marLeft w:val="0"/>
      <w:marRight w:val="0"/>
      <w:marTop w:val="0"/>
      <w:marBottom w:val="0"/>
      <w:divBdr>
        <w:top w:val="none" w:sz="0" w:space="0" w:color="auto"/>
        <w:left w:val="none" w:sz="0" w:space="0" w:color="auto"/>
        <w:bottom w:val="none" w:sz="0" w:space="0" w:color="auto"/>
        <w:right w:val="none" w:sz="0" w:space="0" w:color="auto"/>
      </w:divBdr>
    </w:div>
    <w:div w:id="1013847830">
      <w:marLeft w:val="0"/>
      <w:marRight w:val="0"/>
      <w:marTop w:val="0"/>
      <w:marBottom w:val="0"/>
      <w:divBdr>
        <w:top w:val="none" w:sz="0" w:space="0" w:color="auto"/>
        <w:left w:val="none" w:sz="0" w:space="0" w:color="auto"/>
        <w:bottom w:val="none" w:sz="0" w:space="0" w:color="auto"/>
        <w:right w:val="none" w:sz="0" w:space="0" w:color="auto"/>
      </w:divBdr>
    </w:div>
    <w:div w:id="1038698528">
      <w:marLeft w:val="0"/>
      <w:marRight w:val="0"/>
      <w:marTop w:val="0"/>
      <w:marBottom w:val="0"/>
      <w:divBdr>
        <w:top w:val="none" w:sz="0" w:space="0" w:color="auto"/>
        <w:left w:val="none" w:sz="0" w:space="0" w:color="auto"/>
        <w:bottom w:val="none" w:sz="0" w:space="0" w:color="auto"/>
        <w:right w:val="none" w:sz="0" w:space="0" w:color="auto"/>
      </w:divBdr>
    </w:div>
    <w:div w:id="1442216017">
      <w:marLeft w:val="0"/>
      <w:marRight w:val="0"/>
      <w:marTop w:val="0"/>
      <w:marBottom w:val="0"/>
      <w:divBdr>
        <w:top w:val="none" w:sz="0" w:space="0" w:color="auto"/>
        <w:left w:val="none" w:sz="0" w:space="0" w:color="auto"/>
        <w:bottom w:val="none" w:sz="0" w:space="0" w:color="auto"/>
        <w:right w:val="none" w:sz="0" w:space="0" w:color="auto"/>
      </w:divBdr>
      <w:divsChild>
        <w:div w:id="119696570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526865541">
      <w:marLeft w:val="0"/>
      <w:marRight w:val="0"/>
      <w:marTop w:val="0"/>
      <w:marBottom w:val="0"/>
      <w:divBdr>
        <w:top w:val="none" w:sz="0" w:space="0" w:color="auto"/>
        <w:left w:val="none" w:sz="0" w:space="0" w:color="auto"/>
        <w:bottom w:val="none" w:sz="0" w:space="0" w:color="auto"/>
        <w:right w:val="none" w:sz="0" w:space="0" w:color="auto"/>
      </w:divBdr>
    </w:div>
    <w:div w:id="1636333174">
      <w:marLeft w:val="0"/>
      <w:marRight w:val="0"/>
      <w:marTop w:val="0"/>
      <w:marBottom w:val="0"/>
      <w:divBdr>
        <w:top w:val="none" w:sz="0" w:space="0" w:color="auto"/>
        <w:left w:val="none" w:sz="0" w:space="0" w:color="auto"/>
        <w:bottom w:val="none" w:sz="0" w:space="0" w:color="auto"/>
        <w:right w:val="none" w:sz="0" w:space="0" w:color="auto"/>
      </w:divBdr>
    </w:div>
    <w:div w:id="1698310240">
      <w:marLeft w:val="0"/>
      <w:marRight w:val="0"/>
      <w:marTop w:val="0"/>
      <w:marBottom w:val="0"/>
      <w:divBdr>
        <w:top w:val="none" w:sz="0" w:space="0" w:color="auto"/>
        <w:left w:val="none" w:sz="0" w:space="0" w:color="auto"/>
        <w:bottom w:val="none" w:sz="0" w:space="0" w:color="auto"/>
        <w:right w:val="none" w:sz="0" w:space="0" w:color="auto"/>
      </w:divBdr>
    </w:div>
    <w:div w:id="185029536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www.plantsoftheworldonl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728BCC-B0D4-4029-96AD-743ECE5E2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488457-2724-4A4B-8957-CA9B8A6987E0}">
  <ds:schemaRefs>
    <ds:schemaRef ds:uri="Microsoft.SharePoint.Taxonomy.ContentTypeSync"/>
  </ds:schemaRefs>
</ds:datastoreItem>
</file>

<file path=customXml/itemProps3.xml><?xml version="1.0" encoding="utf-8"?>
<ds:datastoreItem xmlns:ds="http://schemas.openxmlformats.org/officeDocument/2006/customXml" ds:itemID="{98F030F0-FAE4-4B4A-9E90-1F23009D6FD5}">
  <ds:schemaRefs>
    <ds:schemaRef ds:uri="http://schemas.microsoft.com/sharepoint/events"/>
  </ds:schemaRefs>
</ds:datastoreItem>
</file>

<file path=customXml/itemProps4.xml><?xml version="1.0" encoding="utf-8"?>
<ds:datastoreItem xmlns:ds="http://schemas.openxmlformats.org/officeDocument/2006/customXml" ds:itemID="{C8065F00-12F8-4BA9-B7AB-C219E9AE58B3}">
  <ds:schemaRefs>
    <ds:schemaRef ds:uri="http://schemas.microsoft.com/sharepoint/v3/contenttype/forms"/>
  </ds:schemaRefs>
</ds:datastoreItem>
</file>

<file path=customXml/itemProps5.xml><?xml version="1.0" encoding="utf-8"?>
<ds:datastoreItem xmlns:ds="http://schemas.openxmlformats.org/officeDocument/2006/customXml" ds:itemID="{E6274CF0-D951-40D3-893B-5FAED8B4D8A2}">
  <ds:schemaRefs>
    <ds:schemaRef ds:uri="http://purl.org/dc/elements/1.1/"/>
    <ds:schemaRef ds:uri="http://schemas.microsoft.com/office/2006/metadata/properties"/>
    <ds:schemaRef ds:uri="http://schemas.openxmlformats.org/package/2006/metadata/core-properties"/>
    <ds:schemaRef ds:uri="150f78d0-e5c4-40ba-9879-1115501c63e5"/>
    <ds:schemaRef ds:uri="http://purl.org/dc/terms/"/>
    <ds:schemaRef ds:uri="590658d6-28a4-43df-8461-354b94568f6c"/>
    <ds:schemaRef ds:uri="3174fa65-5130-4218-be7b-3006b691958f"/>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Gynocardia odorata</dc:title>
  <dc:subject/>
  <dc:creator>Jack Plummer</dc:creator>
  <cp:keywords/>
  <dc:description/>
  <cp:lastModifiedBy>Jack Plummer</cp:lastModifiedBy>
  <cp:revision>3</cp:revision>
  <dcterms:created xsi:type="dcterms:W3CDTF">2022-08-18T11:12:00Z</dcterms:created>
  <dcterms:modified xsi:type="dcterms:W3CDTF">2022-08-18T11:59:17Z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