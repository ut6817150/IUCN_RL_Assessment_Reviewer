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DE78B" w14:textId="77777777" w:rsidR="00000000" w:rsidRDefault="00000000">
      <w:pPr>
        <w:jc w:val="center"/>
        <w:divId w:val="1378119504"/>
        <w:rPr>
          <w:rFonts w:ascii="Georgia" w:eastAsia="Times New Roman" w:hAnsi="Georgia"/>
          <w:b/>
          <w:bCs/>
          <w:sz w:val="29"/>
          <w:szCs w:val="29"/>
        </w:rPr>
      </w:pPr>
      <w:r>
        <w:rPr>
          <w:rFonts w:ascii="Georgia" w:eastAsia="Times New Roman" w:hAnsi="Georgia"/>
          <w:b/>
          <w:bCs/>
          <w:sz w:val="29"/>
          <w:szCs w:val="29"/>
        </w:rPr>
        <w:t>Draft</w:t>
      </w:r>
    </w:p>
    <w:p w14:paraId="7588AB3D" w14:textId="77777777" w:rsidR="00000000" w:rsidRDefault="00000000">
      <w:pPr>
        <w:divId w:val="1918510274"/>
        <w:rPr>
          <w:rFonts w:ascii="Georgia" w:eastAsia="Times New Roman" w:hAnsi="Georgia"/>
          <w:sz w:val="18"/>
          <w:szCs w:val="18"/>
        </w:rPr>
      </w:pPr>
      <w:r>
        <w:rPr>
          <w:rFonts w:ascii="Georgia" w:eastAsia="Times New Roman" w:hAnsi="Georgia"/>
          <w:noProof/>
          <w:sz w:val="18"/>
          <w:szCs w:val="18"/>
        </w:rPr>
        <w:drawing>
          <wp:inline distT="0" distB="0" distL="0" distR="0" wp14:anchorId="529006F9" wp14:editId="7A6862DC">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171E4B02" w14:textId="77777777" w:rsidR="00000000" w:rsidRDefault="00000000">
      <w:pPr>
        <w:shd w:val="clear" w:color="auto" w:fill="FFFFFF"/>
        <w:spacing w:before="100" w:beforeAutospacing="1" w:after="100" w:afterAutospacing="1"/>
        <w:jc w:val="right"/>
        <w:outlineLvl w:val="1"/>
        <w:divId w:val="1918510274"/>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Helichrysum </w:t>
      </w:r>
      <w:proofErr w:type="spellStart"/>
      <w:r>
        <w:rPr>
          <w:rStyle w:val="Emphasis"/>
          <w:rFonts w:ascii="Georgia" w:eastAsia="Times New Roman" w:hAnsi="Georgia"/>
          <w:b/>
          <w:bCs/>
          <w:color w:val="000000"/>
          <w:kern w:val="36"/>
          <w:sz w:val="29"/>
          <w:szCs w:val="29"/>
        </w:rPr>
        <w:t>gofense</w:t>
      </w:r>
      <w:proofErr w:type="spellEnd"/>
      <w:r>
        <w:rPr>
          <w:rFonts w:ascii="Georgia" w:eastAsia="Times New Roman" w:hAnsi="Georgia"/>
          <w:b/>
          <w:bCs/>
          <w:color w:val="000000"/>
          <w:kern w:val="36"/>
          <w:sz w:val="29"/>
          <w:szCs w:val="29"/>
        </w:rPr>
        <w:t xml:space="preserve"> - Cufod.</w:t>
      </w:r>
    </w:p>
    <w:p w14:paraId="00304B58" w14:textId="77777777" w:rsidR="00000000" w:rsidRDefault="00000000">
      <w:pPr>
        <w:jc w:val="right"/>
        <w:divId w:val="1918510274"/>
        <w:rPr>
          <w:rFonts w:ascii="Georgia" w:eastAsia="Times New Roman" w:hAnsi="Georgia"/>
          <w:sz w:val="18"/>
          <w:szCs w:val="18"/>
        </w:rPr>
      </w:pPr>
      <w:r>
        <w:rPr>
          <w:rFonts w:ascii="Georgia" w:eastAsia="Times New Roman" w:hAnsi="Georgia"/>
          <w:sz w:val="18"/>
          <w:szCs w:val="18"/>
        </w:rPr>
        <w:t xml:space="preserve">PLANTAE - TRACHEOPHYTA - MAGNOLIOPSIDA - ASTERALES - ASTERACEAE - Helichrysum - </w:t>
      </w:r>
      <w:proofErr w:type="spellStart"/>
      <w:r>
        <w:rPr>
          <w:rFonts w:ascii="Georgia" w:eastAsia="Times New Roman" w:hAnsi="Georgia"/>
          <w:sz w:val="18"/>
          <w:szCs w:val="18"/>
        </w:rPr>
        <w:t>gofense</w:t>
      </w:r>
      <w:proofErr w:type="spellEnd"/>
    </w:p>
    <w:p w14:paraId="57C72A9C" w14:textId="77777777" w:rsidR="00000000" w:rsidRDefault="00000000">
      <w:pPr>
        <w:pStyle w:val="NormalWeb"/>
        <w:divId w:val="1272203132"/>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01"/>
      </w:tblGrid>
      <w:tr w:rsidR="00000000" w14:paraId="26A5E6DA" w14:textId="77777777">
        <w:trPr>
          <w:tblCellSpacing w:w="15" w:type="dxa"/>
          <w:jc w:val="center"/>
        </w:trPr>
        <w:tc>
          <w:tcPr>
            <w:tcW w:w="0" w:type="auto"/>
            <w:tcBorders>
              <w:bottom w:val="single" w:sz="6" w:space="0" w:color="000000"/>
            </w:tcBorders>
            <w:shd w:val="clear" w:color="auto" w:fill="BBBBBB"/>
            <w:vAlign w:val="center"/>
            <w:hideMark/>
          </w:tcPr>
          <w:p w14:paraId="0EBA92FF"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274E69FF" w14:textId="77777777">
        <w:trPr>
          <w:tblCellSpacing w:w="15" w:type="dxa"/>
          <w:jc w:val="center"/>
        </w:trPr>
        <w:tc>
          <w:tcPr>
            <w:tcW w:w="0" w:type="auto"/>
            <w:vAlign w:val="center"/>
            <w:hideMark/>
          </w:tcPr>
          <w:p w14:paraId="45960519" w14:textId="77777777" w:rsidR="00000000" w:rsidRDefault="00000000">
            <w:pPr>
              <w:spacing w:after="75"/>
              <w:rPr>
                <w:rFonts w:ascii="Georgia" w:eastAsia="Times New Roman" w:hAnsi="Georgia"/>
                <w:sz w:val="20"/>
                <w:szCs w:val="20"/>
              </w:rPr>
            </w:pPr>
            <w:commentRangeStart w:id="0"/>
            <w:r>
              <w:rPr>
                <w:rFonts w:ascii="Georgia" w:eastAsia="Times New Roman" w:hAnsi="Georgia"/>
                <w:sz w:val="20"/>
                <w:szCs w:val="20"/>
              </w:rPr>
              <w:t>LC - Least Concern, (IUCN version 3.1)</w:t>
            </w:r>
            <w:commentRangeEnd w:id="0"/>
            <w:r w:rsidR="006739F2">
              <w:rPr>
                <w:rStyle w:val="CommentReference"/>
              </w:rPr>
              <w:commentReference w:id="0"/>
            </w:r>
          </w:p>
        </w:tc>
      </w:tr>
    </w:tbl>
    <w:p w14:paraId="06453448" w14:textId="77777777" w:rsidR="00000000" w:rsidRDefault="00000000">
      <w:pPr>
        <w:pStyle w:val="Heading1"/>
        <w:divId w:val="507864768"/>
        <w:rPr>
          <w:rFonts w:ascii="Georgia" w:eastAsia="Times New Roman" w:hAnsi="Georgia"/>
          <w:sz w:val="29"/>
          <w:szCs w:val="29"/>
        </w:rPr>
      </w:pPr>
      <w:r>
        <w:rPr>
          <w:rFonts w:ascii="Georgia" w:eastAsia="Times New Roman" w:hAnsi="Georgia"/>
          <w:sz w:val="29"/>
          <w:szCs w:val="29"/>
        </w:rPr>
        <w:t>Red List Assessment</w:t>
      </w:r>
    </w:p>
    <w:p w14:paraId="27F35D10" w14:textId="77777777" w:rsidR="00000000" w:rsidRDefault="00000000">
      <w:pPr>
        <w:pStyle w:val="Heading2"/>
        <w:divId w:val="507864768"/>
        <w:rPr>
          <w:rFonts w:ascii="Georgia" w:eastAsia="Times New Roman" w:hAnsi="Georgia"/>
          <w:sz w:val="27"/>
          <w:szCs w:val="27"/>
        </w:rPr>
      </w:pPr>
      <w:r>
        <w:rPr>
          <w:rFonts w:ascii="Georgia" w:eastAsia="Times New Roman" w:hAnsi="Georgia"/>
          <w:sz w:val="27"/>
          <w:szCs w:val="27"/>
        </w:rPr>
        <w:t>Assessment Information</w:t>
      </w:r>
    </w:p>
    <w:p w14:paraId="3E45FD6A" w14:textId="77777777" w:rsidR="00000000" w:rsidRDefault="00000000">
      <w:pPr>
        <w:pStyle w:val="NormalWeb"/>
        <w:divId w:val="507864768"/>
        <w:rPr>
          <w:rFonts w:ascii="Georgia" w:hAnsi="Georgia"/>
        </w:rPr>
      </w:pPr>
      <w:r>
        <w:rPr>
          <w:rStyle w:val="datalabel1"/>
          <w:rFonts w:ascii="Georgia" w:hAnsi="Georgia"/>
        </w:rPr>
        <w:t xml:space="preserve">Date of Assessment: </w:t>
      </w:r>
      <w:r>
        <w:rPr>
          <w:rFonts w:ascii="Georgia" w:hAnsi="Georgia"/>
        </w:rPr>
        <w:t>2024-01-19</w:t>
      </w:r>
    </w:p>
    <w:p w14:paraId="1E1793BE" w14:textId="77777777" w:rsidR="00000000" w:rsidRDefault="00000000">
      <w:pPr>
        <w:pStyle w:val="NormalWeb"/>
        <w:divId w:val="507864768"/>
        <w:rPr>
          <w:rFonts w:ascii="Georgia" w:hAnsi="Georgia"/>
        </w:rPr>
      </w:pPr>
      <w:r>
        <w:rPr>
          <w:rStyle w:val="datalabel1"/>
          <w:rFonts w:ascii="Georgia" w:hAnsi="Georgia"/>
        </w:rPr>
        <w:t xml:space="preserve">Assessor(s): </w:t>
      </w:r>
      <w:r>
        <w:rPr>
          <w:rFonts w:ascii="Georgia" w:hAnsi="Georgia"/>
        </w:rPr>
        <w:t>Miller, H.</w:t>
      </w:r>
    </w:p>
    <w:p w14:paraId="098B9766" w14:textId="77777777" w:rsidR="00000000" w:rsidRDefault="00000000">
      <w:pPr>
        <w:pStyle w:val="NormalWeb"/>
        <w:divId w:val="507864768"/>
        <w:rPr>
          <w:rFonts w:ascii="Georgia" w:hAnsi="Georgia"/>
        </w:rPr>
      </w:pPr>
      <w:r>
        <w:rPr>
          <w:rStyle w:val="datalabel1"/>
          <w:rFonts w:ascii="Georgia" w:hAnsi="Georgia"/>
        </w:rPr>
        <w:t xml:space="preserve">Facilitators/Compilers: </w:t>
      </w:r>
      <w:r>
        <w:rPr>
          <w:rFonts w:ascii="Georgia" w:hAnsi="Georgia"/>
        </w:rPr>
        <w:t>Plummer, J.</w:t>
      </w:r>
    </w:p>
    <w:p w14:paraId="4B3BE072" w14:textId="77777777" w:rsidR="00000000" w:rsidRDefault="00000000">
      <w:pPr>
        <w:pStyle w:val="NormalWeb"/>
        <w:divId w:val="507864768"/>
        <w:rPr>
          <w:rFonts w:ascii="Georgia" w:hAnsi="Georgia"/>
        </w:rPr>
      </w:pPr>
      <w:r>
        <w:rPr>
          <w:rStyle w:val="datalabel1"/>
          <w:rFonts w:ascii="Georgia" w:hAnsi="Georgia"/>
        </w:rPr>
        <w:t xml:space="preserve">Regions: </w:t>
      </w:r>
      <w:r>
        <w:rPr>
          <w:rFonts w:ascii="Georgia" w:hAnsi="Georgia"/>
        </w:rPr>
        <w:t>Global</w:t>
      </w:r>
    </w:p>
    <w:p w14:paraId="531E5EB0" w14:textId="77777777" w:rsidR="00000000" w:rsidRDefault="00000000">
      <w:pPr>
        <w:pStyle w:val="Heading2"/>
        <w:divId w:val="507864768"/>
        <w:rPr>
          <w:rFonts w:ascii="Georgia" w:eastAsia="Times New Roman" w:hAnsi="Georgia"/>
          <w:sz w:val="27"/>
          <w:szCs w:val="27"/>
        </w:rPr>
      </w:pPr>
      <w:r>
        <w:rPr>
          <w:rFonts w:ascii="Georgia" w:eastAsia="Times New Roman" w:hAnsi="Georgia"/>
          <w:sz w:val="27"/>
          <w:szCs w:val="27"/>
        </w:rPr>
        <w:t>Assessment Rationale</w:t>
      </w:r>
    </w:p>
    <w:p w14:paraId="4F2367A5" w14:textId="285E1D59" w:rsidR="00000000" w:rsidRDefault="00000000">
      <w:pPr>
        <w:pStyle w:val="NormalWeb"/>
        <w:divId w:val="507864768"/>
        <w:rPr>
          <w:rFonts w:ascii="Georgia" w:hAnsi="Georgia"/>
        </w:rPr>
      </w:pPr>
      <w:r>
        <w:rPr>
          <w:rStyle w:val="Emphasis"/>
          <w:rFonts w:ascii="Georgia" w:hAnsi="Georgia"/>
        </w:rPr>
        <w:t xml:space="preserve">Helichrysum </w:t>
      </w:r>
      <w:proofErr w:type="spellStart"/>
      <w:r>
        <w:rPr>
          <w:rStyle w:val="Emphasis"/>
          <w:rFonts w:ascii="Georgia" w:hAnsi="Georgia"/>
        </w:rPr>
        <w:t>gofense</w:t>
      </w:r>
      <w:proofErr w:type="spellEnd"/>
      <w:r>
        <w:rPr>
          <w:rFonts w:ascii="Georgia" w:hAnsi="Georgia"/>
        </w:rPr>
        <w:t xml:space="preserve"> is endemic to the central highlands of Ethiopia at altitudes of 3,500–4,375 m </w:t>
      </w:r>
      <w:commentRangeStart w:id="1"/>
      <w:ins w:id="2" w:author="Jack Plummer" w:date="2024-02-09T12:09:00Z">
        <w:r w:rsidR="00A20C9C">
          <w:rPr>
            <w:rFonts w:ascii="Georgia" w:hAnsi="Georgia"/>
          </w:rPr>
          <w:t>a</w:t>
        </w:r>
      </w:ins>
      <w:commentRangeEnd w:id="1"/>
      <w:ins w:id="3" w:author="Jack Plummer" w:date="2024-02-09T12:10:00Z">
        <w:r w:rsidR="00A20C9C">
          <w:rPr>
            <w:rStyle w:val="CommentReference"/>
          </w:rPr>
          <w:commentReference w:id="1"/>
        </w:r>
      </w:ins>
      <w:del w:id="4" w:author="Jack Plummer" w:date="2024-02-09T12:09:00Z">
        <w:r w:rsidDel="00A20C9C">
          <w:rPr>
            <w:rFonts w:ascii="Georgia" w:hAnsi="Georgia"/>
          </w:rPr>
          <w:delText>A</w:delText>
        </w:r>
      </w:del>
      <w:r>
        <w:rPr>
          <w:rFonts w:ascii="Georgia" w:hAnsi="Georgia"/>
        </w:rPr>
        <w:t>sl. The species has an estimated extent of occurrence (EOO) of 24,070 km</w:t>
      </w:r>
      <w:r>
        <w:rPr>
          <w:rFonts w:ascii="Georgia" w:hAnsi="Georgia"/>
          <w:vertAlign w:val="superscript"/>
        </w:rPr>
        <w:t>2</w:t>
      </w:r>
      <w:ins w:id="5" w:author="Jack Plummer" w:date="2024-02-09T12:22:00Z">
        <w:r w:rsidR="006739F2">
          <w:rPr>
            <w:rFonts w:ascii="Georgia" w:hAnsi="Georgia"/>
          </w:rPr>
          <w:t>,</w:t>
        </w:r>
      </w:ins>
      <w:r>
        <w:rPr>
          <w:rFonts w:ascii="Georgia" w:hAnsi="Georgia"/>
          <w:vertAlign w:val="superscript"/>
        </w:rPr>
        <w:t xml:space="preserve"> </w:t>
      </w:r>
      <w:r>
        <w:rPr>
          <w:rFonts w:ascii="Georgia" w:hAnsi="Georgia"/>
        </w:rPr>
        <w:t xml:space="preserve">just beyond the threshold for </w:t>
      </w:r>
      <w:ins w:id="6" w:author="Jack Plummer" w:date="2024-02-09T12:23:00Z">
        <w:r w:rsidR="006739F2">
          <w:rPr>
            <w:rFonts w:ascii="Georgia" w:hAnsi="Georgia"/>
          </w:rPr>
          <w:t xml:space="preserve">the </w:t>
        </w:r>
      </w:ins>
      <w:r>
        <w:rPr>
          <w:rFonts w:ascii="Georgia" w:hAnsi="Georgia"/>
        </w:rPr>
        <w:t xml:space="preserve">Vulnerable </w:t>
      </w:r>
      <w:ins w:id="7" w:author="Jack Plummer" w:date="2024-02-09T12:23:00Z">
        <w:r w:rsidR="006739F2">
          <w:rPr>
            <w:rFonts w:ascii="Georgia" w:hAnsi="Georgia"/>
          </w:rPr>
          <w:t xml:space="preserve">category </w:t>
        </w:r>
      </w:ins>
      <w:r>
        <w:rPr>
          <w:rFonts w:ascii="Georgia" w:hAnsi="Georgia"/>
        </w:rPr>
        <w:t>under</w:t>
      </w:r>
      <w:ins w:id="8" w:author="Jack Plummer" w:date="2024-02-09T12:23:00Z">
        <w:r w:rsidR="006739F2">
          <w:rPr>
            <w:rFonts w:ascii="Georgia" w:hAnsi="Georgia"/>
          </w:rPr>
          <w:t xml:space="preserve"> criterion</w:t>
        </w:r>
      </w:ins>
      <w:r>
        <w:rPr>
          <w:rFonts w:ascii="Georgia" w:hAnsi="Georgia"/>
        </w:rPr>
        <w:t xml:space="preserve"> B1. Due to uncertainty over the species distribution, an area of occupancy (AOO) and number of locations </w:t>
      </w:r>
      <w:ins w:id="9" w:author="Jack Plummer" w:date="2024-02-09T12:34:00Z">
        <w:r w:rsidR="00E91D80">
          <w:rPr>
            <w:rFonts w:ascii="Georgia" w:hAnsi="Georgia"/>
          </w:rPr>
          <w:t>are</w:t>
        </w:r>
      </w:ins>
      <w:del w:id="10" w:author="Jack Plummer" w:date="2024-02-09T12:34:00Z">
        <w:r w:rsidDel="00E91D80">
          <w:rPr>
            <w:rFonts w:ascii="Georgia" w:hAnsi="Georgia"/>
          </w:rPr>
          <w:delText>is</w:delText>
        </w:r>
      </w:del>
      <w:r>
        <w:rPr>
          <w:rFonts w:ascii="Georgia" w:hAnsi="Georgia"/>
        </w:rPr>
        <w:t xml:space="preserve"> not calculated, though the number of locations exceeds </w:t>
      </w:r>
      <w:commentRangeStart w:id="11"/>
      <w:del w:id="12" w:author="Jack Plummer" w:date="2024-02-09T12:29:00Z">
        <w:r w:rsidDel="00E91D80">
          <w:rPr>
            <w:rFonts w:ascii="Georgia" w:hAnsi="Georgia"/>
          </w:rPr>
          <w:delText>10</w:delText>
        </w:r>
      </w:del>
      <w:ins w:id="13" w:author="Jack Plummer" w:date="2024-02-09T12:29:00Z">
        <w:r w:rsidR="00E91D80">
          <w:rPr>
            <w:rFonts w:ascii="Georgia" w:hAnsi="Georgia"/>
          </w:rPr>
          <w:t>ten</w:t>
        </w:r>
      </w:ins>
      <w:commentRangeEnd w:id="11"/>
      <w:ins w:id="14" w:author="Jack Plummer" w:date="2024-02-09T12:30:00Z">
        <w:r w:rsidR="00E91D80">
          <w:rPr>
            <w:rStyle w:val="CommentReference"/>
          </w:rPr>
          <w:commentReference w:id="11"/>
        </w:r>
      </w:ins>
      <w:r>
        <w:rPr>
          <w:rFonts w:ascii="Georgia" w:hAnsi="Georgia"/>
        </w:rPr>
        <w:t xml:space="preserve">. </w:t>
      </w:r>
      <w:commentRangeStart w:id="15"/>
      <w:r>
        <w:rPr>
          <w:rStyle w:val="Emphasis"/>
          <w:rFonts w:ascii="Georgia" w:hAnsi="Georgia"/>
        </w:rPr>
        <w:t>H</w:t>
      </w:r>
      <w:del w:id="16" w:author="Jack Plummer" w:date="2024-02-09T12:30:00Z">
        <w:r w:rsidDel="00E91D80">
          <w:rPr>
            <w:rStyle w:val="Emphasis"/>
            <w:rFonts w:ascii="Georgia" w:hAnsi="Georgia"/>
          </w:rPr>
          <w:delText>.</w:delText>
        </w:r>
      </w:del>
      <w:ins w:id="17" w:author="Jack Plummer" w:date="2024-02-09T12:30:00Z">
        <w:r w:rsidR="00E91D80">
          <w:rPr>
            <w:rStyle w:val="Emphasis"/>
            <w:rFonts w:ascii="Georgia" w:hAnsi="Georgia"/>
          </w:rPr>
          <w:t>elichrysum</w:t>
        </w:r>
      </w:ins>
      <w:commentRangeEnd w:id="15"/>
      <w:ins w:id="18" w:author="Jack Plummer" w:date="2024-02-09T12:33:00Z">
        <w:r w:rsidR="00E91D80">
          <w:rPr>
            <w:rStyle w:val="CommentReference"/>
          </w:rPr>
          <w:commentReference w:id="15"/>
        </w:r>
      </w:ins>
      <w:r>
        <w:rPr>
          <w:rStyle w:val="Emphasis"/>
          <w:rFonts w:ascii="Georgia" w:hAnsi="Georgia"/>
        </w:rPr>
        <w:t xml:space="preserve"> </w:t>
      </w:r>
      <w:proofErr w:type="spellStart"/>
      <w:r>
        <w:rPr>
          <w:rStyle w:val="Emphasis"/>
          <w:rFonts w:ascii="Georgia" w:hAnsi="Georgia"/>
        </w:rPr>
        <w:t>gofense</w:t>
      </w:r>
      <w:proofErr w:type="spellEnd"/>
      <w:r>
        <w:rPr>
          <w:rFonts w:ascii="Georgia" w:hAnsi="Georgia"/>
        </w:rPr>
        <w:t xml:space="preserve"> is mostly restricted to a narrow altitud</w:t>
      </w:r>
      <w:ins w:id="19" w:author="Jack Plummer" w:date="2024-02-09T12:38:00Z">
        <w:r w:rsidR="00E91D80">
          <w:rPr>
            <w:rFonts w:ascii="Georgia" w:hAnsi="Georgia"/>
          </w:rPr>
          <w:t>inal</w:t>
        </w:r>
      </w:ins>
      <w:del w:id="20" w:author="Jack Plummer" w:date="2024-02-09T12:38:00Z">
        <w:r w:rsidDel="00E91D80">
          <w:rPr>
            <w:rFonts w:ascii="Georgia" w:hAnsi="Georgia"/>
          </w:rPr>
          <w:delText>e</w:delText>
        </w:r>
      </w:del>
      <w:r>
        <w:rPr>
          <w:rFonts w:ascii="Georgia" w:hAnsi="Georgia"/>
        </w:rPr>
        <w:t xml:space="preserve"> range </w:t>
      </w:r>
      <w:del w:id="21" w:author="Jack Plummer" w:date="2024-02-09T12:33:00Z">
        <w:r w:rsidDel="00E91D80">
          <w:rPr>
            <w:rFonts w:ascii="Georgia" w:hAnsi="Georgia"/>
          </w:rPr>
          <w:delText xml:space="preserve">mostly </w:delText>
        </w:r>
      </w:del>
      <w:r>
        <w:rPr>
          <w:rFonts w:ascii="Georgia" w:hAnsi="Georgia"/>
        </w:rPr>
        <w:t xml:space="preserve">in the Afroalpine Zone where it </w:t>
      </w:r>
      <w:ins w:id="22" w:author="Jack Plummer" w:date="2024-02-09T12:34:00Z">
        <w:r w:rsidR="00E91D80">
          <w:rPr>
            <w:rFonts w:ascii="Georgia" w:hAnsi="Georgia"/>
          </w:rPr>
          <w:t xml:space="preserve">is </w:t>
        </w:r>
      </w:ins>
      <w:r>
        <w:rPr>
          <w:rFonts w:ascii="Georgia" w:hAnsi="Georgia"/>
        </w:rPr>
        <w:t xml:space="preserve">threatened both by a reduction in suitable habitat </w:t>
      </w:r>
      <w:proofErr w:type="gramStart"/>
      <w:r>
        <w:rPr>
          <w:rFonts w:ascii="Georgia" w:hAnsi="Georgia"/>
        </w:rPr>
        <w:t>as a result of</w:t>
      </w:r>
      <w:proofErr w:type="gramEnd"/>
      <w:r>
        <w:rPr>
          <w:rFonts w:ascii="Georgia" w:hAnsi="Georgia"/>
        </w:rPr>
        <w:t xml:space="preserve"> climate change</w:t>
      </w:r>
      <w:ins w:id="23" w:author="Jack Plummer" w:date="2024-02-09T12:34:00Z">
        <w:r w:rsidR="00E91D80">
          <w:rPr>
            <w:rFonts w:ascii="Georgia" w:hAnsi="Georgia"/>
          </w:rPr>
          <w:t>,</w:t>
        </w:r>
      </w:ins>
      <w:r>
        <w:rPr>
          <w:rFonts w:ascii="Georgia" w:hAnsi="Georgia"/>
        </w:rPr>
        <w:t xml:space="preserve"> and from overgrazing. </w:t>
      </w:r>
      <w:commentRangeStart w:id="24"/>
      <w:r>
        <w:rPr>
          <w:rFonts w:ascii="Georgia" w:hAnsi="Georgia"/>
        </w:rPr>
        <w:t xml:space="preserve">Specific threats in the Bale Mountains and Arsi Mountains </w:t>
      </w:r>
      <w:del w:id="25" w:author="Jack Plummer" w:date="2024-02-09T12:34:00Z">
        <w:r w:rsidDel="00E91D80">
          <w:rPr>
            <w:rFonts w:ascii="Georgia" w:hAnsi="Georgia"/>
          </w:rPr>
          <w:delText>National park</w:delText>
        </w:r>
      </w:del>
      <w:ins w:id="26" w:author="Jack Plummer" w:date="2024-02-09T12:34:00Z">
        <w:r w:rsidR="00E91D80">
          <w:rPr>
            <w:rFonts w:ascii="Georgia" w:hAnsi="Georgia"/>
          </w:rPr>
          <w:t>National Park,</w:t>
        </w:r>
      </w:ins>
      <w:r>
        <w:rPr>
          <w:rFonts w:ascii="Georgia" w:hAnsi="Georgia"/>
        </w:rPr>
        <w:t xml:space="preserve"> where </w:t>
      </w:r>
      <w:proofErr w:type="gramStart"/>
      <w:r>
        <w:rPr>
          <w:rFonts w:ascii="Georgia" w:hAnsi="Georgia"/>
        </w:rPr>
        <w:t>the vast majority of</w:t>
      </w:r>
      <w:proofErr w:type="gramEnd"/>
      <w:r>
        <w:rPr>
          <w:rFonts w:ascii="Georgia" w:hAnsi="Georgia"/>
        </w:rPr>
        <w:t xml:space="preserve"> specimens have been found</w:t>
      </w:r>
      <w:ins w:id="27" w:author="Jack Plummer" w:date="2024-02-09T12:34:00Z">
        <w:r w:rsidR="00E91D80">
          <w:rPr>
            <w:rFonts w:ascii="Georgia" w:hAnsi="Georgia"/>
          </w:rPr>
          <w:t>,</w:t>
        </w:r>
      </w:ins>
      <w:r>
        <w:rPr>
          <w:rFonts w:ascii="Georgia" w:hAnsi="Georgia"/>
        </w:rPr>
        <w:t xml:space="preserve"> are well documented</w:t>
      </w:r>
      <w:commentRangeEnd w:id="24"/>
      <w:r w:rsidR="00E91D80">
        <w:rPr>
          <w:rStyle w:val="CommentReference"/>
        </w:rPr>
        <w:commentReference w:id="24"/>
      </w:r>
      <w:r>
        <w:rPr>
          <w:rFonts w:ascii="Georgia" w:hAnsi="Georgia"/>
        </w:rPr>
        <w:t xml:space="preserve">. Despite these threats, </w:t>
      </w:r>
      <w:commentRangeStart w:id="28"/>
      <w:r w:rsidRPr="00E91D80">
        <w:rPr>
          <w:rFonts w:ascii="Georgia" w:hAnsi="Georgia"/>
          <w:strike/>
          <w:rPrChange w:id="29" w:author="Jack Plummer" w:date="2024-02-09T12:37:00Z">
            <w:rPr>
              <w:rFonts w:ascii="Georgia" w:hAnsi="Georgia"/>
            </w:rPr>
          </w:rPrChange>
        </w:rPr>
        <w:t>the species range and number of locations do not qualify for any threatened categories and</w:t>
      </w:r>
      <w:r>
        <w:rPr>
          <w:rFonts w:ascii="Georgia" w:hAnsi="Georgia"/>
        </w:rPr>
        <w:t xml:space="preserve"> </w:t>
      </w:r>
      <w:commentRangeEnd w:id="28"/>
      <w:r w:rsidR="00E91D80">
        <w:rPr>
          <w:rStyle w:val="CommentReference"/>
        </w:rPr>
        <w:commentReference w:id="28"/>
      </w:r>
      <w:r>
        <w:rPr>
          <w:rFonts w:ascii="Georgia" w:hAnsi="Georgia"/>
        </w:rPr>
        <w:t xml:space="preserve">it is reported to be common in some areas. As such </w:t>
      </w:r>
      <w:r>
        <w:rPr>
          <w:rStyle w:val="Emphasis"/>
          <w:rFonts w:ascii="Georgia" w:hAnsi="Georgia"/>
        </w:rPr>
        <w:t xml:space="preserve">Helichrysum </w:t>
      </w:r>
      <w:proofErr w:type="spellStart"/>
      <w:r>
        <w:rPr>
          <w:rStyle w:val="Emphasis"/>
          <w:rFonts w:ascii="Georgia" w:hAnsi="Georgia"/>
        </w:rPr>
        <w:t>gofense</w:t>
      </w:r>
      <w:proofErr w:type="spellEnd"/>
      <w:r>
        <w:rPr>
          <w:rFonts w:ascii="Georgia" w:hAnsi="Georgia"/>
        </w:rPr>
        <w:t xml:space="preserve"> is assessed as Least Concern. However, further research into this species</w:t>
      </w:r>
      <w:ins w:id="30" w:author="Jack Plummer" w:date="2024-02-09T12:37:00Z">
        <w:r w:rsidR="00E91D80">
          <w:rPr>
            <w:rFonts w:ascii="Georgia" w:hAnsi="Georgia"/>
          </w:rPr>
          <w:t>’</w:t>
        </w:r>
      </w:ins>
      <w:r>
        <w:rPr>
          <w:rFonts w:ascii="Georgia" w:hAnsi="Georgia"/>
        </w:rPr>
        <w:t xml:space="preserve"> distribution</w:t>
      </w:r>
      <w:ins w:id="31" w:author="Jack Plummer" w:date="2024-02-09T12:39:00Z">
        <w:r w:rsidR="0025036E">
          <w:rPr>
            <w:rFonts w:ascii="Georgia" w:hAnsi="Georgia"/>
          </w:rPr>
          <w:t xml:space="preserve"> to infor</w:t>
        </w:r>
      </w:ins>
      <w:ins w:id="32" w:author="Jack Plummer" w:date="2024-02-09T12:40:00Z">
        <w:r w:rsidR="0025036E">
          <w:rPr>
            <w:rFonts w:ascii="Georgia" w:hAnsi="Georgia"/>
          </w:rPr>
          <w:t>m</w:t>
        </w:r>
      </w:ins>
      <w:del w:id="33" w:author="Jack Plummer" w:date="2024-02-09T12:39:00Z">
        <w:r w:rsidDel="0025036E">
          <w:rPr>
            <w:rFonts w:ascii="Georgia" w:hAnsi="Georgia"/>
          </w:rPr>
          <w:delText>, focused on</w:delText>
        </w:r>
      </w:del>
      <w:r>
        <w:rPr>
          <w:rFonts w:ascii="Georgia" w:hAnsi="Georgia"/>
        </w:rPr>
        <w:t xml:space="preserve"> accurate calculation of its AOO, and monitoring of this species</w:t>
      </w:r>
      <w:ins w:id="34" w:author="Jack Plummer" w:date="2024-02-09T12:37:00Z">
        <w:r w:rsidR="00E91D80">
          <w:rPr>
            <w:rFonts w:ascii="Georgia" w:hAnsi="Georgia"/>
          </w:rPr>
          <w:t>’</w:t>
        </w:r>
      </w:ins>
      <w:r>
        <w:rPr>
          <w:rFonts w:ascii="Georgia" w:hAnsi="Georgia"/>
        </w:rPr>
        <w:t xml:space="preserve"> population size</w:t>
      </w:r>
      <w:ins w:id="35" w:author="Jack Plummer" w:date="2024-02-09T12:40:00Z">
        <w:r w:rsidR="0025036E">
          <w:rPr>
            <w:rFonts w:ascii="Georgia" w:hAnsi="Georgia"/>
          </w:rPr>
          <w:t>,</w:t>
        </w:r>
      </w:ins>
      <w:r>
        <w:rPr>
          <w:rFonts w:ascii="Georgia" w:hAnsi="Georgia"/>
        </w:rPr>
        <w:t xml:space="preserve"> is recommended.</w:t>
      </w:r>
    </w:p>
    <w:p w14:paraId="1C4BF963" w14:textId="77777777" w:rsidR="00000000" w:rsidRDefault="00000000">
      <w:pPr>
        <w:pStyle w:val="Heading1"/>
        <w:divId w:val="2074038786"/>
        <w:rPr>
          <w:rFonts w:ascii="Georgia" w:eastAsia="Times New Roman" w:hAnsi="Georgia"/>
          <w:sz w:val="29"/>
          <w:szCs w:val="29"/>
        </w:rPr>
      </w:pPr>
      <w:r>
        <w:rPr>
          <w:rFonts w:ascii="Georgia" w:eastAsia="Times New Roman" w:hAnsi="Georgia"/>
          <w:sz w:val="29"/>
          <w:szCs w:val="29"/>
        </w:rPr>
        <w:t>Distribution</w:t>
      </w:r>
    </w:p>
    <w:p w14:paraId="29AB19A4" w14:textId="77777777" w:rsidR="00000000" w:rsidRDefault="00000000">
      <w:pPr>
        <w:pStyle w:val="Heading2"/>
        <w:divId w:val="2074038786"/>
        <w:rPr>
          <w:rFonts w:ascii="Georgia" w:eastAsia="Times New Roman" w:hAnsi="Georgia"/>
          <w:sz w:val="27"/>
          <w:szCs w:val="27"/>
        </w:rPr>
      </w:pPr>
      <w:commentRangeStart w:id="36"/>
      <w:r>
        <w:rPr>
          <w:rFonts w:ascii="Georgia" w:eastAsia="Times New Roman" w:hAnsi="Georgia"/>
          <w:sz w:val="27"/>
          <w:szCs w:val="27"/>
        </w:rPr>
        <w:t>Geographic Range</w:t>
      </w:r>
      <w:commentRangeEnd w:id="36"/>
      <w:r w:rsidR="0025036E">
        <w:rPr>
          <w:rStyle w:val="CommentReference"/>
          <w:b w:val="0"/>
          <w:bCs w:val="0"/>
        </w:rPr>
        <w:commentReference w:id="36"/>
      </w:r>
    </w:p>
    <w:p w14:paraId="240377C8" w14:textId="419F9E5B" w:rsidR="00000000" w:rsidRDefault="00000000">
      <w:pPr>
        <w:pStyle w:val="NormalWeb"/>
        <w:divId w:val="2074038786"/>
        <w:rPr>
          <w:rFonts w:ascii="Georgia" w:hAnsi="Georgia"/>
        </w:rPr>
      </w:pPr>
      <w:r>
        <w:rPr>
          <w:rStyle w:val="Emphasis"/>
          <w:rFonts w:ascii="Georgia" w:hAnsi="Georgia"/>
        </w:rPr>
        <w:t xml:space="preserve">Helichrysum </w:t>
      </w:r>
      <w:proofErr w:type="spellStart"/>
      <w:r>
        <w:rPr>
          <w:rStyle w:val="Emphasis"/>
          <w:rFonts w:ascii="Georgia" w:hAnsi="Georgia"/>
        </w:rPr>
        <w:t>gofense</w:t>
      </w:r>
      <w:proofErr w:type="spellEnd"/>
      <w:r>
        <w:rPr>
          <w:rFonts w:ascii="Georgia" w:hAnsi="Georgia"/>
        </w:rPr>
        <w:t xml:space="preserve"> is endemic to the central highlands of Ethiopia</w:t>
      </w:r>
      <w:ins w:id="37" w:author="Jack Plummer" w:date="2024-02-09T12:40:00Z">
        <w:r w:rsidR="0025036E">
          <w:rPr>
            <w:rFonts w:ascii="Georgia" w:hAnsi="Georgia"/>
          </w:rPr>
          <w:t>,</w:t>
        </w:r>
      </w:ins>
      <w:r>
        <w:rPr>
          <w:rFonts w:ascii="Georgia" w:hAnsi="Georgia"/>
        </w:rPr>
        <w:t xml:space="preserve"> known from 39 collection localities from Arsi, Bale and Gamo-</w:t>
      </w:r>
      <w:proofErr w:type="spellStart"/>
      <w:r>
        <w:rPr>
          <w:rFonts w:ascii="Georgia" w:hAnsi="Georgia"/>
        </w:rPr>
        <w:t>Gofa</w:t>
      </w:r>
      <w:proofErr w:type="spellEnd"/>
      <w:r>
        <w:rPr>
          <w:rFonts w:ascii="Georgia" w:hAnsi="Georgia"/>
        </w:rPr>
        <w:t xml:space="preserve"> floristic regions. The species has been collected mostly at altitudes of 3,500–4,375 m, but on occasion as low as 3,275 m </w:t>
      </w:r>
      <w:ins w:id="38" w:author="Jack Plummer" w:date="2024-02-09T12:40:00Z">
        <w:r w:rsidR="0025036E">
          <w:rPr>
            <w:rFonts w:ascii="Georgia" w:hAnsi="Georgia"/>
          </w:rPr>
          <w:t>a</w:t>
        </w:r>
      </w:ins>
      <w:del w:id="39" w:author="Jack Plummer" w:date="2024-02-09T12:40:00Z">
        <w:r w:rsidDel="0025036E">
          <w:rPr>
            <w:rFonts w:ascii="Georgia" w:hAnsi="Georgia"/>
          </w:rPr>
          <w:delText>A</w:delText>
        </w:r>
      </w:del>
      <w:r>
        <w:rPr>
          <w:rFonts w:ascii="Georgia" w:hAnsi="Georgia"/>
        </w:rPr>
        <w:t>sl</w:t>
      </w:r>
      <w:del w:id="40" w:author="Jack Plummer" w:date="2024-02-09T12:40:00Z">
        <w:r w:rsidDel="0025036E">
          <w:rPr>
            <w:rFonts w:ascii="Georgia" w:hAnsi="Georgia"/>
          </w:rPr>
          <w:delText>.</w:delText>
        </w:r>
      </w:del>
      <w:r>
        <w:rPr>
          <w:rFonts w:ascii="Georgia" w:hAnsi="Georgia"/>
        </w:rPr>
        <w:t xml:space="preserve"> (Mesfin 2004). </w:t>
      </w:r>
      <w:r w:rsidRPr="0025036E">
        <w:rPr>
          <w:rFonts w:ascii="Georgia" w:hAnsi="Georgia"/>
          <w:highlight w:val="yellow"/>
          <w:rPrChange w:id="41" w:author="Jack Plummer" w:date="2024-02-09T12:43:00Z">
            <w:rPr>
              <w:rFonts w:ascii="Georgia" w:hAnsi="Georgia"/>
            </w:rPr>
          </w:rPrChange>
        </w:rPr>
        <w:t xml:space="preserve">It is known from </w:t>
      </w:r>
      <w:ins w:id="42" w:author="Jack Plummer" w:date="2024-02-09T12:40:00Z">
        <w:r w:rsidR="0025036E" w:rsidRPr="0025036E">
          <w:rPr>
            <w:rFonts w:ascii="Georgia" w:hAnsi="Georgia"/>
            <w:highlight w:val="yellow"/>
            <w:rPrChange w:id="43" w:author="Jack Plummer" w:date="2024-02-09T12:43:00Z">
              <w:rPr>
                <w:rFonts w:ascii="Georgia" w:hAnsi="Georgia"/>
              </w:rPr>
            </w:rPrChange>
          </w:rPr>
          <w:t>nine</w:t>
        </w:r>
      </w:ins>
      <w:del w:id="44" w:author="Jack Plummer" w:date="2024-02-09T12:40:00Z">
        <w:r w:rsidRPr="0025036E" w:rsidDel="0025036E">
          <w:rPr>
            <w:rFonts w:ascii="Georgia" w:hAnsi="Georgia"/>
            <w:highlight w:val="yellow"/>
            <w:rPrChange w:id="45" w:author="Jack Plummer" w:date="2024-02-09T12:43:00Z">
              <w:rPr>
                <w:rFonts w:ascii="Georgia" w:hAnsi="Georgia"/>
              </w:rPr>
            </w:rPrChange>
          </w:rPr>
          <w:delText>9</w:delText>
        </w:r>
      </w:del>
      <w:r w:rsidRPr="0025036E">
        <w:rPr>
          <w:rFonts w:ascii="Georgia" w:hAnsi="Georgia"/>
          <w:highlight w:val="yellow"/>
          <w:rPrChange w:id="46" w:author="Jack Plummer" w:date="2024-02-09T12:43:00Z">
            <w:rPr>
              <w:rFonts w:ascii="Georgia" w:hAnsi="Georgia"/>
            </w:rPr>
          </w:rPrChange>
        </w:rPr>
        <w:t xml:space="preserve"> collection localities from Arsi Zone, 24 from Bale Zone and </w:t>
      </w:r>
      <w:ins w:id="47" w:author="Jack Plummer" w:date="2024-02-09T12:40:00Z">
        <w:r w:rsidR="0025036E" w:rsidRPr="0025036E">
          <w:rPr>
            <w:rFonts w:ascii="Georgia" w:hAnsi="Georgia"/>
            <w:highlight w:val="yellow"/>
            <w:rPrChange w:id="48" w:author="Jack Plummer" w:date="2024-02-09T12:43:00Z">
              <w:rPr>
                <w:rFonts w:ascii="Georgia" w:hAnsi="Georgia"/>
              </w:rPr>
            </w:rPrChange>
          </w:rPr>
          <w:t>two</w:t>
        </w:r>
      </w:ins>
      <w:del w:id="49" w:author="Jack Plummer" w:date="2024-02-09T12:40:00Z">
        <w:r w:rsidRPr="0025036E" w:rsidDel="0025036E">
          <w:rPr>
            <w:rFonts w:ascii="Georgia" w:hAnsi="Georgia"/>
            <w:highlight w:val="yellow"/>
            <w:rPrChange w:id="50" w:author="Jack Plummer" w:date="2024-02-09T12:43:00Z">
              <w:rPr>
                <w:rFonts w:ascii="Georgia" w:hAnsi="Georgia"/>
              </w:rPr>
            </w:rPrChange>
          </w:rPr>
          <w:delText>2</w:delText>
        </w:r>
      </w:del>
      <w:r w:rsidRPr="0025036E">
        <w:rPr>
          <w:rFonts w:ascii="Georgia" w:hAnsi="Georgia"/>
          <w:highlight w:val="yellow"/>
          <w:rPrChange w:id="51" w:author="Jack Plummer" w:date="2024-02-09T12:43:00Z">
            <w:rPr>
              <w:rFonts w:ascii="Georgia" w:hAnsi="Georgia"/>
            </w:rPr>
          </w:rPrChange>
        </w:rPr>
        <w:t xml:space="preserve"> from West Arsi Zone of Oromia Regional state (R. S.). It is also known from </w:t>
      </w:r>
      <w:del w:id="52" w:author="Jack Plummer" w:date="2024-02-09T12:41:00Z">
        <w:r w:rsidRPr="0025036E" w:rsidDel="0025036E">
          <w:rPr>
            <w:rFonts w:ascii="Georgia" w:hAnsi="Georgia"/>
            <w:highlight w:val="yellow"/>
            <w:rPrChange w:id="53" w:author="Jack Plummer" w:date="2024-02-09T12:43:00Z">
              <w:rPr>
                <w:rFonts w:ascii="Georgia" w:hAnsi="Georgia"/>
              </w:rPr>
            </w:rPrChange>
          </w:rPr>
          <w:delText>1</w:delText>
        </w:r>
      </w:del>
      <w:ins w:id="54" w:author="Jack Plummer" w:date="2024-02-09T12:41:00Z">
        <w:r w:rsidR="0025036E" w:rsidRPr="0025036E">
          <w:rPr>
            <w:rFonts w:ascii="Georgia" w:hAnsi="Georgia"/>
            <w:highlight w:val="yellow"/>
            <w:rPrChange w:id="55" w:author="Jack Plummer" w:date="2024-02-09T12:43:00Z">
              <w:rPr>
                <w:rFonts w:ascii="Georgia" w:hAnsi="Georgia"/>
              </w:rPr>
            </w:rPrChange>
          </w:rPr>
          <w:t>one</w:t>
        </w:r>
      </w:ins>
      <w:r w:rsidRPr="0025036E">
        <w:rPr>
          <w:rFonts w:ascii="Georgia" w:hAnsi="Georgia"/>
          <w:highlight w:val="yellow"/>
          <w:rPrChange w:id="56" w:author="Jack Plummer" w:date="2024-02-09T12:43:00Z">
            <w:rPr>
              <w:rFonts w:ascii="Georgia" w:hAnsi="Georgia"/>
            </w:rPr>
          </w:rPrChange>
        </w:rPr>
        <w:t xml:space="preserve"> locality in Gamo Zone of Gamo-</w:t>
      </w:r>
      <w:proofErr w:type="spellStart"/>
      <w:r w:rsidRPr="0025036E">
        <w:rPr>
          <w:rFonts w:ascii="Georgia" w:hAnsi="Georgia"/>
          <w:highlight w:val="yellow"/>
          <w:rPrChange w:id="57" w:author="Jack Plummer" w:date="2024-02-09T12:43:00Z">
            <w:rPr>
              <w:rFonts w:ascii="Georgia" w:hAnsi="Georgia"/>
            </w:rPr>
          </w:rPrChange>
        </w:rPr>
        <w:t>Gofa</w:t>
      </w:r>
      <w:proofErr w:type="spellEnd"/>
      <w:r w:rsidRPr="0025036E">
        <w:rPr>
          <w:rFonts w:ascii="Georgia" w:hAnsi="Georgia"/>
          <w:highlight w:val="yellow"/>
          <w:rPrChange w:id="58" w:author="Jack Plummer" w:date="2024-02-09T12:43:00Z">
            <w:rPr>
              <w:rFonts w:ascii="Georgia" w:hAnsi="Georgia"/>
            </w:rPr>
          </w:rPrChange>
        </w:rPr>
        <w:t xml:space="preserve"> R. S. </w:t>
      </w:r>
      <w:commentRangeStart w:id="59"/>
      <w:r w:rsidRPr="0025036E">
        <w:rPr>
          <w:rFonts w:ascii="Georgia" w:hAnsi="Georgia"/>
          <w:highlight w:val="yellow"/>
          <w:rPrChange w:id="60" w:author="Jack Plummer" w:date="2024-02-09T12:43:00Z">
            <w:rPr>
              <w:rFonts w:ascii="Georgia" w:hAnsi="Georgia"/>
            </w:rPr>
          </w:rPrChange>
        </w:rPr>
        <w:t xml:space="preserve">Protected areas the species has been collected from include the </w:t>
      </w:r>
      <w:proofErr w:type="spellStart"/>
      <w:r w:rsidRPr="0025036E">
        <w:rPr>
          <w:rFonts w:ascii="Georgia" w:hAnsi="Georgia"/>
          <w:highlight w:val="yellow"/>
          <w:rPrChange w:id="61" w:author="Jack Plummer" w:date="2024-02-09T12:43:00Z">
            <w:rPr>
              <w:rFonts w:ascii="Georgia" w:hAnsi="Georgia"/>
            </w:rPr>
          </w:rPrChange>
        </w:rPr>
        <w:t>Aloshie</w:t>
      </w:r>
      <w:proofErr w:type="spellEnd"/>
      <w:r w:rsidRPr="0025036E">
        <w:rPr>
          <w:rFonts w:ascii="Georgia" w:hAnsi="Georgia"/>
          <w:highlight w:val="yellow"/>
          <w:rPrChange w:id="62" w:author="Jack Plummer" w:date="2024-02-09T12:43:00Z">
            <w:rPr>
              <w:rFonts w:ascii="Georgia" w:hAnsi="Georgia"/>
            </w:rPr>
          </w:rPrChange>
        </w:rPr>
        <w:t xml:space="preserve">-Batu National Forest Priority Area, Arsi Mountains National Park, Bale Mountains National </w:t>
      </w:r>
      <w:proofErr w:type="gramStart"/>
      <w:r w:rsidRPr="0025036E">
        <w:rPr>
          <w:rFonts w:ascii="Georgia" w:hAnsi="Georgia"/>
          <w:highlight w:val="yellow"/>
          <w:rPrChange w:id="63" w:author="Jack Plummer" w:date="2024-02-09T12:43:00Z">
            <w:rPr>
              <w:rFonts w:ascii="Georgia" w:hAnsi="Georgia"/>
            </w:rPr>
          </w:rPrChange>
        </w:rPr>
        <w:t>Park</w:t>
      </w:r>
      <w:proofErr w:type="gramEnd"/>
      <w:r w:rsidRPr="0025036E">
        <w:rPr>
          <w:rFonts w:ascii="Georgia" w:hAnsi="Georgia"/>
          <w:highlight w:val="yellow"/>
          <w:rPrChange w:id="64" w:author="Jack Plummer" w:date="2024-02-09T12:43:00Z">
            <w:rPr>
              <w:rFonts w:ascii="Georgia" w:hAnsi="Georgia"/>
            </w:rPr>
          </w:rPrChange>
        </w:rPr>
        <w:t xml:space="preserve"> and Dodola-Adaba-Lajo National Forest Priority Area. </w:t>
      </w:r>
      <w:commentRangeEnd w:id="59"/>
      <w:r w:rsidR="0025036E" w:rsidRPr="0025036E">
        <w:rPr>
          <w:rStyle w:val="CommentReference"/>
          <w:highlight w:val="yellow"/>
          <w:rPrChange w:id="65" w:author="Jack Plummer" w:date="2024-02-09T12:43:00Z">
            <w:rPr>
              <w:rStyle w:val="CommentReference"/>
            </w:rPr>
          </w:rPrChange>
        </w:rPr>
        <w:commentReference w:id="59"/>
      </w:r>
      <w:r>
        <w:rPr>
          <w:rFonts w:ascii="Georgia" w:hAnsi="Georgia"/>
        </w:rPr>
        <w:t>The species has an estimated EOO</w:t>
      </w:r>
      <w:ins w:id="66" w:author="Jack Plummer" w:date="2024-02-09T12:41:00Z">
        <w:r w:rsidR="0025036E">
          <w:rPr>
            <w:rFonts w:ascii="Georgia" w:hAnsi="Georgia"/>
          </w:rPr>
          <w:t>,</w:t>
        </w:r>
      </w:ins>
      <w:r>
        <w:rPr>
          <w:rFonts w:ascii="Georgia" w:hAnsi="Georgia"/>
        </w:rPr>
        <w:t xml:space="preserve"> based on georeferenced herbarium specimens and </w:t>
      </w:r>
      <w:proofErr w:type="spellStart"/>
      <w:r>
        <w:rPr>
          <w:rFonts w:ascii="Georgia" w:hAnsi="Georgia"/>
        </w:rPr>
        <w:t>iNaturalist</w:t>
      </w:r>
      <w:proofErr w:type="spellEnd"/>
      <w:r>
        <w:rPr>
          <w:rFonts w:ascii="Georgia" w:hAnsi="Georgia"/>
        </w:rPr>
        <w:t xml:space="preserve"> research grade observations</w:t>
      </w:r>
      <w:ins w:id="67" w:author="Jack Plummer" w:date="2024-02-09T12:41:00Z">
        <w:r w:rsidR="0025036E">
          <w:rPr>
            <w:rFonts w:ascii="Georgia" w:hAnsi="Georgia"/>
          </w:rPr>
          <w:t>,</w:t>
        </w:r>
      </w:ins>
      <w:r>
        <w:rPr>
          <w:rFonts w:ascii="Georgia" w:hAnsi="Georgia"/>
        </w:rPr>
        <w:t xml:space="preserve"> of 24,070 km</w:t>
      </w:r>
      <w:r>
        <w:rPr>
          <w:rFonts w:ascii="Georgia" w:hAnsi="Georgia"/>
          <w:vertAlign w:val="superscript"/>
        </w:rPr>
        <w:t>2</w:t>
      </w:r>
      <w:r>
        <w:rPr>
          <w:rFonts w:ascii="Georgia" w:hAnsi="Georgia"/>
        </w:rPr>
        <w:t xml:space="preserve">. On the </w:t>
      </w:r>
      <w:proofErr w:type="spellStart"/>
      <w:r>
        <w:rPr>
          <w:rFonts w:ascii="Georgia" w:hAnsi="Georgia"/>
        </w:rPr>
        <w:t>Sanetti</w:t>
      </w:r>
      <w:proofErr w:type="spellEnd"/>
      <w:r>
        <w:rPr>
          <w:rFonts w:ascii="Georgia" w:hAnsi="Georgia"/>
        </w:rPr>
        <w:t xml:space="preserve"> plateau</w:t>
      </w:r>
      <w:ins w:id="68" w:author="Jack Plummer" w:date="2024-02-09T12:47:00Z">
        <w:r w:rsidR="0025036E">
          <w:rPr>
            <w:rFonts w:ascii="Georgia" w:hAnsi="Georgia"/>
          </w:rPr>
          <w:t>,</w:t>
        </w:r>
      </w:ins>
      <w:r>
        <w:rPr>
          <w:rFonts w:ascii="Georgia" w:hAnsi="Georgia"/>
        </w:rPr>
        <w:t xml:space="preserve"> there is </w:t>
      </w:r>
      <w:r>
        <w:rPr>
          <w:rFonts w:ascii="Georgia" w:hAnsi="Georgia"/>
        </w:rPr>
        <w:lastRenderedPageBreak/>
        <w:t xml:space="preserve">a high density of records near the road from </w:t>
      </w:r>
      <w:proofErr w:type="spellStart"/>
      <w:r>
        <w:rPr>
          <w:rFonts w:ascii="Georgia" w:hAnsi="Georgia"/>
        </w:rPr>
        <w:t>Goba</w:t>
      </w:r>
      <w:proofErr w:type="spellEnd"/>
      <w:r>
        <w:rPr>
          <w:rFonts w:ascii="Georgia" w:hAnsi="Georgia"/>
        </w:rPr>
        <w:t xml:space="preserve"> to Delo Mena but no records from less accessible areas with very similar habitats</w:t>
      </w:r>
      <w:del w:id="69" w:author="Jack Plummer" w:date="2024-02-09T12:47:00Z">
        <w:r w:rsidDel="0025036E">
          <w:rPr>
            <w:rFonts w:ascii="Georgia" w:hAnsi="Georgia"/>
          </w:rPr>
          <w:delText xml:space="preserve"> such as around Rira where the species very likely occurs</w:delText>
        </w:r>
      </w:del>
      <w:r>
        <w:rPr>
          <w:rFonts w:ascii="Georgia" w:hAnsi="Georgia"/>
        </w:rPr>
        <w:t>. For this reason</w:t>
      </w:r>
      <w:ins w:id="70" w:author="Jack Plummer" w:date="2024-02-09T12:41:00Z">
        <w:r w:rsidR="0025036E">
          <w:rPr>
            <w:rFonts w:ascii="Georgia" w:hAnsi="Georgia"/>
          </w:rPr>
          <w:t>,</w:t>
        </w:r>
      </w:ins>
      <w:del w:id="71" w:author="Jack Plummer" w:date="2024-02-09T12:47:00Z">
        <w:r w:rsidDel="0025036E">
          <w:rPr>
            <w:rFonts w:ascii="Georgia" w:hAnsi="Georgia"/>
          </w:rPr>
          <w:delText xml:space="preserve"> an</w:delText>
        </w:r>
      </w:del>
      <w:r>
        <w:rPr>
          <w:rFonts w:ascii="Georgia" w:hAnsi="Georgia"/>
        </w:rPr>
        <w:t xml:space="preserve"> </w:t>
      </w:r>
      <w:ins w:id="72" w:author="Jack Plummer" w:date="2024-02-09T12:48:00Z">
        <w:r w:rsidR="0025036E">
          <w:rPr>
            <w:rFonts w:ascii="Georgia" w:hAnsi="Georgia"/>
          </w:rPr>
          <w:t xml:space="preserve">estimates for </w:t>
        </w:r>
      </w:ins>
      <w:r>
        <w:rPr>
          <w:rFonts w:ascii="Georgia" w:hAnsi="Georgia"/>
        </w:rPr>
        <w:t>AOO and number of locations</w:t>
      </w:r>
      <w:ins w:id="73" w:author="Jack Plummer" w:date="2024-02-09T12:48:00Z">
        <w:r w:rsidR="0025036E">
          <w:rPr>
            <w:rFonts w:ascii="Georgia" w:hAnsi="Georgia"/>
          </w:rPr>
          <w:t xml:space="preserve"> based on collections and observations</w:t>
        </w:r>
      </w:ins>
      <w:r>
        <w:rPr>
          <w:rFonts w:ascii="Georgia" w:hAnsi="Georgia"/>
        </w:rPr>
        <w:t xml:space="preserve"> are </w:t>
      </w:r>
      <w:ins w:id="74" w:author="Jack Plummer" w:date="2024-02-09T12:48:00Z">
        <w:r w:rsidR="0025036E">
          <w:rPr>
            <w:rFonts w:ascii="Georgia" w:hAnsi="Georgia"/>
          </w:rPr>
          <w:t xml:space="preserve">not </w:t>
        </w:r>
      </w:ins>
      <w:r>
        <w:rPr>
          <w:rFonts w:ascii="Georgia" w:hAnsi="Georgia"/>
        </w:rPr>
        <w:t xml:space="preserve">believed to be </w:t>
      </w:r>
      <w:del w:id="75" w:author="Jack Plummer" w:date="2024-02-09T12:48:00Z">
        <w:r w:rsidDel="0025036E">
          <w:rPr>
            <w:rFonts w:ascii="Georgia" w:hAnsi="Georgia"/>
          </w:rPr>
          <w:delText xml:space="preserve">not </w:delText>
        </w:r>
      </w:del>
      <w:r>
        <w:rPr>
          <w:rFonts w:ascii="Georgia" w:hAnsi="Georgia"/>
        </w:rPr>
        <w:t>representative and are omitted from this assessment.</w:t>
      </w:r>
    </w:p>
    <w:p w14:paraId="3416E6E9" w14:textId="77777777" w:rsidR="00000000" w:rsidRDefault="00000000">
      <w:pPr>
        <w:pStyle w:val="Heading2"/>
        <w:divId w:val="2074038786"/>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80"/>
        <w:gridCol w:w="2271"/>
        <w:gridCol w:w="4659"/>
      </w:tblGrid>
      <w:tr w:rsidR="00000000" w14:paraId="6F68E92A" w14:textId="77777777">
        <w:trPr>
          <w:divId w:val="2074038786"/>
          <w:tblCellSpacing w:w="15" w:type="dxa"/>
        </w:trPr>
        <w:tc>
          <w:tcPr>
            <w:tcW w:w="0" w:type="auto"/>
            <w:tcBorders>
              <w:bottom w:val="single" w:sz="6" w:space="0" w:color="000000"/>
            </w:tcBorders>
            <w:shd w:val="clear" w:color="auto" w:fill="BBBBBB"/>
            <w:vAlign w:val="center"/>
            <w:hideMark/>
          </w:tcPr>
          <w:p w14:paraId="6DA5356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75FEE2E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4E535EC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72C5061" w14:textId="77777777">
        <w:trPr>
          <w:divId w:val="2074038786"/>
          <w:tblCellSpacing w:w="15" w:type="dxa"/>
        </w:trPr>
        <w:tc>
          <w:tcPr>
            <w:tcW w:w="0" w:type="auto"/>
            <w:vAlign w:val="center"/>
            <w:hideMark/>
          </w:tcPr>
          <w:p w14:paraId="26C5D26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24070</w:t>
            </w:r>
          </w:p>
        </w:tc>
        <w:tc>
          <w:tcPr>
            <w:tcW w:w="0" w:type="auto"/>
            <w:vAlign w:val="center"/>
            <w:hideMark/>
          </w:tcPr>
          <w:p w14:paraId="0E26048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38959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EOO estimate calculated from Minimum Convex Polygon based on georeferenced herbarium specimens and field observations in GeoCAT (Bachman et al. 2011). </w:t>
            </w:r>
          </w:p>
        </w:tc>
      </w:tr>
    </w:tbl>
    <w:p w14:paraId="6A145E78" w14:textId="77777777" w:rsidR="00000000" w:rsidRDefault="00000000">
      <w:pPr>
        <w:pStyle w:val="Heading2"/>
        <w:divId w:val="2074038786"/>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21"/>
        <w:gridCol w:w="4689"/>
      </w:tblGrid>
      <w:tr w:rsidR="00000000" w14:paraId="20FCF33B" w14:textId="77777777">
        <w:trPr>
          <w:divId w:val="2074038786"/>
          <w:tblCellSpacing w:w="15" w:type="dxa"/>
        </w:trPr>
        <w:tc>
          <w:tcPr>
            <w:tcW w:w="0" w:type="auto"/>
            <w:tcBorders>
              <w:bottom w:val="single" w:sz="6" w:space="0" w:color="000000"/>
            </w:tcBorders>
            <w:shd w:val="clear" w:color="auto" w:fill="BBBBBB"/>
            <w:vAlign w:val="center"/>
            <w:hideMark/>
          </w:tcPr>
          <w:p w14:paraId="2A791B8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0320EBA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ADE9306" w14:textId="77777777">
        <w:trPr>
          <w:divId w:val="2074038786"/>
          <w:tblCellSpacing w:w="15" w:type="dxa"/>
        </w:trPr>
        <w:tc>
          <w:tcPr>
            <w:tcW w:w="0" w:type="auto"/>
            <w:vAlign w:val="center"/>
            <w:hideMark/>
          </w:tcPr>
          <w:p w14:paraId="230BF38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C8B6641" w14:textId="754D32F1" w:rsidR="00000000" w:rsidRDefault="00000000">
            <w:pPr>
              <w:spacing w:after="75"/>
              <w:rPr>
                <w:rFonts w:ascii="Georgia" w:eastAsia="Times New Roman" w:hAnsi="Georgia"/>
                <w:sz w:val="18"/>
                <w:szCs w:val="18"/>
              </w:rPr>
            </w:pPr>
            <w:r>
              <w:rPr>
                <w:rFonts w:ascii="Georgia" w:eastAsia="Times New Roman" w:hAnsi="Georgia"/>
                <w:sz w:val="18"/>
                <w:szCs w:val="18"/>
              </w:rPr>
              <w:t>AOO and number of locations not calculate</w:t>
            </w:r>
            <w:ins w:id="76" w:author="Jack Plummer" w:date="2024-02-09T12:49:00Z">
              <w:r w:rsidR="0025036E">
                <w:rPr>
                  <w:rFonts w:ascii="Georgia" w:eastAsia="Times New Roman" w:hAnsi="Georgia"/>
                  <w:sz w:val="18"/>
                  <w:szCs w:val="18"/>
                </w:rPr>
                <w:t>d</w:t>
              </w:r>
            </w:ins>
            <w:r>
              <w:rPr>
                <w:rFonts w:ascii="Georgia" w:eastAsia="Times New Roman" w:hAnsi="Georgia"/>
                <w:sz w:val="18"/>
                <w:szCs w:val="18"/>
              </w:rPr>
              <w:t xml:space="preserve"> but well above threshold for VU D2. </w:t>
            </w:r>
          </w:p>
        </w:tc>
      </w:tr>
    </w:tbl>
    <w:p w14:paraId="37BB04A1" w14:textId="77777777" w:rsidR="00000000" w:rsidRDefault="00000000">
      <w:pPr>
        <w:pStyle w:val="Heading2"/>
        <w:divId w:val="2074038786"/>
        <w:rPr>
          <w:rFonts w:ascii="Georgia" w:eastAsia="Times New Roman" w:hAnsi="Georgia"/>
          <w:sz w:val="27"/>
          <w:szCs w:val="27"/>
        </w:rPr>
      </w:pPr>
      <w:r>
        <w:rPr>
          <w:rFonts w:ascii="Georgia" w:eastAsia="Times New Roman" w:hAnsi="Georgia"/>
          <w:sz w:val="27"/>
          <w:szCs w:val="27"/>
        </w:rPr>
        <w:t>Elevation / Depth / Depth Zones</w:t>
      </w:r>
    </w:p>
    <w:p w14:paraId="1CAD57DA" w14:textId="77777777" w:rsidR="00000000" w:rsidRDefault="00000000">
      <w:pPr>
        <w:pStyle w:val="NormalWeb"/>
        <w:divId w:val="2074038786"/>
        <w:rPr>
          <w:rFonts w:ascii="Georgia" w:hAnsi="Georgia"/>
        </w:rPr>
      </w:pPr>
      <w:r>
        <w:rPr>
          <w:rStyle w:val="datalabel1"/>
          <w:rFonts w:ascii="Georgia" w:hAnsi="Georgia"/>
        </w:rPr>
        <w:t xml:space="preserve">Elevation Lower Limit (in metres above sea level): </w:t>
      </w:r>
      <w:r>
        <w:rPr>
          <w:rFonts w:ascii="Georgia" w:hAnsi="Georgia"/>
        </w:rPr>
        <w:t>3500</w:t>
      </w:r>
    </w:p>
    <w:p w14:paraId="411004FC" w14:textId="77777777" w:rsidR="00000000" w:rsidRDefault="00000000">
      <w:pPr>
        <w:pStyle w:val="NormalWeb"/>
        <w:divId w:val="2074038786"/>
        <w:rPr>
          <w:rFonts w:ascii="Georgia" w:hAnsi="Georgia"/>
        </w:rPr>
      </w:pPr>
      <w:r>
        <w:rPr>
          <w:rStyle w:val="datalabel1"/>
          <w:rFonts w:ascii="Georgia" w:hAnsi="Georgia"/>
        </w:rPr>
        <w:t xml:space="preserve">Elevation Upper Limit (in metres above sea level): </w:t>
      </w:r>
      <w:r>
        <w:rPr>
          <w:rFonts w:ascii="Georgia" w:hAnsi="Georgia"/>
        </w:rPr>
        <w:t>4375</w:t>
      </w:r>
    </w:p>
    <w:p w14:paraId="1E9C19A1" w14:textId="77777777" w:rsidR="00000000" w:rsidRDefault="00000000">
      <w:pPr>
        <w:pStyle w:val="Heading2"/>
        <w:divId w:val="2074038786"/>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9"/>
        <w:gridCol w:w="984"/>
        <w:gridCol w:w="1003"/>
        <w:gridCol w:w="1228"/>
        <w:gridCol w:w="1146"/>
        <w:gridCol w:w="1091"/>
      </w:tblGrid>
      <w:tr w:rsidR="00000000" w14:paraId="07987651" w14:textId="77777777">
        <w:trPr>
          <w:divId w:val="2074038786"/>
          <w:tblCellSpacing w:w="15" w:type="dxa"/>
        </w:trPr>
        <w:tc>
          <w:tcPr>
            <w:tcW w:w="0" w:type="auto"/>
            <w:tcBorders>
              <w:bottom w:val="single" w:sz="6" w:space="0" w:color="000000"/>
            </w:tcBorders>
            <w:shd w:val="clear" w:color="auto" w:fill="BBBBBB"/>
            <w:vAlign w:val="center"/>
            <w:hideMark/>
          </w:tcPr>
          <w:p w14:paraId="6590066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6152CA9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03260D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67B9E01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60D7815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468ABBE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357751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5D32F97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0FADF64E" w14:textId="77777777">
        <w:trPr>
          <w:divId w:val="2074038786"/>
          <w:tblCellSpacing w:w="15" w:type="dxa"/>
        </w:trPr>
        <w:tc>
          <w:tcPr>
            <w:tcW w:w="0" w:type="auto"/>
            <w:vAlign w:val="center"/>
            <w:hideMark/>
          </w:tcPr>
          <w:p w14:paraId="7EFFA4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3047F08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2E479E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Data for map collated in Excel based on Georeferenced herbarium specimens and </w:t>
            </w:r>
            <w:proofErr w:type="spellStart"/>
            <w:r>
              <w:rPr>
                <w:rFonts w:ascii="Georgia" w:eastAsia="Times New Roman" w:hAnsi="Georgia"/>
                <w:sz w:val="18"/>
                <w:szCs w:val="18"/>
              </w:rPr>
              <w:t>iNaturalist</w:t>
            </w:r>
            <w:proofErr w:type="spellEnd"/>
            <w:r>
              <w:rPr>
                <w:rFonts w:ascii="Georgia" w:eastAsia="Times New Roman" w:hAnsi="Georgia"/>
                <w:sz w:val="18"/>
                <w:szCs w:val="18"/>
              </w:rPr>
              <w:t xml:space="preserve"> research grade observations. </w:t>
            </w:r>
          </w:p>
        </w:tc>
        <w:tc>
          <w:tcPr>
            <w:tcW w:w="0" w:type="auto"/>
            <w:vAlign w:val="center"/>
            <w:hideMark/>
          </w:tcPr>
          <w:p w14:paraId="2224CE7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910516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210283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0E3EEF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35284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FCEB920" w14:textId="77777777" w:rsidR="00000000" w:rsidRDefault="00000000">
      <w:pPr>
        <w:pStyle w:val="Heading2"/>
        <w:divId w:val="2074038786"/>
        <w:rPr>
          <w:rFonts w:ascii="Georgia" w:eastAsia="Times New Roman" w:hAnsi="Georgia"/>
          <w:sz w:val="27"/>
          <w:szCs w:val="27"/>
        </w:rPr>
      </w:pPr>
      <w:r>
        <w:rPr>
          <w:rFonts w:ascii="Georgia" w:eastAsia="Times New Roman" w:hAnsi="Georgia"/>
          <w:sz w:val="27"/>
          <w:szCs w:val="27"/>
        </w:rPr>
        <w:t>Biogeographic Realms</w:t>
      </w:r>
    </w:p>
    <w:p w14:paraId="58A0C03D" w14:textId="77777777" w:rsidR="00000000" w:rsidRDefault="00000000">
      <w:pPr>
        <w:pStyle w:val="NormalWeb"/>
        <w:divId w:val="2074038786"/>
        <w:rPr>
          <w:rFonts w:ascii="Georgia" w:hAnsi="Georgia"/>
        </w:rPr>
      </w:pPr>
      <w:r>
        <w:rPr>
          <w:rStyle w:val="datalabel1"/>
          <w:rFonts w:ascii="Georgia" w:hAnsi="Georgia"/>
        </w:rPr>
        <w:t xml:space="preserve">Biogeographic Realm: </w:t>
      </w:r>
      <w:r>
        <w:rPr>
          <w:rFonts w:ascii="Georgia" w:hAnsi="Georgia"/>
        </w:rPr>
        <w:t>Afrotropical</w:t>
      </w:r>
    </w:p>
    <w:p w14:paraId="29FBC62B" w14:textId="77777777" w:rsidR="00000000" w:rsidRDefault="00000000">
      <w:pPr>
        <w:pStyle w:val="Heading1"/>
        <w:divId w:val="330762483"/>
        <w:rPr>
          <w:rFonts w:ascii="Georgia" w:eastAsia="Times New Roman" w:hAnsi="Georgia"/>
          <w:sz w:val="29"/>
          <w:szCs w:val="29"/>
        </w:rPr>
      </w:pPr>
      <w:r>
        <w:rPr>
          <w:rFonts w:ascii="Georgia" w:eastAsia="Times New Roman" w:hAnsi="Georgia"/>
          <w:sz w:val="29"/>
          <w:szCs w:val="29"/>
        </w:rPr>
        <w:t>Occurrence</w:t>
      </w:r>
    </w:p>
    <w:p w14:paraId="3AEE2993" w14:textId="77777777" w:rsidR="00000000" w:rsidRDefault="00000000">
      <w:pPr>
        <w:pStyle w:val="Heading2"/>
        <w:divId w:val="330762483"/>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70E56405" w14:textId="77777777">
        <w:trPr>
          <w:divId w:val="330762483"/>
          <w:tblCellSpacing w:w="15" w:type="dxa"/>
        </w:trPr>
        <w:tc>
          <w:tcPr>
            <w:tcW w:w="0" w:type="auto"/>
            <w:tcBorders>
              <w:bottom w:val="single" w:sz="6" w:space="0" w:color="000000"/>
            </w:tcBorders>
            <w:shd w:val="clear" w:color="auto" w:fill="BBBBBB"/>
            <w:vAlign w:val="center"/>
            <w:hideMark/>
          </w:tcPr>
          <w:p w14:paraId="5DBDD0F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560617B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42C81FE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27D57C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D9E671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7F255AD3" w14:textId="77777777">
        <w:trPr>
          <w:divId w:val="330762483"/>
          <w:tblCellSpacing w:w="15" w:type="dxa"/>
        </w:trPr>
        <w:tc>
          <w:tcPr>
            <w:tcW w:w="0" w:type="auto"/>
            <w:tcBorders>
              <w:bottom w:val="single" w:sz="6" w:space="0" w:color="CCCCCC"/>
            </w:tcBorders>
            <w:vAlign w:val="center"/>
            <w:hideMark/>
          </w:tcPr>
          <w:p w14:paraId="2B3B1A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Ethiopia</w:t>
            </w:r>
          </w:p>
        </w:tc>
        <w:tc>
          <w:tcPr>
            <w:tcW w:w="0" w:type="auto"/>
            <w:tcBorders>
              <w:bottom w:val="single" w:sz="6" w:space="0" w:color="CCCCCC"/>
            </w:tcBorders>
            <w:vAlign w:val="center"/>
            <w:hideMark/>
          </w:tcPr>
          <w:p w14:paraId="15730A7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96468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C00E3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91253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571A46D0" w14:textId="77777777" w:rsidR="00000000" w:rsidRDefault="00000000">
      <w:pPr>
        <w:pStyle w:val="Heading1"/>
        <w:divId w:val="127864718"/>
        <w:rPr>
          <w:rFonts w:ascii="Georgia" w:eastAsia="Times New Roman" w:hAnsi="Georgia"/>
          <w:sz w:val="29"/>
          <w:szCs w:val="29"/>
        </w:rPr>
      </w:pPr>
      <w:r>
        <w:rPr>
          <w:rFonts w:ascii="Georgia" w:eastAsia="Times New Roman" w:hAnsi="Georgia"/>
          <w:sz w:val="29"/>
          <w:szCs w:val="29"/>
        </w:rPr>
        <w:t>Population</w:t>
      </w:r>
    </w:p>
    <w:p w14:paraId="261B84A3" w14:textId="1E9EC2CE" w:rsidR="00000000" w:rsidRDefault="00000000">
      <w:pPr>
        <w:pStyle w:val="NormalWeb"/>
        <w:divId w:val="127864718"/>
        <w:rPr>
          <w:rFonts w:ascii="Georgia" w:hAnsi="Georgia"/>
        </w:rPr>
      </w:pPr>
      <w:r>
        <w:rPr>
          <w:rFonts w:ascii="Georgia" w:hAnsi="Georgia"/>
        </w:rPr>
        <w:t xml:space="preserve">No direct population data is </w:t>
      </w:r>
      <w:del w:id="77" w:author="Jack Plummer" w:date="2024-02-09T12:49:00Z">
        <w:r w:rsidDel="0025036E">
          <w:rPr>
            <w:rFonts w:ascii="Georgia" w:hAnsi="Georgia"/>
          </w:rPr>
          <w:delText>available</w:delText>
        </w:r>
      </w:del>
      <w:ins w:id="78" w:author="Jack Plummer" w:date="2024-02-09T12:49:00Z">
        <w:r w:rsidR="0025036E">
          <w:rPr>
            <w:rFonts w:ascii="Georgia" w:hAnsi="Georgia"/>
          </w:rPr>
          <w:t>available,</w:t>
        </w:r>
      </w:ins>
      <w:r>
        <w:rPr>
          <w:rFonts w:ascii="Georgia" w:hAnsi="Georgia"/>
        </w:rPr>
        <w:t xml:space="preserve"> and the current population trend is unknown. This species is reported to be dominant in certain vegetation classes (</w:t>
      </w:r>
      <w:proofErr w:type="spellStart"/>
      <w:r>
        <w:rPr>
          <w:rFonts w:ascii="Georgia" w:hAnsi="Georgia"/>
        </w:rPr>
        <w:t>Tallents</w:t>
      </w:r>
      <w:proofErr w:type="spellEnd"/>
      <w:r>
        <w:rPr>
          <w:rFonts w:ascii="Georgia" w:hAnsi="Georgia"/>
        </w:rPr>
        <w:t xml:space="preserve"> and Macdonald 2011). Collection notes report that it is very abundant on Mount </w:t>
      </w:r>
      <w:proofErr w:type="spellStart"/>
      <w:r>
        <w:rPr>
          <w:rFonts w:ascii="Georgia" w:hAnsi="Georgia"/>
        </w:rPr>
        <w:t>Chilalo</w:t>
      </w:r>
      <w:proofErr w:type="spellEnd"/>
      <w:r>
        <w:rPr>
          <w:rFonts w:ascii="Georgia" w:hAnsi="Georgia"/>
        </w:rPr>
        <w:t xml:space="preserve"> (</w:t>
      </w:r>
      <w:r>
        <w:rPr>
          <w:rStyle w:val="Emphasis"/>
          <w:rFonts w:ascii="Georgia" w:hAnsi="Georgia"/>
        </w:rPr>
        <w:t>Mooney</w:t>
      </w:r>
      <w:r>
        <w:rPr>
          <w:rFonts w:ascii="Georgia" w:hAnsi="Georgia"/>
        </w:rPr>
        <w:t xml:space="preserve"> #</w:t>
      </w:r>
      <w:del w:id="79" w:author="Jack Plummer" w:date="2024-02-09T13:03:00Z">
        <w:r w:rsidDel="00BB7275">
          <w:rPr>
            <w:rFonts w:ascii="Georgia" w:hAnsi="Georgia"/>
          </w:rPr>
          <w:delText xml:space="preserve"> </w:delText>
        </w:r>
      </w:del>
      <w:r>
        <w:rPr>
          <w:rFonts w:ascii="Georgia" w:hAnsi="Georgia"/>
        </w:rPr>
        <w:t>5195 (ETH)).</w:t>
      </w:r>
    </w:p>
    <w:p w14:paraId="08BC2A59" w14:textId="77777777" w:rsidR="00000000" w:rsidRDefault="00000000">
      <w:pPr>
        <w:pStyle w:val="Heading2"/>
        <w:divId w:val="127864718"/>
        <w:rPr>
          <w:rFonts w:ascii="Georgia" w:eastAsia="Times New Roman" w:hAnsi="Georgia"/>
          <w:sz w:val="27"/>
          <w:szCs w:val="27"/>
        </w:rPr>
      </w:pPr>
      <w:r>
        <w:rPr>
          <w:rFonts w:ascii="Georgia" w:eastAsia="Times New Roman" w:hAnsi="Georgia"/>
          <w:sz w:val="27"/>
          <w:szCs w:val="27"/>
        </w:rPr>
        <w:t>Population Information</w:t>
      </w:r>
    </w:p>
    <w:p w14:paraId="35B15699" w14:textId="77777777" w:rsidR="00000000" w:rsidRDefault="00000000">
      <w:pPr>
        <w:pStyle w:val="NormalWeb"/>
        <w:divId w:val="127864718"/>
        <w:rPr>
          <w:rFonts w:ascii="Georgia" w:hAnsi="Georgia"/>
        </w:rPr>
      </w:pPr>
      <w:r>
        <w:rPr>
          <w:rStyle w:val="datalabel1"/>
          <w:rFonts w:ascii="Georgia" w:hAnsi="Georgia"/>
        </w:rPr>
        <w:t xml:space="preserve">Current Population Trend: </w:t>
      </w:r>
      <w:commentRangeStart w:id="80"/>
      <w:r>
        <w:rPr>
          <w:rFonts w:ascii="Georgia" w:hAnsi="Georgia"/>
        </w:rPr>
        <w:t>Decreasing</w:t>
      </w:r>
      <w:commentRangeEnd w:id="80"/>
      <w:r w:rsidR="00393406">
        <w:rPr>
          <w:rStyle w:val="CommentReference"/>
        </w:rPr>
        <w:commentReference w:id="80"/>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27"/>
        <w:gridCol w:w="894"/>
        <w:gridCol w:w="5689"/>
      </w:tblGrid>
      <w:tr w:rsidR="00000000" w14:paraId="4F6F80B3" w14:textId="77777777">
        <w:trPr>
          <w:divId w:val="127864718"/>
          <w:tblCellSpacing w:w="15" w:type="dxa"/>
        </w:trPr>
        <w:tc>
          <w:tcPr>
            <w:tcW w:w="0" w:type="auto"/>
            <w:tcBorders>
              <w:bottom w:val="single" w:sz="6" w:space="0" w:color="000000"/>
            </w:tcBorders>
            <w:shd w:val="clear" w:color="auto" w:fill="BBBBBB"/>
            <w:vAlign w:val="center"/>
            <w:hideMark/>
          </w:tcPr>
          <w:p w14:paraId="6F54033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mature individuals?</w:t>
            </w:r>
          </w:p>
        </w:tc>
        <w:tc>
          <w:tcPr>
            <w:tcW w:w="0" w:type="auto"/>
            <w:tcBorders>
              <w:bottom w:val="single" w:sz="6" w:space="0" w:color="000000"/>
            </w:tcBorders>
            <w:shd w:val="clear" w:color="auto" w:fill="BBBBBB"/>
            <w:vAlign w:val="center"/>
            <w:hideMark/>
          </w:tcPr>
          <w:p w14:paraId="050D75A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0678BE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3209F67" w14:textId="77777777">
        <w:trPr>
          <w:divId w:val="127864718"/>
          <w:tblCellSpacing w:w="15" w:type="dxa"/>
        </w:trPr>
        <w:tc>
          <w:tcPr>
            <w:tcW w:w="0" w:type="auto"/>
            <w:vAlign w:val="center"/>
            <w:hideMark/>
          </w:tcPr>
          <w:p w14:paraId="03A93410" w14:textId="77777777" w:rsidR="00000000" w:rsidRDefault="00000000">
            <w:pPr>
              <w:spacing w:after="75"/>
              <w:rPr>
                <w:rFonts w:ascii="Georgia" w:eastAsia="Times New Roman" w:hAnsi="Georgia"/>
                <w:sz w:val="18"/>
                <w:szCs w:val="18"/>
              </w:rPr>
            </w:pPr>
            <w:commentRangeStart w:id="81"/>
            <w:r>
              <w:rPr>
                <w:rFonts w:ascii="Georgia" w:eastAsia="Times New Roman" w:hAnsi="Georgia"/>
                <w:sz w:val="18"/>
                <w:szCs w:val="18"/>
              </w:rPr>
              <w:t>Yes</w:t>
            </w:r>
            <w:commentRangeEnd w:id="81"/>
            <w:r w:rsidR="00BB7275">
              <w:rPr>
                <w:rStyle w:val="CommentReference"/>
              </w:rPr>
              <w:commentReference w:id="81"/>
            </w:r>
          </w:p>
        </w:tc>
        <w:tc>
          <w:tcPr>
            <w:tcW w:w="0" w:type="auto"/>
            <w:vAlign w:val="center"/>
            <w:hideMark/>
          </w:tcPr>
          <w:p w14:paraId="0D3F05E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45D262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Decline in the number of mature individuals inferred from loss of habitat due to conversion of natural vegetation to farmland at lower altitudes.</w:t>
            </w:r>
          </w:p>
        </w:tc>
      </w:tr>
    </w:tbl>
    <w:p w14:paraId="0590055E" w14:textId="77777777" w:rsidR="00000000" w:rsidRDefault="00000000">
      <w:pPr>
        <w:pStyle w:val="Heading1"/>
        <w:divId w:val="252327129"/>
        <w:rPr>
          <w:rFonts w:ascii="Georgia" w:eastAsia="Times New Roman" w:hAnsi="Georgia"/>
          <w:sz w:val="29"/>
          <w:szCs w:val="29"/>
        </w:rPr>
      </w:pPr>
      <w:r>
        <w:rPr>
          <w:rFonts w:ascii="Georgia" w:eastAsia="Times New Roman" w:hAnsi="Georgia"/>
          <w:sz w:val="29"/>
          <w:szCs w:val="29"/>
        </w:rPr>
        <w:t>Habitats and Ecology</w:t>
      </w:r>
    </w:p>
    <w:p w14:paraId="012A9D8D" w14:textId="13621673" w:rsidR="00000000" w:rsidRDefault="00000000">
      <w:pPr>
        <w:pStyle w:val="NormalWeb"/>
        <w:divId w:val="252327129"/>
        <w:rPr>
          <w:rFonts w:ascii="Georgia" w:hAnsi="Georgia"/>
        </w:rPr>
      </w:pPr>
      <w:r>
        <w:rPr>
          <w:rStyle w:val="Emphasis"/>
          <w:rFonts w:ascii="Georgia" w:hAnsi="Georgia"/>
        </w:rPr>
        <w:t xml:space="preserve">Helichrysum </w:t>
      </w:r>
      <w:proofErr w:type="spellStart"/>
      <w:r>
        <w:rPr>
          <w:rStyle w:val="Emphasis"/>
          <w:rFonts w:ascii="Georgia" w:hAnsi="Georgia"/>
        </w:rPr>
        <w:t>gofense</w:t>
      </w:r>
      <w:proofErr w:type="spellEnd"/>
      <w:r>
        <w:rPr>
          <w:rFonts w:ascii="Georgia" w:hAnsi="Georgia"/>
        </w:rPr>
        <w:t xml:space="preserve"> is a woody prostrate herb growing to 15 cm high (Mesfin 2004). The species occurs primarily in the Afroalpine vegetation zone with a small number of records from the Ericaceous Belt and Dry Afroalpine Forest. Collection</w:t>
      </w:r>
      <w:ins w:id="82" w:author="Jack Plummer" w:date="2024-02-09T13:00:00Z">
        <w:r w:rsidR="00BB7275">
          <w:rPr>
            <w:rFonts w:ascii="Georgia" w:hAnsi="Georgia"/>
          </w:rPr>
          <w:t>s</w:t>
        </w:r>
      </w:ins>
      <w:r>
        <w:rPr>
          <w:rFonts w:ascii="Georgia" w:hAnsi="Georgia"/>
        </w:rPr>
        <w:t xml:space="preserve"> are often made from disturbed areas such as by Giant Mole-Rat burrows (</w:t>
      </w:r>
      <w:r>
        <w:rPr>
          <w:rStyle w:val="Emphasis"/>
          <w:rFonts w:ascii="Georgia" w:hAnsi="Georgia"/>
        </w:rPr>
        <w:t>Miehe</w:t>
      </w:r>
      <w:r>
        <w:rPr>
          <w:rFonts w:ascii="Georgia" w:hAnsi="Georgia"/>
        </w:rPr>
        <w:t xml:space="preserve"> #</w:t>
      </w:r>
      <w:del w:id="83" w:author="Jack Plummer" w:date="2024-02-09T13:03:00Z">
        <w:r w:rsidDel="00BB7275">
          <w:rPr>
            <w:rFonts w:ascii="Georgia" w:hAnsi="Georgia"/>
          </w:rPr>
          <w:delText xml:space="preserve"> </w:delText>
        </w:r>
      </w:del>
      <w:r>
        <w:rPr>
          <w:rFonts w:ascii="Georgia" w:hAnsi="Georgia"/>
        </w:rPr>
        <w:t>3003 (ETH)).</w:t>
      </w:r>
    </w:p>
    <w:p w14:paraId="5AEAD8C0" w14:textId="77777777" w:rsidR="00000000" w:rsidRDefault="00000000">
      <w:pPr>
        <w:pStyle w:val="Heading2"/>
        <w:divId w:val="25232712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06"/>
        <w:gridCol w:w="718"/>
        <w:gridCol w:w="1020"/>
        <w:gridCol w:w="1888"/>
      </w:tblGrid>
      <w:tr w:rsidR="00000000" w14:paraId="748356EA" w14:textId="77777777">
        <w:trPr>
          <w:divId w:val="252327129"/>
          <w:tblCellSpacing w:w="15" w:type="dxa"/>
        </w:trPr>
        <w:tc>
          <w:tcPr>
            <w:tcW w:w="0" w:type="auto"/>
            <w:tcBorders>
              <w:bottom w:val="single" w:sz="6" w:space="0" w:color="000000"/>
            </w:tcBorders>
            <w:shd w:val="clear" w:color="auto" w:fill="BBBBBB"/>
            <w:vAlign w:val="center"/>
            <w:hideMark/>
          </w:tcPr>
          <w:p w14:paraId="7E8A363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174F841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08B86E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63C415C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113FF0D0" w14:textId="77777777">
        <w:trPr>
          <w:divId w:val="252327129"/>
          <w:tblCellSpacing w:w="15" w:type="dxa"/>
        </w:trPr>
        <w:tc>
          <w:tcPr>
            <w:tcW w:w="0" w:type="auto"/>
            <w:tcBorders>
              <w:bottom w:val="single" w:sz="6" w:space="0" w:color="CCCCCC"/>
            </w:tcBorders>
            <w:vAlign w:val="center"/>
            <w:hideMark/>
          </w:tcPr>
          <w:p w14:paraId="6DAA4BF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3.7. Shrubland -&gt; Shrubland - Subtropical/Tropical High Altitude</w:t>
            </w:r>
          </w:p>
        </w:tc>
        <w:tc>
          <w:tcPr>
            <w:tcW w:w="0" w:type="auto"/>
            <w:tcBorders>
              <w:bottom w:val="single" w:sz="6" w:space="0" w:color="CCCCCC"/>
            </w:tcBorders>
            <w:vAlign w:val="center"/>
            <w:hideMark/>
          </w:tcPr>
          <w:p w14:paraId="393201D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E7DD3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C165EC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74456685" w14:textId="77777777">
        <w:trPr>
          <w:divId w:val="252327129"/>
          <w:tblCellSpacing w:w="15" w:type="dxa"/>
        </w:trPr>
        <w:tc>
          <w:tcPr>
            <w:tcW w:w="0" w:type="auto"/>
            <w:tcBorders>
              <w:bottom w:val="single" w:sz="6" w:space="0" w:color="CCCCCC"/>
            </w:tcBorders>
            <w:vAlign w:val="center"/>
            <w:hideMark/>
          </w:tcPr>
          <w:p w14:paraId="5D06053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4.7. Grassland -&gt; Grassland - Subtropical/Tropical High Altitude</w:t>
            </w:r>
          </w:p>
        </w:tc>
        <w:tc>
          <w:tcPr>
            <w:tcW w:w="0" w:type="auto"/>
            <w:tcBorders>
              <w:bottom w:val="single" w:sz="6" w:space="0" w:color="CCCCCC"/>
            </w:tcBorders>
            <w:vAlign w:val="center"/>
            <w:hideMark/>
          </w:tcPr>
          <w:p w14:paraId="4B03353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551E8E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03C4C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57AFC85" w14:textId="77777777" w:rsidR="00000000" w:rsidRDefault="00000000">
      <w:pPr>
        <w:pStyle w:val="Heading2"/>
        <w:divId w:val="25232712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56"/>
        <w:gridCol w:w="894"/>
        <w:gridCol w:w="5560"/>
      </w:tblGrid>
      <w:tr w:rsidR="00000000" w14:paraId="03C80A3A" w14:textId="77777777">
        <w:trPr>
          <w:divId w:val="252327129"/>
          <w:tblCellSpacing w:w="15" w:type="dxa"/>
        </w:trPr>
        <w:tc>
          <w:tcPr>
            <w:tcW w:w="0" w:type="auto"/>
            <w:tcBorders>
              <w:bottom w:val="single" w:sz="6" w:space="0" w:color="000000"/>
            </w:tcBorders>
            <w:shd w:val="clear" w:color="auto" w:fill="BBBBBB"/>
            <w:vAlign w:val="center"/>
            <w:hideMark/>
          </w:tcPr>
          <w:p w14:paraId="7A364C0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010E22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2C17C3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D259F37" w14:textId="77777777">
        <w:trPr>
          <w:divId w:val="252327129"/>
          <w:tblCellSpacing w:w="15" w:type="dxa"/>
        </w:trPr>
        <w:tc>
          <w:tcPr>
            <w:tcW w:w="0" w:type="auto"/>
            <w:vAlign w:val="center"/>
            <w:hideMark/>
          </w:tcPr>
          <w:p w14:paraId="2C3D136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E1F644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Observed</w:t>
            </w:r>
          </w:p>
        </w:tc>
        <w:tc>
          <w:tcPr>
            <w:tcW w:w="0" w:type="auto"/>
            <w:vAlign w:val="center"/>
            <w:hideMark/>
          </w:tcPr>
          <w:p w14:paraId="555731F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Decline in extent of habitat due to conversion of natural vegetation to farmland at lower altitudes. A decline in habitat quality is also observed at higher altitudes </w:t>
            </w:r>
            <w:proofErr w:type="gramStart"/>
            <w:r>
              <w:rPr>
                <w:rFonts w:ascii="Georgia" w:eastAsia="Times New Roman" w:hAnsi="Georgia"/>
                <w:sz w:val="18"/>
                <w:szCs w:val="18"/>
              </w:rPr>
              <w:t>as a result of</w:t>
            </w:r>
            <w:proofErr w:type="gramEnd"/>
            <w:r>
              <w:rPr>
                <w:rFonts w:ascii="Georgia" w:eastAsia="Times New Roman" w:hAnsi="Georgia"/>
                <w:sz w:val="18"/>
                <w:szCs w:val="18"/>
              </w:rPr>
              <w:t xml:space="preserve"> overgrazing.</w:t>
            </w:r>
          </w:p>
        </w:tc>
      </w:tr>
    </w:tbl>
    <w:p w14:paraId="7759AE75" w14:textId="77777777" w:rsidR="00000000" w:rsidRDefault="00000000">
      <w:pPr>
        <w:pStyle w:val="Heading2"/>
        <w:divId w:val="252327129"/>
        <w:rPr>
          <w:rFonts w:ascii="Georgia" w:eastAsia="Times New Roman" w:hAnsi="Georgia"/>
          <w:sz w:val="27"/>
          <w:szCs w:val="27"/>
        </w:rPr>
      </w:pPr>
      <w:r>
        <w:rPr>
          <w:rFonts w:ascii="Georgia" w:eastAsia="Times New Roman" w:hAnsi="Georgia"/>
          <w:sz w:val="27"/>
          <w:szCs w:val="27"/>
        </w:rPr>
        <w:t>Systems</w:t>
      </w:r>
    </w:p>
    <w:p w14:paraId="4686C886" w14:textId="77777777" w:rsidR="00000000" w:rsidRDefault="00000000">
      <w:pPr>
        <w:pStyle w:val="NormalWeb"/>
        <w:divId w:val="252327129"/>
        <w:rPr>
          <w:rFonts w:ascii="Georgia" w:hAnsi="Georgia"/>
        </w:rPr>
      </w:pPr>
      <w:r>
        <w:rPr>
          <w:rStyle w:val="datalabel1"/>
          <w:rFonts w:ascii="Georgia" w:hAnsi="Georgia"/>
        </w:rPr>
        <w:t xml:space="preserve">System: </w:t>
      </w:r>
      <w:r>
        <w:rPr>
          <w:rFonts w:ascii="Georgia" w:hAnsi="Georgia"/>
        </w:rPr>
        <w:t>Terrestrial</w:t>
      </w:r>
    </w:p>
    <w:p w14:paraId="3BC786A2" w14:textId="77777777" w:rsidR="00000000" w:rsidRDefault="00000000">
      <w:pPr>
        <w:pStyle w:val="Heading2"/>
        <w:divId w:val="252327129"/>
        <w:rPr>
          <w:rFonts w:ascii="Georgia" w:eastAsia="Times New Roman" w:hAnsi="Georgia"/>
          <w:sz w:val="27"/>
          <w:szCs w:val="27"/>
        </w:rPr>
      </w:pPr>
      <w:r>
        <w:rPr>
          <w:rFonts w:ascii="Georgia" w:eastAsia="Times New Roman" w:hAnsi="Georgia"/>
          <w:sz w:val="27"/>
          <w:szCs w:val="27"/>
        </w:rPr>
        <w:t>Plant / Fungi Specific</w:t>
      </w:r>
    </w:p>
    <w:p w14:paraId="7084D967" w14:textId="77777777" w:rsidR="00000000" w:rsidRDefault="00000000">
      <w:pPr>
        <w:pStyle w:val="NormalWeb"/>
        <w:divId w:val="252327129"/>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7F17A948" w14:textId="77777777">
        <w:trPr>
          <w:divId w:val="252327129"/>
          <w:tblCellSpacing w:w="15" w:type="dxa"/>
        </w:trPr>
        <w:tc>
          <w:tcPr>
            <w:tcW w:w="0" w:type="auto"/>
            <w:tcBorders>
              <w:bottom w:val="single" w:sz="6" w:space="0" w:color="000000"/>
            </w:tcBorders>
            <w:shd w:val="clear" w:color="auto" w:fill="BBBBBB"/>
            <w:vAlign w:val="center"/>
            <w:hideMark/>
          </w:tcPr>
          <w:p w14:paraId="33953B7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Plant and Fungal Growth Forms</w:t>
            </w:r>
          </w:p>
        </w:tc>
      </w:tr>
      <w:tr w:rsidR="00000000" w14:paraId="54A8FBDC" w14:textId="77777777">
        <w:trPr>
          <w:divId w:val="252327129"/>
          <w:tblCellSpacing w:w="15" w:type="dxa"/>
        </w:trPr>
        <w:tc>
          <w:tcPr>
            <w:tcW w:w="0" w:type="auto"/>
            <w:tcBorders>
              <w:bottom w:val="single" w:sz="6" w:space="0" w:color="CCCCCC"/>
            </w:tcBorders>
            <w:vAlign w:val="center"/>
            <w:hideMark/>
          </w:tcPr>
          <w:p w14:paraId="49C639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71D2FAB0" w14:textId="77777777" w:rsidR="00000000" w:rsidRDefault="00000000">
      <w:pPr>
        <w:pStyle w:val="Heading1"/>
        <w:divId w:val="238909793"/>
        <w:rPr>
          <w:rFonts w:ascii="Georgia" w:eastAsia="Times New Roman" w:hAnsi="Georgia"/>
          <w:sz w:val="29"/>
          <w:szCs w:val="29"/>
        </w:rPr>
      </w:pPr>
      <w:r>
        <w:rPr>
          <w:rFonts w:ascii="Georgia" w:eastAsia="Times New Roman" w:hAnsi="Georgia"/>
          <w:sz w:val="29"/>
          <w:szCs w:val="29"/>
        </w:rPr>
        <w:t>Use and Trade</w:t>
      </w:r>
    </w:p>
    <w:p w14:paraId="45E834FD" w14:textId="77777777" w:rsidR="00000000" w:rsidRDefault="00000000">
      <w:pPr>
        <w:pStyle w:val="Heading2"/>
        <w:divId w:val="238909793"/>
        <w:rPr>
          <w:rFonts w:ascii="Georgia" w:eastAsia="Times New Roman" w:hAnsi="Georgia"/>
          <w:sz w:val="27"/>
          <w:szCs w:val="27"/>
        </w:rPr>
      </w:pPr>
      <w:r>
        <w:rPr>
          <w:rFonts w:ascii="Georgia" w:eastAsia="Times New Roman" w:hAnsi="Georgia"/>
          <w:sz w:val="27"/>
          <w:szCs w:val="27"/>
        </w:rPr>
        <w:t>General Use and Trade Information</w:t>
      </w:r>
    </w:p>
    <w:p w14:paraId="78459BE8" w14:textId="77777777" w:rsidR="00000000" w:rsidRDefault="00000000">
      <w:pPr>
        <w:pStyle w:val="NormalWeb"/>
        <w:divId w:val="238909793"/>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217B16DC" w14:textId="77777777" w:rsidR="00000000" w:rsidRDefault="00000000">
      <w:pPr>
        <w:pStyle w:val="NormalWeb"/>
        <w:divId w:val="238909793"/>
        <w:rPr>
          <w:rFonts w:ascii="Georgia" w:hAnsi="Georgia"/>
        </w:rPr>
      </w:pPr>
      <w:r>
        <w:rPr>
          <w:rFonts w:ascii="Georgia" w:hAnsi="Georgia"/>
        </w:rPr>
        <w:t>This species is not known to be utilized (</w:t>
      </w:r>
      <w:proofErr w:type="spellStart"/>
      <w:r>
        <w:rPr>
          <w:rFonts w:ascii="Georgia" w:hAnsi="Georgia"/>
        </w:rPr>
        <w:t>Hedburg</w:t>
      </w:r>
      <w:proofErr w:type="spellEnd"/>
      <w:r>
        <w:rPr>
          <w:rFonts w:ascii="Georgia" w:hAnsi="Georgia"/>
        </w:rPr>
        <w:t xml:space="preserve"> </w:t>
      </w:r>
      <w:r w:rsidRPr="00BB7275">
        <w:rPr>
          <w:rFonts w:ascii="Georgia" w:hAnsi="Georgia"/>
          <w:i/>
          <w:iCs/>
          <w:rPrChange w:id="84" w:author="Jack Plummer" w:date="2024-02-09T13:00:00Z">
            <w:rPr>
              <w:rFonts w:ascii="Georgia" w:hAnsi="Georgia"/>
            </w:rPr>
          </w:rPrChange>
        </w:rPr>
        <w:t>et al.</w:t>
      </w:r>
      <w:r>
        <w:rPr>
          <w:rFonts w:ascii="Georgia" w:hAnsi="Georgia"/>
        </w:rPr>
        <w:t xml:space="preserve"> 2009).</w:t>
      </w:r>
    </w:p>
    <w:p w14:paraId="0A28A7E7" w14:textId="77777777" w:rsidR="00000000" w:rsidRDefault="00000000">
      <w:pPr>
        <w:pStyle w:val="Heading1"/>
        <w:divId w:val="1386102006"/>
        <w:rPr>
          <w:rFonts w:ascii="Georgia" w:eastAsia="Times New Roman" w:hAnsi="Georgia"/>
          <w:sz w:val="29"/>
          <w:szCs w:val="29"/>
        </w:rPr>
      </w:pPr>
      <w:r>
        <w:rPr>
          <w:rFonts w:ascii="Georgia" w:eastAsia="Times New Roman" w:hAnsi="Georgia"/>
          <w:sz w:val="29"/>
          <w:szCs w:val="29"/>
        </w:rPr>
        <w:t>Threats</w:t>
      </w:r>
    </w:p>
    <w:p w14:paraId="54BE0250" w14:textId="13034F09" w:rsidR="00000000" w:rsidRDefault="00000000">
      <w:pPr>
        <w:pStyle w:val="NormalWeb"/>
        <w:divId w:val="1386102006"/>
        <w:rPr>
          <w:rFonts w:ascii="Georgia" w:hAnsi="Georgia"/>
        </w:rPr>
      </w:pPr>
      <w:r>
        <w:rPr>
          <w:rStyle w:val="Emphasis"/>
          <w:rFonts w:ascii="Georgia" w:hAnsi="Georgia"/>
        </w:rPr>
        <w:t xml:space="preserve">Helichrysum </w:t>
      </w:r>
      <w:proofErr w:type="spellStart"/>
      <w:r>
        <w:rPr>
          <w:rStyle w:val="Emphasis"/>
          <w:rFonts w:ascii="Georgia" w:hAnsi="Georgia"/>
        </w:rPr>
        <w:t>gofense</w:t>
      </w:r>
      <w:proofErr w:type="spellEnd"/>
      <w:r>
        <w:rPr>
          <w:rFonts w:ascii="Georgia" w:hAnsi="Georgia"/>
        </w:rPr>
        <w:t xml:space="preserve"> is found mostly within the Afroalpine (AA) habitat type. General threats across AA habitats include climate change and habitat degradation. Afroalpine habitats are often small and isolated and are likely to be severely affected by climate change, as upwards migration of plants is usually not possible. Modelling of habitat suitability under conservative climate predictions often reveals massive reductions in suitable habitats within this century (Chala </w:t>
      </w:r>
      <w:r>
        <w:rPr>
          <w:rStyle w:val="Emphasis"/>
          <w:rFonts w:ascii="Georgia" w:hAnsi="Georgia"/>
        </w:rPr>
        <w:t xml:space="preserve">et al. </w:t>
      </w:r>
      <w:r>
        <w:rPr>
          <w:rFonts w:ascii="Georgia" w:hAnsi="Georgia"/>
        </w:rPr>
        <w:t xml:space="preserve">2016). This is likely to severely affect this species as most collections are from a narrow altitude range of c. 3,500 to 4,000 m </w:t>
      </w:r>
      <w:del w:id="85" w:author="Jack Plummer" w:date="2024-02-09T13:01:00Z">
        <w:r w:rsidDel="00BB7275">
          <w:rPr>
            <w:rFonts w:ascii="Georgia" w:hAnsi="Georgia"/>
          </w:rPr>
          <w:delText>A</w:delText>
        </w:r>
      </w:del>
      <w:ins w:id="86" w:author="Jack Plummer" w:date="2024-02-09T13:01:00Z">
        <w:r w:rsidR="00BB7275">
          <w:rPr>
            <w:rFonts w:ascii="Georgia" w:hAnsi="Georgia"/>
          </w:rPr>
          <w:t>a</w:t>
        </w:r>
      </w:ins>
      <w:r>
        <w:rPr>
          <w:rFonts w:ascii="Georgia" w:hAnsi="Georgia"/>
        </w:rPr>
        <w:t xml:space="preserve">sl and there is little land at higher elevations to which plants could migrate. Within the Bale Mountains National Park, grazing is unsustainable, leading to severe habitat degradation. This is especially the case on the </w:t>
      </w:r>
      <w:proofErr w:type="spellStart"/>
      <w:r>
        <w:rPr>
          <w:rFonts w:ascii="Georgia" w:hAnsi="Georgia"/>
        </w:rPr>
        <w:t>Sanetti</w:t>
      </w:r>
      <w:proofErr w:type="spellEnd"/>
      <w:r>
        <w:rPr>
          <w:rFonts w:ascii="Georgia" w:hAnsi="Georgia"/>
        </w:rPr>
        <w:t xml:space="preserve"> plateau where </w:t>
      </w:r>
      <w:proofErr w:type="gramStart"/>
      <w:r>
        <w:rPr>
          <w:rFonts w:ascii="Georgia" w:hAnsi="Georgia"/>
        </w:rPr>
        <w:t>the majority of</w:t>
      </w:r>
      <w:proofErr w:type="gramEnd"/>
      <w:r>
        <w:rPr>
          <w:rFonts w:ascii="Georgia" w:hAnsi="Georgia"/>
        </w:rPr>
        <w:t xml:space="preserve"> specimens have been collected (Gashaw 2015</w:t>
      </w:r>
      <w:ins w:id="87" w:author="Jack Plummer" w:date="2024-02-09T13:02:00Z">
        <w:r w:rsidR="00BB7275">
          <w:rPr>
            <w:rFonts w:ascii="Georgia" w:hAnsi="Georgia"/>
          </w:rPr>
          <w:t xml:space="preserve">, </w:t>
        </w:r>
      </w:ins>
      <w:del w:id="88" w:author="Jack Plummer" w:date="2024-02-09T13:02:00Z">
        <w:r w:rsidDel="00BB7275">
          <w:rPr>
            <w:rFonts w:ascii="Georgia" w:hAnsi="Georgia"/>
          </w:rPr>
          <w:delText>) (</w:delText>
        </w:r>
      </w:del>
      <w:r>
        <w:rPr>
          <w:rStyle w:val="Emphasis"/>
          <w:rFonts w:ascii="Georgia" w:hAnsi="Georgia"/>
        </w:rPr>
        <w:t>Miehe</w:t>
      </w:r>
      <w:r>
        <w:rPr>
          <w:rFonts w:ascii="Georgia" w:hAnsi="Georgia"/>
        </w:rPr>
        <w:t xml:space="preserve"> #</w:t>
      </w:r>
      <w:del w:id="89" w:author="Jack Plummer" w:date="2024-02-09T13:03:00Z">
        <w:r w:rsidDel="00BB7275">
          <w:rPr>
            <w:rFonts w:ascii="Georgia" w:hAnsi="Georgia"/>
          </w:rPr>
          <w:delText xml:space="preserve"> </w:delText>
        </w:r>
      </w:del>
      <w:r>
        <w:rPr>
          <w:rFonts w:ascii="Georgia" w:hAnsi="Georgia"/>
        </w:rPr>
        <w:t xml:space="preserve">711 (ETH)). A second cluster of observations is found within the Arsi Mountains National Park. Most natural vegetation had been converted to farmland prior to the establishment of the park and little remains at lower altitudes. </w:t>
      </w:r>
      <w:ins w:id="90" w:author="Jack Plummer" w:date="2024-02-09T13:04:00Z">
        <w:r w:rsidR="00BB7275">
          <w:rPr>
            <w:rFonts w:ascii="Georgia" w:hAnsi="Georgia"/>
          </w:rPr>
          <w:t>Sub</w:t>
        </w:r>
      </w:ins>
      <w:del w:id="91" w:author="Jack Plummer" w:date="2024-02-09T13:04:00Z">
        <w:r w:rsidDel="00BB7275">
          <w:rPr>
            <w:rFonts w:ascii="Georgia" w:hAnsi="Georgia"/>
          </w:rPr>
          <w:delText>P</w:delText>
        </w:r>
      </w:del>
      <w:ins w:id="92" w:author="Jack Plummer" w:date="2024-02-09T13:04:00Z">
        <w:r w:rsidR="00BB7275">
          <w:rPr>
            <w:rFonts w:ascii="Georgia" w:hAnsi="Georgia"/>
          </w:rPr>
          <w:t>p</w:t>
        </w:r>
      </w:ins>
      <w:r>
        <w:rPr>
          <w:rFonts w:ascii="Georgia" w:hAnsi="Georgia"/>
        </w:rPr>
        <w:t xml:space="preserve">opulations of </w:t>
      </w:r>
      <w:r>
        <w:rPr>
          <w:rStyle w:val="Emphasis"/>
          <w:rFonts w:ascii="Georgia" w:hAnsi="Georgia"/>
        </w:rPr>
        <w:t xml:space="preserve">H. </w:t>
      </w:r>
      <w:proofErr w:type="spellStart"/>
      <w:r>
        <w:rPr>
          <w:rStyle w:val="Emphasis"/>
          <w:rFonts w:ascii="Georgia" w:hAnsi="Georgia"/>
        </w:rPr>
        <w:t>gofense</w:t>
      </w:r>
      <w:proofErr w:type="spellEnd"/>
      <w:r>
        <w:rPr>
          <w:rFonts w:ascii="Georgia" w:hAnsi="Georgia"/>
        </w:rPr>
        <w:t xml:space="preserve"> at the upper limit of their altitude range are currently not threatened by agriculture but around 30% of localities are from lower areas where so little natural vegetation remains that these </w:t>
      </w:r>
      <w:ins w:id="93" w:author="Jack Plummer" w:date="2024-02-09T13:04:00Z">
        <w:r w:rsidR="00BB7275">
          <w:rPr>
            <w:rFonts w:ascii="Georgia" w:hAnsi="Georgia"/>
          </w:rPr>
          <w:t>sub</w:t>
        </w:r>
      </w:ins>
      <w:r>
        <w:rPr>
          <w:rFonts w:ascii="Georgia" w:hAnsi="Georgia"/>
        </w:rPr>
        <w:t xml:space="preserve">populations may have been lost. Comparisons of satellite imagery from 1996 to 2023 show movement of agriculture to higher elevations. This is shown most clearly in the clearance of vegetation west of </w:t>
      </w:r>
      <w:proofErr w:type="spellStart"/>
      <w:r>
        <w:rPr>
          <w:rFonts w:ascii="Georgia" w:hAnsi="Georgia"/>
        </w:rPr>
        <w:t>Chilalo</w:t>
      </w:r>
      <w:proofErr w:type="spellEnd"/>
      <w:r>
        <w:rPr>
          <w:rFonts w:ascii="Georgia" w:hAnsi="Georgia"/>
        </w:rPr>
        <w:t xml:space="preserve"> Mountain which</w:t>
      </w:r>
      <w:ins w:id="94" w:author="Jack Plummer" w:date="2024-02-09T13:11:00Z">
        <w:r w:rsidR="00F32BDD">
          <w:rPr>
            <w:rFonts w:ascii="Georgia" w:hAnsi="Georgia"/>
          </w:rPr>
          <w:t>,</w:t>
        </w:r>
      </w:ins>
      <w:r>
        <w:rPr>
          <w:rFonts w:ascii="Georgia" w:hAnsi="Georgia"/>
        </w:rPr>
        <w:t xml:space="preserve"> if continued, would </w:t>
      </w:r>
      <w:del w:id="95" w:author="Jack Plummer" w:date="2024-02-09T13:16:00Z">
        <w:r w:rsidDel="00F32BDD">
          <w:rPr>
            <w:rFonts w:ascii="Georgia" w:hAnsi="Georgia"/>
          </w:rPr>
          <w:delText xml:space="preserve">cut </w:delText>
        </w:r>
      </w:del>
      <w:ins w:id="96" w:author="Jack Plummer" w:date="2024-02-09T13:16:00Z">
        <w:r w:rsidR="00F32BDD">
          <w:rPr>
            <w:rFonts w:ascii="Georgia" w:hAnsi="Georgia"/>
          </w:rPr>
          <w:t>isol</w:t>
        </w:r>
      </w:ins>
      <w:ins w:id="97" w:author="Jack Plummer" w:date="2024-02-09T13:17:00Z">
        <w:r w:rsidR="00F32BDD">
          <w:rPr>
            <w:rFonts w:ascii="Georgia" w:hAnsi="Georgia"/>
          </w:rPr>
          <w:t>ate</w:t>
        </w:r>
      </w:ins>
      <w:ins w:id="98" w:author="Jack Plummer" w:date="2024-02-09T13:16:00Z">
        <w:r w:rsidR="00F32BDD">
          <w:rPr>
            <w:rFonts w:ascii="Georgia" w:hAnsi="Georgia"/>
          </w:rPr>
          <w:t xml:space="preserve"> </w:t>
        </w:r>
      </w:ins>
      <w:r>
        <w:rPr>
          <w:rFonts w:ascii="Georgia" w:hAnsi="Georgia"/>
        </w:rPr>
        <w:t xml:space="preserve">it off from the rest of the range </w:t>
      </w:r>
      <w:commentRangeStart w:id="99"/>
      <w:del w:id="100" w:author="Jack Plummer" w:date="2024-02-09T13:17:00Z">
        <w:r w:rsidDel="00F32BDD">
          <w:rPr>
            <w:rFonts w:ascii="Georgia" w:hAnsi="Georgia"/>
          </w:rPr>
          <w:delText xml:space="preserve">separating </w:delText>
        </w:r>
      </w:del>
      <w:ins w:id="101" w:author="Jack Plummer" w:date="2024-02-09T13:17:00Z">
        <w:r w:rsidR="00F32BDD">
          <w:rPr>
            <w:rFonts w:ascii="Georgia" w:hAnsi="Georgia"/>
          </w:rPr>
          <w:t>potentially fragmenting sub</w:t>
        </w:r>
      </w:ins>
      <w:r>
        <w:rPr>
          <w:rFonts w:ascii="Georgia" w:hAnsi="Georgia"/>
        </w:rPr>
        <w:t xml:space="preserve">populations of </w:t>
      </w:r>
      <w:r>
        <w:rPr>
          <w:rStyle w:val="Emphasis"/>
          <w:rFonts w:ascii="Georgia" w:hAnsi="Georgia"/>
        </w:rPr>
        <w:t xml:space="preserve">H. </w:t>
      </w:r>
      <w:proofErr w:type="spellStart"/>
      <w:r>
        <w:rPr>
          <w:rStyle w:val="Emphasis"/>
          <w:rFonts w:ascii="Georgia" w:hAnsi="Georgia"/>
        </w:rPr>
        <w:t>gofense</w:t>
      </w:r>
      <w:proofErr w:type="spellEnd"/>
      <w:del w:id="102" w:author="Jack Plummer" w:date="2024-02-09T13:17:00Z">
        <w:r w:rsidDel="00F32BDD">
          <w:rPr>
            <w:rFonts w:ascii="Georgia" w:hAnsi="Georgia"/>
          </w:rPr>
          <w:delText xml:space="preserve"> on either side</w:delText>
        </w:r>
      </w:del>
      <w:r>
        <w:rPr>
          <w:rFonts w:ascii="Georgia" w:hAnsi="Georgia"/>
        </w:rPr>
        <w:t xml:space="preserve">. </w:t>
      </w:r>
      <w:commentRangeEnd w:id="99"/>
      <w:r w:rsidR="00F32BDD">
        <w:rPr>
          <w:rStyle w:val="CommentReference"/>
        </w:rPr>
        <w:commentReference w:id="99"/>
      </w:r>
      <w:r>
        <w:rPr>
          <w:rFonts w:ascii="Georgia" w:hAnsi="Georgia"/>
        </w:rPr>
        <w:t>As in the Bale Mountains, nomadic grazing is also a significant threat. The type locality Dita Mountain is not within any protected area and almost all land below 3,000 meters has been cleared. Without area-based protection, land is likely to be cleared at ever higher altitudes threatening the type locality.</w:t>
      </w:r>
    </w:p>
    <w:p w14:paraId="186B9626" w14:textId="77777777" w:rsidR="00000000" w:rsidRDefault="00000000">
      <w:pPr>
        <w:pStyle w:val="Heading2"/>
        <w:divId w:val="1386102006"/>
        <w:rPr>
          <w:rFonts w:ascii="Georgia" w:eastAsia="Times New Roman" w:hAnsi="Georgia"/>
          <w:sz w:val="27"/>
          <w:szCs w:val="27"/>
        </w:rPr>
      </w:pPr>
      <w:commentRangeStart w:id="103"/>
      <w:r>
        <w:rPr>
          <w:rFonts w:ascii="Georgia" w:eastAsia="Times New Roman" w:hAnsi="Georgia"/>
          <w:sz w:val="27"/>
          <w:szCs w:val="27"/>
        </w:rPr>
        <w:t>Threats Classification Scheme</w:t>
      </w:r>
      <w:commentRangeEnd w:id="103"/>
      <w:r w:rsidR="00E6067B">
        <w:rPr>
          <w:rStyle w:val="CommentReference"/>
          <w:b w:val="0"/>
          <w:bCs w:val="0"/>
        </w:rPr>
        <w:commentReference w:id="103"/>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816"/>
        <w:gridCol w:w="740"/>
        <w:gridCol w:w="609"/>
        <w:gridCol w:w="845"/>
      </w:tblGrid>
      <w:tr w:rsidR="00000000" w14:paraId="55997434" w14:textId="77777777">
        <w:trPr>
          <w:divId w:val="1386102006"/>
          <w:tblCellSpacing w:w="15" w:type="dxa"/>
        </w:trPr>
        <w:tc>
          <w:tcPr>
            <w:tcW w:w="0" w:type="auto"/>
            <w:tcBorders>
              <w:bottom w:val="single" w:sz="6" w:space="0" w:color="000000"/>
            </w:tcBorders>
            <w:shd w:val="clear" w:color="auto" w:fill="BBBBBB"/>
            <w:vAlign w:val="center"/>
            <w:hideMark/>
          </w:tcPr>
          <w:p w14:paraId="726BF68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32DDD19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2BE766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FD04FF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r>
      <w:tr w:rsidR="00000000" w14:paraId="77FE1BFF" w14:textId="77777777">
        <w:trPr>
          <w:divId w:val="1386102006"/>
          <w:tblCellSpacing w:w="15" w:type="dxa"/>
        </w:trPr>
        <w:tc>
          <w:tcPr>
            <w:tcW w:w="0" w:type="auto"/>
            <w:vAlign w:val="center"/>
            <w:hideMark/>
          </w:tcPr>
          <w:p w14:paraId="7B0BD0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0F56F1A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580E30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C92D4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830FD2D" w14:textId="77777777">
        <w:trPr>
          <w:divId w:val="1386102006"/>
          <w:tblCellSpacing w:w="15" w:type="dxa"/>
        </w:trPr>
        <w:tc>
          <w:tcPr>
            <w:tcW w:w="0" w:type="auto"/>
            <w:vAlign w:val="center"/>
            <w:hideMark/>
          </w:tcPr>
          <w:p w14:paraId="6A84F86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2.3.1. Agriculture &amp; aquaculture -&gt; Livestock farming &amp; ranching -&gt; Nomadic grazing</w:t>
            </w:r>
          </w:p>
        </w:tc>
        <w:tc>
          <w:tcPr>
            <w:tcW w:w="0" w:type="auto"/>
            <w:vAlign w:val="center"/>
            <w:hideMark/>
          </w:tcPr>
          <w:p w14:paraId="0A3B51E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0C2D34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D2F3C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A6D78CC" w14:textId="77777777" w:rsidR="00000000" w:rsidRDefault="00000000">
      <w:pPr>
        <w:pStyle w:val="Heading1"/>
        <w:divId w:val="1209486617"/>
        <w:rPr>
          <w:rFonts w:ascii="Georgia" w:eastAsia="Times New Roman" w:hAnsi="Georgia"/>
          <w:sz w:val="29"/>
          <w:szCs w:val="29"/>
        </w:rPr>
      </w:pPr>
      <w:r>
        <w:rPr>
          <w:rFonts w:ascii="Georgia" w:eastAsia="Times New Roman" w:hAnsi="Georgia"/>
          <w:sz w:val="29"/>
          <w:szCs w:val="29"/>
        </w:rPr>
        <w:t>Conservation</w:t>
      </w:r>
    </w:p>
    <w:p w14:paraId="74BFEE97" w14:textId="1DF43A64" w:rsidR="00000000" w:rsidRDefault="00000000">
      <w:pPr>
        <w:pStyle w:val="NormalWeb"/>
        <w:divId w:val="1209486617"/>
        <w:rPr>
          <w:rFonts w:ascii="Georgia" w:hAnsi="Georgia"/>
        </w:rPr>
      </w:pPr>
      <w:r>
        <w:rPr>
          <w:rFonts w:ascii="Georgia" w:hAnsi="Georgia"/>
        </w:rPr>
        <w:t xml:space="preserve">No specific conservation measures are in place for this </w:t>
      </w:r>
      <w:del w:id="104" w:author="Jack Plummer" w:date="2024-02-09T13:22:00Z">
        <w:r w:rsidDel="00E6067B">
          <w:rPr>
            <w:rFonts w:ascii="Georgia" w:hAnsi="Georgia"/>
          </w:rPr>
          <w:delText>species</w:delText>
        </w:r>
      </w:del>
      <w:ins w:id="105" w:author="Jack Plummer" w:date="2024-02-09T13:22:00Z">
        <w:r w:rsidR="00E6067B">
          <w:rPr>
            <w:rFonts w:ascii="Georgia" w:hAnsi="Georgia"/>
          </w:rPr>
          <w:t>species,</w:t>
        </w:r>
      </w:ins>
      <w:r>
        <w:rPr>
          <w:rFonts w:ascii="Georgia" w:hAnsi="Georgia"/>
        </w:rPr>
        <w:t xml:space="preserve"> and it is not held in any </w:t>
      </w:r>
      <w:proofErr w:type="gramStart"/>
      <w:r>
        <w:rPr>
          <w:rStyle w:val="Emphasis"/>
          <w:rFonts w:ascii="Georgia" w:hAnsi="Georgia"/>
        </w:rPr>
        <w:t>ex situ</w:t>
      </w:r>
      <w:proofErr w:type="gramEnd"/>
      <w:r>
        <w:rPr>
          <w:rStyle w:val="Emphasis"/>
          <w:rFonts w:ascii="Georgia" w:hAnsi="Georgia"/>
        </w:rPr>
        <w:t xml:space="preserve"> </w:t>
      </w:r>
      <w:r>
        <w:rPr>
          <w:rFonts w:ascii="Georgia" w:hAnsi="Georgia"/>
        </w:rPr>
        <w:t>collections (BGCI 2023). The species is known to occur in several protected areas including </w:t>
      </w:r>
      <w:proofErr w:type="spellStart"/>
      <w:r>
        <w:rPr>
          <w:rFonts w:ascii="Georgia" w:hAnsi="Georgia"/>
        </w:rPr>
        <w:t>Aloshie</w:t>
      </w:r>
      <w:proofErr w:type="spellEnd"/>
      <w:r>
        <w:rPr>
          <w:rFonts w:ascii="Georgia" w:hAnsi="Georgia"/>
        </w:rPr>
        <w:t xml:space="preserve">-Batu National Forest Priority Area, Arsi Mountains National Park, Bale Mountains National </w:t>
      </w:r>
      <w:proofErr w:type="gramStart"/>
      <w:r>
        <w:rPr>
          <w:rFonts w:ascii="Georgia" w:hAnsi="Georgia"/>
        </w:rPr>
        <w:t>Park</w:t>
      </w:r>
      <w:proofErr w:type="gramEnd"/>
      <w:r>
        <w:rPr>
          <w:rFonts w:ascii="Georgia" w:hAnsi="Georgia"/>
        </w:rPr>
        <w:t xml:space="preserve"> and Dodola-Adaba-Lajo National Forest Priority Area (UNEP-WCMC and IUCN 2023).</w:t>
      </w:r>
    </w:p>
    <w:p w14:paraId="023117D0" w14:textId="77777777" w:rsidR="00000000" w:rsidRDefault="00000000">
      <w:pPr>
        <w:pStyle w:val="Heading2"/>
        <w:divId w:val="1209486617"/>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13"/>
        <w:gridCol w:w="7797"/>
      </w:tblGrid>
      <w:tr w:rsidR="00000000" w14:paraId="7FC509D0" w14:textId="77777777">
        <w:trPr>
          <w:divId w:val="1209486617"/>
          <w:tblCellSpacing w:w="15" w:type="dxa"/>
        </w:trPr>
        <w:tc>
          <w:tcPr>
            <w:tcW w:w="0" w:type="auto"/>
            <w:tcBorders>
              <w:bottom w:val="single" w:sz="6" w:space="0" w:color="000000"/>
            </w:tcBorders>
            <w:shd w:val="clear" w:color="auto" w:fill="BBBBBB"/>
            <w:vAlign w:val="center"/>
            <w:hideMark/>
          </w:tcPr>
          <w:p w14:paraId="306B2AE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Occur in at least one PA</w:t>
            </w:r>
          </w:p>
        </w:tc>
        <w:tc>
          <w:tcPr>
            <w:tcW w:w="0" w:type="auto"/>
            <w:tcBorders>
              <w:bottom w:val="single" w:sz="6" w:space="0" w:color="000000"/>
            </w:tcBorders>
            <w:shd w:val="clear" w:color="auto" w:fill="BBBBBB"/>
            <w:vAlign w:val="center"/>
            <w:hideMark/>
          </w:tcPr>
          <w:p w14:paraId="1A59BD6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FE24B48" w14:textId="77777777">
        <w:trPr>
          <w:divId w:val="1209486617"/>
          <w:tblCellSpacing w:w="15" w:type="dxa"/>
        </w:trPr>
        <w:tc>
          <w:tcPr>
            <w:tcW w:w="0" w:type="auto"/>
            <w:vAlign w:val="center"/>
            <w:hideMark/>
          </w:tcPr>
          <w:p w14:paraId="45165D2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5FFC2D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The species is known to occur in several protected areas including </w:t>
            </w:r>
            <w:proofErr w:type="spellStart"/>
            <w:r>
              <w:rPr>
                <w:rFonts w:ascii="Georgia" w:eastAsia="Times New Roman" w:hAnsi="Georgia"/>
                <w:sz w:val="18"/>
                <w:szCs w:val="18"/>
              </w:rPr>
              <w:t>Aloshie</w:t>
            </w:r>
            <w:proofErr w:type="spellEnd"/>
            <w:r>
              <w:rPr>
                <w:rFonts w:ascii="Georgia" w:eastAsia="Times New Roman" w:hAnsi="Georgia"/>
                <w:sz w:val="18"/>
                <w:szCs w:val="18"/>
              </w:rPr>
              <w:t xml:space="preserve">-Batu National Forest Priority Area, Arsi Mountains National Park, Bale Mountains National </w:t>
            </w:r>
            <w:proofErr w:type="gramStart"/>
            <w:r>
              <w:rPr>
                <w:rFonts w:ascii="Georgia" w:eastAsia="Times New Roman" w:hAnsi="Georgia"/>
                <w:sz w:val="18"/>
                <w:szCs w:val="18"/>
              </w:rPr>
              <w:t>Park</w:t>
            </w:r>
            <w:proofErr w:type="gramEnd"/>
            <w:r>
              <w:rPr>
                <w:rFonts w:ascii="Georgia" w:eastAsia="Times New Roman" w:hAnsi="Georgia"/>
                <w:sz w:val="18"/>
                <w:szCs w:val="18"/>
              </w:rPr>
              <w:t xml:space="preserve"> and Dodola-Adaba-Lajo National Forest Priority Area (UNEP-WCMC and IUCN 2023). </w:t>
            </w:r>
          </w:p>
        </w:tc>
      </w:tr>
    </w:tbl>
    <w:p w14:paraId="676EE431" w14:textId="77777777" w:rsidR="00000000" w:rsidRDefault="00000000">
      <w:pPr>
        <w:divId w:val="1209486617"/>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3875"/>
      </w:tblGrid>
      <w:tr w:rsidR="00000000" w14:paraId="3DA0E5D3" w14:textId="77777777">
        <w:trPr>
          <w:divId w:val="1209486617"/>
          <w:tblCellSpacing w:w="15" w:type="dxa"/>
        </w:trPr>
        <w:tc>
          <w:tcPr>
            <w:tcW w:w="0" w:type="auto"/>
            <w:tcBorders>
              <w:bottom w:val="single" w:sz="6" w:space="0" w:color="000000"/>
            </w:tcBorders>
            <w:shd w:val="clear" w:color="auto" w:fill="BBBBBB"/>
            <w:vAlign w:val="center"/>
            <w:hideMark/>
          </w:tcPr>
          <w:p w14:paraId="2435203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2522A85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1DD659F" w14:textId="77777777">
        <w:trPr>
          <w:divId w:val="1209486617"/>
          <w:tblCellSpacing w:w="15" w:type="dxa"/>
        </w:trPr>
        <w:tc>
          <w:tcPr>
            <w:tcW w:w="0" w:type="auto"/>
            <w:vAlign w:val="center"/>
            <w:hideMark/>
          </w:tcPr>
          <w:p w14:paraId="609DAFC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C6D8D9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Not held in any </w:t>
            </w:r>
            <w:proofErr w:type="gramStart"/>
            <w:r>
              <w:rPr>
                <w:rFonts w:ascii="Georgia" w:eastAsia="Times New Roman" w:hAnsi="Georgia"/>
                <w:sz w:val="18"/>
                <w:szCs w:val="18"/>
              </w:rPr>
              <w:t>ex situ</w:t>
            </w:r>
            <w:proofErr w:type="gramEnd"/>
            <w:r>
              <w:rPr>
                <w:rFonts w:ascii="Georgia" w:eastAsia="Times New Roman" w:hAnsi="Georgia"/>
                <w:sz w:val="18"/>
                <w:szCs w:val="18"/>
              </w:rPr>
              <w:t xml:space="preserve"> collections (BGCI 2023). </w:t>
            </w:r>
          </w:p>
        </w:tc>
      </w:tr>
    </w:tbl>
    <w:p w14:paraId="15904C19" w14:textId="77777777" w:rsidR="00000000" w:rsidRDefault="00000000">
      <w:pPr>
        <w:pStyle w:val="Heading2"/>
        <w:divId w:val="1209486617"/>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13"/>
        <w:gridCol w:w="530"/>
      </w:tblGrid>
      <w:tr w:rsidR="00000000" w14:paraId="0E340287" w14:textId="77777777">
        <w:trPr>
          <w:divId w:val="1209486617"/>
          <w:tblCellSpacing w:w="15" w:type="dxa"/>
        </w:trPr>
        <w:tc>
          <w:tcPr>
            <w:tcW w:w="0" w:type="auto"/>
            <w:tcBorders>
              <w:bottom w:val="single" w:sz="6" w:space="0" w:color="000000"/>
            </w:tcBorders>
            <w:shd w:val="clear" w:color="auto" w:fill="BBBBBB"/>
            <w:vAlign w:val="center"/>
            <w:hideMark/>
          </w:tcPr>
          <w:p w14:paraId="5BC40B8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AFC5AC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0C5FF36" w14:textId="77777777">
        <w:trPr>
          <w:divId w:val="1209486617"/>
          <w:tblCellSpacing w:w="15" w:type="dxa"/>
        </w:trPr>
        <w:tc>
          <w:tcPr>
            <w:tcW w:w="0" w:type="auto"/>
            <w:tcBorders>
              <w:bottom w:val="single" w:sz="6" w:space="0" w:color="CCCCCC"/>
            </w:tcBorders>
            <w:vAlign w:val="center"/>
            <w:hideMark/>
          </w:tcPr>
          <w:p w14:paraId="7C51B44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657E13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61FFCA6" w14:textId="77777777">
        <w:trPr>
          <w:divId w:val="1209486617"/>
          <w:tblCellSpacing w:w="15" w:type="dxa"/>
        </w:trPr>
        <w:tc>
          <w:tcPr>
            <w:tcW w:w="0" w:type="auto"/>
            <w:tcBorders>
              <w:bottom w:val="single" w:sz="6" w:space="0" w:color="CCCCCC"/>
            </w:tcBorders>
            <w:vAlign w:val="center"/>
            <w:hideMark/>
          </w:tcPr>
          <w:p w14:paraId="36DC7DE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43D6E51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42C3CDB" w14:textId="77777777" w:rsidR="00000000" w:rsidRDefault="00000000">
      <w:pPr>
        <w:pStyle w:val="Heading2"/>
        <w:divId w:val="1209486617"/>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655FA92E" w14:textId="77777777">
        <w:trPr>
          <w:divId w:val="1209486617"/>
          <w:tblCellSpacing w:w="15" w:type="dxa"/>
        </w:trPr>
        <w:tc>
          <w:tcPr>
            <w:tcW w:w="0" w:type="auto"/>
            <w:tcBorders>
              <w:bottom w:val="single" w:sz="6" w:space="0" w:color="000000"/>
            </w:tcBorders>
            <w:shd w:val="clear" w:color="auto" w:fill="BBBBBB"/>
            <w:vAlign w:val="center"/>
            <w:hideMark/>
          </w:tcPr>
          <w:p w14:paraId="20275B2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20E0A67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C4FDEB6" w14:textId="77777777">
        <w:trPr>
          <w:divId w:val="1209486617"/>
          <w:tblCellSpacing w:w="15" w:type="dxa"/>
        </w:trPr>
        <w:tc>
          <w:tcPr>
            <w:tcW w:w="0" w:type="auto"/>
            <w:tcBorders>
              <w:bottom w:val="single" w:sz="6" w:space="0" w:color="CCCCCC"/>
            </w:tcBorders>
            <w:vAlign w:val="center"/>
            <w:hideMark/>
          </w:tcPr>
          <w:p w14:paraId="21EA242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2E79A8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F4281DD" w14:textId="77777777">
        <w:trPr>
          <w:divId w:val="1209486617"/>
          <w:tblCellSpacing w:w="15" w:type="dxa"/>
        </w:trPr>
        <w:tc>
          <w:tcPr>
            <w:tcW w:w="0" w:type="auto"/>
            <w:tcBorders>
              <w:bottom w:val="single" w:sz="6" w:space="0" w:color="CCCCCC"/>
            </w:tcBorders>
            <w:vAlign w:val="center"/>
            <w:hideMark/>
          </w:tcPr>
          <w:p w14:paraId="6F1F96F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29EFCA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57CF21F"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05616C67" w14:textId="77777777" w:rsidR="00000000" w:rsidRDefault="00000000">
      <w:pPr>
        <w:pStyle w:val="NormalWeb"/>
        <w:divId w:val="1441140359"/>
        <w:rPr>
          <w:rFonts w:ascii="Georgia" w:hAnsi="Georgia"/>
        </w:rPr>
      </w:pPr>
      <w:r>
        <w:rPr>
          <w:rFonts w:ascii="Georgia" w:hAnsi="Georgia"/>
        </w:rPr>
        <w:t xml:space="preserve">BGCI. 2023.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(Accessed: 2023).</w:t>
      </w:r>
    </w:p>
    <w:p w14:paraId="0588566E" w14:textId="77777777" w:rsidR="00000000" w:rsidRDefault="00000000">
      <w:pPr>
        <w:pStyle w:val="NormalWeb"/>
        <w:divId w:val="1441140359"/>
        <w:rPr>
          <w:rFonts w:ascii="Georgia" w:hAnsi="Georgia"/>
        </w:rPr>
      </w:pPr>
      <w:r>
        <w:rPr>
          <w:rFonts w:ascii="Georgia" w:hAnsi="Georgia"/>
        </w:rPr>
        <w:t xml:space="preserve">Bachman, S., Moat, J., Hill, A.W., de la Torre, J. and Scott, B. 2011. Supporting Red List threat assessments with GeoCAT: geospatial conservation assessment tool. </w:t>
      </w:r>
      <w:proofErr w:type="spellStart"/>
      <w:r>
        <w:rPr>
          <w:rFonts w:ascii="Georgia" w:hAnsi="Georgia"/>
          <w:i/>
          <w:iCs/>
        </w:rPr>
        <w:t>Zookeys</w:t>
      </w:r>
      <w:proofErr w:type="spellEnd"/>
      <w:r>
        <w:rPr>
          <w:rFonts w:ascii="Georgia" w:hAnsi="Georgia"/>
        </w:rPr>
        <w:t xml:space="preserve"> 150: 117-126.</w:t>
      </w:r>
    </w:p>
    <w:p w14:paraId="5A68777A" w14:textId="77777777" w:rsidR="00000000" w:rsidRDefault="00000000">
      <w:pPr>
        <w:pStyle w:val="NormalWeb"/>
        <w:divId w:val="1441140359"/>
        <w:rPr>
          <w:rFonts w:ascii="Georgia" w:hAnsi="Georgia"/>
        </w:rPr>
      </w:pPr>
      <w:r>
        <w:rPr>
          <w:rFonts w:ascii="Georgia" w:hAnsi="Georgia"/>
        </w:rPr>
        <w:t xml:space="preserve">Chala, D., Brochmann, C., Psomas, A., Ehrich, D., Gizaw, A., Masao, C., </w:t>
      </w:r>
      <w:proofErr w:type="spellStart"/>
      <w:r>
        <w:rPr>
          <w:rFonts w:ascii="Georgia" w:hAnsi="Georgia"/>
        </w:rPr>
        <w:t>Bakkestuen</w:t>
      </w:r>
      <w:proofErr w:type="spellEnd"/>
      <w:r>
        <w:rPr>
          <w:rFonts w:ascii="Georgia" w:hAnsi="Georgia"/>
        </w:rPr>
        <w:t xml:space="preserve">, V. and Zimmermann, N. 2016. Good-bye to tropical alpine plant giants under warmer climates? Loss of range and genetic diversity in </w:t>
      </w:r>
      <w:r>
        <w:rPr>
          <w:rFonts w:ascii="Georgia" w:hAnsi="Georgia"/>
          <w:i/>
          <w:iCs/>
        </w:rPr>
        <w:t xml:space="preserve">Lobelia </w:t>
      </w:r>
      <w:proofErr w:type="spellStart"/>
      <w:r>
        <w:rPr>
          <w:rFonts w:ascii="Georgia" w:hAnsi="Georgia"/>
          <w:i/>
          <w:iCs/>
        </w:rPr>
        <w:t>rhynchopetalum</w:t>
      </w:r>
      <w:proofErr w:type="spellEnd"/>
      <w:r>
        <w:rPr>
          <w:rFonts w:ascii="Georgia" w:hAnsi="Georgia"/>
        </w:rPr>
        <w:t xml:space="preserve">. </w:t>
      </w:r>
      <w:r>
        <w:rPr>
          <w:rFonts w:ascii="Georgia" w:hAnsi="Georgia"/>
          <w:i/>
          <w:iCs/>
        </w:rPr>
        <w:t>Ecology and Evolution</w:t>
      </w:r>
      <w:r>
        <w:rPr>
          <w:rFonts w:ascii="Georgia" w:hAnsi="Georgia"/>
        </w:rPr>
        <w:t xml:space="preserve"> 6(24): 8931–8941.</w:t>
      </w:r>
    </w:p>
    <w:p w14:paraId="74BC6207" w14:textId="77777777" w:rsidR="00000000" w:rsidRDefault="00000000">
      <w:pPr>
        <w:pStyle w:val="NormalWeb"/>
        <w:divId w:val="1441140359"/>
        <w:rPr>
          <w:rFonts w:ascii="Georgia" w:hAnsi="Georgia"/>
        </w:rPr>
      </w:pPr>
      <w:r>
        <w:rPr>
          <w:rFonts w:ascii="Georgia" w:hAnsi="Georgia"/>
        </w:rPr>
        <w:t xml:space="preserve">Gashaw, T. 2015. Threats of Bale Mountains National Park and solutions, Ethiopia. </w:t>
      </w:r>
      <w:r>
        <w:rPr>
          <w:rFonts w:ascii="Georgia" w:hAnsi="Georgia"/>
          <w:i/>
          <w:iCs/>
        </w:rPr>
        <w:t>Journal of Physical Science and Environmental Studies</w:t>
      </w:r>
      <w:r>
        <w:rPr>
          <w:rFonts w:ascii="Georgia" w:hAnsi="Georgia"/>
        </w:rPr>
        <w:t xml:space="preserve"> 1(2): 10-16.</w:t>
      </w:r>
    </w:p>
    <w:p w14:paraId="7A099728" w14:textId="77777777" w:rsidR="00000000" w:rsidRDefault="00000000">
      <w:pPr>
        <w:pStyle w:val="NormalWeb"/>
        <w:divId w:val="1441140359"/>
        <w:rPr>
          <w:rFonts w:ascii="Georgia" w:hAnsi="Georgia"/>
        </w:rPr>
      </w:pPr>
      <w:r>
        <w:rPr>
          <w:rFonts w:ascii="Georgia" w:hAnsi="Georgia"/>
        </w:rPr>
        <w:t xml:space="preserve">Inga </w:t>
      </w:r>
      <w:proofErr w:type="spellStart"/>
      <w:r>
        <w:rPr>
          <w:rFonts w:ascii="Georgia" w:hAnsi="Georgia"/>
        </w:rPr>
        <w:t>Hedburg</w:t>
      </w:r>
      <w:proofErr w:type="spellEnd"/>
      <w:r>
        <w:rPr>
          <w:rFonts w:ascii="Georgia" w:hAnsi="Georgia"/>
        </w:rPr>
        <w:t xml:space="preserve">, </w:t>
      </w:r>
      <w:proofErr w:type="spellStart"/>
      <w:r>
        <w:rPr>
          <w:rFonts w:ascii="Georgia" w:hAnsi="Georgia"/>
        </w:rPr>
        <w:t>Ib</w:t>
      </w:r>
      <w:proofErr w:type="spellEnd"/>
      <w:r>
        <w:rPr>
          <w:rFonts w:ascii="Georgia" w:hAnsi="Georgia"/>
        </w:rPr>
        <w:t xml:space="preserve"> Friis &amp; Eva Persson. </w:t>
      </w:r>
      <w:proofErr w:type="gramStart"/>
      <w:r>
        <w:rPr>
          <w:rFonts w:ascii="Georgia" w:hAnsi="Georgia"/>
        </w:rPr>
        <w:t>2009 .</w:t>
      </w:r>
      <w:proofErr w:type="gramEnd"/>
      <w:r>
        <w:rPr>
          <w:rFonts w:ascii="Georgia" w:hAnsi="Georgia"/>
        </w:rPr>
        <w:t xml:space="preserve"> </w:t>
      </w:r>
      <w:r>
        <w:rPr>
          <w:rFonts w:ascii="Georgia" w:hAnsi="Georgia"/>
          <w:i/>
          <w:iCs/>
        </w:rPr>
        <w:t>Flora of Ethiopia and Eritrea Volume 8: General Part and Index to Volumes 1–7</w:t>
      </w:r>
      <w:r>
        <w:rPr>
          <w:rFonts w:ascii="Georgia" w:hAnsi="Georgia"/>
        </w:rPr>
        <w:t xml:space="preserve">. Addis </w:t>
      </w:r>
      <w:proofErr w:type="spellStart"/>
      <w:r>
        <w:rPr>
          <w:rFonts w:ascii="Georgia" w:hAnsi="Georgia"/>
        </w:rPr>
        <w:t>Abbaba</w:t>
      </w:r>
      <w:proofErr w:type="spellEnd"/>
      <w:r>
        <w:rPr>
          <w:rFonts w:ascii="Georgia" w:hAnsi="Georgia"/>
        </w:rPr>
        <w:t>.</w:t>
      </w:r>
    </w:p>
    <w:p w14:paraId="5CF8DA08" w14:textId="77777777" w:rsidR="00000000" w:rsidRDefault="00000000">
      <w:pPr>
        <w:pStyle w:val="NormalWeb"/>
        <w:divId w:val="1441140359"/>
        <w:rPr>
          <w:rFonts w:ascii="Georgia" w:hAnsi="Georgia"/>
        </w:rPr>
      </w:pPr>
      <w:r>
        <w:rPr>
          <w:rFonts w:ascii="Georgia" w:hAnsi="Georgia"/>
        </w:rPr>
        <w:t xml:space="preserve">Mesfin, T. 2004. Asteraceae (Compositae). In: I. Hedberg, I. Friis and S. Edwards (eds), </w:t>
      </w:r>
      <w:r>
        <w:rPr>
          <w:rFonts w:ascii="Georgia" w:hAnsi="Georgia"/>
          <w:i/>
          <w:iCs/>
        </w:rPr>
        <w:t>Flora of Ethiopia and Eritrea, Vol. 4, Part 2</w:t>
      </w:r>
      <w:r>
        <w:rPr>
          <w:rFonts w:ascii="Georgia" w:hAnsi="Georgia"/>
        </w:rPr>
        <w:t xml:space="preserve">, pp. 1-408. The National Herbarium, Addis Ababa University, and the Department of Systematic Botany, Uppsala University, Addis </w:t>
      </w:r>
      <w:proofErr w:type="gramStart"/>
      <w:r>
        <w:rPr>
          <w:rFonts w:ascii="Georgia" w:hAnsi="Georgia"/>
        </w:rPr>
        <w:t>Ababa</w:t>
      </w:r>
      <w:proofErr w:type="gramEnd"/>
      <w:r>
        <w:rPr>
          <w:rFonts w:ascii="Georgia" w:hAnsi="Georgia"/>
        </w:rPr>
        <w:t xml:space="preserve"> and Uppsala.</w:t>
      </w:r>
    </w:p>
    <w:p w14:paraId="51D15287" w14:textId="77777777" w:rsidR="00000000" w:rsidRDefault="00000000">
      <w:pPr>
        <w:pStyle w:val="NormalWeb"/>
        <w:divId w:val="1441140359"/>
        <w:rPr>
          <w:rFonts w:ascii="Georgia" w:hAnsi="Georgia"/>
        </w:rPr>
      </w:pPr>
      <w:proofErr w:type="spellStart"/>
      <w:r>
        <w:rPr>
          <w:rFonts w:ascii="Georgia" w:hAnsi="Georgia"/>
        </w:rPr>
        <w:t>Tallents</w:t>
      </w:r>
      <w:proofErr w:type="spellEnd"/>
      <w:r>
        <w:rPr>
          <w:rFonts w:ascii="Georgia" w:hAnsi="Georgia"/>
        </w:rPr>
        <w:t xml:space="preserve">, L.A. and Macdonald, D.W. 2011. Mapping High-Altitude Vegetation in the Bale Mountains, Ethiopia. </w:t>
      </w:r>
      <w:r>
        <w:rPr>
          <w:rFonts w:ascii="Georgia" w:hAnsi="Georgia"/>
          <w:i/>
          <w:iCs/>
        </w:rPr>
        <w:t>Walia</w:t>
      </w:r>
      <w:r>
        <w:rPr>
          <w:rFonts w:ascii="Georgia" w:hAnsi="Georgia"/>
        </w:rPr>
        <w:t xml:space="preserve"> Special: 97-117.</w:t>
      </w:r>
    </w:p>
    <w:p w14:paraId="6657D4EA" w14:textId="77777777" w:rsidR="001D4AA2" w:rsidRDefault="00000000">
      <w:pPr>
        <w:pStyle w:val="NormalWeb"/>
        <w:divId w:val="1441140359"/>
        <w:rPr>
          <w:rFonts w:ascii="Georgia" w:hAnsi="Georgia"/>
        </w:rPr>
      </w:pPr>
      <w:r>
        <w:rPr>
          <w:rFonts w:ascii="Georgia" w:hAnsi="Georgia"/>
        </w:rPr>
        <w:t xml:space="preserve">UNEP-WCMC and IUCN. 2023. Protected Planet: The World Database on Protected Areas (WDPA) and World Database on Other Effective Area-based Conservation Measures (WD-OECM) [Online]. Cambridge, UK. UNEP-WCMC and IUCN. Available at: </w:t>
      </w:r>
      <w:hyperlink r:id="rId10" w:history="1">
        <w:r>
          <w:rPr>
            <w:rStyle w:val="Hyperlink"/>
            <w:rFonts w:ascii="Georgia" w:hAnsi="Georgia"/>
          </w:rPr>
          <w:t>https://www.protectedplanet.net</w:t>
        </w:r>
      </w:hyperlink>
      <w:r>
        <w:rPr>
          <w:rFonts w:ascii="Georgia" w:hAnsi="Georgia"/>
        </w:rPr>
        <w:t>. (Accessed: 2023).</w:t>
      </w:r>
    </w:p>
    <w:sectPr w:rsidR="001D4AA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4-02-09T12:22:00Z" w:initials="JP">
    <w:p w14:paraId="2C4AD20D" w14:textId="77777777" w:rsidR="006739F2" w:rsidRDefault="006739F2" w:rsidP="006739F2">
      <w:pPr>
        <w:pStyle w:val="CommentText"/>
      </w:pPr>
      <w:r>
        <w:rPr>
          <w:rStyle w:val="CommentReference"/>
        </w:rPr>
        <w:annotationRef/>
      </w:r>
      <w:r>
        <w:t>Based on the assessment info, I think NT technically more appropriate. As soon as we designate a continuing decline in an assessment, an AOO &lt;2,000 km2 would qualify a species as NT under B2. For a widespread, abundant species, it can be difficult to say with certainty that AOO &lt;2,000 km2 if there were comprehensive botanical inventory. In such a case, LC fine. But for an endemic species with EOO of just over 20,000 km2, true AOO is likely &lt; 2,000 km2. As such, technically, if there is cont. decline and we can confidently infer AOO &lt;2,000 km2, it qualifies as NT B2b(iii). The no. of locations doesn’t affect this as two of the three conditions have been met. If no continuing decline, it would of course be LC, irrespective of potentially restricted AOO.</w:t>
      </w:r>
      <w:r>
        <w:br/>
      </w:r>
      <w:r>
        <w:br/>
        <w:t>This probably wouldn’t get picked up in checks as AOO removed from assessment i.e. we could probs put this through as LC w/o problem. Also, LC vs NT ultimately less significant than other category differences. But something to think about with respect to correct application of criteria.</w:t>
      </w:r>
    </w:p>
  </w:comment>
  <w:comment w:id="1" w:author="Jack Plummer" w:date="2024-02-09T12:10:00Z" w:initials="JP">
    <w:p w14:paraId="75430DCF" w14:textId="388982CA" w:rsidR="00A20C9C" w:rsidRDefault="00A20C9C" w:rsidP="00A20C9C">
      <w:pPr>
        <w:pStyle w:val="CommentText"/>
      </w:pPr>
      <w:r>
        <w:rPr>
          <w:rStyle w:val="CommentReference"/>
        </w:rPr>
        <w:annotationRef/>
      </w:r>
      <w:r>
        <w:t>The capitalisation here is a legacy error that has proliferated across the RL - but correct formatting is lower case.</w:t>
      </w:r>
    </w:p>
  </w:comment>
  <w:comment w:id="11" w:author="Jack Plummer" w:date="2024-02-09T12:30:00Z" w:initials="JP">
    <w:p w14:paraId="35C74D82" w14:textId="77777777" w:rsidR="00E91D80" w:rsidRDefault="00E91D80" w:rsidP="00E91D80">
      <w:pPr>
        <w:pStyle w:val="CommentText"/>
      </w:pPr>
      <w:r>
        <w:rPr>
          <w:rStyle w:val="CommentReference"/>
        </w:rPr>
        <w:annotationRef/>
      </w:r>
      <w:r>
        <w:t>Numerals for 10 and below should be written out</w:t>
      </w:r>
    </w:p>
  </w:comment>
  <w:comment w:id="15" w:author="Jack Plummer" w:date="2024-02-09T12:33:00Z" w:initials="JP">
    <w:p w14:paraId="58E857C8" w14:textId="77777777" w:rsidR="00E91D80" w:rsidRDefault="00E91D80" w:rsidP="00E91D80">
      <w:pPr>
        <w:pStyle w:val="CommentText"/>
      </w:pPr>
      <w:r>
        <w:rPr>
          <w:rStyle w:val="CommentReference"/>
        </w:rPr>
        <w:annotationRef/>
      </w:r>
      <w:r>
        <w:t>Always start sentence with full word, rather than abbreviation. Something to think about on this - IUCN recommend using sci name sparingly in case of taxonomic change - easier to update assessments. Ok to use once or twice I think but generally e.g. ‘This species’, ‘It’ etc. preferred</w:t>
      </w:r>
    </w:p>
  </w:comment>
  <w:comment w:id="24" w:author="Jack Plummer" w:date="2024-02-09T12:35:00Z" w:initials="JP">
    <w:p w14:paraId="21FD6980" w14:textId="77777777" w:rsidR="00E91D80" w:rsidRDefault="00E91D80" w:rsidP="00E91D80">
      <w:pPr>
        <w:pStyle w:val="CommentText"/>
      </w:pPr>
      <w:r>
        <w:rPr>
          <w:rStyle w:val="CommentReference"/>
        </w:rPr>
        <w:annotationRef/>
      </w:r>
      <w:r>
        <w:t>What are these? Better to mention in v broad terms rather than leave unnamed</w:t>
      </w:r>
    </w:p>
  </w:comment>
  <w:comment w:id="28" w:author="Jack Plummer" w:date="2024-02-09T12:37:00Z" w:initials="JP">
    <w:p w14:paraId="08D54192" w14:textId="77777777" w:rsidR="00E91D80" w:rsidRDefault="00E91D80" w:rsidP="00E91D80">
      <w:pPr>
        <w:pStyle w:val="CommentText"/>
      </w:pPr>
      <w:r>
        <w:rPr>
          <w:rStyle w:val="CommentReference"/>
        </w:rPr>
        <w:annotationRef/>
      </w:r>
      <w:r>
        <w:t>This is already expressed through distribution info above.</w:t>
      </w:r>
    </w:p>
  </w:comment>
  <w:comment w:id="36" w:author="Jack Plummer" w:date="2024-02-09T12:47:00Z" w:initials="JP">
    <w:p w14:paraId="222772DF" w14:textId="77777777" w:rsidR="0025036E" w:rsidRDefault="0025036E" w:rsidP="0025036E">
      <w:pPr>
        <w:pStyle w:val="CommentText"/>
      </w:pPr>
      <w:r>
        <w:rPr>
          <w:rStyle w:val="CommentReference"/>
        </w:rPr>
        <w:annotationRef/>
      </w:r>
      <w:r>
        <w:t>I would suggest this is a touch more detailed than necessary. I think most of this can be removed (unless a reviewer has requested such specific locality breakdown?) - if you wanted, could perhaps highlight that most records are from Bale and Arsi with just a single collection from Gamo-Gofa.</w:t>
      </w:r>
    </w:p>
  </w:comment>
  <w:comment w:id="59" w:author="Jack Plummer" w:date="2024-02-09T12:41:00Z" w:initials="JP">
    <w:p w14:paraId="75B86F32" w14:textId="7895A076" w:rsidR="0025036E" w:rsidRDefault="0025036E" w:rsidP="0025036E">
      <w:pPr>
        <w:pStyle w:val="CommentText"/>
      </w:pPr>
      <w:r>
        <w:rPr>
          <w:rStyle w:val="CommentReference"/>
        </w:rPr>
        <w:annotationRef/>
      </w:r>
      <w:r>
        <w:t>Not needed here</w:t>
      </w:r>
    </w:p>
  </w:comment>
  <w:comment w:id="80" w:author="Jack Plummer" w:date="2024-02-09T12:50:00Z" w:initials="JP">
    <w:p w14:paraId="5EEF7ED2" w14:textId="77777777" w:rsidR="00393406" w:rsidRDefault="00393406" w:rsidP="00393406">
      <w:pPr>
        <w:pStyle w:val="CommentText"/>
      </w:pPr>
      <w:r>
        <w:rPr>
          <w:rStyle w:val="CommentReference"/>
        </w:rPr>
        <w:annotationRef/>
      </w:r>
      <w:r>
        <w:t>Check against text. Are you going with decreasing or unknown?</w:t>
      </w:r>
    </w:p>
  </w:comment>
  <w:comment w:id="81" w:author="Jack Plummer" w:date="2024-02-09T13:00:00Z" w:initials="JP">
    <w:p w14:paraId="312E71DC" w14:textId="77777777" w:rsidR="00BB7275" w:rsidRDefault="00BB7275" w:rsidP="00BB7275">
      <w:pPr>
        <w:pStyle w:val="CommentText"/>
      </w:pPr>
      <w:r>
        <w:rPr>
          <w:rStyle w:val="CommentReference"/>
        </w:rPr>
        <w:annotationRef/>
      </w:r>
      <w:r>
        <w:t xml:space="preserve">I tend to avoid this unless there is fairly explicit evidence of </w:t>
      </w:r>
      <w:r>
        <w:rPr>
          <w:i/>
          <w:iCs/>
        </w:rPr>
        <w:t>overall</w:t>
      </w:r>
      <w:r>
        <w:t xml:space="preserve"> population decline - i.e. direct exploitation of/reports of loss of individuals. In a case like this, thriving pops where it is more dominant might counterbalance more threatened areas. Note that we can </w:t>
      </w:r>
      <w:r>
        <w:rPr>
          <w:i/>
          <w:iCs/>
        </w:rPr>
        <w:t>suspect</w:t>
      </w:r>
      <w:r>
        <w:t xml:space="preserve"> a decreasing population trend based on habitat loss, but generally (unless devastating habitat loss), we should only </w:t>
      </w:r>
      <w:r>
        <w:rPr>
          <w:i/>
          <w:iCs/>
        </w:rPr>
        <w:t>infer</w:t>
      </w:r>
      <w:r>
        <w:t xml:space="preserve"> decrease in mature individuals on population-type info.</w:t>
      </w:r>
    </w:p>
  </w:comment>
  <w:comment w:id="99" w:author="Jack Plummer" w:date="2024-02-09T13:19:00Z" w:initials="JP">
    <w:p w14:paraId="3AB63B74" w14:textId="77777777" w:rsidR="00F32BDD" w:rsidRDefault="00F32BDD" w:rsidP="00F32BDD">
      <w:pPr>
        <w:pStyle w:val="CommentText"/>
      </w:pPr>
      <w:r>
        <w:rPr>
          <w:rStyle w:val="CommentReference"/>
        </w:rPr>
        <w:annotationRef/>
      </w:r>
      <w:r>
        <w:t>I wonder if this is a little speculative?</w:t>
      </w:r>
    </w:p>
  </w:comment>
  <w:comment w:id="103" w:author="Jack Plummer" w:date="2024-02-09T13:22:00Z" w:initials="JP">
    <w:p w14:paraId="40C5076D" w14:textId="77777777" w:rsidR="00E6067B" w:rsidRDefault="00E6067B" w:rsidP="00E6067B">
      <w:pPr>
        <w:pStyle w:val="CommentText"/>
      </w:pPr>
      <w:r>
        <w:rPr>
          <w:rStyle w:val="CommentReference"/>
        </w:rPr>
        <w:annotationRef/>
      </w:r>
      <w:r>
        <w:t xml:space="preserve">Threats coded here </w:t>
      </w:r>
      <w:r>
        <w:rPr>
          <w:i/>
          <w:iCs/>
        </w:rPr>
        <w:t>must</w:t>
      </w:r>
      <w:r>
        <w:t xml:space="preserve"> reflect documentation and this is something IUCN do pick up. If mentioning climate change, either need to code out here as a threat (maybe future rather than ongoing) or address in threat text e.g. direct effect of climate change on this species not yet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C4AD20D" w15:done="0"/>
  <w15:commentEx w15:paraId="75430DCF" w15:done="0"/>
  <w15:commentEx w15:paraId="35C74D82" w15:done="0"/>
  <w15:commentEx w15:paraId="58E857C8" w15:done="0"/>
  <w15:commentEx w15:paraId="21FD6980" w15:done="0"/>
  <w15:commentEx w15:paraId="08D54192" w15:done="0"/>
  <w15:commentEx w15:paraId="222772DF" w15:done="0"/>
  <w15:commentEx w15:paraId="75B86F32" w15:done="0"/>
  <w15:commentEx w15:paraId="5EEF7ED2" w15:done="0"/>
  <w15:commentEx w15:paraId="312E71DC" w15:done="0"/>
  <w15:commentEx w15:paraId="3AB63B74" w15:done="0"/>
  <w15:commentEx w15:paraId="40C507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8B9D6D1" w16cex:dateUtc="2024-02-09T12:22:00Z"/>
  <w16cex:commentExtensible w16cex:durableId="32F03724" w16cex:dateUtc="2024-02-09T12:10:00Z"/>
  <w16cex:commentExtensible w16cex:durableId="2053B74B" w16cex:dateUtc="2024-02-09T12:30:00Z"/>
  <w16cex:commentExtensible w16cex:durableId="40E637C4" w16cex:dateUtc="2024-02-09T12:33:00Z"/>
  <w16cex:commentExtensible w16cex:durableId="76F31101" w16cex:dateUtc="2024-02-09T12:35:00Z"/>
  <w16cex:commentExtensible w16cex:durableId="0AF18150" w16cex:dateUtc="2024-02-09T12:37:00Z"/>
  <w16cex:commentExtensible w16cex:durableId="057BCD2C" w16cex:dateUtc="2024-02-09T12:47:00Z"/>
  <w16cex:commentExtensible w16cex:durableId="69A559FE" w16cex:dateUtc="2024-02-09T12:41:00Z"/>
  <w16cex:commentExtensible w16cex:durableId="0F835E58" w16cex:dateUtc="2024-02-09T12:50:00Z"/>
  <w16cex:commentExtensible w16cex:durableId="5BA874FC" w16cex:dateUtc="2024-02-09T13:00:00Z"/>
  <w16cex:commentExtensible w16cex:durableId="202D90CD" w16cex:dateUtc="2024-02-09T13:19:00Z"/>
  <w16cex:commentExtensible w16cex:durableId="17E099B9" w16cex:dateUtc="2024-02-09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C4AD20D" w16cid:durableId="08B9D6D1"/>
  <w16cid:commentId w16cid:paraId="75430DCF" w16cid:durableId="32F03724"/>
  <w16cid:commentId w16cid:paraId="35C74D82" w16cid:durableId="2053B74B"/>
  <w16cid:commentId w16cid:paraId="58E857C8" w16cid:durableId="40E637C4"/>
  <w16cid:commentId w16cid:paraId="21FD6980" w16cid:durableId="76F31101"/>
  <w16cid:commentId w16cid:paraId="08D54192" w16cid:durableId="0AF18150"/>
  <w16cid:commentId w16cid:paraId="222772DF" w16cid:durableId="057BCD2C"/>
  <w16cid:commentId w16cid:paraId="75B86F32" w16cid:durableId="69A559FE"/>
  <w16cid:commentId w16cid:paraId="5EEF7ED2" w16cid:durableId="0F835E58"/>
  <w16cid:commentId w16cid:paraId="312E71DC" w16cid:durableId="5BA874FC"/>
  <w16cid:commentId w16cid:paraId="3AB63B74" w16cid:durableId="202D90CD"/>
  <w16cid:commentId w16cid:paraId="40C5076D" w16cid:durableId="17E099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0C9C"/>
    <w:rsid w:val="001D4AA2"/>
    <w:rsid w:val="0025036E"/>
    <w:rsid w:val="00393406"/>
    <w:rsid w:val="006739F2"/>
    <w:rsid w:val="00A20C9C"/>
    <w:rsid w:val="00BB7275"/>
    <w:rsid w:val="00E6067B"/>
    <w:rsid w:val="00E91D80"/>
    <w:rsid w:val="00F32B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1618B"/>
  <w15:chartTrackingRefBased/>
  <w15:docId w15:val="{469E5D08-1D93-4D19-AE2B-C31693116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A20C9C"/>
    <w:rPr>
      <w:rFonts w:eastAsiaTheme="minorEastAsia"/>
      <w:sz w:val="24"/>
      <w:szCs w:val="24"/>
    </w:rPr>
  </w:style>
  <w:style w:type="character" w:styleId="CommentReference">
    <w:name w:val="annotation reference"/>
    <w:basedOn w:val="DefaultParagraphFont"/>
    <w:uiPriority w:val="99"/>
    <w:semiHidden/>
    <w:unhideWhenUsed/>
    <w:rsid w:val="00A20C9C"/>
    <w:rPr>
      <w:sz w:val="16"/>
      <w:szCs w:val="16"/>
    </w:rPr>
  </w:style>
  <w:style w:type="paragraph" w:styleId="CommentText">
    <w:name w:val="annotation text"/>
    <w:basedOn w:val="Normal"/>
    <w:link w:val="CommentTextChar"/>
    <w:uiPriority w:val="99"/>
    <w:unhideWhenUsed/>
    <w:rsid w:val="00A20C9C"/>
    <w:rPr>
      <w:sz w:val="20"/>
      <w:szCs w:val="20"/>
    </w:rPr>
  </w:style>
  <w:style w:type="character" w:customStyle="1" w:styleId="CommentTextChar">
    <w:name w:val="Comment Text Char"/>
    <w:basedOn w:val="DefaultParagraphFont"/>
    <w:link w:val="CommentText"/>
    <w:uiPriority w:val="99"/>
    <w:rsid w:val="00A20C9C"/>
    <w:rPr>
      <w:rFonts w:eastAsiaTheme="minorEastAsia"/>
    </w:rPr>
  </w:style>
  <w:style w:type="paragraph" w:styleId="CommentSubject">
    <w:name w:val="annotation subject"/>
    <w:basedOn w:val="CommentText"/>
    <w:next w:val="CommentText"/>
    <w:link w:val="CommentSubjectChar"/>
    <w:uiPriority w:val="99"/>
    <w:semiHidden/>
    <w:unhideWhenUsed/>
    <w:rsid w:val="00A20C9C"/>
    <w:rPr>
      <w:b/>
      <w:bCs/>
    </w:rPr>
  </w:style>
  <w:style w:type="character" w:customStyle="1" w:styleId="CommentSubjectChar">
    <w:name w:val="Comment Subject Char"/>
    <w:basedOn w:val="CommentTextChar"/>
    <w:link w:val="CommentSubject"/>
    <w:uiPriority w:val="99"/>
    <w:semiHidden/>
    <w:rsid w:val="00A20C9C"/>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64718">
      <w:marLeft w:val="0"/>
      <w:marRight w:val="0"/>
      <w:marTop w:val="0"/>
      <w:marBottom w:val="0"/>
      <w:divBdr>
        <w:top w:val="none" w:sz="0" w:space="0" w:color="auto"/>
        <w:left w:val="none" w:sz="0" w:space="0" w:color="auto"/>
        <w:bottom w:val="none" w:sz="0" w:space="0" w:color="auto"/>
        <w:right w:val="none" w:sz="0" w:space="0" w:color="auto"/>
      </w:divBdr>
    </w:div>
    <w:div w:id="238909793">
      <w:marLeft w:val="0"/>
      <w:marRight w:val="0"/>
      <w:marTop w:val="0"/>
      <w:marBottom w:val="0"/>
      <w:divBdr>
        <w:top w:val="none" w:sz="0" w:space="0" w:color="auto"/>
        <w:left w:val="none" w:sz="0" w:space="0" w:color="auto"/>
        <w:bottom w:val="none" w:sz="0" w:space="0" w:color="auto"/>
        <w:right w:val="none" w:sz="0" w:space="0" w:color="auto"/>
      </w:divBdr>
    </w:div>
    <w:div w:id="252327129">
      <w:marLeft w:val="0"/>
      <w:marRight w:val="0"/>
      <w:marTop w:val="0"/>
      <w:marBottom w:val="0"/>
      <w:divBdr>
        <w:top w:val="none" w:sz="0" w:space="0" w:color="auto"/>
        <w:left w:val="none" w:sz="0" w:space="0" w:color="auto"/>
        <w:bottom w:val="none" w:sz="0" w:space="0" w:color="auto"/>
        <w:right w:val="none" w:sz="0" w:space="0" w:color="auto"/>
      </w:divBdr>
    </w:div>
    <w:div w:id="330762483">
      <w:marLeft w:val="0"/>
      <w:marRight w:val="0"/>
      <w:marTop w:val="0"/>
      <w:marBottom w:val="0"/>
      <w:divBdr>
        <w:top w:val="none" w:sz="0" w:space="0" w:color="auto"/>
        <w:left w:val="none" w:sz="0" w:space="0" w:color="auto"/>
        <w:bottom w:val="none" w:sz="0" w:space="0" w:color="auto"/>
        <w:right w:val="none" w:sz="0" w:space="0" w:color="auto"/>
      </w:divBdr>
    </w:div>
    <w:div w:id="507864768">
      <w:marLeft w:val="0"/>
      <w:marRight w:val="0"/>
      <w:marTop w:val="0"/>
      <w:marBottom w:val="0"/>
      <w:divBdr>
        <w:top w:val="none" w:sz="0" w:space="0" w:color="auto"/>
        <w:left w:val="none" w:sz="0" w:space="0" w:color="auto"/>
        <w:bottom w:val="none" w:sz="0" w:space="0" w:color="auto"/>
        <w:right w:val="none" w:sz="0" w:space="0" w:color="auto"/>
      </w:divBdr>
    </w:div>
    <w:div w:id="1209486617">
      <w:marLeft w:val="0"/>
      <w:marRight w:val="0"/>
      <w:marTop w:val="0"/>
      <w:marBottom w:val="0"/>
      <w:divBdr>
        <w:top w:val="none" w:sz="0" w:space="0" w:color="auto"/>
        <w:left w:val="none" w:sz="0" w:space="0" w:color="auto"/>
        <w:bottom w:val="none" w:sz="0" w:space="0" w:color="auto"/>
        <w:right w:val="none" w:sz="0" w:space="0" w:color="auto"/>
      </w:divBdr>
    </w:div>
    <w:div w:id="1272203132">
      <w:marLeft w:val="0"/>
      <w:marRight w:val="0"/>
      <w:marTop w:val="0"/>
      <w:marBottom w:val="0"/>
      <w:divBdr>
        <w:top w:val="none" w:sz="0" w:space="0" w:color="auto"/>
        <w:left w:val="none" w:sz="0" w:space="0" w:color="auto"/>
        <w:bottom w:val="none" w:sz="0" w:space="0" w:color="auto"/>
        <w:right w:val="none" w:sz="0" w:space="0" w:color="auto"/>
      </w:divBdr>
    </w:div>
    <w:div w:id="1386102006">
      <w:marLeft w:val="0"/>
      <w:marRight w:val="0"/>
      <w:marTop w:val="0"/>
      <w:marBottom w:val="0"/>
      <w:divBdr>
        <w:top w:val="none" w:sz="0" w:space="0" w:color="auto"/>
        <w:left w:val="none" w:sz="0" w:space="0" w:color="auto"/>
        <w:bottom w:val="none" w:sz="0" w:space="0" w:color="auto"/>
        <w:right w:val="none" w:sz="0" w:space="0" w:color="auto"/>
      </w:divBdr>
    </w:div>
    <w:div w:id="1441140359">
      <w:marLeft w:val="0"/>
      <w:marRight w:val="0"/>
      <w:marTop w:val="0"/>
      <w:marBottom w:val="0"/>
      <w:divBdr>
        <w:top w:val="none" w:sz="0" w:space="0" w:color="auto"/>
        <w:left w:val="none" w:sz="0" w:space="0" w:color="auto"/>
        <w:bottom w:val="none" w:sz="0" w:space="0" w:color="auto"/>
        <w:right w:val="none" w:sz="0" w:space="0" w:color="auto"/>
      </w:divBdr>
    </w:div>
    <w:div w:id="1918510274">
      <w:marLeft w:val="0"/>
      <w:marRight w:val="0"/>
      <w:marTop w:val="0"/>
      <w:marBottom w:val="0"/>
      <w:divBdr>
        <w:top w:val="none" w:sz="0" w:space="0" w:color="auto"/>
        <w:left w:val="none" w:sz="0" w:space="0" w:color="auto"/>
        <w:bottom w:val="none" w:sz="0" w:space="0" w:color="auto"/>
        <w:right w:val="none" w:sz="0" w:space="0" w:color="auto"/>
      </w:divBdr>
      <w:divsChild>
        <w:div w:id="1378119504">
          <w:marLeft w:val="0"/>
          <w:marRight w:val="0"/>
          <w:marTop w:val="0"/>
          <w:marBottom w:val="150"/>
          <w:divBdr>
            <w:top w:val="single" w:sz="12" w:space="0" w:color="000000"/>
            <w:left w:val="none" w:sz="0" w:space="0" w:color="auto"/>
            <w:bottom w:val="single" w:sz="12" w:space="0" w:color="000000"/>
            <w:right w:val="none" w:sz="0" w:space="0" w:color="auto"/>
          </w:divBdr>
        </w:div>
      </w:divsChild>
    </w:div>
    <w:div w:id="207403878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protectedplanet.net" TargetMode="External"/><Relationship Id="rId4" Type="http://schemas.openxmlformats.org/officeDocument/2006/relationships/image" Target="file:///C:\Users\jpl10kg\AppData\Local\Microsoft\Windows\INetCache\resources\redListLogo.jpg" TargetMode="External"/><Relationship Id="rId9" Type="http://schemas.openxmlformats.org/officeDocument/2006/relationships/hyperlink" Target="https://tools.bgci.org/plant_search.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1645</Words>
  <Characters>9379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Helichrysum gofense</vt:lpstr>
    </vt:vector>
  </TitlesOfParts>
  <Company/>
  <LinksUpToDate>false</LinksUpToDate>
  <CharactersWithSpaces>11002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Helichrysum gofense</dc:title>
  <dc:subject/>
  <dc:creator>Jack Plummer</dc:creator>
  <cp:keywords/>
  <dc:description/>
  <cp:lastModifiedBy>Jack Plummer</cp:lastModifiedBy>
  <cp:revision>2</cp:revision>
  <dcterms:created xsi:type="dcterms:W3CDTF">2024-02-09T13:27:00Z</dcterms:created>
  <dcterms:modified xsi:type="dcterms:W3CDTF">2024-02-09T13:27:00Z</dcterms:modified>
</cp:coreProperties>
</file>