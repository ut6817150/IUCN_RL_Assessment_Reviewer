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3ADCB" w14:textId="77777777" w:rsidR="00000000" w:rsidRDefault="00000000">
      <w:pPr>
        <w:jc w:val="center"/>
        <w:divId w:val="250045790"/>
        <w:rPr>
          <w:rFonts w:ascii="Georgia" w:eastAsia="Times New Roman" w:hAnsi="Georgia"/>
          <w:b/>
          <w:bCs/>
          <w:sz w:val="29"/>
          <w:szCs w:val="29"/>
        </w:rPr>
      </w:pPr>
      <w:r>
        <w:rPr>
          <w:rFonts w:ascii="Georgia" w:eastAsia="Times New Roman" w:hAnsi="Georgia"/>
          <w:b/>
          <w:bCs/>
          <w:sz w:val="29"/>
          <w:szCs w:val="29"/>
        </w:rPr>
        <w:t>Draft</w:t>
      </w:r>
    </w:p>
    <w:p w14:paraId="187F0ABC" w14:textId="77777777" w:rsidR="00000000" w:rsidRDefault="00000000">
      <w:pPr>
        <w:divId w:val="1864512366"/>
        <w:rPr>
          <w:rFonts w:ascii="Georgia" w:eastAsia="Times New Roman" w:hAnsi="Georgia"/>
          <w:sz w:val="18"/>
          <w:szCs w:val="18"/>
        </w:rPr>
      </w:pPr>
      <w:r>
        <w:rPr>
          <w:rFonts w:ascii="Georgia" w:eastAsia="Times New Roman" w:hAnsi="Georgia"/>
          <w:noProof/>
          <w:sz w:val="18"/>
          <w:szCs w:val="18"/>
        </w:rPr>
        <w:drawing>
          <wp:inline distT="0" distB="0" distL="0" distR="0" wp14:anchorId="56914AD0" wp14:editId="1EEFFC75">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CB8B6D" w14:textId="77777777" w:rsidR="00000000" w:rsidRDefault="00000000">
      <w:pPr>
        <w:shd w:val="clear" w:color="auto" w:fill="FFFFFF"/>
        <w:spacing w:before="100" w:beforeAutospacing="1" w:after="100" w:afterAutospacing="1"/>
        <w:jc w:val="right"/>
        <w:outlineLvl w:val="1"/>
        <w:divId w:val="1864512366"/>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Paraboea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phanomensis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Triboun</w:t>
      </w:r>
      <w:proofErr w:type="spell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D.</w:t>
      </w:r>
      <w:proofErr w:type="gramStart"/>
      <w:r>
        <w:rPr>
          <w:rFonts w:ascii="Georgia" w:eastAsia="Times New Roman" w:hAnsi="Georgia"/>
          <w:b/>
          <w:bCs/>
          <w:color w:val="000000"/>
          <w:kern w:val="36"/>
          <w:sz w:val="29"/>
          <w:szCs w:val="29"/>
        </w:rPr>
        <w:t>J.Middleton</w:t>
      </w:r>
      <w:proofErr w:type="spellEnd"/>
      <w:proofErr w:type="gramEnd"/>
    </w:p>
    <w:p w14:paraId="07B0CDF3" w14:textId="77777777" w:rsidR="00000000" w:rsidRDefault="00000000">
      <w:pPr>
        <w:jc w:val="right"/>
        <w:divId w:val="1864512366"/>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Paraboea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phanomensis</w:t>
      </w:r>
      <w:proofErr w:type="spellEnd"/>
    </w:p>
    <w:p w14:paraId="24D989F1" w14:textId="77777777" w:rsidR="00000000" w:rsidRDefault="00000000">
      <w:pPr>
        <w:pStyle w:val="NormalWeb"/>
        <w:divId w:val="144130505"/>
        <w:rPr>
          <w:rFonts w:ascii="Georgia" w:hAnsi="Georgia"/>
        </w:rPr>
      </w:pPr>
      <w:r>
        <w:rPr>
          <w:rStyle w:val="Strong"/>
          <w:rFonts w:ascii="Georgia" w:hAnsi="Georgia"/>
        </w:rPr>
        <w:t xml:space="preserve">Common Names: </w:t>
      </w:r>
      <w:proofErr w:type="spellStart"/>
      <w:r>
        <w:rPr>
          <w:rFonts w:ascii="Georgia" w:hAnsi="Georgia"/>
        </w:rPr>
        <w:t>si</w:t>
      </w:r>
      <w:proofErr w:type="spellEnd"/>
      <w:r>
        <w:rPr>
          <w:rFonts w:ascii="Georgia" w:hAnsi="Georgia"/>
        </w:rPr>
        <w:t xml:space="preserve"> </w:t>
      </w:r>
      <w:proofErr w:type="spellStart"/>
      <w:r>
        <w:rPr>
          <w:rFonts w:ascii="Georgia" w:hAnsi="Georgia"/>
        </w:rPr>
        <w:t>surat</w:t>
      </w:r>
      <w:proofErr w:type="spellEnd"/>
      <w:r>
        <w:rPr>
          <w:rFonts w:ascii="Georgia" w:hAnsi="Georgia"/>
        </w:rPr>
        <w:t xml:space="preserve"> (</w:t>
      </w:r>
      <w:proofErr w:type="spellStart"/>
      <w:r>
        <w:rPr>
          <w:rFonts w:ascii="Leelawadee UI" w:hAnsi="Leelawadee UI" w:cs="Leelawadee UI"/>
        </w:rPr>
        <w:t>ศรีสุราษฎร์</w:t>
      </w:r>
      <w:proofErr w:type="spellEnd"/>
      <w:r>
        <w:rPr>
          <w:rFonts w:ascii="Georgia" w:hAnsi="Georgia"/>
        </w:rPr>
        <w:t>) (Thai)</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000000" w14:paraId="7EEEAC1A" w14:textId="77777777">
        <w:trPr>
          <w:tblCellSpacing w:w="15" w:type="dxa"/>
          <w:jc w:val="center"/>
        </w:trPr>
        <w:tc>
          <w:tcPr>
            <w:tcW w:w="0" w:type="auto"/>
            <w:tcBorders>
              <w:bottom w:val="single" w:sz="6" w:space="0" w:color="000000"/>
            </w:tcBorders>
            <w:shd w:val="clear" w:color="auto" w:fill="BBBBBB"/>
            <w:vAlign w:val="center"/>
            <w:hideMark/>
          </w:tcPr>
          <w:p w14:paraId="488DB1E6"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24D02D3E" w14:textId="77777777">
        <w:trPr>
          <w:tblCellSpacing w:w="15" w:type="dxa"/>
          <w:jc w:val="center"/>
        </w:trPr>
        <w:tc>
          <w:tcPr>
            <w:tcW w:w="0" w:type="auto"/>
            <w:vAlign w:val="center"/>
            <w:hideMark/>
          </w:tcPr>
          <w:p w14:paraId="254D62B3" w14:textId="77777777" w:rsidR="00000000" w:rsidRDefault="00000000">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6164708C" w14:textId="77777777" w:rsidR="00000000" w:rsidRDefault="00000000">
      <w:pPr>
        <w:pStyle w:val="Heading1"/>
        <w:divId w:val="1583880142"/>
        <w:rPr>
          <w:rFonts w:ascii="Georgia" w:eastAsia="Times New Roman" w:hAnsi="Georgia"/>
          <w:sz w:val="29"/>
          <w:szCs w:val="29"/>
        </w:rPr>
      </w:pPr>
      <w:r>
        <w:rPr>
          <w:rFonts w:ascii="Georgia" w:eastAsia="Times New Roman" w:hAnsi="Georgia"/>
          <w:sz w:val="29"/>
          <w:szCs w:val="29"/>
        </w:rPr>
        <w:t>Red List Assessment</w:t>
      </w:r>
    </w:p>
    <w:p w14:paraId="653EA092" w14:textId="77777777" w:rsidR="00000000" w:rsidRDefault="00000000">
      <w:pPr>
        <w:pStyle w:val="Heading2"/>
        <w:divId w:val="1583880142"/>
        <w:rPr>
          <w:rFonts w:ascii="Georgia" w:eastAsia="Times New Roman" w:hAnsi="Georgia"/>
          <w:sz w:val="27"/>
          <w:szCs w:val="27"/>
        </w:rPr>
      </w:pPr>
      <w:r>
        <w:rPr>
          <w:rFonts w:ascii="Georgia" w:eastAsia="Times New Roman" w:hAnsi="Georgia"/>
          <w:sz w:val="27"/>
          <w:szCs w:val="27"/>
        </w:rPr>
        <w:t>Assessment Information</w:t>
      </w:r>
    </w:p>
    <w:p w14:paraId="2EA2E897" w14:textId="77777777" w:rsidR="00000000" w:rsidRDefault="00000000">
      <w:pPr>
        <w:pStyle w:val="NormalWeb"/>
        <w:divId w:val="1583880142"/>
        <w:rPr>
          <w:rFonts w:ascii="Georgia" w:hAnsi="Georgia"/>
        </w:rPr>
      </w:pPr>
      <w:r>
        <w:rPr>
          <w:rStyle w:val="datalabel1"/>
          <w:rFonts w:ascii="Georgia" w:hAnsi="Georgia"/>
        </w:rPr>
        <w:t xml:space="preserve">Date of Assessment: </w:t>
      </w:r>
      <w:r>
        <w:rPr>
          <w:rFonts w:ascii="Georgia" w:hAnsi="Georgia"/>
        </w:rPr>
        <w:t>2022-08-18</w:t>
      </w:r>
    </w:p>
    <w:p w14:paraId="3AC1C3BE" w14:textId="77777777" w:rsidR="00000000" w:rsidRDefault="00000000">
      <w:pPr>
        <w:pStyle w:val="NormalWeb"/>
        <w:divId w:val="1583880142"/>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367F3687" w14:textId="77777777" w:rsidR="00000000" w:rsidRDefault="00000000">
      <w:pPr>
        <w:pStyle w:val="NormalWeb"/>
        <w:divId w:val="1583880142"/>
        <w:rPr>
          <w:rFonts w:ascii="Georgia" w:hAnsi="Georgia"/>
        </w:rPr>
      </w:pPr>
      <w:r>
        <w:rPr>
          <w:rStyle w:val="datalabel1"/>
          <w:rFonts w:ascii="Georgia" w:hAnsi="Georgia"/>
        </w:rPr>
        <w:t xml:space="preserve">Regions: </w:t>
      </w:r>
      <w:r>
        <w:rPr>
          <w:rFonts w:ascii="Georgia" w:hAnsi="Georgia"/>
        </w:rPr>
        <w:t>Global</w:t>
      </w:r>
    </w:p>
    <w:p w14:paraId="495B9F1A" w14:textId="77777777" w:rsidR="00000000" w:rsidRDefault="00000000">
      <w:pPr>
        <w:pStyle w:val="Heading2"/>
        <w:divId w:val="1583880142"/>
        <w:rPr>
          <w:rFonts w:ascii="Georgia" w:eastAsia="Times New Roman" w:hAnsi="Georgia"/>
          <w:sz w:val="27"/>
          <w:szCs w:val="27"/>
        </w:rPr>
      </w:pPr>
      <w:r>
        <w:rPr>
          <w:rFonts w:ascii="Georgia" w:eastAsia="Times New Roman" w:hAnsi="Georgia"/>
          <w:sz w:val="27"/>
          <w:szCs w:val="27"/>
        </w:rPr>
        <w:t>Assessment Rationale</w:t>
      </w:r>
    </w:p>
    <w:p w14:paraId="5AF37BEA" w14:textId="76CFF7A2" w:rsidR="00000000" w:rsidRDefault="00000000">
      <w:pPr>
        <w:pStyle w:val="NormalWeb"/>
        <w:divId w:val="1583880142"/>
        <w:rPr>
          <w:rStyle w:val="fontstyle01"/>
        </w:rPr>
      </w:pPr>
      <w:proofErr w:type="spellStart"/>
      <w:r>
        <w:rPr>
          <w:rStyle w:val="Emphasis"/>
          <w:rFonts w:ascii="Georgia" w:hAnsi="Georgia"/>
        </w:rPr>
        <w:t>Paraboea</w:t>
      </w:r>
      <w:proofErr w:type="spellEnd"/>
      <w:r>
        <w:rPr>
          <w:rStyle w:val="Emphasis"/>
          <w:rFonts w:ascii="Georgia" w:hAnsi="Georgia"/>
        </w:rPr>
        <w:t xml:space="preserve"> </w:t>
      </w:r>
      <w:proofErr w:type="spellStart"/>
      <w:r>
        <w:rPr>
          <w:rStyle w:val="Emphasis"/>
          <w:rFonts w:ascii="Georgia" w:hAnsi="Georgia"/>
        </w:rPr>
        <w:t>phanomemsis</w:t>
      </w:r>
      <w:proofErr w:type="spellEnd"/>
      <w:r>
        <w:rPr>
          <w:rStyle w:val="Emphasis"/>
          <w:rFonts w:ascii="Georgia" w:hAnsi="Georgia"/>
        </w:rPr>
        <w:t xml:space="preserve"> </w:t>
      </w:r>
      <w:r>
        <w:rPr>
          <w:rFonts w:ascii="Georgia" w:hAnsi="Georgia"/>
        </w:rPr>
        <w:t xml:space="preserve">is endemic to Thailand (Surat Thani). Its estimated extent of occurrence (EOO) of 163 km2 and area of occupancy (AOO) of 12 km2 both fall within the thresholds for the Endangered category under criterion B. At its three known collection sites, its habitat is threatened by </w:t>
      </w:r>
      <w:commentRangeStart w:id="0"/>
      <w:del w:id="1" w:author="Jack Plummer" w:date="2022-10-20T19:06:00Z">
        <w:r w:rsidDel="0026594A">
          <w:rPr>
            <w:rFonts w:ascii="Georgia" w:hAnsi="Georgia"/>
          </w:rPr>
          <w:delText xml:space="preserve">the </w:delText>
        </w:r>
      </w:del>
      <w:r>
        <w:rPr>
          <w:rFonts w:ascii="Georgia" w:hAnsi="Georgia"/>
        </w:rPr>
        <w:t>c</w:t>
      </w:r>
      <w:r>
        <w:rPr>
          <w:rStyle w:val="fontstyle01"/>
          <w:rFonts w:ascii="Georgia" w:hAnsi="Georgia"/>
        </w:rPr>
        <w:t>ommunities</w:t>
      </w:r>
      <w:commentRangeEnd w:id="0"/>
      <w:r w:rsidR="0026594A">
        <w:rPr>
          <w:rStyle w:val="CommentReference"/>
        </w:rPr>
        <w:commentReference w:id="0"/>
      </w:r>
      <w:r>
        <w:rPr>
          <w:rStyle w:val="fontstyle01"/>
          <w:rFonts w:ascii="Georgia" w:hAnsi="Georgia"/>
        </w:rPr>
        <w:t>, touris</w:t>
      </w:r>
      <w:ins w:id="2" w:author="Jack Plummer" w:date="2022-10-20T19:06:00Z">
        <w:r w:rsidR="0026594A">
          <w:rPr>
            <w:rStyle w:val="fontstyle01"/>
            <w:rFonts w:ascii="Georgia" w:hAnsi="Georgia"/>
          </w:rPr>
          <w:t>m</w:t>
        </w:r>
      </w:ins>
      <w:del w:id="3" w:author="Jack Plummer" w:date="2022-10-20T19:06:00Z">
        <w:r w:rsidDel="0026594A">
          <w:rPr>
            <w:rStyle w:val="fontstyle01"/>
            <w:rFonts w:ascii="Georgia" w:hAnsi="Georgia"/>
          </w:rPr>
          <w:delText>t</w:delText>
        </w:r>
      </w:del>
      <w:r>
        <w:rPr>
          <w:rStyle w:val="fontstyle01"/>
          <w:rFonts w:ascii="Georgia" w:hAnsi="Georgia"/>
        </w:rPr>
        <w:t xml:space="preserve">, the construction of stairs </w:t>
      </w:r>
      <w:del w:id="4" w:author="Jack Plummer" w:date="2022-10-20T19:06:00Z">
        <w:r w:rsidDel="0026594A">
          <w:rPr>
            <w:rStyle w:val="fontstyle01"/>
            <w:rFonts w:ascii="Georgia" w:hAnsi="Georgia"/>
          </w:rPr>
          <w:delText>across its range</w:delText>
        </w:r>
      </w:del>
      <w:ins w:id="5" w:author="Jack Plummer" w:date="2022-10-20T19:06:00Z">
        <w:r w:rsidR="0026594A">
          <w:rPr>
            <w:rStyle w:val="fontstyle01"/>
            <w:rFonts w:ascii="Georgia" w:hAnsi="Georgia"/>
          </w:rPr>
          <w:t>at temple sites</w:t>
        </w:r>
      </w:ins>
      <w:r>
        <w:rPr>
          <w:rStyle w:val="fontstyle01"/>
          <w:rFonts w:ascii="Georgia" w:hAnsi="Georgia"/>
        </w:rPr>
        <w:t xml:space="preserve">, </w:t>
      </w:r>
      <w:commentRangeStart w:id="6"/>
      <w:r>
        <w:rPr>
          <w:rStyle w:val="fontstyle01"/>
          <w:rFonts w:ascii="Georgia" w:hAnsi="Georgia"/>
        </w:rPr>
        <w:t>human activities</w:t>
      </w:r>
      <w:commentRangeEnd w:id="6"/>
      <w:r w:rsidR="0026594A">
        <w:rPr>
          <w:rStyle w:val="CommentReference"/>
        </w:rPr>
        <w:commentReference w:id="6"/>
      </w:r>
      <w:r>
        <w:rPr>
          <w:rStyle w:val="fontstyle01"/>
          <w:rFonts w:ascii="Georgia" w:hAnsi="Georgia"/>
        </w:rPr>
        <w:t>, microhabitat change, and agricultural expansion</w:t>
      </w:r>
      <w:ins w:id="7" w:author="Jack Plummer" w:date="2022-10-20T19:07:00Z">
        <w:r w:rsidR="0026594A">
          <w:rPr>
            <w:rStyle w:val="fontstyle01"/>
            <w:rFonts w:ascii="Georgia" w:hAnsi="Georgia"/>
          </w:rPr>
          <w:t>. These threats</w:t>
        </w:r>
      </w:ins>
      <w:del w:id="8" w:author="Jack Plummer" w:date="2022-10-20T19:07:00Z">
        <w:r w:rsidDel="0026594A">
          <w:rPr>
            <w:rStyle w:val="fontstyle01"/>
            <w:rFonts w:ascii="Georgia" w:hAnsi="Georgia"/>
          </w:rPr>
          <w:delText xml:space="preserve"> which</w:delText>
        </w:r>
      </w:del>
      <w:r>
        <w:rPr>
          <w:rStyle w:val="fontstyle01"/>
          <w:rFonts w:ascii="Georgia" w:hAnsi="Georgia"/>
        </w:rPr>
        <w:t xml:space="preserve"> are inferred to be contributing to a continuing decline in habitat area, </w:t>
      </w:r>
      <w:proofErr w:type="gramStart"/>
      <w:r>
        <w:rPr>
          <w:rStyle w:val="fontstyle01"/>
          <w:rFonts w:ascii="Georgia" w:hAnsi="Georgia"/>
        </w:rPr>
        <w:t>extent</w:t>
      </w:r>
      <w:proofErr w:type="gramEnd"/>
      <w:r>
        <w:rPr>
          <w:rStyle w:val="fontstyle01"/>
          <w:rFonts w:ascii="Georgia" w:hAnsi="Georgia"/>
        </w:rPr>
        <w:t xml:space="preserve"> and quality. The species </w:t>
      </w:r>
      <w:proofErr w:type="gramStart"/>
      <w:r>
        <w:rPr>
          <w:rStyle w:val="fontstyle01"/>
          <w:rFonts w:ascii="Georgia" w:hAnsi="Georgia"/>
        </w:rPr>
        <w:t>is considered to be</w:t>
      </w:r>
      <w:proofErr w:type="gramEnd"/>
      <w:r>
        <w:rPr>
          <w:rStyle w:val="fontstyle01"/>
          <w:rFonts w:ascii="Georgia" w:hAnsi="Georgia"/>
        </w:rPr>
        <w:t xml:space="preserve"> restricted </w:t>
      </w:r>
      <w:ins w:id="9" w:author="Jack Plummer" w:date="2022-10-20T19:07:00Z">
        <w:r w:rsidR="0026594A">
          <w:rPr>
            <w:rStyle w:val="fontstyle01"/>
            <w:rFonts w:ascii="Georgia" w:hAnsi="Georgia"/>
          </w:rPr>
          <w:t>to</w:t>
        </w:r>
      </w:ins>
      <w:del w:id="10" w:author="Jack Plummer" w:date="2022-10-20T19:07:00Z">
        <w:r w:rsidDel="0026594A">
          <w:rPr>
            <w:rStyle w:val="fontstyle01"/>
            <w:rFonts w:ascii="Georgia" w:hAnsi="Georgia"/>
          </w:rPr>
          <w:delText>in</w:delText>
        </w:r>
      </w:del>
      <w:r>
        <w:rPr>
          <w:rStyle w:val="fontstyle01"/>
          <w:rFonts w:ascii="Georgia" w:hAnsi="Georgia"/>
        </w:rPr>
        <w:t xml:space="preserve"> three locations. The population trend is suspected to be decreasing. Given its restricted EOO, AOO</w:t>
      </w:r>
      <w:ins w:id="11" w:author="Jack Plummer" w:date="2022-10-20T19:07:00Z">
        <w:r w:rsidR="0026594A">
          <w:rPr>
            <w:rStyle w:val="fontstyle01"/>
            <w:rFonts w:ascii="Georgia" w:hAnsi="Georgia"/>
          </w:rPr>
          <w:t>,</w:t>
        </w:r>
      </w:ins>
      <w:r>
        <w:rPr>
          <w:rStyle w:val="fontstyle01"/>
          <w:rFonts w:ascii="Georgia" w:hAnsi="Georgia"/>
        </w:rPr>
        <w:t xml:space="preserve"> and number of locations, alongside a continuing decline in habitat, it is assessed as Endangered B1ab(iii)+2ab(iii).</w:t>
      </w:r>
    </w:p>
    <w:p w14:paraId="49E5A72F" w14:textId="77777777" w:rsidR="00000000" w:rsidRDefault="00000000">
      <w:pPr>
        <w:pStyle w:val="NormalWeb"/>
        <w:divId w:val="1583880142"/>
      </w:pPr>
    </w:p>
    <w:p w14:paraId="0A4B947D" w14:textId="77777777" w:rsidR="00000000" w:rsidRDefault="00000000">
      <w:pPr>
        <w:pStyle w:val="Heading1"/>
        <w:divId w:val="1713919474"/>
        <w:rPr>
          <w:rFonts w:ascii="Georgia" w:eastAsia="Times New Roman" w:hAnsi="Georgia"/>
          <w:sz w:val="29"/>
          <w:szCs w:val="29"/>
        </w:rPr>
      </w:pPr>
      <w:r>
        <w:rPr>
          <w:rFonts w:ascii="Georgia" w:eastAsia="Times New Roman" w:hAnsi="Georgia"/>
          <w:sz w:val="29"/>
          <w:szCs w:val="29"/>
        </w:rPr>
        <w:t>Distribution</w:t>
      </w:r>
    </w:p>
    <w:p w14:paraId="108C2DCB"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Geographic Range</w:t>
      </w:r>
    </w:p>
    <w:p w14:paraId="6CC588EE" w14:textId="0468520B" w:rsidR="00000000" w:rsidRDefault="00000000">
      <w:pPr>
        <w:pStyle w:val="NormalWeb"/>
        <w:divId w:val="1713919474"/>
        <w:rPr>
          <w:rFonts w:ascii="Georgia" w:hAnsi="Georgia"/>
        </w:rPr>
      </w:pPr>
      <w:r>
        <w:rPr>
          <w:rFonts w:ascii="Georgia" w:hAnsi="Georgia"/>
        </w:rPr>
        <w:t xml:space="preserve">This species is known from Khlong </w:t>
      </w:r>
      <w:proofErr w:type="spellStart"/>
      <w:r>
        <w:rPr>
          <w:rFonts w:ascii="Georgia" w:hAnsi="Georgia"/>
        </w:rPr>
        <w:t>Phanom</w:t>
      </w:r>
      <w:proofErr w:type="spellEnd"/>
      <w:r>
        <w:rPr>
          <w:rFonts w:ascii="Georgia" w:hAnsi="Georgia"/>
        </w:rPr>
        <w:t xml:space="preserve"> National Park and Tai Rom Yen National Park, Surat Thani province. The extent of occurrence is 163 km</w:t>
      </w:r>
      <w:r>
        <w:rPr>
          <w:rFonts w:ascii="Georgia" w:hAnsi="Georgia"/>
          <w:vertAlign w:val="superscript"/>
        </w:rPr>
        <w:t>2</w:t>
      </w:r>
      <w:r>
        <w:rPr>
          <w:rFonts w:ascii="Georgia" w:hAnsi="Georgia"/>
        </w:rPr>
        <w:t xml:space="preserve"> and the area of occupancy is 12 km</w:t>
      </w:r>
      <w:r>
        <w:rPr>
          <w:rFonts w:ascii="Georgia" w:hAnsi="Georgia"/>
          <w:vertAlign w:val="superscript"/>
        </w:rPr>
        <w:t>2</w:t>
      </w:r>
      <w:r>
        <w:rPr>
          <w:rFonts w:ascii="Georgia" w:hAnsi="Georgia"/>
        </w:rPr>
        <w:t xml:space="preserve">. </w:t>
      </w:r>
      <w:ins w:id="12" w:author="Jack Plummer" w:date="2022-10-20T19:07:00Z">
        <w:r w:rsidR="0026594A">
          <w:rPr>
            <w:rFonts w:ascii="Georgia" w:hAnsi="Georgia"/>
          </w:rPr>
          <w:t xml:space="preserve">It </w:t>
        </w:r>
      </w:ins>
      <w:del w:id="13" w:author="Jack Plummer" w:date="2022-10-20T19:07:00Z">
        <w:r w:rsidDel="0026594A">
          <w:rPr>
            <w:rFonts w:ascii="Georgia" w:hAnsi="Georgia"/>
          </w:rPr>
          <w:delText>O</w:delText>
        </w:r>
      </w:del>
      <w:ins w:id="14" w:author="Jack Plummer" w:date="2022-10-20T19:07:00Z">
        <w:r w:rsidR="0026594A">
          <w:rPr>
            <w:rFonts w:ascii="Georgia" w:hAnsi="Georgia"/>
          </w:rPr>
          <w:t>o</w:t>
        </w:r>
      </w:ins>
      <w:r>
        <w:rPr>
          <w:rFonts w:ascii="Georgia" w:hAnsi="Georgia"/>
        </w:rPr>
        <w:t xml:space="preserve">ccurs between 85 and 200 m </w:t>
      </w:r>
      <w:del w:id="15" w:author="Jack Plummer" w:date="2022-10-20T19:07:00Z">
        <w:r w:rsidDel="0026594A">
          <w:rPr>
            <w:rFonts w:ascii="Georgia" w:hAnsi="Georgia"/>
          </w:rPr>
          <w:delText>above the sea leve</w:delText>
        </w:r>
      </w:del>
      <w:ins w:id="16" w:author="Jack Plummer" w:date="2022-10-20T19:07:00Z">
        <w:r w:rsidR="0026594A">
          <w:rPr>
            <w:rFonts w:ascii="Georgia" w:hAnsi="Georgia"/>
          </w:rPr>
          <w:t>as</w:t>
        </w:r>
      </w:ins>
      <w:r>
        <w:rPr>
          <w:rFonts w:ascii="Georgia" w:hAnsi="Georgia"/>
        </w:rPr>
        <w:t>l.</w:t>
      </w:r>
    </w:p>
    <w:p w14:paraId="7122F789"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000000" w14:paraId="10EF4949" w14:textId="77777777">
        <w:trPr>
          <w:divId w:val="1713919474"/>
          <w:tblCellSpacing w:w="15" w:type="dxa"/>
        </w:trPr>
        <w:tc>
          <w:tcPr>
            <w:tcW w:w="0" w:type="auto"/>
            <w:tcBorders>
              <w:bottom w:val="single" w:sz="6" w:space="0" w:color="000000"/>
            </w:tcBorders>
            <w:shd w:val="clear" w:color="auto" w:fill="BBBBBB"/>
            <w:vAlign w:val="center"/>
            <w:hideMark/>
          </w:tcPr>
          <w:p w14:paraId="657F445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E6CD9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56B5D36" w14:textId="77777777">
        <w:trPr>
          <w:divId w:val="1713919474"/>
          <w:tblCellSpacing w:w="15" w:type="dxa"/>
        </w:trPr>
        <w:tc>
          <w:tcPr>
            <w:tcW w:w="0" w:type="auto"/>
            <w:vAlign w:val="center"/>
            <w:hideMark/>
          </w:tcPr>
          <w:p w14:paraId="46DB2001" w14:textId="4DB618D1" w:rsidR="00000000" w:rsidRDefault="00000000">
            <w:pPr>
              <w:spacing w:after="75"/>
              <w:rPr>
                <w:rFonts w:ascii="Georgia" w:eastAsia="Times New Roman" w:hAnsi="Georgia"/>
                <w:sz w:val="18"/>
                <w:szCs w:val="18"/>
              </w:rPr>
            </w:pPr>
            <w:del w:id="17" w:author="Jack Plummer" w:date="2022-10-20T19:08:00Z">
              <w:r w:rsidDel="0026594A">
                <w:rPr>
                  <w:rFonts w:ascii="Georgia" w:eastAsia="Times New Roman" w:hAnsi="Georgia"/>
                  <w:sz w:val="18"/>
                  <w:szCs w:val="18"/>
                </w:rPr>
                <w:lastRenderedPageBreak/>
                <w:delText>163</w:delText>
              </w:r>
            </w:del>
            <w:ins w:id="18" w:author="Jack Plummer" w:date="2022-10-20T19:08:00Z">
              <w:r w:rsidR="0026594A">
                <w:rPr>
                  <w:rFonts w:ascii="Georgia" w:eastAsia="Times New Roman" w:hAnsi="Georgia"/>
                  <w:sz w:val="18"/>
                  <w:szCs w:val="18"/>
                </w:rPr>
                <w:t>1</w:t>
              </w:r>
              <w:r w:rsidR="0026594A">
                <w:rPr>
                  <w:rFonts w:ascii="Georgia" w:eastAsia="Times New Roman" w:hAnsi="Georgia"/>
                  <w:sz w:val="18"/>
                  <w:szCs w:val="18"/>
                </w:rPr>
                <w:t>2</w:t>
              </w:r>
            </w:ins>
          </w:p>
        </w:tc>
        <w:tc>
          <w:tcPr>
            <w:tcW w:w="0" w:type="auto"/>
            <w:vAlign w:val="center"/>
            <w:hideMark/>
          </w:tcPr>
          <w:p w14:paraId="5F679F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22E3A840"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64"/>
        <w:gridCol w:w="2382"/>
        <w:gridCol w:w="4464"/>
      </w:tblGrid>
      <w:tr w:rsidR="00000000" w14:paraId="72B82C8C" w14:textId="77777777">
        <w:trPr>
          <w:divId w:val="1713919474"/>
          <w:tblCellSpacing w:w="15" w:type="dxa"/>
        </w:trPr>
        <w:tc>
          <w:tcPr>
            <w:tcW w:w="0" w:type="auto"/>
            <w:tcBorders>
              <w:bottom w:val="single" w:sz="6" w:space="0" w:color="000000"/>
            </w:tcBorders>
            <w:shd w:val="clear" w:color="auto" w:fill="BBBBBB"/>
            <w:vAlign w:val="center"/>
            <w:hideMark/>
          </w:tcPr>
          <w:p w14:paraId="12BA6B9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4BED04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74A269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05B0906" w14:textId="77777777">
        <w:trPr>
          <w:divId w:val="1713919474"/>
          <w:tblCellSpacing w:w="15" w:type="dxa"/>
        </w:trPr>
        <w:tc>
          <w:tcPr>
            <w:tcW w:w="0" w:type="auto"/>
            <w:vAlign w:val="center"/>
            <w:hideMark/>
          </w:tcPr>
          <w:p w14:paraId="1E91FD0F" w14:textId="69AC4B5F" w:rsidR="00000000" w:rsidRDefault="00000000">
            <w:pPr>
              <w:spacing w:after="75"/>
              <w:rPr>
                <w:rFonts w:ascii="Georgia" w:eastAsia="Times New Roman" w:hAnsi="Georgia"/>
                <w:sz w:val="18"/>
                <w:szCs w:val="18"/>
              </w:rPr>
            </w:pPr>
            <w:r>
              <w:rPr>
                <w:rFonts w:ascii="Georgia" w:eastAsia="Times New Roman" w:hAnsi="Georgia"/>
                <w:sz w:val="18"/>
                <w:szCs w:val="18"/>
              </w:rPr>
              <w:t>1</w:t>
            </w:r>
            <w:ins w:id="19" w:author="Jack Plummer" w:date="2022-10-20T19:08:00Z">
              <w:r w:rsidR="0026594A">
                <w:rPr>
                  <w:rFonts w:ascii="Georgia" w:eastAsia="Times New Roman" w:hAnsi="Georgia"/>
                  <w:sz w:val="18"/>
                  <w:szCs w:val="18"/>
                </w:rPr>
                <w:t>6</w:t>
              </w:r>
              <w:r w:rsidR="0026594A">
                <w:rPr>
                  <w:rFonts w:eastAsia="Times New Roman"/>
                  <w:sz w:val="18"/>
                  <w:szCs w:val="18"/>
                </w:rPr>
                <w:t>3</w:t>
              </w:r>
            </w:ins>
            <w:del w:id="20" w:author="Jack Plummer" w:date="2022-10-20T19:08:00Z">
              <w:r w:rsidDel="0026594A">
                <w:rPr>
                  <w:rFonts w:ascii="Georgia" w:eastAsia="Times New Roman" w:hAnsi="Georgia"/>
                  <w:sz w:val="18"/>
                  <w:szCs w:val="18"/>
                </w:rPr>
                <w:delText>2</w:delText>
              </w:r>
            </w:del>
          </w:p>
        </w:tc>
        <w:tc>
          <w:tcPr>
            <w:tcW w:w="0" w:type="auto"/>
            <w:vAlign w:val="center"/>
            <w:hideMark/>
          </w:tcPr>
          <w:p w14:paraId="61A5E83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4CA4F90" w14:textId="71562E18"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21" w:author="Jack Plummer" w:date="2022-10-20T19:08:00Z">
              <w:r w:rsidDel="0026594A">
                <w:rPr>
                  <w:rFonts w:ascii="Georgia" w:eastAsia="Times New Roman" w:hAnsi="Georgia"/>
                  <w:sz w:val="18"/>
                  <w:szCs w:val="18"/>
                </w:rPr>
                <w:delText>2 x 2 km grid cell</w:delText>
              </w:r>
            </w:del>
            <w:ins w:id="22" w:author="Jack Plummer" w:date="2022-10-20T19:08:00Z">
              <w:r w:rsidR="0026594A">
                <w:rPr>
                  <w:rFonts w:ascii="Georgia" w:eastAsia="Times New Roman" w:hAnsi="Georgia"/>
                  <w:sz w:val="18"/>
                  <w:szCs w:val="18"/>
                </w:rPr>
                <w:t>m</w:t>
              </w:r>
              <w:r w:rsidR="0026594A">
                <w:rPr>
                  <w:rFonts w:eastAsia="Times New Roman"/>
                  <w:sz w:val="18"/>
                  <w:szCs w:val="18"/>
                </w:rPr>
                <w:t>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4F76107B"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11"/>
        <w:gridCol w:w="7699"/>
      </w:tblGrid>
      <w:tr w:rsidR="0026594A" w14:paraId="6F222BDE" w14:textId="77777777">
        <w:trPr>
          <w:divId w:val="1713919474"/>
          <w:tblCellSpacing w:w="15" w:type="dxa"/>
        </w:trPr>
        <w:tc>
          <w:tcPr>
            <w:tcW w:w="0" w:type="auto"/>
            <w:tcBorders>
              <w:bottom w:val="single" w:sz="6" w:space="0" w:color="000000"/>
            </w:tcBorders>
            <w:shd w:val="clear" w:color="auto" w:fill="BBBBBB"/>
            <w:vAlign w:val="center"/>
            <w:hideMark/>
          </w:tcPr>
          <w:p w14:paraId="7F632EB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B03781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6594A" w14:paraId="000BCD84" w14:textId="77777777">
        <w:trPr>
          <w:divId w:val="1713919474"/>
          <w:tblCellSpacing w:w="15" w:type="dxa"/>
        </w:trPr>
        <w:tc>
          <w:tcPr>
            <w:tcW w:w="0" w:type="auto"/>
            <w:vAlign w:val="center"/>
            <w:hideMark/>
          </w:tcPr>
          <w:p w14:paraId="0CF9E1F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695F173F" w14:textId="2514342F" w:rsidR="00000000" w:rsidRDefault="00000000">
            <w:pPr>
              <w:spacing w:after="75"/>
              <w:rPr>
                <w:rFonts w:ascii="Georgia" w:eastAsia="Times New Roman" w:hAnsi="Georgia"/>
                <w:sz w:val="18"/>
                <w:szCs w:val="18"/>
              </w:rPr>
            </w:pPr>
            <w:del w:id="23" w:author="Jack Plummer" w:date="2022-10-20T19:08:00Z">
              <w:r w:rsidDel="0026594A">
                <w:rPr>
                  <w:rFonts w:ascii="Georgia" w:eastAsia="Times New Roman" w:hAnsi="Georgia"/>
                  <w:sz w:val="18"/>
                  <w:szCs w:val="18"/>
                </w:rPr>
                <w:delText>Collection localities occur in</w:delText>
              </w:r>
            </w:del>
            <w:ins w:id="24" w:author="Jack Plummer" w:date="2022-10-20T19:08:00Z">
              <w:r w:rsidR="0026594A">
                <w:rPr>
                  <w:rFonts w:ascii="Georgia" w:eastAsia="Times New Roman" w:hAnsi="Georgia"/>
                  <w:sz w:val="18"/>
                  <w:szCs w:val="18"/>
                </w:rPr>
                <w:t>The species is known from</w:t>
              </w:r>
            </w:ins>
            <w:r>
              <w:rPr>
                <w:rFonts w:ascii="Georgia" w:eastAsia="Times New Roman" w:hAnsi="Georgia"/>
                <w:sz w:val="18"/>
                <w:szCs w:val="18"/>
              </w:rPr>
              <w:t xml:space="preserve"> three loca</w:t>
            </w:r>
            <w:ins w:id="25" w:author="Jack Plummer" w:date="2022-10-20T19:08:00Z">
              <w:r w:rsidR="0026594A">
                <w:rPr>
                  <w:rFonts w:ascii="Georgia" w:eastAsia="Times New Roman" w:hAnsi="Georgia"/>
                  <w:sz w:val="18"/>
                  <w:szCs w:val="18"/>
                </w:rPr>
                <w:t>lities</w:t>
              </w:r>
            </w:ins>
            <w:del w:id="26" w:author="Jack Plummer" w:date="2022-10-20T19:08:00Z">
              <w:r w:rsidDel="0026594A">
                <w:rPr>
                  <w:rFonts w:ascii="Georgia" w:eastAsia="Times New Roman" w:hAnsi="Georgia"/>
                  <w:sz w:val="18"/>
                  <w:szCs w:val="18"/>
                </w:rPr>
                <w:delText>lities</w:delText>
              </w:r>
            </w:del>
            <w:r>
              <w:rPr>
                <w:rFonts w:ascii="Georgia" w:eastAsia="Times New Roman" w:hAnsi="Georgia"/>
                <w:sz w:val="18"/>
                <w:szCs w:val="18"/>
              </w:rPr>
              <w:t xml:space="preserve"> </w:t>
            </w:r>
            <w:del w:id="27" w:author="Jack Plummer" w:date="2022-10-20T19:09:00Z">
              <w:r w:rsidDel="0026594A">
                <w:rPr>
                  <w:rFonts w:ascii="Georgia" w:eastAsia="Times New Roman" w:hAnsi="Georgia"/>
                  <w:sz w:val="18"/>
                  <w:szCs w:val="18"/>
                </w:rPr>
                <w:delText xml:space="preserve">from </w:delText>
              </w:r>
            </w:del>
            <w:ins w:id="28" w:author="Jack Plummer" w:date="2022-10-20T19:09:00Z">
              <w:r w:rsidR="0026594A">
                <w:rPr>
                  <w:rFonts w:ascii="Georgia" w:eastAsia="Times New Roman" w:hAnsi="Georgia"/>
                  <w:sz w:val="18"/>
                  <w:szCs w:val="18"/>
                </w:rPr>
                <w:t>in</w:t>
              </w:r>
              <w:r w:rsidR="0026594A">
                <w:rPr>
                  <w:rFonts w:ascii="Georgia" w:eastAsia="Times New Roman" w:hAnsi="Georgia"/>
                  <w:sz w:val="18"/>
                  <w:szCs w:val="18"/>
                </w:rPr>
                <w:t xml:space="preserve"> </w:t>
              </w:r>
            </w:ins>
            <w:r>
              <w:rPr>
                <w:rFonts w:ascii="Georgia" w:eastAsia="Times New Roman" w:hAnsi="Georgia"/>
                <w:sz w:val="18"/>
                <w:szCs w:val="18"/>
              </w:rPr>
              <w:t>Surat Thani province</w:t>
            </w:r>
            <w:ins w:id="29" w:author="Jack Plummer" w:date="2022-10-20T19:08:00Z">
              <w:r w:rsidR="0026594A">
                <w:rPr>
                  <w:rFonts w:ascii="Georgia" w:eastAsia="Times New Roman" w:hAnsi="Georgia"/>
                  <w:sz w:val="18"/>
                  <w:szCs w:val="18"/>
                </w:rPr>
                <w:t xml:space="preserve">, each viewed as a location, and is threatened by </w:t>
              </w:r>
            </w:ins>
            <w:ins w:id="30" w:author="Jack Plummer" w:date="2022-10-20T19:09:00Z">
              <w:r w:rsidR="0026594A" w:rsidRPr="0026594A">
                <w:rPr>
                  <w:rFonts w:ascii="Georgia" w:eastAsia="Times New Roman" w:hAnsi="Georgia"/>
                  <w:sz w:val="18"/>
                  <w:szCs w:val="18"/>
                </w:rPr>
                <w:t>communities, tourism, the construction of stairs at temple sites, human activities, microhabitat change, and agricultural expansion.</w:t>
              </w:r>
            </w:ins>
            <w:del w:id="31" w:author="Jack Plummer" w:date="2022-10-20T19:09:00Z">
              <w:r w:rsidDel="0026594A">
                <w:rPr>
                  <w:rFonts w:ascii="Georgia" w:eastAsia="Times New Roman" w:hAnsi="Georgia"/>
                  <w:sz w:val="18"/>
                  <w:szCs w:val="18"/>
                </w:rPr>
                <w:delText xml:space="preserve">. </w:delText>
              </w:r>
            </w:del>
          </w:p>
        </w:tc>
      </w:tr>
    </w:tbl>
    <w:p w14:paraId="5FD7FD92"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81"/>
        <w:gridCol w:w="3629"/>
      </w:tblGrid>
      <w:tr w:rsidR="00000000" w14:paraId="1F6E5307" w14:textId="77777777">
        <w:trPr>
          <w:divId w:val="1713919474"/>
          <w:tblCellSpacing w:w="15" w:type="dxa"/>
        </w:trPr>
        <w:tc>
          <w:tcPr>
            <w:tcW w:w="0" w:type="auto"/>
            <w:tcBorders>
              <w:bottom w:val="single" w:sz="6" w:space="0" w:color="000000"/>
            </w:tcBorders>
            <w:shd w:val="clear" w:color="auto" w:fill="BBBBBB"/>
            <w:vAlign w:val="center"/>
            <w:hideMark/>
          </w:tcPr>
          <w:p w14:paraId="7C27A1D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1779318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5324732" w14:textId="77777777">
        <w:trPr>
          <w:divId w:val="1713919474"/>
          <w:tblCellSpacing w:w="15" w:type="dxa"/>
        </w:trPr>
        <w:tc>
          <w:tcPr>
            <w:tcW w:w="0" w:type="auto"/>
            <w:vAlign w:val="center"/>
            <w:hideMark/>
          </w:tcPr>
          <w:p w14:paraId="6673E97D" w14:textId="77777777" w:rsidR="00000000" w:rsidRPr="0026594A" w:rsidRDefault="00000000">
            <w:pPr>
              <w:spacing w:after="75"/>
              <w:rPr>
                <w:rFonts w:ascii="Georgia" w:eastAsia="Times New Roman" w:hAnsi="Georgia"/>
                <w:strike/>
                <w:sz w:val="18"/>
                <w:szCs w:val="18"/>
                <w:rPrChange w:id="32" w:author="Jack Plummer" w:date="2022-10-20T19:09:00Z">
                  <w:rPr>
                    <w:rFonts w:ascii="Georgia" w:eastAsia="Times New Roman" w:hAnsi="Georgia"/>
                    <w:sz w:val="18"/>
                    <w:szCs w:val="18"/>
                  </w:rPr>
                </w:rPrChange>
              </w:rPr>
            </w:pPr>
            <w:commentRangeStart w:id="33"/>
            <w:r w:rsidRPr="0026594A">
              <w:rPr>
                <w:rFonts w:ascii="Georgia" w:eastAsia="Times New Roman" w:hAnsi="Georgia"/>
                <w:strike/>
                <w:sz w:val="18"/>
                <w:szCs w:val="18"/>
                <w:rPrChange w:id="34" w:author="Jack Plummer" w:date="2022-10-20T19:09:00Z">
                  <w:rPr>
                    <w:rFonts w:ascii="Georgia" w:eastAsia="Times New Roman" w:hAnsi="Georgia"/>
                    <w:sz w:val="18"/>
                    <w:szCs w:val="18"/>
                  </w:rPr>
                </w:rPrChange>
              </w:rPr>
              <w:t>Yes</w:t>
            </w:r>
          </w:p>
        </w:tc>
        <w:tc>
          <w:tcPr>
            <w:tcW w:w="0" w:type="auto"/>
            <w:vAlign w:val="center"/>
            <w:hideMark/>
          </w:tcPr>
          <w:p w14:paraId="07D15839" w14:textId="77777777" w:rsidR="00000000" w:rsidRPr="0026594A" w:rsidRDefault="00000000">
            <w:pPr>
              <w:spacing w:after="75"/>
              <w:rPr>
                <w:rFonts w:ascii="Georgia" w:eastAsia="Times New Roman" w:hAnsi="Georgia"/>
                <w:strike/>
                <w:sz w:val="18"/>
                <w:szCs w:val="18"/>
                <w:rPrChange w:id="35" w:author="Jack Plummer" w:date="2022-10-20T19:09:00Z">
                  <w:rPr>
                    <w:rFonts w:ascii="Georgia" w:eastAsia="Times New Roman" w:hAnsi="Georgia"/>
                    <w:sz w:val="18"/>
                    <w:szCs w:val="18"/>
                  </w:rPr>
                </w:rPrChange>
              </w:rPr>
            </w:pPr>
            <w:r w:rsidRPr="0026594A">
              <w:rPr>
                <w:rFonts w:ascii="Georgia" w:eastAsia="Times New Roman" w:hAnsi="Georgia"/>
                <w:strike/>
                <w:sz w:val="18"/>
                <w:szCs w:val="18"/>
                <w:rPrChange w:id="36" w:author="Jack Plummer" w:date="2022-10-20T19:09:00Z">
                  <w:rPr>
                    <w:rFonts w:ascii="Georgia" w:eastAsia="Times New Roman" w:hAnsi="Georgia"/>
                    <w:sz w:val="18"/>
                    <w:szCs w:val="18"/>
                  </w:rPr>
                </w:rPrChange>
              </w:rPr>
              <w:t xml:space="preserve">The species is described from three location. </w:t>
            </w:r>
            <w:commentRangeEnd w:id="33"/>
            <w:r w:rsidR="0026594A" w:rsidRPr="0026594A">
              <w:rPr>
                <w:rStyle w:val="CommentReference"/>
                <w:strike/>
                <w:rPrChange w:id="37" w:author="Jack Plummer" w:date="2022-10-20T19:09:00Z">
                  <w:rPr>
                    <w:rStyle w:val="CommentReference"/>
                  </w:rPr>
                </w:rPrChange>
              </w:rPr>
              <w:commentReference w:id="33"/>
            </w:r>
          </w:p>
        </w:tc>
      </w:tr>
    </w:tbl>
    <w:p w14:paraId="74E1FD63"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Elevation / Depth / Depth Zones</w:t>
      </w:r>
    </w:p>
    <w:p w14:paraId="1CC2AFF6" w14:textId="77777777" w:rsidR="00000000" w:rsidRDefault="00000000">
      <w:pPr>
        <w:pStyle w:val="NormalWeb"/>
        <w:divId w:val="1713919474"/>
        <w:rPr>
          <w:rFonts w:ascii="Georgia" w:hAnsi="Georgia"/>
        </w:rPr>
      </w:pPr>
      <w:r>
        <w:rPr>
          <w:rStyle w:val="datalabel1"/>
          <w:rFonts w:ascii="Georgia" w:hAnsi="Georgia"/>
        </w:rPr>
        <w:t xml:space="preserve">Elevation Lower Limit (in metres above sea level): </w:t>
      </w:r>
      <w:r>
        <w:rPr>
          <w:rFonts w:ascii="Georgia" w:hAnsi="Georgia"/>
        </w:rPr>
        <w:t>85</w:t>
      </w:r>
    </w:p>
    <w:p w14:paraId="73E5208B" w14:textId="77777777" w:rsidR="00000000" w:rsidRDefault="00000000">
      <w:pPr>
        <w:pStyle w:val="NormalWeb"/>
        <w:divId w:val="1713919474"/>
        <w:rPr>
          <w:rFonts w:ascii="Georgia" w:hAnsi="Georgia"/>
        </w:rPr>
      </w:pPr>
      <w:r>
        <w:rPr>
          <w:rStyle w:val="datalabel1"/>
          <w:rFonts w:ascii="Georgia" w:hAnsi="Georgia"/>
        </w:rPr>
        <w:t xml:space="preserve">Elevation Upper Limit (in metres above sea level): </w:t>
      </w:r>
      <w:r>
        <w:rPr>
          <w:rFonts w:ascii="Georgia" w:hAnsi="Georgia"/>
        </w:rPr>
        <w:t>200</w:t>
      </w:r>
    </w:p>
    <w:p w14:paraId="381E6CD5"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5D6DC208" w14:textId="77777777">
        <w:trPr>
          <w:divId w:val="1713919474"/>
          <w:tblCellSpacing w:w="15" w:type="dxa"/>
        </w:trPr>
        <w:tc>
          <w:tcPr>
            <w:tcW w:w="0" w:type="auto"/>
            <w:tcBorders>
              <w:bottom w:val="single" w:sz="6" w:space="0" w:color="000000"/>
            </w:tcBorders>
            <w:shd w:val="clear" w:color="auto" w:fill="BBBBBB"/>
            <w:vAlign w:val="center"/>
            <w:hideMark/>
          </w:tcPr>
          <w:p w14:paraId="0241F66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797A5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FBA499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38A5FB8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2AE289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7E578FC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032BEB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35CB905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3581782C" w14:textId="77777777">
        <w:trPr>
          <w:divId w:val="1713919474"/>
          <w:tblCellSpacing w:w="15" w:type="dxa"/>
        </w:trPr>
        <w:tc>
          <w:tcPr>
            <w:tcW w:w="0" w:type="auto"/>
            <w:vAlign w:val="center"/>
            <w:hideMark/>
          </w:tcPr>
          <w:p w14:paraId="56B9A65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B3028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18DE9B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6C4B4A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F852F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37C02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76BD5B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EF343E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2EBF5BE" w14:textId="77777777" w:rsidR="00000000" w:rsidRDefault="00000000">
      <w:pPr>
        <w:pStyle w:val="Heading2"/>
        <w:divId w:val="1713919474"/>
        <w:rPr>
          <w:rFonts w:ascii="Georgia" w:eastAsia="Times New Roman" w:hAnsi="Georgia"/>
          <w:sz w:val="27"/>
          <w:szCs w:val="27"/>
        </w:rPr>
      </w:pPr>
      <w:r>
        <w:rPr>
          <w:rFonts w:ascii="Georgia" w:eastAsia="Times New Roman" w:hAnsi="Georgia"/>
          <w:sz w:val="27"/>
          <w:szCs w:val="27"/>
        </w:rPr>
        <w:t>Biogeographic Realms</w:t>
      </w:r>
    </w:p>
    <w:p w14:paraId="713F57FB" w14:textId="77777777" w:rsidR="00000000" w:rsidRDefault="00000000">
      <w:pPr>
        <w:pStyle w:val="NormalWeb"/>
        <w:divId w:val="1713919474"/>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261F2FD9" w14:textId="77777777" w:rsidR="00000000" w:rsidRDefault="00000000">
      <w:pPr>
        <w:pStyle w:val="Heading1"/>
        <w:divId w:val="401415040"/>
        <w:rPr>
          <w:rFonts w:ascii="Georgia" w:eastAsia="Times New Roman" w:hAnsi="Georgia"/>
          <w:sz w:val="29"/>
          <w:szCs w:val="29"/>
        </w:rPr>
      </w:pPr>
      <w:r>
        <w:rPr>
          <w:rFonts w:ascii="Georgia" w:eastAsia="Times New Roman" w:hAnsi="Georgia"/>
          <w:sz w:val="29"/>
          <w:szCs w:val="29"/>
        </w:rPr>
        <w:lastRenderedPageBreak/>
        <w:t>Occurrence</w:t>
      </w:r>
    </w:p>
    <w:p w14:paraId="157B4E75" w14:textId="77777777" w:rsidR="00000000" w:rsidRDefault="00000000">
      <w:pPr>
        <w:pStyle w:val="Heading2"/>
        <w:divId w:val="401415040"/>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37801973" w14:textId="77777777">
        <w:trPr>
          <w:divId w:val="401415040"/>
          <w:tblCellSpacing w:w="15" w:type="dxa"/>
        </w:trPr>
        <w:tc>
          <w:tcPr>
            <w:tcW w:w="0" w:type="auto"/>
            <w:tcBorders>
              <w:bottom w:val="single" w:sz="6" w:space="0" w:color="000000"/>
            </w:tcBorders>
            <w:shd w:val="clear" w:color="auto" w:fill="BBBBBB"/>
            <w:vAlign w:val="center"/>
            <w:hideMark/>
          </w:tcPr>
          <w:p w14:paraId="367DA1F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CBA605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650D94A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50CE8B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B47AB3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679D091C" w14:textId="77777777">
        <w:trPr>
          <w:divId w:val="401415040"/>
          <w:tblCellSpacing w:w="15" w:type="dxa"/>
        </w:trPr>
        <w:tc>
          <w:tcPr>
            <w:tcW w:w="0" w:type="auto"/>
            <w:tcBorders>
              <w:bottom w:val="single" w:sz="6" w:space="0" w:color="CCCCCC"/>
            </w:tcBorders>
            <w:vAlign w:val="center"/>
            <w:hideMark/>
          </w:tcPr>
          <w:p w14:paraId="485D1AB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36D75C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F03F8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65215B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61751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0E7370EF" w14:textId="77777777" w:rsidR="00000000" w:rsidRDefault="00000000">
      <w:pPr>
        <w:pStyle w:val="Heading1"/>
        <w:divId w:val="347604118"/>
        <w:rPr>
          <w:rFonts w:ascii="Georgia" w:eastAsia="Times New Roman" w:hAnsi="Georgia"/>
          <w:sz w:val="29"/>
          <w:szCs w:val="29"/>
        </w:rPr>
      </w:pPr>
      <w:r>
        <w:rPr>
          <w:rFonts w:ascii="Georgia" w:eastAsia="Times New Roman" w:hAnsi="Georgia"/>
          <w:sz w:val="29"/>
          <w:szCs w:val="29"/>
        </w:rPr>
        <w:t>Population</w:t>
      </w:r>
    </w:p>
    <w:p w14:paraId="7DC03AAA" w14:textId="57143514" w:rsidR="00000000" w:rsidRDefault="00000000">
      <w:pPr>
        <w:pStyle w:val="NormalWeb"/>
        <w:divId w:val="347604118"/>
        <w:rPr>
          <w:rStyle w:val="fontstyle01"/>
        </w:rPr>
      </w:pPr>
      <w:r>
        <w:rPr>
          <w:rStyle w:val="fontstyle01"/>
          <w:rFonts w:ascii="Georgia" w:hAnsi="Georgia"/>
        </w:rPr>
        <w:t xml:space="preserve">The population </w:t>
      </w:r>
      <w:del w:id="38" w:author="Jack Plummer" w:date="2022-10-20T19:09:00Z">
        <w:r w:rsidDel="0026594A">
          <w:rPr>
            <w:rStyle w:val="fontstyle01"/>
            <w:rFonts w:ascii="Georgia" w:hAnsi="Georgia"/>
          </w:rPr>
          <w:delText xml:space="preserve">in </w:delText>
        </w:r>
      </w:del>
      <w:ins w:id="39" w:author="Jack Plummer" w:date="2022-10-20T19:09:00Z">
        <w:r w:rsidR="0026594A">
          <w:rPr>
            <w:rStyle w:val="fontstyle01"/>
            <w:rFonts w:ascii="Georgia" w:hAnsi="Georgia"/>
          </w:rPr>
          <w:t>at the</w:t>
        </w:r>
        <w:r w:rsidR="0026594A">
          <w:rPr>
            <w:rStyle w:val="fontstyle01"/>
            <w:rFonts w:ascii="Georgia" w:hAnsi="Georgia"/>
          </w:rPr>
          <w:t xml:space="preserve"> </w:t>
        </w:r>
      </w:ins>
      <w:r>
        <w:rPr>
          <w:rStyle w:val="fontstyle01"/>
          <w:rFonts w:ascii="Georgia" w:hAnsi="Georgia"/>
        </w:rPr>
        <w:t xml:space="preserve">type locality consists of </w:t>
      </w:r>
      <w:del w:id="40" w:author="Jack Plummer" w:date="2022-10-20T19:10:00Z">
        <w:r w:rsidDel="0026594A">
          <w:rPr>
            <w:rStyle w:val="fontstyle01"/>
            <w:rFonts w:ascii="Georgia" w:hAnsi="Georgia"/>
          </w:rPr>
          <w:delText xml:space="preserve">less </w:delText>
        </w:r>
      </w:del>
      <w:ins w:id="41" w:author="Jack Plummer" w:date="2022-10-20T19:10:00Z">
        <w:r w:rsidR="0026594A">
          <w:rPr>
            <w:rStyle w:val="fontstyle01"/>
            <w:rFonts w:ascii="Georgia" w:hAnsi="Georgia"/>
          </w:rPr>
          <w:t>fewer</w:t>
        </w:r>
        <w:r w:rsidR="0026594A">
          <w:rPr>
            <w:rStyle w:val="fontstyle01"/>
            <w:rFonts w:ascii="Georgia" w:hAnsi="Georgia"/>
          </w:rPr>
          <w:t xml:space="preserve"> </w:t>
        </w:r>
      </w:ins>
      <w:r>
        <w:rPr>
          <w:rStyle w:val="fontstyle01"/>
          <w:rFonts w:ascii="Georgia" w:hAnsi="Georgia"/>
        </w:rPr>
        <w:t>than 250 mature individuals</w:t>
      </w:r>
      <w:del w:id="42" w:author="Jack Plummer" w:date="2022-10-20T19:10:00Z">
        <w:r w:rsidDel="0026594A">
          <w:rPr>
            <w:rStyle w:val="fontstyle01"/>
            <w:rFonts w:ascii="Georgia" w:hAnsi="Georgia"/>
          </w:rPr>
          <w:delText>. This</w:delText>
        </w:r>
      </w:del>
      <w:ins w:id="43" w:author="Jack Plummer" w:date="2022-10-20T19:10:00Z">
        <w:r w:rsidR="0026594A">
          <w:rPr>
            <w:rStyle w:val="fontstyle01"/>
            <w:rFonts w:ascii="Georgia" w:hAnsi="Georgia"/>
          </w:rPr>
          <w:t>, but not further numerical population information is available. The</w:t>
        </w:r>
      </w:ins>
      <w:r>
        <w:rPr>
          <w:rStyle w:val="fontstyle01"/>
          <w:rFonts w:ascii="Georgia" w:hAnsi="Georgia"/>
        </w:rPr>
        <w:t xml:space="preserve"> species occurs in small and very restrict</w:t>
      </w:r>
      <w:ins w:id="44" w:author="Jack Plummer" w:date="2022-10-20T19:10:00Z">
        <w:r w:rsidR="0026594A">
          <w:rPr>
            <w:rStyle w:val="fontstyle01"/>
            <w:rFonts w:ascii="Georgia" w:hAnsi="Georgia"/>
          </w:rPr>
          <w:t>ed</w:t>
        </w:r>
      </w:ins>
      <w:r>
        <w:rPr>
          <w:rStyle w:val="fontstyle01"/>
          <w:rFonts w:ascii="Georgia" w:hAnsi="Georgia"/>
        </w:rPr>
        <w:t xml:space="preserve"> areas</w:t>
      </w:r>
      <w:ins w:id="45" w:author="Jack Plummer" w:date="2022-10-20T19:10:00Z">
        <w:r w:rsidR="0026594A">
          <w:rPr>
            <w:rStyle w:val="fontstyle01"/>
            <w:rFonts w:ascii="Georgia" w:hAnsi="Georgia"/>
          </w:rPr>
          <w:t xml:space="preserve">. </w:t>
        </w:r>
      </w:ins>
      <w:del w:id="46" w:author="Jack Plummer" w:date="2022-10-20T19:10:00Z">
        <w:r w:rsidDel="0026594A">
          <w:rPr>
            <w:rStyle w:val="fontstyle01"/>
            <w:rFonts w:ascii="Georgia" w:hAnsi="Georgia"/>
          </w:rPr>
          <w:delText xml:space="preserve">.  The communities, tourist, the construction of stairs across its range, human activities, microhabitat change, and agricultural expansion are potential threat for its habitat. </w:delText>
        </w:r>
      </w:del>
      <w:r>
        <w:rPr>
          <w:rStyle w:val="fontstyle01"/>
          <w:rFonts w:ascii="Georgia" w:hAnsi="Georgia"/>
        </w:rPr>
        <w:t>The population trend is suspected to be decreasing</w:t>
      </w:r>
      <w:ins w:id="47" w:author="Jack Plummer" w:date="2022-10-20T19:10:00Z">
        <w:r w:rsidR="0026594A">
          <w:rPr>
            <w:rStyle w:val="fontstyle01"/>
            <w:rFonts w:ascii="Georgia" w:hAnsi="Georgia"/>
          </w:rPr>
          <w:t xml:space="preserve"> on account of habitat degradation</w:t>
        </w:r>
      </w:ins>
      <w:r>
        <w:rPr>
          <w:rStyle w:val="fontstyle01"/>
          <w:rFonts w:ascii="Georgia" w:hAnsi="Georgia"/>
        </w:rPr>
        <w:t>. Further research into population status and trends are required to confirm whether a decline is apparent and ongoing.</w:t>
      </w:r>
    </w:p>
    <w:p w14:paraId="529794A7" w14:textId="77777777" w:rsidR="00000000" w:rsidRDefault="00000000">
      <w:pPr>
        <w:pStyle w:val="Heading2"/>
        <w:divId w:val="347604118"/>
        <w:rPr>
          <w:rFonts w:eastAsia="Times New Roman"/>
          <w:sz w:val="27"/>
          <w:szCs w:val="27"/>
        </w:rPr>
      </w:pPr>
      <w:r>
        <w:rPr>
          <w:rFonts w:ascii="Georgia" w:eastAsia="Times New Roman" w:hAnsi="Georgia"/>
          <w:sz w:val="27"/>
          <w:szCs w:val="27"/>
        </w:rPr>
        <w:t>Population Information</w:t>
      </w:r>
    </w:p>
    <w:p w14:paraId="1C2E9F1D" w14:textId="77777777" w:rsidR="00000000" w:rsidRDefault="00000000">
      <w:pPr>
        <w:pStyle w:val="NormalWeb"/>
        <w:divId w:val="347604118"/>
        <w:rPr>
          <w:rFonts w:ascii="Georgia" w:hAnsi="Georgia"/>
        </w:rPr>
      </w:pPr>
      <w:r>
        <w:rPr>
          <w:rStyle w:val="datalabel1"/>
          <w:rFonts w:ascii="Georgia" w:hAnsi="Georgia"/>
        </w:rPr>
        <w:t xml:space="preserve">Current Population Trend: </w:t>
      </w:r>
      <w:r>
        <w:rPr>
          <w:rFonts w:ascii="Georgia" w:hAnsi="Georgia"/>
        </w:rPr>
        <w:t>Decreasing</w:t>
      </w:r>
    </w:p>
    <w:p w14:paraId="439AEA36" w14:textId="77777777" w:rsidR="00000000" w:rsidRDefault="00000000">
      <w:pPr>
        <w:pStyle w:val="Heading1"/>
        <w:divId w:val="711345416"/>
        <w:rPr>
          <w:rFonts w:ascii="Georgia" w:eastAsia="Times New Roman" w:hAnsi="Georgia"/>
          <w:sz w:val="29"/>
          <w:szCs w:val="29"/>
        </w:rPr>
      </w:pPr>
      <w:r>
        <w:rPr>
          <w:rFonts w:ascii="Georgia" w:eastAsia="Times New Roman" w:hAnsi="Georgia"/>
          <w:sz w:val="29"/>
          <w:szCs w:val="29"/>
        </w:rPr>
        <w:t>Habitats and Ecology</w:t>
      </w:r>
    </w:p>
    <w:p w14:paraId="2917E8D1" w14:textId="77777777" w:rsidR="00000000" w:rsidRDefault="00000000">
      <w:pPr>
        <w:pStyle w:val="NormalWeb"/>
        <w:divId w:val="711345416"/>
        <w:rPr>
          <w:rFonts w:ascii="Georgia" w:hAnsi="Georgia"/>
        </w:rPr>
      </w:pPr>
      <w:commentRangeStart w:id="48"/>
      <w:r>
        <w:rPr>
          <w:rFonts w:ascii="Georgia" w:hAnsi="Georgia"/>
        </w:rPr>
        <w:t xml:space="preserve">This species </w:t>
      </w:r>
      <w:commentRangeEnd w:id="48"/>
      <w:r w:rsidR="0026594A">
        <w:rPr>
          <w:rStyle w:val="CommentReference"/>
        </w:rPr>
        <w:commentReference w:id="48"/>
      </w:r>
      <w:r>
        <w:rPr>
          <w:rFonts w:ascii="Georgia" w:hAnsi="Georgia"/>
        </w:rPr>
        <w:t>is found on limestone rocks at edge of evergreen forest.</w:t>
      </w:r>
    </w:p>
    <w:p w14:paraId="154B738B" w14:textId="77777777" w:rsidR="00000000" w:rsidRDefault="00000000">
      <w:pPr>
        <w:pStyle w:val="Heading2"/>
        <w:divId w:val="71134541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173F48BE" w14:textId="77777777">
        <w:trPr>
          <w:divId w:val="711345416"/>
          <w:tblCellSpacing w:w="15" w:type="dxa"/>
        </w:trPr>
        <w:tc>
          <w:tcPr>
            <w:tcW w:w="0" w:type="auto"/>
            <w:tcBorders>
              <w:bottom w:val="single" w:sz="6" w:space="0" w:color="000000"/>
            </w:tcBorders>
            <w:shd w:val="clear" w:color="auto" w:fill="BBBBBB"/>
            <w:vAlign w:val="center"/>
            <w:hideMark/>
          </w:tcPr>
          <w:p w14:paraId="0A9C584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AF2E81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3BEADD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051F279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0885311A" w14:textId="77777777">
        <w:trPr>
          <w:divId w:val="711345416"/>
          <w:tblCellSpacing w:w="15" w:type="dxa"/>
        </w:trPr>
        <w:tc>
          <w:tcPr>
            <w:tcW w:w="0" w:type="auto"/>
            <w:tcBorders>
              <w:bottom w:val="single" w:sz="6" w:space="0" w:color="CCCCCC"/>
            </w:tcBorders>
            <w:vAlign w:val="center"/>
            <w:hideMark/>
          </w:tcPr>
          <w:p w14:paraId="71D655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46AB21B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E39415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658DB5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B976ED" w14:textId="77777777" w:rsidR="00000000" w:rsidRDefault="00000000">
      <w:pPr>
        <w:pStyle w:val="Heading2"/>
        <w:divId w:val="71134541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82"/>
        <w:gridCol w:w="1403"/>
        <w:gridCol w:w="5425"/>
      </w:tblGrid>
      <w:tr w:rsidR="0026594A" w14:paraId="6A1ABAF7" w14:textId="77777777">
        <w:trPr>
          <w:divId w:val="711345416"/>
          <w:tblCellSpacing w:w="15" w:type="dxa"/>
        </w:trPr>
        <w:tc>
          <w:tcPr>
            <w:tcW w:w="0" w:type="auto"/>
            <w:tcBorders>
              <w:bottom w:val="single" w:sz="6" w:space="0" w:color="000000"/>
            </w:tcBorders>
            <w:shd w:val="clear" w:color="auto" w:fill="BBBBBB"/>
            <w:vAlign w:val="center"/>
            <w:hideMark/>
          </w:tcPr>
          <w:p w14:paraId="7E14630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6F28B46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79E973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6594A" w14:paraId="302A9C62" w14:textId="77777777">
        <w:trPr>
          <w:divId w:val="711345416"/>
          <w:tblCellSpacing w:w="15" w:type="dxa"/>
        </w:trPr>
        <w:tc>
          <w:tcPr>
            <w:tcW w:w="0" w:type="auto"/>
            <w:vAlign w:val="center"/>
            <w:hideMark/>
          </w:tcPr>
          <w:p w14:paraId="1E838E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7F3B0D1" w14:textId="3586CE7A" w:rsidR="00000000" w:rsidRDefault="00000000">
            <w:pPr>
              <w:spacing w:after="75"/>
              <w:rPr>
                <w:rFonts w:ascii="Georgia" w:eastAsia="Times New Roman" w:hAnsi="Georgia"/>
                <w:sz w:val="18"/>
                <w:szCs w:val="18"/>
              </w:rPr>
            </w:pPr>
            <w:del w:id="49" w:author="Jack Plummer" w:date="2022-10-20T19:11:00Z">
              <w:r w:rsidDel="0026594A">
                <w:rPr>
                  <w:rFonts w:ascii="Georgia" w:eastAsia="Times New Roman" w:hAnsi="Georgia"/>
                  <w:sz w:val="18"/>
                  <w:szCs w:val="18"/>
                </w:rPr>
                <w:delText>Observed</w:delText>
              </w:r>
            </w:del>
            <w:ins w:id="50" w:author="Jack Plummer" w:date="2022-10-20T19:11:00Z">
              <w:r w:rsidR="0026594A">
                <w:rPr>
                  <w:rFonts w:ascii="Georgia" w:eastAsia="Times New Roman" w:hAnsi="Georgia"/>
                  <w:sz w:val="18"/>
                  <w:szCs w:val="18"/>
                </w:rPr>
                <w:t>I</w:t>
              </w:r>
              <w:r w:rsidR="0026594A">
                <w:rPr>
                  <w:rFonts w:eastAsia="Times New Roman"/>
                  <w:sz w:val="18"/>
                  <w:szCs w:val="18"/>
                </w:rPr>
                <w:t>nferred</w:t>
              </w:r>
            </w:ins>
          </w:p>
        </w:tc>
        <w:tc>
          <w:tcPr>
            <w:tcW w:w="0" w:type="auto"/>
            <w:vAlign w:val="center"/>
            <w:hideMark/>
          </w:tcPr>
          <w:p w14:paraId="1AD31DCA" w14:textId="3A33C72E" w:rsidR="00000000" w:rsidRDefault="00000000">
            <w:pPr>
              <w:spacing w:after="75"/>
              <w:rPr>
                <w:rFonts w:ascii="Georgia" w:eastAsia="Times New Roman" w:hAnsi="Georgia"/>
                <w:sz w:val="18"/>
                <w:szCs w:val="18"/>
              </w:rPr>
            </w:pPr>
            <w:del w:id="51" w:author="Jack Plummer" w:date="2022-10-20T19:11:00Z">
              <w:r w:rsidDel="0026594A">
                <w:rPr>
                  <w:rFonts w:ascii="Georgia" w:eastAsia="Times New Roman" w:hAnsi="Georgia"/>
                  <w:sz w:val="18"/>
                  <w:szCs w:val="18"/>
                </w:rPr>
                <w:delText>The c</w:delText>
              </w:r>
            </w:del>
            <w:ins w:id="52" w:author="Jack Plummer" w:date="2022-10-20T19:11:00Z">
              <w:r w:rsidR="0026594A">
                <w:rPr>
                  <w:rFonts w:ascii="Georgia" w:eastAsia="Times New Roman" w:hAnsi="Georgia"/>
                  <w:sz w:val="18"/>
                  <w:szCs w:val="18"/>
                </w:rPr>
                <w:t>C</w:t>
              </w:r>
            </w:ins>
            <w:r>
              <w:rPr>
                <w:rFonts w:ascii="Georgia" w:eastAsia="Times New Roman" w:hAnsi="Georgia"/>
                <w:sz w:val="18"/>
                <w:szCs w:val="18"/>
              </w:rPr>
              <w:t>ommunities, touris</w:t>
            </w:r>
            <w:ins w:id="53" w:author="Jack Plummer" w:date="2022-10-20T19:11:00Z">
              <w:r w:rsidR="0026594A">
                <w:rPr>
                  <w:rFonts w:ascii="Georgia" w:eastAsia="Times New Roman" w:hAnsi="Georgia"/>
                  <w:sz w:val="18"/>
                  <w:szCs w:val="18"/>
                </w:rPr>
                <w:t>m</w:t>
              </w:r>
            </w:ins>
            <w:del w:id="54" w:author="Jack Plummer" w:date="2022-10-20T19:11:00Z">
              <w:r w:rsidDel="0026594A">
                <w:rPr>
                  <w:rFonts w:ascii="Georgia" w:eastAsia="Times New Roman" w:hAnsi="Georgia"/>
                  <w:sz w:val="18"/>
                  <w:szCs w:val="18"/>
                </w:rPr>
                <w:delText>t</w:delText>
              </w:r>
            </w:del>
            <w:r>
              <w:rPr>
                <w:rFonts w:ascii="Georgia" w:eastAsia="Times New Roman" w:hAnsi="Georgia"/>
                <w:sz w:val="18"/>
                <w:szCs w:val="18"/>
              </w:rPr>
              <w:t xml:space="preserve">, the construction of stairs </w:t>
            </w:r>
            <w:del w:id="55" w:author="Jack Plummer" w:date="2022-10-20T19:11:00Z">
              <w:r w:rsidDel="0026594A">
                <w:rPr>
                  <w:rFonts w:ascii="Georgia" w:eastAsia="Times New Roman" w:hAnsi="Georgia"/>
                  <w:sz w:val="18"/>
                  <w:szCs w:val="18"/>
                </w:rPr>
                <w:delText>across its range</w:delText>
              </w:r>
            </w:del>
            <w:ins w:id="56" w:author="Jack Plummer" w:date="2022-10-20T19:11:00Z">
              <w:r w:rsidR="0026594A">
                <w:rPr>
                  <w:rFonts w:ascii="Georgia" w:eastAsia="Times New Roman" w:hAnsi="Georgia"/>
                  <w:sz w:val="18"/>
                  <w:szCs w:val="18"/>
                </w:rPr>
                <w:t>a</w:t>
              </w:r>
              <w:r w:rsidR="0026594A">
                <w:rPr>
                  <w:rFonts w:eastAsia="Times New Roman"/>
                  <w:sz w:val="18"/>
                  <w:szCs w:val="18"/>
                </w:rPr>
                <w:t>t temple sites</w:t>
              </w:r>
            </w:ins>
            <w:r>
              <w:rPr>
                <w:rFonts w:ascii="Georgia" w:eastAsia="Times New Roman" w:hAnsi="Georgia"/>
                <w:sz w:val="18"/>
                <w:szCs w:val="18"/>
              </w:rPr>
              <w:t xml:space="preserve">, human activities, microhabitat change, and agricultural expansion are </w:t>
            </w:r>
            <w:del w:id="57" w:author="Jack Plummer" w:date="2022-10-20T19:11:00Z">
              <w:r w:rsidDel="0026594A">
                <w:rPr>
                  <w:rFonts w:ascii="Georgia" w:eastAsia="Times New Roman" w:hAnsi="Georgia"/>
                  <w:sz w:val="18"/>
                  <w:szCs w:val="18"/>
                </w:rPr>
                <w:delText>potential threat for its</w:delText>
              </w:r>
            </w:del>
            <w:ins w:id="58" w:author="Jack Plummer" w:date="2022-10-20T19:11:00Z">
              <w:r w:rsidR="0026594A">
                <w:rPr>
                  <w:rFonts w:ascii="Georgia" w:eastAsia="Times New Roman" w:hAnsi="Georgia"/>
                  <w:sz w:val="18"/>
                  <w:szCs w:val="18"/>
                </w:rPr>
                <w:t xml:space="preserve">inferred to be </w:t>
              </w:r>
            </w:ins>
            <w:ins w:id="59" w:author="Jack Plummer" w:date="2022-10-20T19:12:00Z">
              <w:r w:rsidR="0026594A">
                <w:rPr>
                  <w:rFonts w:ascii="Georgia" w:eastAsia="Times New Roman" w:hAnsi="Georgia"/>
                  <w:sz w:val="18"/>
                  <w:szCs w:val="18"/>
                </w:rPr>
                <w:t>contributing to a continuing decline in</w:t>
              </w:r>
            </w:ins>
            <w:r>
              <w:rPr>
                <w:rFonts w:ascii="Georgia" w:eastAsia="Times New Roman" w:hAnsi="Georgia"/>
                <w:sz w:val="18"/>
                <w:szCs w:val="18"/>
              </w:rPr>
              <w:t xml:space="preserve"> habitat. </w:t>
            </w:r>
          </w:p>
        </w:tc>
      </w:tr>
    </w:tbl>
    <w:p w14:paraId="6DBE38CF" w14:textId="77777777" w:rsidR="00000000" w:rsidRDefault="00000000">
      <w:pPr>
        <w:pStyle w:val="Heading2"/>
        <w:divId w:val="711345416"/>
        <w:rPr>
          <w:rFonts w:ascii="Georgia" w:eastAsia="Times New Roman" w:hAnsi="Georgia"/>
          <w:sz w:val="27"/>
          <w:szCs w:val="27"/>
        </w:rPr>
      </w:pPr>
      <w:r>
        <w:rPr>
          <w:rFonts w:ascii="Georgia" w:eastAsia="Times New Roman" w:hAnsi="Georgia"/>
          <w:sz w:val="27"/>
          <w:szCs w:val="27"/>
        </w:rPr>
        <w:t>Systems</w:t>
      </w:r>
    </w:p>
    <w:p w14:paraId="35965BE7" w14:textId="77777777" w:rsidR="00000000" w:rsidRDefault="00000000">
      <w:pPr>
        <w:pStyle w:val="NormalWeb"/>
        <w:divId w:val="711345416"/>
        <w:rPr>
          <w:rFonts w:ascii="Georgia" w:hAnsi="Georgia"/>
        </w:rPr>
      </w:pPr>
      <w:r>
        <w:rPr>
          <w:rStyle w:val="datalabel1"/>
          <w:rFonts w:ascii="Georgia" w:hAnsi="Georgia"/>
        </w:rPr>
        <w:t xml:space="preserve">System: </w:t>
      </w:r>
      <w:r>
        <w:rPr>
          <w:rFonts w:ascii="Georgia" w:hAnsi="Georgia"/>
        </w:rPr>
        <w:t>Terrestrial</w:t>
      </w:r>
    </w:p>
    <w:p w14:paraId="64508CC0" w14:textId="77777777" w:rsidR="00000000" w:rsidRDefault="00000000">
      <w:pPr>
        <w:pStyle w:val="Heading2"/>
        <w:divId w:val="711345416"/>
        <w:rPr>
          <w:rFonts w:ascii="Georgia" w:eastAsia="Times New Roman" w:hAnsi="Georgia"/>
          <w:sz w:val="27"/>
          <w:szCs w:val="27"/>
        </w:rPr>
      </w:pPr>
      <w:r>
        <w:rPr>
          <w:rFonts w:ascii="Georgia" w:eastAsia="Times New Roman" w:hAnsi="Georgia"/>
          <w:sz w:val="27"/>
          <w:szCs w:val="27"/>
        </w:rPr>
        <w:t>Plant / Fungi Specific</w:t>
      </w:r>
    </w:p>
    <w:p w14:paraId="013487CE" w14:textId="77777777" w:rsidR="00000000" w:rsidRDefault="00000000">
      <w:pPr>
        <w:pStyle w:val="NormalWeb"/>
        <w:divId w:val="711345416"/>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66C67D9C" w14:textId="77777777">
        <w:trPr>
          <w:divId w:val="711345416"/>
          <w:tblCellSpacing w:w="15" w:type="dxa"/>
        </w:trPr>
        <w:tc>
          <w:tcPr>
            <w:tcW w:w="0" w:type="auto"/>
            <w:tcBorders>
              <w:bottom w:val="single" w:sz="6" w:space="0" w:color="000000"/>
            </w:tcBorders>
            <w:shd w:val="clear" w:color="auto" w:fill="BBBBBB"/>
            <w:vAlign w:val="center"/>
            <w:hideMark/>
          </w:tcPr>
          <w:p w14:paraId="574AAC7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5A67E355" w14:textId="77777777">
        <w:trPr>
          <w:divId w:val="711345416"/>
          <w:tblCellSpacing w:w="15" w:type="dxa"/>
        </w:trPr>
        <w:tc>
          <w:tcPr>
            <w:tcW w:w="0" w:type="auto"/>
            <w:tcBorders>
              <w:bottom w:val="single" w:sz="6" w:space="0" w:color="CCCCCC"/>
            </w:tcBorders>
            <w:vAlign w:val="center"/>
            <w:hideMark/>
          </w:tcPr>
          <w:p w14:paraId="67CDBA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4EA31231" w14:textId="77777777">
        <w:trPr>
          <w:divId w:val="711345416"/>
          <w:tblCellSpacing w:w="15" w:type="dxa"/>
        </w:trPr>
        <w:tc>
          <w:tcPr>
            <w:tcW w:w="0" w:type="auto"/>
            <w:tcBorders>
              <w:bottom w:val="single" w:sz="6" w:space="0" w:color="CCCCCC"/>
            </w:tcBorders>
            <w:vAlign w:val="center"/>
            <w:hideMark/>
          </w:tcPr>
          <w:p w14:paraId="5E8926D1"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Forb or Herb</w:t>
            </w:r>
          </w:p>
        </w:tc>
      </w:tr>
    </w:tbl>
    <w:p w14:paraId="60FDBBB7" w14:textId="77777777" w:rsidR="00000000" w:rsidRDefault="00000000">
      <w:pPr>
        <w:pStyle w:val="Heading1"/>
        <w:divId w:val="1365984849"/>
        <w:rPr>
          <w:rFonts w:ascii="Georgia" w:eastAsia="Times New Roman" w:hAnsi="Georgia"/>
          <w:sz w:val="29"/>
          <w:szCs w:val="29"/>
        </w:rPr>
      </w:pPr>
      <w:r>
        <w:rPr>
          <w:rFonts w:ascii="Georgia" w:eastAsia="Times New Roman" w:hAnsi="Georgia"/>
          <w:sz w:val="29"/>
          <w:szCs w:val="29"/>
        </w:rPr>
        <w:t>Use and Trade</w:t>
      </w:r>
    </w:p>
    <w:p w14:paraId="01173420" w14:textId="77777777" w:rsidR="00000000" w:rsidRDefault="00000000">
      <w:pPr>
        <w:pStyle w:val="Heading2"/>
        <w:divId w:val="1365984849"/>
        <w:rPr>
          <w:rFonts w:ascii="Georgia" w:eastAsia="Times New Roman" w:hAnsi="Georgia"/>
          <w:sz w:val="27"/>
          <w:szCs w:val="27"/>
        </w:rPr>
      </w:pPr>
      <w:r>
        <w:rPr>
          <w:rFonts w:ascii="Georgia" w:eastAsia="Times New Roman" w:hAnsi="Georgia"/>
          <w:sz w:val="27"/>
          <w:szCs w:val="27"/>
        </w:rPr>
        <w:t>General Use and Trade Information</w:t>
      </w:r>
    </w:p>
    <w:p w14:paraId="72375E87" w14:textId="23A3EEE1" w:rsidR="00000000" w:rsidRDefault="00000000">
      <w:pPr>
        <w:pStyle w:val="NormalWeb"/>
        <w:divId w:val="1365984849"/>
        <w:rPr>
          <w:ins w:id="60" w:author="Jack Plummer" w:date="2022-10-20T19:12:00Z"/>
          <w:rFonts w:ascii="Georgia" w:hAnsi="Georgia"/>
        </w:rPr>
      </w:pPr>
      <w:r>
        <w:rPr>
          <w:rStyle w:val="datalabel1"/>
          <w:rFonts w:ascii="Georgia" w:hAnsi="Georgia"/>
        </w:rPr>
        <w:t xml:space="preserve">Species not utilized: </w:t>
      </w:r>
      <w:r>
        <w:rPr>
          <w:rFonts w:ascii="Georgia" w:hAnsi="Georgia"/>
        </w:rPr>
        <w:t>true</w:t>
      </w:r>
    </w:p>
    <w:p w14:paraId="630FED0D" w14:textId="393D31EC" w:rsidR="0026594A" w:rsidRDefault="0026594A">
      <w:pPr>
        <w:pStyle w:val="NormalWeb"/>
        <w:divId w:val="1365984849"/>
        <w:rPr>
          <w:rFonts w:ascii="Georgia" w:hAnsi="Georgia"/>
        </w:rPr>
      </w:pPr>
      <w:ins w:id="61" w:author="Jack Plummer" w:date="2022-10-20T19:12:00Z">
        <w:r>
          <w:rPr>
            <w:rFonts w:ascii="Georgia" w:hAnsi="Georgia"/>
          </w:rPr>
          <w:t>This species is not known to be utilised.</w:t>
        </w:r>
      </w:ins>
    </w:p>
    <w:p w14:paraId="51325602" w14:textId="77777777" w:rsidR="00000000" w:rsidRDefault="00000000">
      <w:pPr>
        <w:pStyle w:val="Heading2"/>
        <w:divId w:val="1365984849"/>
        <w:rPr>
          <w:rFonts w:ascii="Georgia" w:eastAsia="Times New Roman" w:hAnsi="Georgia"/>
          <w:sz w:val="27"/>
          <w:szCs w:val="27"/>
        </w:rPr>
      </w:pPr>
      <w:r>
        <w:rPr>
          <w:rFonts w:ascii="Georgia" w:eastAsia="Times New Roman" w:hAnsi="Georgia"/>
          <w:sz w:val="27"/>
          <w:szCs w:val="27"/>
        </w:rPr>
        <w:t>Non- Consumptive Use</w:t>
      </w:r>
    </w:p>
    <w:p w14:paraId="131A5E93" w14:textId="1062F4CA" w:rsidR="00000000" w:rsidRDefault="00000000">
      <w:pPr>
        <w:pStyle w:val="NormalWeb"/>
        <w:divId w:val="1365984849"/>
        <w:rPr>
          <w:rFonts w:ascii="Georgia" w:hAnsi="Georgia"/>
        </w:rPr>
      </w:pPr>
      <w:commentRangeStart w:id="62"/>
      <w:r>
        <w:rPr>
          <w:rStyle w:val="datalabel1"/>
          <w:rFonts w:ascii="Georgia" w:hAnsi="Georgia"/>
        </w:rPr>
        <w:t xml:space="preserve">Non-consumptive use of the species? </w:t>
      </w:r>
      <w:proofErr w:type="spellStart"/>
      <w:r>
        <w:rPr>
          <w:rFonts w:ascii="Georgia" w:hAnsi="Georgia"/>
        </w:rPr>
        <w:t>true</w:t>
      </w:r>
      <w:commentRangeEnd w:id="62"/>
      <w:r w:rsidR="0026594A">
        <w:rPr>
          <w:rStyle w:val="CommentReference"/>
        </w:rPr>
        <w:commentReference w:id="62"/>
      </w:r>
      <w:proofErr w:type="spellEnd"/>
    </w:p>
    <w:p w14:paraId="75AAEAB1" w14:textId="77777777" w:rsidR="00000000" w:rsidRDefault="00000000">
      <w:pPr>
        <w:pStyle w:val="Heading1"/>
        <w:divId w:val="1980458446"/>
        <w:rPr>
          <w:rFonts w:ascii="Georgia" w:eastAsia="Times New Roman" w:hAnsi="Georgia"/>
          <w:sz w:val="29"/>
          <w:szCs w:val="29"/>
        </w:rPr>
      </w:pPr>
      <w:r>
        <w:rPr>
          <w:rFonts w:ascii="Georgia" w:eastAsia="Times New Roman" w:hAnsi="Georgia"/>
          <w:sz w:val="29"/>
          <w:szCs w:val="29"/>
        </w:rPr>
        <w:t>Threats</w:t>
      </w:r>
    </w:p>
    <w:p w14:paraId="38FA7878" w14:textId="2C3304C4" w:rsidR="00000000" w:rsidRDefault="00000000">
      <w:pPr>
        <w:pStyle w:val="NormalWeb"/>
        <w:divId w:val="1980458446"/>
        <w:rPr>
          <w:rStyle w:val="fontstyle01"/>
        </w:rPr>
      </w:pPr>
      <w:del w:id="63" w:author="Jack Plummer" w:date="2022-10-20T19:12:00Z">
        <w:r w:rsidDel="0026594A">
          <w:rPr>
            <w:rFonts w:ascii="Georgia" w:hAnsi="Georgia"/>
          </w:rPr>
          <w:delText>Its habitat is</w:delText>
        </w:r>
      </w:del>
      <w:ins w:id="64" w:author="Jack Plummer" w:date="2022-10-20T19:12:00Z">
        <w:r w:rsidR="0026594A">
          <w:rPr>
            <w:rFonts w:ascii="Georgia" w:hAnsi="Georgia"/>
          </w:rPr>
          <w:t>This species is</w:t>
        </w:r>
      </w:ins>
      <w:r>
        <w:rPr>
          <w:rFonts w:ascii="Georgia" w:hAnsi="Georgia"/>
        </w:rPr>
        <w:t xml:space="preserve"> threatened by </w:t>
      </w:r>
      <w:del w:id="65" w:author="Jack Plummer" w:date="2022-10-20T19:13:00Z">
        <w:r w:rsidDel="0026594A">
          <w:rPr>
            <w:rFonts w:ascii="Georgia" w:hAnsi="Georgia"/>
          </w:rPr>
          <w:delText xml:space="preserve">the </w:delText>
        </w:r>
      </w:del>
      <w:r>
        <w:rPr>
          <w:rFonts w:ascii="Georgia" w:hAnsi="Georgia"/>
        </w:rPr>
        <w:t>c</w:t>
      </w:r>
      <w:r>
        <w:rPr>
          <w:rStyle w:val="fontstyle01"/>
          <w:rFonts w:ascii="Georgia" w:hAnsi="Georgia"/>
        </w:rPr>
        <w:t>ommunities, touris</w:t>
      </w:r>
      <w:del w:id="66" w:author="Jack Plummer" w:date="2022-10-20T19:13:00Z">
        <w:r w:rsidDel="0026594A">
          <w:rPr>
            <w:rStyle w:val="fontstyle01"/>
            <w:rFonts w:ascii="Georgia" w:hAnsi="Georgia"/>
          </w:rPr>
          <w:delText>t</w:delText>
        </w:r>
      </w:del>
      <w:ins w:id="67" w:author="Jack Plummer" w:date="2022-10-20T19:13:00Z">
        <w:r w:rsidR="0026594A">
          <w:rPr>
            <w:rStyle w:val="fontstyle01"/>
            <w:rFonts w:ascii="Georgia" w:hAnsi="Georgia"/>
          </w:rPr>
          <w:t>m</w:t>
        </w:r>
      </w:ins>
      <w:r>
        <w:rPr>
          <w:rStyle w:val="fontstyle01"/>
          <w:rFonts w:ascii="Georgia" w:hAnsi="Georgia"/>
        </w:rPr>
        <w:t xml:space="preserve">, the construction of stairs </w:t>
      </w:r>
      <w:del w:id="68" w:author="Jack Plummer" w:date="2022-10-20T19:13:00Z">
        <w:r w:rsidDel="0026594A">
          <w:rPr>
            <w:rStyle w:val="fontstyle01"/>
            <w:rFonts w:ascii="Georgia" w:hAnsi="Georgia"/>
          </w:rPr>
          <w:delText>across its range</w:delText>
        </w:r>
      </w:del>
      <w:ins w:id="69" w:author="Jack Plummer" w:date="2022-10-20T19:13:00Z">
        <w:r w:rsidR="0026594A">
          <w:rPr>
            <w:rStyle w:val="fontstyle01"/>
            <w:rFonts w:ascii="Georgia" w:hAnsi="Georgia"/>
          </w:rPr>
          <w:t>at temple sites</w:t>
        </w:r>
      </w:ins>
      <w:r>
        <w:rPr>
          <w:rStyle w:val="fontstyle01"/>
          <w:rFonts w:ascii="Georgia" w:hAnsi="Georgia"/>
        </w:rPr>
        <w:t>, human activities, microhabitat change, and agricultural expansion</w:t>
      </w:r>
      <w:del w:id="70" w:author="Jack Plummer" w:date="2022-10-20T19:13:00Z">
        <w:r w:rsidDel="0026594A">
          <w:rPr>
            <w:rStyle w:val="fontstyle01"/>
            <w:rFonts w:ascii="Georgia" w:hAnsi="Georgia"/>
          </w:rPr>
          <w:delText xml:space="preserve"> which are inferred to be contributing to a continuing decline in habitat area, extent and quality</w:delText>
        </w:r>
      </w:del>
      <w:r>
        <w:rPr>
          <w:rStyle w:val="fontstyle01"/>
          <w:rFonts w:ascii="Georgia" w:hAnsi="Georgia"/>
        </w:rPr>
        <w:t>.</w:t>
      </w:r>
    </w:p>
    <w:p w14:paraId="7BEC6A48" w14:textId="77777777" w:rsidR="00000000" w:rsidRDefault="00000000">
      <w:pPr>
        <w:pStyle w:val="Heading2"/>
        <w:divId w:val="1980458446"/>
        <w:rPr>
          <w:rFonts w:eastAsia="Times New Roman"/>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28"/>
        <w:gridCol w:w="740"/>
        <w:gridCol w:w="842"/>
        <w:gridCol w:w="842"/>
        <w:gridCol w:w="1158"/>
      </w:tblGrid>
      <w:tr w:rsidR="00000000" w14:paraId="7C176198" w14:textId="77777777">
        <w:trPr>
          <w:divId w:val="1980458446"/>
          <w:tblCellSpacing w:w="15" w:type="dxa"/>
        </w:trPr>
        <w:tc>
          <w:tcPr>
            <w:tcW w:w="0" w:type="auto"/>
            <w:tcBorders>
              <w:bottom w:val="single" w:sz="6" w:space="0" w:color="000000"/>
            </w:tcBorders>
            <w:shd w:val="clear" w:color="auto" w:fill="BBBBBB"/>
            <w:vAlign w:val="center"/>
            <w:hideMark/>
          </w:tcPr>
          <w:p w14:paraId="37B6526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68850C9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341EE4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235DF9D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745CEB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5F0D9A15" w14:textId="77777777">
        <w:trPr>
          <w:divId w:val="1980458446"/>
          <w:tblCellSpacing w:w="15" w:type="dxa"/>
        </w:trPr>
        <w:tc>
          <w:tcPr>
            <w:tcW w:w="0" w:type="auto"/>
            <w:vAlign w:val="center"/>
            <w:hideMark/>
          </w:tcPr>
          <w:p w14:paraId="280809B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576A8B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D84DF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D84C3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95BBA7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BA2BA80" w14:textId="77777777">
        <w:trPr>
          <w:divId w:val="1980458446"/>
          <w:tblCellSpacing w:w="15" w:type="dxa"/>
        </w:trPr>
        <w:tc>
          <w:tcPr>
            <w:tcW w:w="0" w:type="auto"/>
            <w:vAlign w:val="center"/>
            <w:hideMark/>
          </w:tcPr>
          <w:p w14:paraId="27DD079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657854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43FC1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CFC1E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F34E78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1552A63C" w14:textId="77777777">
        <w:trPr>
          <w:divId w:val="1980458446"/>
          <w:tblCellSpacing w:w="15" w:type="dxa"/>
        </w:trPr>
        <w:tc>
          <w:tcPr>
            <w:tcW w:w="0" w:type="auto"/>
            <w:vAlign w:val="center"/>
            <w:hideMark/>
          </w:tcPr>
          <w:p w14:paraId="7CD98A8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40A448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980AF5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8D2FC6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12937E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4197874E" w14:textId="77777777">
        <w:trPr>
          <w:divId w:val="1980458446"/>
          <w:tblCellSpacing w:w="15" w:type="dxa"/>
        </w:trPr>
        <w:tc>
          <w:tcPr>
            <w:tcW w:w="0" w:type="auto"/>
            <w:vAlign w:val="center"/>
            <w:hideMark/>
          </w:tcPr>
          <w:p w14:paraId="1EC015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2.2.1. Agriculture &amp; aquaculture -&gt; </w:t>
            </w:r>
            <w:commentRangeStart w:id="71"/>
            <w:r>
              <w:rPr>
                <w:rFonts w:ascii="Georgia" w:eastAsia="Times New Roman" w:hAnsi="Georgia"/>
                <w:sz w:val="18"/>
                <w:szCs w:val="18"/>
              </w:rPr>
              <w:t>Wood &amp; pulp plantations -&gt; Small-holder plantations</w:t>
            </w:r>
            <w:commentRangeEnd w:id="71"/>
            <w:r w:rsidR="0026594A">
              <w:rPr>
                <w:rStyle w:val="CommentReference"/>
              </w:rPr>
              <w:commentReference w:id="71"/>
            </w:r>
          </w:p>
        </w:tc>
        <w:tc>
          <w:tcPr>
            <w:tcW w:w="0" w:type="auto"/>
            <w:vAlign w:val="center"/>
            <w:hideMark/>
          </w:tcPr>
          <w:p w14:paraId="49FE0C1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22244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7B203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340375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40F7CDE4" w14:textId="77777777">
        <w:trPr>
          <w:divId w:val="1980458446"/>
          <w:tblCellSpacing w:w="15" w:type="dxa"/>
        </w:trPr>
        <w:tc>
          <w:tcPr>
            <w:tcW w:w="0" w:type="auto"/>
            <w:vAlign w:val="center"/>
            <w:hideMark/>
          </w:tcPr>
          <w:p w14:paraId="6D2E83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2C774F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83348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2641D5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5C77C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7DA287B4" w14:textId="77777777" w:rsidR="00000000" w:rsidRDefault="00000000">
      <w:pPr>
        <w:pStyle w:val="Heading1"/>
        <w:divId w:val="1777020536"/>
        <w:rPr>
          <w:rFonts w:ascii="Georgia" w:eastAsia="Times New Roman" w:hAnsi="Georgia"/>
          <w:sz w:val="29"/>
          <w:szCs w:val="29"/>
        </w:rPr>
      </w:pPr>
      <w:r>
        <w:rPr>
          <w:rFonts w:ascii="Georgia" w:eastAsia="Times New Roman" w:hAnsi="Georgia"/>
          <w:sz w:val="29"/>
          <w:szCs w:val="29"/>
        </w:rPr>
        <w:t>Conservation</w:t>
      </w:r>
    </w:p>
    <w:p w14:paraId="5F3D0976" w14:textId="01FCE587" w:rsidR="00000000" w:rsidRDefault="00000000">
      <w:pPr>
        <w:pStyle w:val="NormalWeb"/>
        <w:divId w:val="1777020536"/>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ins w:id="72" w:author="Jack Plummer" w:date="2022-10-20T19:13:00Z">
        <w:r w:rsidR="0026594A">
          <w:rPr>
            <w:rFonts w:ascii="Georgia" w:hAnsi="Georgia"/>
          </w:rPr>
          <w:t>s</w:t>
        </w:r>
      </w:ins>
      <w:del w:id="73" w:author="Jack Plummer" w:date="2022-10-20T19:13:00Z">
        <w:r w:rsidDel="0026594A">
          <w:rPr>
            <w:rFonts w:ascii="Georgia" w:hAnsi="Georgia"/>
          </w:rPr>
          <w:delText>.</w:delText>
        </w:r>
      </w:del>
      <w:r>
        <w:rPr>
          <w:rFonts w:ascii="Georgia" w:hAnsi="Georgia"/>
        </w:rPr>
        <w:t xml:space="preserve"> (BGCI 2022, </w:t>
      </w:r>
      <w:proofErr w:type="spellStart"/>
      <w:r>
        <w:rPr>
          <w:rFonts w:ascii="Georgia" w:hAnsi="Georgia"/>
        </w:rPr>
        <w:t>Genesys</w:t>
      </w:r>
      <w:proofErr w:type="spellEnd"/>
      <w:r>
        <w:rPr>
          <w:rFonts w:ascii="Georgia" w:hAnsi="Georgia"/>
        </w:rPr>
        <w:t xml:space="preserve"> 2022). This species has been recorded from </w:t>
      </w:r>
      <w:commentRangeStart w:id="74"/>
      <w:r>
        <w:rPr>
          <w:rFonts w:ascii="Georgia" w:hAnsi="Georgia"/>
        </w:rPr>
        <w:t>protected areas across its range</w:t>
      </w:r>
      <w:commentRangeEnd w:id="74"/>
      <w:r w:rsidR="0026594A">
        <w:rPr>
          <w:rStyle w:val="CommentReference"/>
        </w:rPr>
        <w:commentReference w:id="74"/>
      </w:r>
      <w:r>
        <w:rPr>
          <w:rFonts w:ascii="Georgia" w:hAnsi="Georgia"/>
        </w:rPr>
        <w:t xml:space="preserve">.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43A0E47C" w14:textId="77777777" w:rsidR="00000000" w:rsidRDefault="00000000">
      <w:pPr>
        <w:pStyle w:val="Heading2"/>
        <w:divId w:val="1777020536"/>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3787"/>
      </w:tblGrid>
      <w:tr w:rsidR="00000000" w14:paraId="3BD4E5C7" w14:textId="77777777">
        <w:trPr>
          <w:divId w:val="1777020536"/>
          <w:tblCellSpacing w:w="15" w:type="dxa"/>
        </w:trPr>
        <w:tc>
          <w:tcPr>
            <w:tcW w:w="0" w:type="auto"/>
            <w:tcBorders>
              <w:bottom w:val="single" w:sz="6" w:space="0" w:color="000000"/>
            </w:tcBorders>
            <w:shd w:val="clear" w:color="auto" w:fill="BBBBBB"/>
            <w:vAlign w:val="center"/>
            <w:hideMark/>
          </w:tcPr>
          <w:p w14:paraId="0E6A431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1D9D6FC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1575E07" w14:textId="77777777">
        <w:trPr>
          <w:divId w:val="1777020536"/>
          <w:tblCellSpacing w:w="15" w:type="dxa"/>
        </w:trPr>
        <w:tc>
          <w:tcPr>
            <w:tcW w:w="0" w:type="auto"/>
            <w:vAlign w:val="center"/>
            <w:hideMark/>
          </w:tcPr>
          <w:p w14:paraId="717FD2A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FC0C52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Recorded from protected area across its range.</w:t>
            </w:r>
          </w:p>
        </w:tc>
      </w:tr>
    </w:tbl>
    <w:p w14:paraId="7FBF009D" w14:textId="77777777" w:rsidR="00000000" w:rsidRDefault="00000000">
      <w:pPr>
        <w:divId w:val="177702053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1"/>
        <w:gridCol w:w="6609"/>
      </w:tblGrid>
      <w:tr w:rsidR="00000000" w14:paraId="5D90B98D" w14:textId="77777777">
        <w:trPr>
          <w:divId w:val="1777020536"/>
          <w:tblCellSpacing w:w="15" w:type="dxa"/>
        </w:trPr>
        <w:tc>
          <w:tcPr>
            <w:tcW w:w="0" w:type="auto"/>
            <w:tcBorders>
              <w:bottom w:val="single" w:sz="6" w:space="0" w:color="000000"/>
            </w:tcBorders>
            <w:shd w:val="clear" w:color="auto" w:fill="BBBBBB"/>
            <w:vAlign w:val="center"/>
            <w:hideMark/>
          </w:tcPr>
          <w:p w14:paraId="5D87919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34E8AF1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15BDCEF" w14:textId="77777777">
        <w:trPr>
          <w:divId w:val="1777020536"/>
          <w:tblCellSpacing w:w="15" w:type="dxa"/>
        </w:trPr>
        <w:tc>
          <w:tcPr>
            <w:tcW w:w="0" w:type="auto"/>
            <w:vAlign w:val="center"/>
            <w:hideMark/>
          </w:tcPr>
          <w:p w14:paraId="142B2D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No</w:t>
            </w:r>
          </w:p>
        </w:tc>
        <w:tc>
          <w:tcPr>
            <w:tcW w:w="0" w:type="auto"/>
            <w:vAlign w:val="center"/>
            <w:hideMark/>
          </w:tcPr>
          <w:p w14:paraId="5783AB9F" w14:textId="6196F934" w:rsidR="00000000" w:rsidRDefault="00000000">
            <w:pPr>
              <w:spacing w:after="75"/>
              <w:rPr>
                <w:rFonts w:ascii="Georgia" w:eastAsia="Times New Roman" w:hAnsi="Georgia"/>
                <w:sz w:val="18"/>
                <w:szCs w:val="18"/>
              </w:rPr>
            </w:pPr>
            <w:r>
              <w:rPr>
                <w:rFonts w:ascii="Georgia" w:eastAsia="Times New Roman" w:hAnsi="Georgia"/>
                <w:sz w:val="18"/>
                <w:szCs w:val="18"/>
              </w:rPr>
              <w:t>Not known to be represented in ex situ conservation in botanic gardens or gene bank</w:t>
            </w:r>
            <w:ins w:id="75" w:author="Jack Plummer" w:date="2022-10-20T19:14:00Z">
              <w:r w:rsidR="0026594A">
                <w:rPr>
                  <w:rFonts w:ascii="Georgia" w:eastAsia="Times New Roman" w:hAnsi="Georgia"/>
                  <w:sz w:val="18"/>
                  <w:szCs w:val="18"/>
                </w:rPr>
                <w:t>s</w:t>
              </w:r>
            </w:ins>
            <w:r>
              <w:rPr>
                <w:rFonts w:ascii="Georgia" w:eastAsia="Times New Roman" w:hAnsi="Georgia"/>
                <w:sz w:val="18"/>
                <w:szCs w:val="18"/>
              </w:rPr>
              <w:t xml:space="preserve"> (BGCI 2022, </w:t>
            </w:r>
            <w:proofErr w:type="spellStart"/>
            <w:r>
              <w:rPr>
                <w:rFonts w:ascii="Georgia" w:eastAsia="Times New Roman" w:hAnsi="Georgia"/>
                <w:sz w:val="18"/>
                <w:szCs w:val="18"/>
              </w:rPr>
              <w:t>Genes</w:t>
            </w:r>
            <w:del w:id="76" w:author="Jack Plummer" w:date="2022-10-20T19:14:00Z">
              <w:r w:rsidDel="0026594A">
                <w:rPr>
                  <w:rFonts w:ascii="Georgia" w:eastAsia="Times New Roman" w:hAnsi="Georgia"/>
                  <w:sz w:val="18"/>
                  <w:szCs w:val="18"/>
                </w:rPr>
                <w:delText>t</w:delText>
              </w:r>
            </w:del>
            <w:ins w:id="77" w:author="Jack Plummer" w:date="2022-10-20T19:14:00Z">
              <w:r w:rsidR="0026594A">
                <w:rPr>
                  <w:rFonts w:ascii="Georgia" w:eastAsia="Times New Roman" w:hAnsi="Georgia"/>
                  <w:sz w:val="18"/>
                  <w:szCs w:val="18"/>
                </w:rPr>
                <w:t>y</w:t>
              </w:r>
            </w:ins>
            <w:r>
              <w:rPr>
                <w:rFonts w:ascii="Georgia" w:eastAsia="Times New Roman" w:hAnsi="Georgia"/>
                <w:sz w:val="18"/>
                <w:szCs w:val="18"/>
              </w:rPr>
              <w:t>s</w:t>
            </w:r>
            <w:proofErr w:type="spellEnd"/>
            <w:r>
              <w:rPr>
                <w:rFonts w:ascii="Georgia" w:eastAsia="Times New Roman" w:hAnsi="Georgia"/>
                <w:sz w:val="18"/>
                <w:szCs w:val="18"/>
              </w:rPr>
              <w:t xml:space="preserve"> 2022).</w:t>
            </w:r>
          </w:p>
        </w:tc>
      </w:tr>
    </w:tbl>
    <w:p w14:paraId="6C37A56C" w14:textId="77777777" w:rsidR="00000000" w:rsidRDefault="00000000">
      <w:pPr>
        <w:pStyle w:val="Heading2"/>
        <w:divId w:val="1777020536"/>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10D294BD" w14:textId="77777777">
        <w:trPr>
          <w:divId w:val="1777020536"/>
          <w:tblCellSpacing w:w="15" w:type="dxa"/>
        </w:trPr>
        <w:tc>
          <w:tcPr>
            <w:tcW w:w="0" w:type="auto"/>
            <w:tcBorders>
              <w:bottom w:val="single" w:sz="6" w:space="0" w:color="000000"/>
            </w:tcBorders>
            <w:shd w:val="clear" w:color="auto" w:fill="BBBBBB"/>
            <w:vAlign w:val="center"/>
            <w:hideMark/>
          </w:tcPr>
          <w:p w14:paraId="2DD20FF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EBAD6E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0226893" w14:textId="77777777">
        <w:trPr>
          <w:divId w:val="1777020536"/>
          <w:tblCellSpacing w:w="15" w:type="dxa"/>
        </w:trPr>
        <w:tc>
          <w:tcPr>
            <w:tcW w:w="0" w:type="auto"/>
            <w:tcBorders>
              <w:bottom w:val="single" w:sz="6" w:space="0" w:color="CCCCCC"/>
            </w:tcBorders>
            <w:vAlign w:val="center"/>
            <w:hideMark/>
          </w:tcPr>
          <w:p w14:paraId="79A0DB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2B06D4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41F027C" w14:textId="77777777">
        <w:trPr>
          <w:divId w:val="1777020536"/>
          <w:tblCellSpacing w:w="15" w:type="dxa"/>
        </w:trPr>
        <w:tc>
          <w:tcPr>
            <w:tcW w:w="0" w:type="auto"/>
            <w:tcBorders>
              <w:bottom w:val="single" w:sz="6" w:space="0" w:color="CCCCCC"/>
            </w:tcBorders>
            <w:vAlign w:val="center"/>
            <w:hideMark/>
          </w:tcPr>
          <w:p w14:paraId="0312B44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7F9A0E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F7FFCF9" w14:textId="77777777">
        <w:trPr>
          <w:divId w:val="1777020536"/>
          <w:tblCellSpacing w:w="15" w:type="dxa"/>
        </w:trPr>
        <w:tc>
          <w:tcPr>
            <w:tcW w:w="0" w:type="auto"/>
            <w:tcBorders>
              <w:bottom w:val="single" w:sz="6" w:space="0" w:color="CCCCCC"/>
            </w:tcBorders>
            <w:vAlign w:val="center"/>
            <w:hideMark/>
          </w:tcPr>
          <w:p w14:paraId="44AF1EB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0D396FB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C81F7E2" w14:textId="77777777">
        <w:trPr>
          <w:divId w:val="1777020536"/>
          <w:tblCellSpacing w:w="15" w:type="dxa"/>
        </w:trPr>
        <w:tc>
          <w:tcPr>
            <w:tcW w:w="0" w:type="auto"/>
            <w:tcBorders>
              <w:bottom w:val="single" w:sz="6" w:space="0" w:color="CCCCCC"/>
            </w:tcBorders>
            <w:vAlign w:val="center"/>
            <w:hideMark/>
          </w:tcPr>
          <w:p w14:paraId="1C18C4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D359A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10F618E" w14:textId="77777777" w:rsidR="00000000" w:rsidRDefault="00000000">
      <w:pPr>
        <w:pStyle w:val="Heading2"/>
        <w:divId w:val="1777020536"/>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28C6D315" w14:textId="77777777">
        <w:trPr>
          <w:divId w:val="1777020536"/>
          <w:tblCellSpacing w:w="15" w:type="dxa"/>
        </w:trPr>
        <w:tc>
          <w:tcPr>
            <w:tcW w:w="0" w:type="auto"/>
            <w:tcBorders>
              <w:bottom w:val="single" w:sz="6" w:space="0" w:color="000000"/>
            </w:tcBorders>
            <w:shd w:val="clear" w:color="auto" w:fill="BBBBBB"/>
            <w:vAlign w:val="center"/>
            <w:hideMark/>
          </w:tcPr>
          <w:p w14:paraId="761E773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9D0C29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CADECF7" w14:textId="77777777">
        <w:trPr>
          <w:divId w:val="1777020536"/>
          <w:tblCellSpacing w:w="15" w:type="dxa"/>
        </w:trPr>
        <w:tc>
          <w:tcPr>
            <w:tcW w:w="0" w:type="auto"/>
            <w:tcBorders>
              <w:bottom w:val="single" w:sz="6" w:space="0" w:color="CCCCCC"/>
            </w:tcBorders>
            <w:vAlign w:val="center"/>
            <w:hideMark/>
          </w:tcPr>
          <w:p w14:paraId="6E9CA27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0A12C22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252A842" w14:textId="77777777">
        <w:trPr>
          <w:divId w:val="1777020536"/>
          <w:tblCellSpacing w:w="15" w:type="dxa"/>
        </w:trPr>
        <w:tc>
          <w:tcPr>
            <w:tcW w:w="0" w:type="auto"/>
            <w:tcBorders>
              <w:bottom w:val="single" w:sz="6" w:space="0" w:color="CCCCCC"/>
            </w:tcBorders>
            <w:vAlign w:val="center"/>
            <w:hideMark/>
          </w:tcPr>
          <w:p w14:paraId="0768811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4F2C520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298C2A3" w14:textId="77777777">
        <w:trPr>
          <w:divId w:val="1777020536"/>
          <w:tblCellSpacing w:w="15" w:type="dxa"/>
        </w:trPr>
        <w:tc>
          <w:tcPr>
            <w:tcW w:w="0" w:type="auto"/>
            <w:tcBorders>
              <w:bottom w:val="single" w:sz="6" w:space="0" w:color="CCCCCC"/>
            </w:tcBorders>
            <w:vAlign w:val="center"/>
            <w:hideMark/>
          </w:tcPr>
          <w:p w14:paraId="680DD92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765053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21FEFBA" w14:textId="77777777">
        <w:trPr>
          <w:divId w:val="1777020536"/>
          <w:tblCellSpacing w:w="15" w:type="dxa"/>
        </w:trPr>
        <w:tc>
          <w:tcPr>
            <w:tcW w:w="0" w:type="auto"/>
            <w:tcBorders>
              <w:bottom w:val="single" w:sz="6" w:space="0" w:color="CCCCCC"/>
            </w:tcBorders>
            <w:vAlign w:val="center"/>
            <w:hideMark/>
          </w:tcPr>
          <w:p w14:paraId="396F9E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0A2F42B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E3C8CB6" w14:textId="77777777" w:rsidR="00000000" w:rsidRDefault="00000000">
      <w:pPr>
        <w:pStyle w:val="Heading1"/>
        <w:divId w:val="731855122"/>
        <w:rPr>
          <w:rFonts w:ascii="Georgia" w:eastAsia="Times New Roman" w:hAnsi="Georgia"/>
          <w:sz w:val="29"/>
          <w:szCs w:val="29"/>
        </w:rPr>
      </w:pPr>
      <w:r>
        <w:rPr>
          <w:rFonts w:ascii="Georgia" w:eastAsia="Times New Roman" w:hAnsi="Georgia"/>
          <w:sz w:val="29"/>
          <w:szCs w:val="29"/>
        </w:rPr>
        <w:t>Ecosystem Services</w:t>
      </w:r>
    </w:p>
    <w:p w14:paraId="63EEE94C" w14:textId="77777777" w:rsidR="00000000" w:rsidRDefault="00000000">
      <w:pPr>
        <w:pStyle w:val="Heading2"/>
        <w:divId w:val="731855122"/>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0648CE5" w14:textId="77777777">
        <w:trPr>
          <w:divId w:val="731855122"/>
          <w:tblCellSpacing w:w="15" w:type="dxa"/>
        </w:trPr>
        <w:tc>
          <w:tcPr>
            <w:tcW w:w="0" w:type="auto"/>
            <w:tcBorders>
              <w:bottom w:val="single" w:sz="6" w:space="0" w:color="000000"/>
            </w:tcBorders>
            <w:shd w:val="clear" w:color="auto" w:fill="BBBBBB"/>
            <w:vAlign w:val="center"/>
            <w:hideMark/>
          </w:tcPr>
          <w:p w14:paraId="5F78F7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3ECA4276"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06008C75" w14:textId="77777777">
        <w:trPr>
          <w:divId w:val="731855122"/>
          <w:tblCellSpacing w:w="15" w:type="dxa"/>
        </w:trPr>
        <w:tc>
          <w:tcPr>
            <w:tcW w:w="0" w:type="auto"/>
            <w:vAlign w:val="center"/>
            <w:hideMark/>
          </w:tcPr>
          <w:p w14:paraId="5C7E19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CB20F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E191595"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35DCDFF" w14:textId="77777777" w:rsidR="00000000" w:rsidRDefault="00000000">
      <w:pPr>
        <w:pStyle w:val="NormalWeb"/>
        <w:divId w:val="270864786"/>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40B47372" w14:textId="77777777" w:rsidR="00000000" w:rsidRDefault="00000000">
      <w:pPr>
        <w:pStyle w:val="NormalWeb"/>
        <w:divId w:val="270864786"/>
        <w:rPr>
          <w:rFonts w:ascii="Georgia" w:hAnsi="Georgia"/>
        </w:rPr>
      </w:pPr>
      <w:r>
        <w:rPr>
          <w:rFonts w:ascii="Georgia" w:hAnsi="Georgia"/>
        </w:rPr>
        <w:t xml:space="preserve">Bachman, S., Moat, J., Hill, A., de la Torre, J. and Scot,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65BDC503" w14:textId="77777777" w:rsidR="00000000" w:rsidRDefault="00000000">
      <w:pPr>
        <w:pStyle w:val="NormalWeb"/>
        <w:divId w:val="270864786"/>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3C3BF3CF" w14:textId="77777777" w:rsidR="00000000" w:rsidRDefault="00000000">
      <w:pPr>
        <w:pStyle w:val="NormalWeb"/>
        <w:divId w:val="270864786"/>
        <w:rPr>
          <w:rFonts w:ascii="Georgia" w:hAnsi="Georgia"/>
        </w:rPr>
      </w:pPr>
      <w:commentRangeStart w:id="78"/>
      <w:r>
        <w:rPr>
          <w:rFonts w:ascii="Georgia" w:hAnsi="Georgia"/>
        </w:rPr>
        <w:t>POWO. 2022. Plants of the World Online. Facilitated by the Royal Botanic Gardens, Kew. Available at: http://powo.science.kew.org/. (Accessed: 2022).</w:t>
      </w:r>
    </w:p>
    <w:p w14:paraId="63051F5E" w14:textId="77777777" w:rsidR="00B27F9D" w:rsidRDefault="00000000">
      <w:pPr>
        <w:pStyle w:val="NormalWeb"/>
        <w:divId w:val="270864786"/>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commentRangeEnd w:id="78"/>
      <w:r w:rsidR="0026594A">
        <w:rPr>
          <w:rStyle w:val="CommentReference"/>
        </w:rPr>
        <w:commentReference w:id="78"/>
      </w:r>
    </w:p>
    <w:sectPr w:rsidR="00B27F9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10-20T19:06:00Z" w:initials="JP">
    <w:p w14:paraId="4E119BEF" w14:textId="77777777" w:rsidR="0026594A" w:rsidRDefault="0026594A" w:rsidP="008436FD">
      <w:pPr>
        <w:pStyle w:val="CommentText"/>
      </w:pPr>
      <w:r>
        <w:rPr>
          <w:rStyle w:val="CommentReference"/>
        </w:rPr>
        <w:annotationRef/>
      </w:r>
      <w:r>
        <w:t>Settlements/urbanisation/encroachment? What is this?</w:t>
      </w:r>
    </w:p>
  </w:comment>
  <w:comment w:id="6" w:author="Jack Plummer" w:date="2022-10-20T19:06:00Z" w:initials="JP">
    <w:p w14:paraId="3AA4D6EE" w14:textId="77777777" w:rsidR="0026594A" w:rsidRDefault="0026594A" w:rsidP="000215EC">
      <w:pPr>
        <w:pStyle w:val="CommentText"/>
      </w:pPr>
      <w:r>
        <w:rPr>
          <w:rStyle w:val="CommentReference"/>
        </w:rPr>
        <w:annotationRef/>
      </w:r>
      <w:r>
        <w:t>Construction activities?</w:t>
      </w:r>
    </w:p>
  </w:comment>
  <w:comment w:id="33" w:author="Jack Plummer" w:date="2022-10-20T19:09:00Z" w:initials="JP">
    <w:p w14:paraId="52F9AD26" w14:textId="77777777" w:rsidR="0026594A" w:rsidRDefault="0026594A" w:rsidP="002078F5">
      <w:pPr>
        <w:pStyle w:val="CommentText"/>
      </w:pPr>
      <w:r>
        <w:rPr>
          <w:rStyle w:val="CommentReference"/>
        </w:rPr>
        <w:annotationRef/>
      </w:r>
      <w:r>
        <w:t>Remove if not applying VU D2</w:t>
      </w:r>
    </w:p>
  </w:comment>
  <w:comment w:id="48" w:author="Jack Plummer" w:date="2022-10-20T19:11:00Z" w:initials="JP">
    <w:p w14:paraId="42A3C9FE" w14:textId="77777777" w:rsidR="0026594A" w:rsidRDefault="0026594A" w:rsidP="00F1277A">
      <w:pPr>
        <w:pStyle w:val="CommentText"/>
      </w:pPr>
      <w:r>
        <w:rPr>
          <w:rStyle w:val="CommentReference"/>
        </w:rPr>
        <w:annotationRef/>
      </w:r>
      <w:r>
        <w:t>Mention habit</w:t>
      </w:r>
    </w:p>
  </w:comment>
  <w:comment w:id="62" w:author="Jack Plummer" w:date="2022-10-20T19:12:00Z" w:initials="JP">
    <w:p w14:paraId="46FD07B4" w14:textId="77777777" w:rsidR="0026594A" w:rsidRDefault="0026594A" w:rsidP="00F56566">
      <w:pPr>
        <w:pStyle w:val="CommentText"/>
      </w:pPr>
      <w:r>
        <w:rPr>
          <w:rStyle w:val="CommentReference"/>
        </w:rPr>
        <w:annotationRef/>
      </w:r>
      <w:r>
        <w:t>remove</w:t>
      </w:r>
    </w:p>
  </w:comment>
  <w:comment w:id="71" w:author="Jack Plummer" w:date="2022-10-20T19:13:00Z" w:initials="JP">
    <w:p w14:paraId="6452EA38" w14:textId="77777777" w:rsidR="0026594A" w:rsidRDefault="0026594A" w:rsidP="007D12A7">
      <w:pPr>
        <w:pStyle w:val="CommentText"/>
      </w:pPr>
      <w:r>
        <w:rPr>
          <w:rStyle w:val="CommentReference"/>
        </w:rPr>
        <w:annotationRef/>
      </w:r>
      <w:r>
        <w:t>Maybe mention this in Threats documentation.</w:t>
      </w:r>
    </w:p>
  </w:comment>
  <w:comment w:id="74" w:author="Jack Plummer" w:date="2022-10-20T19:14:00Z" w:initials="JP">
    <w:p w14:paraId="588719DA" w14:textId="77777777" w:rsidR="0026594A" w:rsidRDefault="0026594A" w:rsidP="00F56295">
      <w:pPr>
        <w:pStyle w:val="CommentText"/>
      </w:pPr>
      <w:r>
        <w:rPr>
          <w:rStyle w:val="CommentReference"/>
        </w:rPr>
        <w:annotationRef/>
      </w:r>
      <w:r>
        <w:t>Name these</w:t>
      </w:r>
    </w:p>
  </w:comment>
  <w:comment w:id="78" w:author="Jack Plummer" w:date="2022-10-20T19:14:00Z" w:initials="JP">
    <w:p w14:paraId="765B350F" w14:textId="77777777" w:rsidR="0026594A" w:rsidRDefault="0026594A" w:rsidP="006441FC">
      <w:pPr>
        <w:pStyle w:val="CommentText"/>
      </w:pPr>
      <w:r>
        <w:rPr>
          <w:rStyle w:val="CommentReference"/>
        </w:rPr>
        <w:annotationRef/>
      </w:r>
      <w:r>
        <w:t>Cite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119BEF" w15:done="0"/>
  <w15:commentEx w15:paraId="3AA4D6EE" w15:done="0"/>
  <w15:commentEx w15:paraId="52F9AD26" w15:done="0"/>
  <w15:commentEx w15:paraId="42A3C9FE" w15:done="0"/>
  <w15:commentEx w15:paraId="46FD07B4" w15:done="0"/>
  <w15:commentEx w15:paraId="6452EA38" w15:done="0"/>
  <w15:commentEx w15:paraId="588719DA" w15:done="0"/>
  <w15:commentEx w15:paraId="765B35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1ABD" w16cex:dateUtc="2022-10-20T18:06:00Z"/>
  <w16cex:commentExtensible w16cex:durableId="26FC1AD2" w16cex:dateUtc="2022-10-20T18:06:00Z"/>
  <w16cex:commentExtensible w16cex:durableId="26FC1B77" w16cex:dateUtc="2022-10-20T18:09:00Z"/>
  <w16cex:commentExtensible w16cex:durableId="26FC1BD2" w16cex:dateUtc="2022-10-20T18:11:00Z"/>
  <w16cex:commentExtensible w16cex:durableId="26FC1C23" w16cex:dateUtc="2022-10-20T18:12:00Z"/>
  <w16cex:commentExtensible w16cex:durableId="26FC1C6F" w16cex:dateUtc="2022-10-20T18:13:00Z"/>
  <w16cex:commentExtensible w16cex:durableId="26FC1C81" w16cex:dateUtc="2022-10-20T18:14:00Z"/>
  <w16cex:commentExtensible w16cex:durableId="26FC1C9C" w16cex:dateUtc="2022-10-20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119BEF" w16cid:durableId="26FC1ABD"/>
  <w16cid:commentId w16cid:paraId="3AA4D6EE" w16cid:durableId="26FC1AD2"/>
  <w16cid:commentId w16cid:paraId="52F9AD26" w16cid:durableId="26FC1B77"/>
  <w16cid:commentId w16cid:paraId="42A3C9FE" w16cid:durableId="26FC1BD2"/>
  <w16cid:commentId w16cid:paraId="46FD07B4" w16cid:durableId="26FC1C23"/>
  <w16cid:commentId w16cid:paraId="6452EA38" w16cid:durableId="26FC1C6F"/>
  <w16cid:commentId w16cid:paraId="588719DA" w16cid:durableId="26FC1C81"/>
  <w16cid:commentId w16cid:paraId="765B350F" w16cid:durableId="26FC1C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594A"/>
    <w:rsid w:val="0026594A"/>
    <w:rsid w:val="00B27F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B8305"/>
  <w15:chartTrackingRefBased/>
  <w15:docId w15:val="{84AD3114-6E81-4E64-BD39-BE04D539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26594A"/>
    <w:rPr>
      <w:rFonts w:eastAsiaTheme="minorEastAsia"/>
      <w:sz w:val="24"/>
      <w:szCs w:val="24"/>
    </w:rPr>
  </w:style>
  <w:style w:type="character" w:styleId="CommentReference">
    <w:name w:val="annotation reference"/>
    <w:basedOn w:val="DefaultParagraphFont"/>
    <w:uiPriority w:val="99"/>
    <w:semiHidden/>
    <w:unhideWhenUsed/>
    <w:rsid w:val="0026594A"/>
    <w:rPr>
      <w:sz w:val="16"/>
      <w:szCs w:val="16"/>
    </w:rPr>
  </w:style>
  <w:style w:type="paragraph" w:styleId="CommentText">
    <w:name w:val="annotation text"/>
    <w:basedOn w:val="Normal"/>
    <w:link w:val="CommentTextChar"/>
    <w:uiPriority w:val="99"/>
    <w:unhideWhenUsed/>
    <w:rsid w:val="0026594A"/>
    <w:rPr>
      <w:sz w:val="20"/>
      <w:szCs w:val="20"/>
    </w:rPr>
  </w:style>
  <w:style w:type="character" w:customStyle="1" w:styleId="CommentTextChar">
    <w:name w:val="Comment Text Char"/>
    <w:basedOn w:val="DefaultParagraphFont"/>
    <w:link w:val="CommentText"/>
    <w:uiPriority w:val="99"/>
    <w:rsid w:val="0026594A"/>
    <w:rPr>
      <w:rFonts w:eastAsiaTheme="minorEastAsia"/>
    </w:rPr>
  </w:style>
  <w:style w:type="paragraph" w:styleId="CommentSubject">
    <w:name w:val="annotation subject"/>
    <w:basedOn w:val="CommentText"/>
    <w:next w:val="CommentText"/>
    <w:link w:val="CommentSubjectChar"/>
    <w:uiPriority w:val="99"/>
    <w:semiHidden/>
    <w:unhideWhenUsed/>
    <w:rsid w:val="0026594A"/>
    <w:rPr>
      <w:b/>
      <w:bCs/>
    </w:rPr>
  </w:style>
  <w:style w:type="character" w:customStyle="1" w:styleId="CommentSubjectChar">
    <w:name w:val="Comment Subject Char"/>
    <w:basedOn w:val="CommentTextChar"/>
    <w:link w:val="CommentSubject"/>
    <w:uiPriority w:val="99"/>
    <w:semiHidden/>
    <w:rsid w:val="0026594A"/>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30505">
      <w:marLeft w:val="0"/>
      <w:marRight w:val="0"/>
      <w:marTop w:val="0"/>
      <w:marBottom w:val="0"/>
      <w:divBdr>
        <w:top w:val="none" w:sz="0" w:space="0" w:color="auto"/>
        <w:left w:val="none" w:sz="0" w:space="0" w:color="auto"/>
        <w:bottom w:val="none" w:sz="0" w:space="0" w:color="auto"/>
        <w:right w:val="none" w:sz="0" w:space="0" w:color="auto"/>
      </w:divBdr>
    </w:div>
    <w:div w:id="270864786">
      <w:marLeft w:val="0"/>
      <w:marRight w:val="0"/>
      <w:marTop w:val="0"/>
      <w:marBottom w:val="0"/>
      <w:divBdr>
        <w:top w:val="none" w:sz="0" w:space="0" w:color="auto"/>
        <w:left w:val="none" w:sz="0" w:space="0" w:color="auto"/>
        <w:bottom w:val="none" w:sz="0" w:space="0" w:color="auto"/>
        <w:right w:val="none" w:sz="0" w:space="0" w:color="auto"/>
      </w:divBdr>
    </w:div>
    <w:div w:id="347604118">
      <w:marLeft w:val="0"/>
      <w:marRight w:val="0"/>
      <w:marTop w:val="0"/>
      <w:marBottom w:val="0"/>
      <w:divBdr>
        <w:top w:val="none" w:sz="0" w:space="0" w:color="auto"/>
        <w:left w:val="none" w:sz="0" w:space="0" w:color="auto"/>
        <w:bottom w:val="none" w:sz="0" w:space="0" w:color="auto"/>
        <w:right w:val="none" w:sz="0" w:space="0" w:color="auto"/>
      </w:divBdr>
    </w:div>
    <w:div w:id="401415040">
      <w:marLeft w:val="0"/>
      <w:marRight w:val="0"/>
      <w:marTop w:val="0"/>
      <w:marBottom w:val="0"/>
      <w:divBdr>
        <w:top w:val="none" w:sz="0" w:space="0" w:color="auto"/>
        <w:left w:val="none" w:sz="0" w:space="0" w:color="auto"/>
        <w:bottom w:val="none" w:sz="0" w:space="0" w:color="auto"/>
        <w:right w:val="none" w:sz="0" w:space="0" w:color="auto"/>
      </w:divBdr>
    </w:div>
    <w:div w:id="711345416">
      <w:marLeft w:val="0"/>
      <w:marRight w:val="0"/>
      <w:marTop w:val="0"/>
      <w:marBottom w:val="0"/>
      <w:divBdr>
        <w:top w:val="none" w:sz="0" w:space="0" w:color="auto"/>
        <w:left w:val="none" w:sz="0" w:space="0" w:color="auto"/>
        <w:bottom w:val="none" w:sz="0" w:space="0" w:color="auto"/>
        <w:right w:val="none" w:sz="0" w:space="0" w:color="auto"/>
      </w:divBdr>
    </w:div>
    <w:div w:id="731855122">
      <w:marLeft w:val="0"/>
      <w:marRight w:val="0"/>
      <w:marTop w:val="0"/>
      <w:marBottom w:val="0"/>
      <w:divBdr>
        <w:top w:val="none" w:sz="0" w:space="0" w:color="auto"/>
        <w:left w:val="none" w:sz="0" w:space="0" w:color="auto"/>
        <w:bottom w:val="none" w:sz="0" w:space="0" w:color="auto"/>
        <w:right w:val="none" w:sz="0" w:space="0" w:color="auto"/>
      </w:divBdr>
    </w:div>
    <w:div w:id="1365984849">
      <w:marLeft w:val="0"/>
      <w:marRight w:val="0"/>
      <w:marTop w:val="0"/>
      <w:marBottom w:val="0"/>
      <w:divBdr>
        <w:top w:val="none" w:sz="0" w:space="0" w:color="auto"/>
        <w:left w:val="none" w:sz="0" w:space="0" w:color="auto"/>
        <w:bottom w:val="none" w:sz="0" w:space="0" w:color="auto"/>
        <w:right w:val="none" w:sz="0" w:space="0" w:color="auto"/>
      </w:divBdr>
    </w:div>
    <w:div w:id="1583880142">
      <w:marLeft w:val="0"/>
      <w:marRight w:val="0"/>
      <w:marTop w:val="0"/>
      <w:marBottom w:val="0"/>
      <w:divBdr>
        <w:top w:val="none" w:sz="0" w:space="0" w:color="auto"/>
        <w:left w:val="none" w:sz="0" w:space="0" w:color="auto"/>
        <w:bottom w:val="none" w:sz="0" w:space="0" w:color="auto"/>
        <w:right w:val="none" w:sz="0" w:space="0" w:color="auto"/>
      </w:divBdr>
    </w:div>
    <w:div w:id="1713919474">
      <w:marLeft w:val="0"/>
      <w:marRight w:val="0"/>
      <w:marTop w:val="0"/>
      <w:marBottom w:val="0"/>
      <w:divBdr>
        <w:top w:val="none" w:sz="0" w:space="0" w:color="auto"/>
        <w:left w:val="none" w:sz="0" w:space="0" w:color="auto"/>
        <w:bottom w:val="none" w:sz="0" w:space="0" w:color="auto"/>
        <w:right w:val="none" w:sz="0" w:space="0" w:color="auto"/>
      </w:divBdr>
    </w:div>
    <w:div w:id="1777020536">
      <w:marLeft w:val="0"/>
      <w:marRight w:val="0"/>
      <w:marTop w:val="0"/>
      <w:marBottom w:val="0"/>
      <w:divBdr>
        <w:top w:val="none" w:sz="0" w:space="0" w:color="auto"/>
        <w:left w:val="none" w:sz="0" w:space="0" w:color="auto"/>
        <w:bottom w:val="none" w:sz="0" w:space="0" w:color="auto"/>
        <w:right w:val="none" w:sz="0" w:space="0" w:color="auto"/>
      </w:divBdr>
    </w:div>
    <w:div w:id="1864512366">
      <w:marLeft w:val="0"/>
      <w:marRight w:val="0"/>
      <w:marTop w:val="0"/>
      <w:marBottom w:val="0"/>
      <w:divBdr>
        <w:top w:val="none" w:sz="0" w:space="0" w:color="auto"/>
        <w:left w:val="none" w:sz="0" w:space="0" w:color="auto"/>
        <w:bottom w:val="none" w:sz="0" w:space="0" w:color="auto"/>
        <w:right w:val="none" w:sz="0" w:space="0" w:color="auto"/>
      </w:divBdr>
      <w:divsChild>
        <w:div w:id="250045790">
          <w:marLeft w:val="0"/>
          <w:marRight w:val="0"/>
          <w:marTop w:val="0"/>
          <w:marBottom w:val="150"/>
          <w:divBdr>
            <w:top w:val="single" w:sz="12" w:space="0" w:color="000000"/>
            <w:left w:val="none" w:sz="0" w:space="0" w:color="auto"/>
            <w:bottom w:val="single" w:sz="12" w:space="0" w:color="000000"/>
            <w:right w:val="none" w:sz="0" w:space="0" w:color="auto"/>
          </w:divBdr>
        </w:div>
      </w:divsChild>
    </w:div>
    <w:div w:id="198045844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NBT_Batch3\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3B58DC-4ECE-453B-A3A0-815804142843}"/>
</file>

<file path=customXml/itemProps2.xml><?xml version="1.0" encoding="utf-8"?>
<ds:datastoreItem xmlns:ds="http://schemas.openxmlformats.org/officeDocument/2006/customXml" ds:itemID="{4D03E84D-062B-4323-AAF4-479035B71862}"/>
</file>

<file path=customXml/itemProps3.xml><?xml version="1.0" encoding="utf-8"?>
<ds:datastoreItem xmlns:ds="http://schemas.openxmlformats.org/officeDocument/2006/customXml" ds:itemID="{B96B5912-83FF-47D0-A4A8-EE582E4B880F}"/>
</file>

<file path=customXml/itemProps4.xml><?xml version="1.0" encoding="utf-8"?>
<ds:datastoreItem xmlns:ds="http://schemas.openxmlformats.org/officeDocument/2006/customXml" ds:itemID="{43766239-5E10-4451-8C88-950C11806AF4}"/>
</file>

<file path=customXml/itemProps5.xml><?xml version="1.0" encoding="utf-8"?>
<ds:datastoreItem xmlns:ds="http://schemas.openxmlformats.org/officeDocument/2006/customXml" ds:itemID="{CB1EA8B0-1503-4374-BBCB-22DAF0D84B16}"/>
</file>

<file path=docProps/app.xml><?xml version="1.0" encoding="utf-8"?>
<Properties xmlns="http://schemas.openxmlformats.org/officeDocument/2006/extended-properties" xmlns:vt="http://schemas.openxmlformats.org/officeDocument/2006/docPropsVTypes">
  <Template>Normal</Template>
  <TotalTime>9</TotalTime>
  <Pages>5</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Paraboea phanomensis</dc:title>
  <dc:subject/>
  <dc:creator>Jack Plummer</dc:creator>
  <cp:keywords/>
  <dc:description/>
  <cp:lastModifiedBy>Jack Plummer</cp:lastModifiedBy>
  <cp:revision>2</cp:revision>
  <dcterms:created xsi:type="dcterms:W3CDTF">2022-10-20T18:14:00Z</dcterms:created>
  <dcterms:modified xsi:type="dcterms:W3CDTF">2022-10-20T18:14:00Z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