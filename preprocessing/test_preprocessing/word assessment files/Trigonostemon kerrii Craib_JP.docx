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AA73D" w14:textId="77777777" w:rsidR="00000000" w:rsidRDefault="00855B9E">
      <w:pPr>
        <w:jc w:val="center"/>
        <w:divId w:val="1750691947"/>
        <w:rPr>
          <w:rFonts w:ascii="Georgia" w:eastAsia="Times New Roman" w:hAnsi="Georgia"/>
          <w:b/>
          <w:bCs/>
          <w:sz w:val="29"/>
          <w:szCs w:val="29"/>
        </w:rPr>
      </w:pPr>
      <w:r>
        <w:rPr>
          <w:rFonts w:ascii="Georgia" w:eastAsia="Times New Roman" w:hAnsi="Georgia"/>
          <w:b/>
          <w:bCs/>
          <w:sz w:val="29"/>
          <w:szCs w:val="29"/>
        </w:rPr>
        <w:t>Draft</w:t>
      </w:r>
    </w:p>
    <w:p w14:paraId="51BE9777" w14:textId="77777777" w:rsidR="00000000" w:rsidRDefault="00855B9E">
      <w:pPr>
        <w:divId w:val="1831829376"/>
        <w:rPr>
          <w:rFonts w:ascii="Georgia" w:eastAsia="Times New Roman" w:hAnsi="Georgia"/>
          <w:sz w:val="18"/>
          <w:szCs w:val="18"/>
        </w:rPr>
      </w:pPr>
      <w:r>
        <w:rPr>
          <w:rFonts w:ascii="Georgia" w:eastAsia="Times New Roman" w:hAnsi="Georgia"/>
          <w:noProof/>
          <w:sz w:val="18"/>
          <w:szCs w:val="18"/>
        </w:rPr>
        <w:drawing>
          <wp:inline distT="0" distB="0" distL="0" distR="0" wp14:anchorId="260D2D7C" wp14:editId="6296C509">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C594F0" w14:textId="77777777" w:rsidR="00000000" w:rsidRDefault="00855B9E">
      <w:pPr>
        <w:shd w:val="clear" w:color="auto" w:fill="FFFFFF"/>
        <w:spacing w:before="100" w:beforeAutospacing="1" w:after="100" w:afterAutospacing="1"/>
        <w:jc w:val="right"/>
        <w:outlineLvl w:val="1"/>
        <w:divId w:val="1831829376"/>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Trigonostemon</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kerrii</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Craib</w:t>
      </w:r>
      <w:proofErr w:type="spellEnd"/>
    </w:p>
    <w:p w14:paraId="11EF7376" w14:textId="77777777" w:rsidR="00000000" w:rsidRDefault="00855B9E">
      <w:pPr>
        <w:jc w:val="right"/>
        <w:divId w:val="1831829376"/>
        <w:rPr>
          <w:rFonts w:ascii="Georgia" w:eastAsia="Times New Roman" w:hAnsi="Georgia"/>
          <w:sz w:val="18"/>
          <w:szCs w:val="18"/>
        </w:rPr>
      </w:pPr>
      <w:r>
        <w:rPr>
          <w:rFonts w:ascii="Georgia" w:eastAsia="Times New Roman" w:hAnsi="Georgia"/>
          <w:sz w:val="18"/>
          <w:szCs w:val="18"/>
        </w:rPr>
        <w:t xml:space="preserve">PLANTAE - TRACHEOPHYTA - MAGNOLIOPSIDA - MALPIGHIALES - EUPHORBIACEAE - </w:t>
      </w:r>
      <w:proofErr w:type="spellStart"/>
      <w:r>
        <w:rPr>
          <w:rFonts w:ascii="Georgia" w:eastAsia="Times New Roman" w:hAnsi="Georgia"/>
          <w:sz w:val="18"/>
          <w:szCs w:val="18"/>
        </w:rPr>
        <w:t>Trigonostemon</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kerrii</w:t>
      </w:r>
      <w:proofErr w:type="spellEnd"/>
    </w:p>
    <w:p w14:paraId="2A2D3928" w14:textId="77777777" w:rsidR="00000000" w:rsidRDefault="00855B9E">
      <w:pPr>
        <w:pStyle w:val="NormalWeb"/>
        <w:divId w:val="1872497421"/>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239"/>
      </w:tblGrid>
      <w:tr w:rsidR="00000000" w14:paraId="3F8141E6" w14:textId="77777777">
        <w:trPr>
          <w:tblCellSpacing w:w="15" w:type="dxa"/>
          <w:jc w:val="center"/>
        </w:trPr>
        <w:tc>
          <w:tcPr>
            <w:tcW w:w="0" w:type="auto"/>
            <w:tcBorders>
              <w:bottom w:val="single" w:sz="6" w:space="0" w:color="000000"/>
            </w:tcBorders>
            <w:shd w:val="clear" w:color="auto" w:fill="BBBBBB"/>
            <w:vAlign w:val="center"/>
            <w:hideMark/>
          </w:tcPr>
          <w:p w14:paraId="23F66B5B" w14:textId="77777777" w:rsidR="00000000" w:rsidRDefault="00855B9E">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4866FA66" w14:textId="77777777">
        <w:trPr>
          <w:tblCellSpacing w:w="15" w:type="dxa"/>
          <w:jc w:val="center"/>
        </w:trPr>
        <w:tc>
          <w:tcPr>
            <w:tcW w:w="0" w:type="auto"/>
            <w:vAlign w:val="center"/>
            <w:hideMark/>
          </w:tcPr>
          <w:p w14:paraId="5CC9E51A" w14:textId="77777777" w:rsidR="00000000" w:rsidRDefault="00855B9E">
            <w:pPr>
              <w:spacing w:after="75"/>
              <w:rPr>
                <w:rFonts w:ascii="Georgia" w:eastAsia="Times New Roman" w:hAnsi="Georgia"/>
                <w:sz w:val="20"/>
                <w:szCs w:val="20"/>
              </w:rPr>
            </w:pPr>
            <w:r>
              <w:rPr>
                <w:rFonts w:ascii="Georgia" w:eastAsia="Times New Roman" w:hAnsi="Georgia"/>
                <w:sz w:val="20"/>
                <w:szCs w:val="20"/>
              </w:rPr>
              <w:t>EN - Endangered, B2ab(iii) (IUCN version 3.1)</w:t>
            </w:r>
          </w:p>
        </w:tc>
      </w:tr>
    </w:tbl>
    <w:p w14:paraId="31A100BC" w14:textId="77777777" w:rsidR="00000000" w:rsidRDefault="00855B9E">
      <w:pPr>
        <w:pStyle w:val="Heading1"/>
        <w:divId w:val="1934048356"/>
        <w:rPr>
          <w:rFonts w:ascii="Georgia" w:eastAsia="Times New Roman" w:hAnsi="Georgia"/>
          <w:sz w:val="29"/>
          <w:szCs w:val="29"/>
        </w:rPr>
      </w:pPr>
      <w:r>
        <w:rPr>
          <w:rFonts w:ascii="Georgia" w:eastAsia="Times New Roman" w:hAnsi="Georgia"/>
          <w:sz w:val="29"/>
          <w:szCs w:val="29"/>
        </w:rPr>
        <w:t>Red List Assessment</w:t>
      </w:r>
    </w:p>
    <w:p w14:paraId="08A5F26F" w14:textId="77777777" w:rsidR="00000000" w:rsidRDefault="00855B9E">
      <w:pPr>
        <w:pStyle w:val="Heading2"/>
        <w:divId w:val="1934048356"/>
        <w:rPr>
          <w:rFonts w:ascii="Georgia" w:eastAsia="Times New Roman" w:hAnsi="Georgia"/>
          <w:sz w:val="27"/>
          <w:szCs w:val="27"/>
        </w:rPr>
      </w:pPr>
      <w:r>
        <w:rPr>
          <w:rFonts w:ascii="Georgia" w:eastAsia="Times New Roman" w:hAnsi="Georgia"/>
          <w:sz w:val="27"/>
          <w:szCs w:val="27"/>
        </w:rPr>
        <w:t>Assessment Information</w:t>
      </w:r>
    </w:p>
    <w:p w14:paraId="61524066" w14:textId="77777777" w:rsidR="00000000" w:rsidRDefault="00855B9E">
      <w:pPr>
        <w:pStyle w:val="NormalWeb"/>
        <w:divId w:val="1934048356"/>
        <w:rPr>
          <w:rFonts w:ascii="Georgia" w:hAnsi="Georgia"/>
        </w:rPr>
      </w:pPr>
      <w:r>
        <w:rPr>
          <w:rStyle w:val="datalabel1"/>
          <w:rFonts w:ascii="Georgia" w:hAnsi="Georgia"/>
        </w:rPr>
        <w:t xml:space="preserve">Date of Assessment: </w:t>
      </w:r>
      <w:r>
        <w:rPr>
          <w:rFonts w:ascii="Georgia" w:hAnsi="Georgia"/>
        </w:rPr>
        <w:t>2022-05-17</w:t>
      </w:r>
    </w:p>
    <w:p w14:paraId="2B7D6C1D" w14:textId="77777777" w:rsidR="00000000" w:rsidRDefault="00855B9E">
      <w:pPr>
        <w:pStyle w:val="NormalWeb"/>
        <w:divId w:val="1934048356"/>
        <w:rPr>
          <w:rFonts w:ascii="Georgia" w:hAnsi="Georgia"/>
        </w:rPr>
      </w:pPr>
      <w:r>
        <w:rPr>
          <w:rStyle w:val="datalabel1"/>
          <w:rFonts w:ascii="Georgia" w:hAnsi="Georgia"/>
        </w:rPr>
        <w:t xml:space="preserve">Assessor(s): </w:t>
      </w:r>
      <w:r>
        <w:rPr>
          <w:rFonts w:ascii="Georgia" w:hAnsi="Georgia"/>
        </w:rPr>
        <w:t>Pakkad, G.</w:t>
      </w:r>
    </w:p>
    <w:p w14:paraId="05A94CF6" w14:textId="77777777" w:rsidR="00000000" w:rsidRDefault="00855B9E">
      <w:pPr>
        <w:pStyle w:val="NormalWeb"/>
        <w:divId w:val="1934048356"/>
        <w:rPr>
          <w:rFonts w:ascii="Georgia" w:hAnsi="Georgia"/>
        </w:rPr>
      </w:pPr>
      <w:r>
        <w:rPr>
          <w:rStyle w:val="datalabel1"/>
          <w:rFonts w:ascii="Georgia" w:hAnsi="Georgia"/>
        </w:rPr>
        <w:t xml:space="preserve">Regions: </w:t>
      </w:r>
      <w:r>
        <w:rPr>
          <w:rFonts w:ascii="Georgia" w:hAnsi="Georgia"/>
        </w:rPr>
        <w:t>Global</w:t>
      </w:r>
    </w:p>
    <w:p w14:paraId="4AFA243A" w14:textId="77777777" w:rsidR="00000000" w:rsidRDefault="00855B9E">
      <w:pPr>
        <w:pStyle w:val="Heading2"/>
        <w:divId w:val="1934048356"/>
        <w:rPr>
          <w:rFonts w:ascii="Georgia" w:eastAsia="Times New Roman" w:hAnsi="Georgia"/>
          <w:sz w:val="27"/>
          <w:szCs w:val="27"/>
        </w:rPr>
      </w:pPr>
      <w:r>
        <w:rPr>
          <w:rFonts w:ascii="Georgia" w:eastAsia="Times New Roman" w:hAnsi="Georgia"/>
          <w:sz w:val="27"/>
          <w:szCs w:val="27"/>
        </w:rPr>
        <w:t>Assessment Rationale</w:t>
      </w:r>
    </w:p>
    <w:p w14:paraId="794C9B03" w14:textId="57610680" w:rsidR="00000000" w:rsidRDefault="003A4D7D">
      <w:pPr>
        <w:pStyle w:val="NormalWeb"/>
        <w:divId w:val="1934048356"/>
        <w:rPr>
          <w:rFonts w:ascii="Georgia" w:hAnsi="Georgia"/>
        </w:rPr>
      </w:pPr>
      <w:ins w:id="0" w:author="Jack Plummer" w:date="2022-08-22T12:29:00Z">
        <w:r>
          <w:rPr>
            <w:rFonts w:ascii="Georgia" w:hAnsi="Georgia"/>
          </w:rPr>
          <w:t xml:space="preserve">This </w:t>
        </w:r>
      </w:ins>
      <w:del w:id="1" w:author="Jack Plummer" w:date="2022-08-22T12:29:00Z">
        <w:r w:rsidR="00855B9E" w:rsidDel="003A4D7D">
          <w:rPr>
            <w:rFonts w:ascii="Georgia" w:hAnsi="Georgia"/>
          </w:rPr>
          <w:delText>S</w:delText>
        </w:r>
      </w:del>
      <w:ins w:id="2" w:author="Jack Plummer" w:date="2022-08-22T12:29:00Z">
        <w:r>
          <w:rPr>
            <w:rFonts w:ascii="Georgia" w:hAnsi="Georgia"/>
          </w:rPr>
          <w:t>s</w:t>
        </w:r>
      </w:ins>
      <w:r w:rsidR="00855B9E">
        <w:rPr>
          <w:rFonts w:ascii="Georgia" w:hAnsi="Georgia"/>
        </w:rPr>
        <w:t>pecies is known from four collection sites within a</w:t>
      </w:r>
      <w:ins w:id="3" w:author="Jack Plummer" w:date="2022-08-22T12:29:00Z">
        <w:r>
          <w:rPr>
            <w:rFonts w:ascii="Georgia" w:hAnsi="Georgia"/>
          </w:rPr>
          <w:t>n estimated extent of occurrence (EOO) of</w:t>
        </w:r>
      </w:ins>
      <w:del w:id="4" w:author="Jack Plummer" w:date="2022-08-22T12:29:00Z">
        <w:r w:rsidR="00855B9E" w:rsidDel="003A4D7D">
          <w:rPr>
            <w:rFonts w:ascii="Georgia" w:hAnsi="Georgia"/>
          </w:rPr>
          <w:delText xml:space="preserve"> larger area (EOO =</w:delText>
        </w:r>
      </w:del>
      <w:r w:rsidR="00855B9E">
        <w:rPr>
          <w:rFonts w:ascii="Georgia" w:hAnsi="Georgia"/>
        </w:rPr>
        <w:t xml:space="preserve"> 67,980 km2</w:t>
      </w:r>
      <w:del w:id="5" w:author="Jack Plummer" w:date="2022-08-22T12:29:00Z">
        <w:r w:rsidR="00855B9E" w:rsidDel="003A4D7D">
          <w:rPr>
            <w:rFonts w:ascii="Georgia" w:hAnsi="Georgia"/>
          </w:rPr>
          <w:delText>)</w:delText>
        </w:r>
      </w:del>
      <w:r w:rsidR="00855B9E">
        <w:rPr>
          <w:rFonts w:ascii="Georgia" w:hAnsi="Georgia"/>
        </w:rPr>
        <w:t>. There are areas of suitable habitat that have not been comprehensively surveyed, but urbanization is causing sharp declines i</w:t>
      </w:r>
      <w:ins w:id="6" w:author="Jack Plummer" w:date="2022-08-22T12:29:00Z">
        <w:r>
          <w:rPr>
            <w:rFonts w:ascii="Georgia" w:hAnsi="Georgia"/>
          </w:rPr>
          <w:t xml:space="preserve">n </w:t>
        </w:r>
      </w:ins>
      <w:del w:id="7" w:author="Jack Plummer" w:date="2022-08-22T12:29:00Z">
        <w:r w:rsidR="00855B9E" w:rsidDel="003A4D7D">
          <w:rPr>
            <w:rFonts w:ascii="Georgia" w:hAnsi="Georgia"/>
          </w:rPr>
          <w:delText xml:space="preserve">t </w:delText>
        </w:r>
      </w:del>
      <w:r w:rsidR="00855B9E">
        <w:rPr>
          <w:rFonts w:ascii="Georgia" w:hAnsi="Georgia"/>
        </w:rPr>
        <w:t>i</w:t>
      </w:r>
      <w:ins w:id="8" w:author="Jack Plummer" w:date="2022-08-22T12:29:00Z">
        <w:r>
          <w:rPr>
            <w:rFonts w:ascii="Georgia" w:hAnsi="Georgia"/>
          </w:rPr>
          <w:t>t</w:t>
        </w:r>
      </w:ins>
      <w:r w:rsidR="00855B9E">
        <w:rPr>
          <w:rFonts w:ascii="Georgia" w:hAnsi="Georgia"/>
        </w:rPr>
        <w:t xml:space="preserve">s availability. Its </w:t>
      </w:r>
      <w:del w:id="9" w:author="Jack Plummer" w:date="2022-08-22T12:29:00Z">
        <w:r w:rsidR="00855B9E" w:rsidDel="003A4D7D">
          <w:rPr>
            <w:rFonts w:ascii="Georgia" w:hAnsi="Georgia"/>
          </w:rPr>
          <w:delText>estimated extent of occ</w:delText>
        </w:r>
        <w:r w:rsidR="00855B9E" w:rsidDel="003A4D7D">
          <w:rPr>
            <w:rFonts w:ascii="Georgia" w:hAnsi="Georgia"/>
          </w:rPr>
          <w:delText>urrence (</w:delText>
        </w:r>
      </w:del>
      <w:r w:rsidR="00855B9E">
        <w:rPr>
          <w:rFonts w:ascii="Georgia" w:hAnsi="Georgia"/>
        </w:rPr>
        <w:t>EOO</w:t>
      </w:r>
      <w:del w:id="10" w:author="Jack Plummer" w:date="2022-08-22T12:29:00Z">
        <w:r w:rsidR="00855B9E" w:rsidDel="003A4D7D">
          <w:rPr>
            <w:rFonts w:ascii="Georgia" w:hAnsi="Georgia"/>
          </w:rPr>
          <w:delText>)</w:delText>
        </w:r>
      </w:del>
      <w:r w:rsidR="00855B9E">
        <w:rPr>
          <w:rFonts w:ascii="Georgia" w:hAnsi="Georgia"/>
        </w:rPr>
        <w:t xml:space="preserve"> great</w:t>
      </w:r>
      <w:ins w:id="11" w:author="Jack Plummer" w:date="2022-08-22T12:29:00Z">
        <w:r>
          <w:rPr>
            <w:rFonts w:ascii="Georgia" w:hAnsi="Georgia"/>
          </w:rPr>
          <w:t>ly</w:t>
        </w:r>
      </w:ins>
      <w:del w:id="12" w:author="Jack Plummer" w:date="2022-08-22T12:29:00Z">
        <w:r w:rsidR="00855B9E" w:rsidDel="003A4D7D">
          <w:rPr>
            <w:rFonts w:ascii="Georgia" w:hAnsi="Georgia"/>
          </w:rPr>
          <w:delText>er</w:delText>
        </w:r>
      </w:del>
      <w:r w:rsidR="00855B9E">
        <w:rPr>
          <w:rFonts w:ascii="Georgia" w:hAnsi="Georgia"/>
        </w:rPr>
        <w:t xml:space="preserve"> exceeds the threshold values for the Endanger</w:t>
      </w:r>
      <w:ins w:id="13" w:author="Jack Plummer" w:date="2022-08-22T12:29:00Z">
        <w:r>
          <w:rPr>
            <w:rFonts w:ascii="Georgia" w:hAnsi="Georgia"/>
          </w:rPr>
          <w:t>ed</w:t>
        </w:r>
      </w:ins>
      <w:r w:rsidR="00855B9E">
        <w:rPr>
          <w:rFonts w:ascii="Georgia" w:hAnsi="Georgia"/>
        </w:rPr>
        <w:t xml:space="preserve"> category under criterion B1. Based on georeferenced herbarium specimens, the area of occupancy is estimated as 16 km</w:t>
      </w:r>
      <w:r w:rsidR="00855B9E">
        <w:rPr>
          <w:rFonts w:ascii="Georgia" w:hAnsi="Georgia"/>
          <w:vertAlign w:val="superscript"/>
        </w:rPr>
        <w:t>2</w:t>
      </w:r>
      <w:r w:rsidR="00855B9E">
        <w:rPr>
          <w:rFonts w:ascii="Georgia" w:hAnsi="Georgia"/>
        </w:rPr>
        <w:t>, falling within the threshold values for the Endangered category under</w:t>
      </w:r>
      <w:r w:rsidR="00855B9E">
        <w:rPr>
          <w:rFonts w:ascii="Georgia" w:hAnsi="Georgia"/>
        </w:rPr>
        <w:t xml:space="preserve"> criterion B2. While this is likely to be an underestimate as botanical inventory is incomplete across its distribution, it is considered unlikely that the true value exceeds the Endangered threshold of 500 km</w:t>
      </w:r>
      <w:r w:rsidR="00855B9E">
        <w:rPr>
          <w:rFonts w:ascii="Georgia" w:hAnsi="Georgia"/>
          <w:vertAlign w:val="superscript"/>
        </w:rPr>
        <w:t>2</w:t>
      </w:r>
      <w:r w:rsidR="00855B9E">
        <w:rPr>
          <w:rFonts w:ascii="Georgia" w:hAnsi="Georgia"/>
        </w:rPr>
        <w:t>. The major threat to the species is urbanizat</w:t>
      </w:r>
      <w:r w:rsidR="00855B9E">
        <w:rPr>
          <w:rFonts w:ascii="Georgia" w:hAnsi="Georgia"/>
        </w:rPr>
        <w:t xml:space="preserve">ion across its range, which is inferred to be contributing to a continuing decline in habitat area, extent, and quality. The species </w:t>
      </w:r>
      <w:proofErr w:type="gramStart"/>
      <w:r w:rsidR="00855B9E">
        <w:rPr>
          <w:rFonts w:ascii="Georgia" w:hAnsi="Georgia"/>
        </w:rPr>
        <w:t>is considered to be</w:t>
      </w:r>
      <w:proofErr w:type="gramEnd"/>
      <w:r w:rsidR="00855B9E">
        <w:rPr>
          <w:rFonts w:ascii="Georgia" w:hAnsi="Georgia"/>
        </w:rPr>
        <w:t xml:space="preserve"> restricted to four locations. Although this number could be higher if the species is confirmed to occur</w:t>
      </w:r>
      <w:r w:rsidR="00855B9E">
        <w:rPr>
          <w:rFonts w:ascii="Georgia" w:hAnsi="Georgia"/>
        </w:rPr>
        <w:t xml:space="preserve"> elsewhere within the EOO, the number of locations may still total five or fewer. There is limited population information available, but the population trend is suspected to be decreasing. It is not clear whether the population is severely fragmented or su</w:t>
      </w:r>
      <w:r w:rsidR="00855B9E">
        <w:rPr>
          <w:rFonts w:ascii="Georgia" w:hAnsi="Georgia"/>
        </w:rPr>
        <w:t xml:space="preserve">bject to extreme fluctuations. Taking a precautionary approach, the species is assessed as Endangered B2ab(iii) owing to its restricted AOO, limited number of locations, and continuing habitat decline. As the species is poorly studied, and suspected to be </w:t>
      </w:r>
      <w:r w:rsidR="00855B9E">
        <w:rPr>
          <w:rFonts w:ascii="Georgia" w:hAnsi="Georgia"/>
        </w:rPr>
        <w:t>under-collected, further research into its distribution and population status will be necessary to validate this assessment of extinction risk.</w:t>
      </w:r>
    </w:p>
    <w:p w14:paraId="0AE3A90B" w14:textId="77777777" w:rsidR="00000000" w:rsidRDefault="00855B9E">
      <w:pPr>
        <w:pStyle w:val="Heading1"/>
        <w:divId w:val="128328021"/>
        <w:rPr>
          <w:rFonts w:ascii="Georgia" w:eastAsia="Times New Roman" w:hAnsi="Georgia"/>
          <w:sz w:val="29"/>
          <w:szCs w:val="29"/>
        </w:rPr>
      </w:pPr>
      <w:r>
        <w:rPr>
          <w:rFonts w:ascii="Georgia" w:eastAsia="Times New Roman" w:hAnsi="Georgia"/>
          <w:sz w:val="29"/>
          <w:szCs w:val="29"/>
        </w:rPr>
        <w:t>Distribution</w:t>
      </w:r>
    </w:p>
    <w:p w14:paraId="5AD8D4A6" w14:textId="77777777" w:rsidR="00000000" w:rsidRDefault="00855B9E">
      <w:pPr>
        <w:pStyle w:val="Heading2"/>
        <w:divId w:val="128328021"/>
        <w:rPr>
          <w:rFonts w:ascii="Georgia" w:eastAsia="Times New Roman" w:hAnsi="Georgia"/>
          <w:sz w:val="27"/>
          <w:szCs w:val="27"/>
        </w:rPr>
      </w:pPr>
      <w:r>
        <w:rPr>
          <w:rFonts w:ascii="Georgia" w:eastAsia="Times New Roman" w:hAnsi="Georgia"/>
          <w:sz w:val="27"/>
          <w:szCs w:val="27"/>
        </w:rPr>
        <w:t>Geographic Range</w:t>
      </w:r>
    </w:p>
    <w:p w14:paraId="4B62D359" w14:textId="0172D66A" w:rsidR="00000000" w:rsidRDefault="00855B9E">
      <w:pPr>
        <w:pStyle w:val="NormalWeb"/>
        <w:divId w:val="128328021"/>
        <w:rPr>
          <w:rFonts w:ascii="Georgia" w:hAnsi="Georgia"/>
        </w:rPr>
      </w:pPr>
      <w:r>
        <w:rPr>
          <w:rFonts w:ascii="Georgia" w:hAnsi="Georgia"/>
        </w:rPr>
        <w:t xml:space="preserve">The distribution of this species is Thailand (Nakhon </w:t>
      </w:r>
      <w:proofErr w:type="spellStart"/>
      <w:r>
        <w:rPr>
          <w:rFonts w:ascii="Georgia" w:hAnsi="Georgia"/>
        </w:rPr>
        <w:t>Sawan</w:t>
      </w:r>
      <w:proofErr w:type="spellEnd"/>
      <w:del w:id="14" w:author="Jack Plummer" w:date="2022-08-22T12:30:00Z">
        <w:r w:rsidDel="003A4D7D">
          <w:rPr>
            <w:rFonts w:ascii="Georgia" w:hAnsi="Georgia"/>
          </w:rPr>
          <w:delText xml:space="preserve"> [Vongkamjan 2006]</w:delText>
        </w:r>
      </w:del>
      <w:r>
        <w:rPr>
          <w:rFonts w:ascii="Georgia" w:hAnsi="Georgia"/>
        </w:rPr>
        <w:t xml:space="preserve">, </w:t>
      </w:r>
      <w:proofErr w:type="spellStart"/>
      <w:r>
        <w:rPr>
          <w:rFonts w:ascii="Georgia" w:hAnsi="Georgia"/>
        </w:rPr>
        <w:t>Phitsanulok</w:t>
      </w:r>
      <w:proofErr w:type="spellEnd"/>
      <w:r>
        <w:rPr>
          <w:rFonts w:ascii="Georgia" w:hAnsi="Georgia"/>
        </w:rPr>
        <w:t xml:space="preserve"> and </w:t>
      </w:r>
      <w:proofErr w:type="spellStart"/>
      <w:r>
        <w:rPr>
          <w:rFonts w:ascii="Georgia" w:hAnsi="Georgia"/>
        </w:rPr>
        <w:t>Phetchabun</w:t>
      </w:r>
      <w:proofErr w:type="spellEnd"/>
      <w:r>
        <w:rPr>
          <w:rFonts w:ascii="Georgia" w:hAnsi="Georgia"/>
        </w:rPr>
        <w:t>) and Cambodia (Kampong Thom). The species occurs between 100-200 m asl</w:t>
      </w:r>
      <w:del w:id="15" w:author="Jack Plummer" w:date="2022-08-22T12:31:00Z">
        <w:r w:rsidDel="003A4D7D">
          <w:rPr>
            <w:rFonts w:ascii="Georgia" w:hAnsi="Georgia"/>
          </w:rPr>
          <w:delText xml:space="preserve"> in evergreen forest</w:delText>
        </w:r>
      </w:del>
      <w:r>
        <w:rPr>
          <w:rFonts w:ascii="Georgia" w:hAnsi="Georgia"/>
        </w:rPr>
        <w:t xml:space="preserve">. Survey work is recommended to identify whether any further </w:t>
      </w:r>
      <w:r>
        <w:rPr>
          <w:rFonts w:ascii="Georgia" w:hAnsi="Georgia"/>
        </w:rPr>
        <w:t>subpopulations occur in Thailand and Cambodia.</w:t>
      </w:r>
    </w:p>
    <w:p w14:paraId="2952DE84" w14:textId="77777777" w:rsidR="00000000" w:rsidRDefault="00855B9E">
      <w:pPr>
        <w:pStyle w:val="Heading2"/>
        <w:divId w:val="128328021"/>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730"/>
        <w:gridCol w:w="6280"/>
      </w:tblGrid>
      <w:tr w:rsidR="00000000" w14:paraId="09608369" w14:textId="77777777">
        <w:trPr>
          <w:divId w:val="128328021"/>
          <w:tblCellSpacing w:w="15" w:type="dxa"/>
        </w:trPr>
        <w:tc>
          <w:tcPr>
            <w:tcW w:w="0" w:type="auto"/>
            <w:tcBorders>
              <w:bottom w:val="single" w:sz="6" w:space="0" w:color="000000"/>
            </w:tcBorders>
            <w:shd w:val="clear" w:color="auto" w:fill="BBBBBB"/>
            <w:vAlign w:val="center"/>
            <w:hideMark/>
          </w:tcPr>
          <w:p w14:paraId="6B2F37FB"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0D8383B6"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ED7AAE1" w14:textId="77777777">
        <w:trPr>
          <w:divId w:val="128328021"/>
          <w:tblCellSpacing w:w="15" w:type="dxa"/>
        </w:trPr>
        <w:tc>
          <w:tcPr>
            <w:tcW w:w="0" w:type="auto"/>
            <w:vAlign w:val="center"/>
            <w:hideMark/>
          </w:tcPr>
          <w:p w14:paraId="569DFFA7" w14:textId="77777777" w:rsidR="00000000" w:rsidRDefault="00855B9E">
            <w:pPr>
              <w:spacing w:after="75"/>
              <w:rPr>
                <w:rFonts w:ascii="Georgia" w:eastAsia="Times New Roman" w:hAnsi="Georgia"/>
                <w:sz w:val="18"/>
                <w:szCs w:val="18"/>
              </w:rPr>
            </w:pPr>
            <w:r>
              <w:rPr>
                <w:rFonts w:ascii="Georgia" w:eastAsia="Times New Roman" w:hAnsi="Georgia"/>
                <w:sz w:val="18"/>
                <w:szCs w:val="18"/>
              </w:rPr>
              <w:t>16</w:t>
            </w:r>
          </w:p>
        </w:tc>
        <w:tc>
          <w:tcPr>
            <w:tcW w:w="0" w:type="auto"/>
            <w:vAlign w:val="center"/>
            <w:hideMark/>
          </w:tcPr>
          <w:p w14:paraId="06657F77" w14:textId="77777777" w:rsidR="00000000" w:rsidRDefault="00855B9E">
            <w:pPr>
              <w:spacing w:after="75"/>
              <w:rPr>
                <w:rFonts w:ascii="Georgia" w:eastAsia="Times New Roman" w:hAnsi="Georgia"/>
                <w:sz w:val="18"/>
                <w:szCs w:val="18"/>
              </w:rPr>
            </w:pPr>
            <w:r>
              <w:rPr>
                <w:rFonts w:ascii="Georgia" w:eastAsia="Times New Roman" w:hAnsi="Georgia"/>
                <w:sz w:val="18"/>
                <w:szCs w:val="18"/>
              </w:rPr>
              <w:t xml:space="preserve">Estimated from a 2 x 2 km grid cell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 al. 2011, GBIF.org 202</w:t>
            </w:r>
            <w:r>
              <w:rPr>
                <w:rFonts w:ascii="Georgia" w:eastAsia="Times New Roman" w:hAnsi="Georgia"/>
                <w:sz w:val="18"/>
                <w:szCs w:val="18"/>
              </w:rPr>
              <w:t>2).</w:t>
            </w:r>
          </w:p>
        </w:tc>
      </w:tr>
    </w:tbl>
    <w:p w14:paraId="32C371D9" w14:textId="77777777" w:rsidR="00000000" w:rsidRDefault="00855B9E">
      <w:pPr>
        <w:pStyle w:val="Heading2"/>
        <w:divId w:val="128328021"/>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55"/>
        <w:gridCol w:w="2371"/>
        <w:gridCol w:w="4484"/>
      </w:tblGrid>
      <w:tr w:rsidR="00000000" w14:paraId="3E0C47CE" w14:textId="77777777">
        <w:trPr>
          <w:divId w:val="128328021"/>
          <w:tblCellSpacing w:w="15" w:type="dxa"/>
        </w:trPr>
        <w:tc>
          <w:tcPr>
            <w:tcW w:w="0" w:type="auto"/>
            <w:tcBorders>
              <w:bottom w:val="single" w:sz="6" w:space="0" w:color="000000"/>
            </w:tcBorders>
            <w:shd w:val="clear" w:color="auto" w:fill="BBBBBB"/>
            <w:vAlign w:val="center"/>
            <w:hideMark/>
          </w:tcPr>
          <w:p w14:paraId="0EF37245"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2C736BC7"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62FA794C"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618B477D" w14:textId="77777777">
        <w:trPr>
          <w:divId w:val="128328021"/>
          <w:tblCellSpacing w:w="15" w:type="dxa"/>
        </w:trPr>
        <w:tc>
          <w:tcPr>
            <w:tcW w:w="0" w:type="auto"/>
            <w:vAlign w:val="center"/>
            <w:hideMark/>
          </w:tcPr>
          <w:p w14:paraId="782B7297" w14:textId="77777777" w:rsidR="00000000" w:rsidRDefault="00855B9E">
            <w:pPr>
              <w:spacing w:after="75"/>
              <w:rPr>
                <w:rFonts w:ascii="Georgia" w:eastAsia="Times New Roman" w:hAnsi="Georgia"/>
                <w:sz w:val="18"/>
                <w:szCs w:val="18"/>
              </w:rPr>
            </w:pPr>
            <w:r>
              <w:rPr>
                <w:rFonts w:ascii="Georgia" w:eastAsia="Times New Roman" w:hAnsi="Georgia"/>
                <w:sz w:val="18"/>
                <w:szCs w:val="18"/>
              </w:rPr>
              <w:t>67980</w:t>
            </w:r>
          </w:p>
        </w:tc>
        <w:tc>
          <w:tcPr>
            <w:tcW w:w="0" w:type="auto"/>
            <w:vAlign w:val="center"/>
            <w:hideMark/>
          </w:tcPr>
          <w:p w14:paraId="35D7F302" w14:textId="77777777" w:rsidR="00000000" w:rsidRDefault="00855B9E">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89259C9" w14:textId="589C9696" w:rsidR="00000000" w:rsidRDefault="00855B9E">
            <w:pPr>
              <w:spacing w:after="75"/>
              <w:rPr>
                <w:rFonts w:ascii="Georgia" w:eastAsia="Times New Roman" w:hAnsi="Georgia"/>
                <w:sz w:val="18"/>
                <w:szCs w:val="18"/>
              </w:rPr>
            </w:pPr>
            <w:r>
              <w:rPr>
                <w:rFonts w:ascii="Georgia" w:eastAsia="Times New Roman" w:hAnsi="Georgia"/>
                <w:sz w:val="18"/>
                <w:szCs w:val="18"/>
              </w:rPr>
              <w:t xml:space="preserve">Estimated from a </w:t>
            </w:r>
            <w:del w:id="16" w:author="Jack Plummer" w:date="2022-08-22T12:31:00Z">
              <w:r w:rsidDel="003A4D7D">
                <w:rPr>
                  <w:rFonts w:ascii="Georgia" w:eastAsia="Times New Roman" w:hAnsi="Georgia"/>
                  <w:sz w:val="18"/>
                  <w:szCs w:val="18"/>
                </w:rPr>
                <w:delText>2 x 2 km grid cell</w:delText>
              </w:r>
            </w:del>
            <w:ins w:id="17" w:author="Jack Plummer" w:date="2022-08-22T12:31:00Z">
              <w:r w:rsidR="003A4D7D">
                <w:rPr>
                  <w:rFonts w:ascii="Georgia" w:eastAsia="Times New Roman" w:hAnsi="Georgia"/>
                  <w:sz w:val="18"/>
                  <w:szCs w:val="18"/>
                </w:rPr>
                <w:t>minimum convex polygon</w:t>
              </w:r>
            </w:ins>
            <w:r>
              <w:rPr>
                <w:rFonts w:ascii="Georgia" w:eastAsia="Times New Roman" w:hAnsi="Georgia"/>
                <w:sz w:val="18"/>
                <w:szCs w:val="18"/>
              </w:rPr>
              <w:t xml:space="preserve"> for herbarium specimen point data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et</w:t>
            </w:r>
            <w:r>
              <w:rPr>
                <w:rFonts w:ascii="Georgia" w:eastAsia="Times New Roman" w:hAnsi="Georgia"/>
                <w:sz w:val="18"/>
                <w:szCs w:val="18"/>
              </w:rPr>
              <w:t xml:space="preserve"> al. 2011).</w:t>
            </w:r>
          </w:p>
        </w:tc>
      </w:tr>
    </w:tbl>
    <w:p w14:paraId="37426D96" w14:textId="77777777" w:rsidR="00000000" w:rsidRDefault="00855B9E">
      <w:pPr>
        <w:pStyle w:val="Heading2"/>
        <w:divId w:val="128328021"/>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580"/>
        <w:gridCol w:w="7430"/>
      </w:tblGrid>
      <w:tr w:rsidR="00000000" w14:paraId="657AE0F1" w14:textId="77777777">
        <w:trPr>
          <w:divId w:val="128328021"/>
          <w:tblCellSpacing w:w="15" w:type="dxa"/>
        </w:trPr>
        <w:tc>
          <w:tcPr>
            <w:tcW w:w="0" w:type="auto"/>
            <w:tcBorders>
              <w:bottom w:val="single" w:sz="6" w:space="0" w:color="000000"/>
            </w:tcBorders>
            <w:shd w:val="clear" w:color="auto" w:fill="BBBBBB"/>
            <w:vAlign w:val="center"/>
            <w:hideMark/>
          </w:tcPr>
          <w:p w14:paraId="0A72F1E8"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76B6FFA9"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71BCDDC4" w14:textId="77777777">
        <w:trPr>
          <w:divId w:val="128328021"/>
          <w:tblCellSpacing w:w="15" w:type="dxa"/>
        </w:trPr>
        <w:tc>
          <w:tcPr>
            <w:tcW w:w="0" w:type="auto"/>
            <w:vAlign w:val="center"/>
            <w:hideMark/>
          </w:tcPr>
          <w:p w14:paraId="361462C8" w14:textId="77777777" w:rsidR="00000000" w:rsidRDefault="00855B9E">
            <w:pPr>
              <w:spacing w:after="75"/>
              <w:rPr>
                <w:rFonts w:ascii="Georgia" w:eastAsia="Times New Roman" w:hAnsi="Georgia"/>
                <w:sz w:val="18"/>
                <w:szCs w:val="18"/>
              </w:rPr>
            </w:pPr>
            <w:r>
              <w:rPr>
                <w:rFonts w:ascii="Georgia" w:eastAsia="Times New Roman" w:hAnsi="Georgia"/>
                <w:sz w:val="18"/>
                <w:szCs w:val="18"/>
              </w:rPr>
              <w:t>4</w:t>
            </w:r>
          </w:p>
        </w:tc>
        <w:tc>
          <w:tcPr>
            <w:tcW w:w="0" w:type="auto"/>
            <w:vAlign w:val="center"/>
            <w:hideMark/>
          </w:tcPr>
          <w:p w14:paraId="471E5558" w14:textId="025D5931" w:rsidR="00000000" w:rsidRDefault="00855B9E">
            <w:pPr>
              <w:spacing w:after="75"/>
              <w:rPr>
                <w:rFonts w:ascii="Georgia" w:eastAsia="Times New Roman" w:hAnsi="Georgia"/>
                <w:sz w:val="18"/>
                <w:szCs w:val="18"/>
              </w:rPr>
            </w:pPr>
            <w:r>
              <w:rPr>
                <w:rFonts w:ascii="Georgia" w:eastAsia="Times New Roman" w:hAnsi="Georgia"/>
                <w:sz w:val="18"/>
                <w:szCs w:val="18"/>
              </w:rPr>
              <w:t xml:space="preserve">The species is known from 4 locations in the provinces of Nakhon </w:t>
            </w:r>
            <w:proofErr w:type="spellStart"/>
            <w:r>
              <w:rPr>
                <w:rFonts w:ascii="Georgia" w:eastAsia="Times New Roman" w:hAnsi="Georgia"/>
                <w:sz w:val="18"/>
                <w:szCs w:val="18"/>
              </w:rPr>
              <w:t>Sawan</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Phitsanulok</w:t>
            </w:r>
            <w:proofErr w:type="spellEnd"/>
            <w:r>
              <w:rPr>
                <w:rFonts w:ascii="Georgia" w:eastAsia="Times New Roman" w:hAnsi="Georgia"/>
                <w:sz w:val="18"/>
                <w:szCs w:val="18"/>
              </w:rPr>
              <w:t xml:space="preserve"> and </w:t>
            </w:r>
            <w:proofErr w:type="spellStart"/>
            <w:r>
              <w:rPr>
                <w:rFonts w:ascii="Georgia" w:eastAsia="Times New Roman" w:hAnsi="Georgia"/>
                <w:sz w:val="18"/>
                <w:szCs w:val="18"/>
              </w:rPr>
              <w:t>Phetchabun</w:t>
            </w:r>
            <w:proofErr w:type="spellEnd"/>
            <w:r>
              <w:rPr>
                <w:rFonts w:ascii="Georgia" w:eastAsia="Times New Roman" w:hAnsi="Georgia"/>
                <w:sz w:val="18"/>
                <w:szCs w:val="18"/>
              </w:rPr>
              <w:t xml:space="preserve"> in Thailand and Kampong Thom in </w:t>
            </w:r>
            <w:commentRangeStart w:id="18"/>
            <w:r>
              <w:rPr>
                <w:rFonts w:ascii="Georgia" w:eastAsia="Times New Roman" w:hAnsi="Georgia"/>
                <w:sz w:val="18"/>
                <w:szCs w:val="18"/>
              </w:rPr>
              <w:t>Cambodia</w:t>
            </w:r>
            <w:commentRangeEnd w:id="18"/>
            <w:r>
              <w:rPr>
                <w:rStyle w:val="CommentReference"/>
              </w:rPr>
              <w:commentReference w:id="18"/>
            </w:r>
            <w:r>
              <w:rPr>
                <w:rFonts w:ascii="Georgia" w:eastAsia="Times New Roman" w:hAnsi="Georgia"/>
                <w:sz w:val="18"/>
                <w:szCs w:val="18"/>
              </w:rPr>
              <w:t>.</w:t>
            </w:r>
            <w:ins w:id="19" w:author="Jack Plummer" w:date="2022-08-22T15:15:00Z">
              <w:r>
                <w:rPr>
                  <w:rFonts w:ascii="Georgia" w:eastAsia="Times New Roman" w:hAnsi="Georgia"/>
                  <w:sz w:val="18"/>
                  <w:szCs w:val="18"/>
                </w:rPr>
                <w:t xml:space="preserve"> </w:t>
              </w:r>
            </w:ins>
          </w:p>
        </w:tc>
      </w:tr>
    </w:tbl>
    <w:p w14:paraId="7594AF5F" w14:textId="77777777" w:rsidR="00000000" w:rsidRDefault="00855B9E">
      <w:pPr>
        <w:pStyle w:val="Heading2"/>
        <w:divId w:val="128328021"/>
        <w:rPr>
          <w:rFonts w:ascii="Georgia" w:eastAsia="Times New Roman" w:hAnsi="Georgia"/>
          <w:sz w:val="27"/>
          <w:szCs w:val="27"/>
        </w:rPr>
      </w:pPr>
      <w:r>
        <w:rPr>
          <w:rFonts w:ascii="Georgia" w:eastAsia="Times New Roman" w:hAnsi="Georgia"/>
          <w:sz w:val="27"/>
          <w:szCs w:val="27"/>
        </w:rPr>
        <w:t>Elevation / Depth / Depth Zones</w:t>
      </w:r>
    </w:p>
    <w:p w14:paraId="6418C36D" w14:textId="77777777" w:rsidR="00000000" w:rsidRDefault="00855B9E">
      <w:pPr>
        <w:pStyle w:val="NormalWeb"/>
        <w:divId w:val="128328021"/>
        <w:rPr>
          <w:rFonts w:ascii="Georgia" w:hAnsi="Georgia"/>
        </w:rPr>
      </w:pPr>
      <w:r>
        <w:rPr>
          <w:rStyle w:val="datalabel1"/>
          <w:rFonts w:ascii="Georgia" w:hAnsi="Georgia"/>
        </w:rPr>
        <w:t xml:space="preserve">Elevation Lower Limit (in metres above sea level): </w:t>
      </w:r>
      <w:r>
        <w:rPr>
          <w:rFonts w:ascii="Georgia" w:hAnsi="Georgia"/>
        </w:rPr>
        <w:t>100</w:t>
      </w:r>
    </w:p>
    <w:p w14:paraId="250E0670" w14:textId="77777777" w:rsidR="00000000" w:rsidRDefault="00855B9E">
      <w:pPr>
        <w:pStyle w:val="NormalWeb"/>
        <w:divId w:val="128328021"/>
        <w:rPr>
          <w:rFonts w:ascii="Georgia" w:hAnsi="Georgia"/>
        </w:rPr>
      </w:pPr>
      <w:r>
        <w:rPr>
          <w:rStyle w:val="datalabel1"/>
          <w:rFonts w:ascii="Georgia" w:hAnsi="Georgia"/>
        </w:rPr>
        <w:t>Elevation Upper Limit (in m</w:t>
      </w:r>
      <w:r>
        <w:rPr>
          <w:rStyle w:val="datalabel1"/>
          <w:rFonts w:ascii="Georgia" w:hAnsi="Georgia"/>
        </w:rPr>
        <w:t xml:space="preserve">etres above sea level): </w:t>
      </w:r>
      <w:r>
        <w:rPr>
          <w:rFonts w:ascii="Georgia" w:hAnsi="Georgia"/>
        </w:rPr>
        <w:t>200</w:t>
      </w:r>
    </w:p>
    <w:p w14:paraId="2619C85C" w14:textId="77777777" w:rsidR="00000000" w:rsidRDefault="00855B9E">
      <w:pPr>
        <w:pStyle w:val="Heading2"/>
        <w:divId w:val="128328021"/>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4"/>
        <w:gridCol w:w="1729"/>
        <w:gridCol w:w="988"/>
        <w:gridCol w:w="1004"/>
        <w:gridCol w:w="1228"/>
        <w:gridCol w:w="1149"/>
        <w:gridCol w:w="1092"/>
      </w:tblGrid>
      <w:tr w:rsidR="00000000" w14:paraId="42003EC6" w14:textId="77777777">
        <w:trPr>
          <w:divId w:val="128328021"/>
          <w:tblCellSpacing w:w="15" w:type="dxa"/>
        </w:trPr>
        <w:tc>
          <w:tcPr>
            <w:tcW w:w="0" w:type="auto"/>
            <w:tcBorders>
              <w:bottom w:val="single" w:sz="6" w:space="0" w:color="000000"/>
            </w:tcBorders>
            <w:shd w:val="clear" w:color="auto" w:fill="BBBBBB"/>
            <w:vAlign w:val="center"/>
            <w:hideMark/>
          </w:tcPr>
          <w:p w14:paraId="46284AD0"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12CADBCA"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0B5EA024"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48322AB1"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479CA92F"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60134497"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5E3B50DC"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2499F95E"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Date</w:t>
            </w:r>
            <w:r>
              <w:rPr>
                <w:rFonts w:ascii="Georgia" w:eastAsia="Times New Roman" w:hAnsi="Georgia"/>
                <w:b/>
                <w:bCs/>
                <w:sz w:val="18"/>
                <w:szCs w:val="18"/>
              </w:rPr>
              <w:t xml:space="preserve"> restriction imposed:</w:t>
            </w:r>
          </w:p>
        </w:tc>
      </w:tr>
      <w:tr w:rsidR="00000000" w14:paraId="24A4591F" w14:textId="77777777">
        <w:trPr>
          <w:divId w:val="128328021"/>
          <w:tblCellSpacing w:w="15" w:type="dxa"/>
        </w:trPr>
        <w:tc>
          <w:tcPr>
            <w:tcW w:w="0" w:type="auto"/>
            <w:vAlign w:val="center"/>
            <w:hideMark/>
          </w:tcPr>
          <w:p w14:paraId="1E75118A" w14:textId="77777777" w:rsidR="00000000" w:rsidRDefault="00855B9E">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0C2EAC49"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5941521" w14:textId="77777777" w:rsidR="00000000" w:rsidRDefault="00855B9E">
            <w:pPr>
              <w:spacing w:after="75"/>
              <w:rPr>
                <w:rFonts w:ascii="Georgia" w:eastAsia="Times New Roman" w:hAnsi="Georgia"/>
                <w:sz w:val="18"/>
                <w:szCs w:val="18"/>
              </w:rPr>
            </w:pPr>
            <w:r>
              <w:rPr>
                <w:rFonts w:ascii="Georgia" w:eastAsia="Times New Roman" w:hAnsi="Georgia"/>
                <w:sz w:val="18"/>
                <w:szCs w:val="18"/>
              </w:rPr>
              <w:t>Point data generated from herbarium specimen records and species observations (GBIF.org 2021).</w:t>
            </w:r>
          </w:p>
        </w:tc>
        <w:tc>
          <w:tcPr>
            <w:tcW w:w="0" w:type="auto"/>
            <w:vAlign w:val="center"/>
            <w:hideMark/>
          </w:tcPr>
          <w:p w14:paraId="4CFB7E0F"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71FF504"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007860D"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BAE7444"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EAF42D8"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r>
    </w:tbl>
    <w:p w14:paraId="4FFBCF74" w14:textId="77777777" w:rsidR="00000000" w:rsidRDefault="00855B9E">
      <w:pPr>
        <w:pStyle w:val="Heading2"/>
        <w:divId w:val="128328021"/>
        <w:rPr>
          <w:rFonts w:ascii="Georgia" w:eastAsia="Times New Roman" w:hAnsi="Georgia"/>
          <w:sz w:val="27"/>
          <w:szCs w:val="27"/>
        </w:rPr>
      </w:pPr>
      <w:r>
        <w:rPr>
          <w:rFonts w:ascii="Georgia" w:eastAsia="Times New Roman" w:hAnsi="Georgia"/>
          <w:sz w:val="27"/>
          <w:szCs w:val="27"/>
        </w:rPr>
        <w:t>Biogeographic Realms</w:t>
      </w:r>
    </w:p>
    <w:p w14:paraId="0A528324" w14:textId="77777777" w:rsidR="00000000" w:rsidRDefault="00855B9E">
      <w:pPr>
        <w:pStyle w:val="NormalWeb"/>
        <w:divId w:val="128328021"/>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1A7DA212" w14:textId="77777777" w:rsidR="00000000" w:rsidRDefault="00855B9E">
      <w:pPr>
        <w:pStyle w:val="Heading1"/>
        <w:divId w:val="134496901"/>
        <w:rPr>
          <w:rFonts w:ascii="Georgia" w:eastAsia="Times New Roman" w:hAnsi="Georgia"/>
          <w:sz w:val="29"/>
          <w:szCs w:val="29"/>
        </w:rPr>
      </w:pPr>
      <w:r>
        <w:rPr>
          <w:rFonts w:ascii="Georgia" w:eastAsia="Times New Roman" w:hAnsi="Georgia"/>
          <w:sz w:val="29"/>
          <w:szCs w:val="29"/>
        </w:rPr>
        <w:t>Occurrence</w:t>
      </w:r>
    </w:p>
    <w:p w14:paraId="60BF4389" w14:textId="77777777" w:rsidR="00000000" w:rsidRDefault="00855B9E">
      <w:pPr>
        <w:pStyle w:val="Heading2"/>
        <w:divId w:val="134496901"/>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00"/>
        <w:gridCol w:w="901"/>
        <w:gridCol w:w="657"/>
        <w:gridCol w:w="1430"/>
        <w:gridCol w:w="1154"/>
      </w:tblGrid>
      <w:tr w:rsidR="00000000" w14:paraId="0D66CFE6" w14:textId="77777777">
        <w:trPr>
          <w:divId w:val="134496901"/>
          <w:tblCellSpacing w:w="15" w:type="dxa"/>
        </w:trPr>
        <w:tc>
          <w:tcPr>
            <w:tcW w:w="0" w:type="auto"/>
            <w:tcBorders>
              <w:bottom w:val="single" w:sz="6" w:space="0" w:color="000000"/>
            </w:tcBorders>
            <w:shd w:val="clear" w:color="auto" w:fill="BBBBBB"/>
            <w:vAlign w:val="center"/>
            <w:hideMark/>
          </w:tcPr>
          <w:p w14:paraId="248EC50C"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lastRenderedPageBreak/>
              <w:t>Country</w:t>
            </w:r>
          </w:p>
        </w:tc>
        <w:tc>
          <w:tcPr>
            <w:tcW w:w="0" w:type="auto"/>
            <w:tcBorders>
              <w:bottom w:val="single" w:sz="6" w:space="0" w:color="000000"/>
            </w:tcBorders>
            <w:shd w:val="clear" w:color="auto" w:fill="BBBBBB"/>
            <w:vAlign w:val="center"/>
            <w:hideMark/>
          </w:tcPr>
          <w:p w14:paraId="142A34E1"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23B5536"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2940B84F"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32EB7150"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30699091" w14:textId="77777777">
        <w:trPr>
          <w:divId w:val="134496901"/>
          <w:tblCellSpacing w:w="15" w:type="dxa"/>
        </w:trPr>
        <w:tc>
          <w:tcPr>
            <w:tcW w:w="0" w:type="auto"/>
            <w:tcBorders>
              <w:bottom w:val="single" w:sz="6" w:space="0" w:color="CCCCCC"/>
            </w:tcBorders>
            <w:vAlign w:val="center"/>
            <w:hideMark/>
          </w:tcPr>
          <w:p w14:paraId="3C42691F" w14:textId="77777777" w:rsidR="00000000" w:rsidRDefault="00855B9E">
            <w:pPr>
              <w:spacing w:after="75"/>
              <w:rPr>
                <w:rFonts w:ascii="Georgia" w:eastAsia="Times New Roman" w:hAnsi="Georgia"/>
                <w:sz w:val="18"/>
                <w:szCs w:val="18"/>
              </w:rPr>
            </w:pPr>
            <w:r>
              <w:rPr>
                <w:rFonts w:ascii="Georgia" w:eastAsia="Times New Roman" w:hAnsi="Georgia"/>
                <w:sz w:val="18"/>
                <w:szCs w:val="18"/>
              </w:rPr>
              <w:t>Cambodia</w:t>
            </w:r>
          </w:p>
        </w:tc>
        <w:tc>
          <w:tcPr>
            <w:tcW w:w="0" w:type="auto"/>
            <w:tcBorders>
              <w:bottom w:val="single" w:sz="6" w:space="0" w:color="CCCCCC"/>
            </w:tcBorders>
            <w:vAlign w:val="center"/>
            <w:hideMark/>
          </w:tcPr>
          <w:p w14:paraId="5AC79770" w14:textId="77777777" w:rsidR="00000000" w:rsidRDefault="00855B9E">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60980F9" w14:textId="77777777" w:rsidR="00000000" w:rsidRDefault="00855B9E">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5A5AFC5"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6054CDD7" w14:textId="77777777" w:rsidR="00000000" w:rsidRDefault="00855B9E">
            <w:pPr>
              <w:spacing w:after="75"/>
              <w:rPr>
                <w:rFonts w:ascii="Georgia" w:eastAsia="Times New Roman" w:hAnsi="Georgia"/>
                <w:sz w:val="18"/>
                <w:szCs w:val="18"/>
              </w:rPr>
            </w:pPr>
            <w:r>
              <w:rPr>
                <w:rFonts w:ascii="Georgia" w:eastAsia="Times New Roman" w:hAnsi="Georgia"/>
                <w:sz w:val="18"/>
                <w:szCs w:val="18"/>
              </w:rPr>
              <w:t>Resident</w:t>
            </w:r>
          </w:p>
        </w:tc>
      </w:tr>
      <w:tr w:rsidR="00000000" w14:paraId="2C1AEF5B" w14:textId="77777777">
        <w:trPr>
          <w:divId w:val="134496901"/>
          <w:tblCellSpacing w:w="15" w:type="dxa"/>
        </w:trPr>
        <w:tc>
          <w:tcPr>
            <w:tcW w:w="0" w:type="auto"/>
            <w:tcBorders>
              <w:bottom w:val="single" w:sz="6" w:space="0" w:color="CCCCCC"/>
            </w:tcBorders>
            <w:vAlign w:val="center"/>
            <w:hideMark/>
          </w:tcPr>
          <w:p w14:paraId="5CDBCDE3" w14:textId="77777777" w:rsidR="00000000" w:rsidRDefault="00855B9E">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777654AE" w14:textId="77777777" w:rsidR="00000000" w:rsidRDefault="00855B9E">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119B818A" w14:textId="77777777" w:rsidR="00000000" w:rsidRDefault="00855B9E">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5C53505"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98FC8E6" w14:textId="77777777" w:rsidR="00000000" w:rsidRDefault="00855B9E">
            <w:pPr>
              <w:spacing w:after="75"/>
              <w:rPr>
                <w:rFonts w:ascii="Georgia" w:eastAsia="Times New Roman" w:hAnsi="Georgia"/>
                <w:sz w:val="18"/>
                <w:szCs w:val="18"/>
              </w:rPr>
            </w:pPr>
            <w:r>
              <w:rPr>
                <w:rFonts w:ascii="Georgia" w:eastAsia="Times New Roman" w:hAnsi="Georgia"/>
                <w:sz w:val="18"/>
                <w:szCs w:val="18"/>
              </w:rPr>
              <w:t>Resident</w:t>
            </w:r>
          </w:p>
        </w:tc>
      </w:tr>
    </w:tbl>
    <w:p w14:paraId="205D3AB2" w14:textId="77777777" w:rsidR="00000000" w:rsidRDefault="00855B9E">
      <w:pPr>
        <w:pStyle w:val="Heading1"/>
        <w:divId w:val="2035496701"/>
        <w:rPr>
          <w:rFonts w:ascii="Georgia" w:eastAsia="Times New Roman" w:hAnsi="Georgia"/>
          <w:sz w:val="29"/>
          <w:szCs w:val="29"/>
        </w:rPr>
      </w:pPr>
      <w:r>
        <w:rPr>
          <w:rFonts w:ascii="Georgia" w:eastAsia="Times New Roman" w:hAnsi="Georgia"/>
          <w:sz w:val="29"/>
          <w:szCs w:val="29"/>
        </w:rPr>
        <w:t>Population</w:t>
      </w:r>
    </w:p>
    <w:p w14:paraId="33A180D4" w14:textId="51E13CB1" w:rsidR="00000000" w:rsidRDefault="00855B9E">
      <w:pPr>
        <w:pStyle w:val="NormalWeb"/>
        <w:divId w:val="2035496701"/>
        <w:rPr>
          <w:rFonts w:ascii="Georgia" w:hAnsi="Georgia"/>
        </w:rPr>
      </w:pPr>
      <w:del w:id="20" w:author="Jack Plummer" w:date="2022-08-22T15:16:00Z">
        <w:r w:rsidDel="00855B9E">
          <w:rPr>
            <w:rFonts w:ascii="Georgia" w:hAnsi="Georgia"/>
          </w:rPr>
          <w:delText xml:space="preserve">The species is known from 4 locations in the provinces of Nakhon Sawan, Phitsanulok and Phetchabun in Thailand and Kampong Thom in Cambodia. </w:delText>
        </w:r>
      </w:del>
      <w:r>
        <w:rPr>
          <w:rFonts w:ascii="Georgia" w:hAnsi="Georgia"/>
        </w:rPr>
        <w:t>Based on habitat loss at known sites, the population trend is suspected to be decreasing. No information is availab</w:t>
      </w:r>
      <w:r>
        <w:rPr>
          <w:rFonts w:ascii="Georgia" w:hAnsi="Georgia"/>
        </w:rPr>
        <w:t>le around the size and status of specific subpopulations</w:t>
      </w:r>
      <w:del w:id="21" w:author="Jack Plummer" w:date="2022-08-22T15:16:00Z">
        <w:r w:rsidDel="00855B9E">
          <w:rPr>
            <w:rFonts w:ascii="Georgia" w:hAnsi="Georgia"/>
          </w:rPr>
          <w:delText xml:space="preserve"> and the current population trend is unknown</w:delText>
        </w:r>
      </w:del>
      <w:r>
        <w:rPr>
          <w:rFonts w:ascii="Georgia" w:hAnsi="Georgia"/>
        </w:rPr>
        <w:t>. Further research into population status and trends is required to confirmed whether a decline is apparent and ongoing.</w:t>
      </w:r>
    </w:p>
    <w:p w14:paraId="55D80767" w14:textId="77777777" w:rsidR="00000000" w:rsidRDefault="00855B9E">
      <w:pPr>
        <w:pStyle w:val="Heading2"/>
        <w:divId w:val="2035496701"/>
        <w:rPr>
          <w:rFonts w:ascii="Georgia" w:eastAsia="Times New Roman" w:hAnsi="Georgia"/>
          <w:sz w:val="27"/>
          <w:szCs w:val="27"/>
        </w:rPr>
      </w:pPr>
      <w:r>
        <w:rPr>
          <w:rFonts w:ascii="Georgia" w:eastAsia="Times New Roman" w:hAnsi="Georgia"/>
          <w:sz w:val="27"/>
          <w:szCs w:val="27"/>
        </w:rPr>
        <w:t>Population Information</w:t>
      </w:r>
    </w:p>
    <w:p w14:paraId="5BA0D1B5" w14:textId="77777777" w:rsidR="00000000" w:rsidRDefault="00855B9E">
      <w:pPr>
        <w:pStyle w:val="NormalWeb"/>
        <w:divId w:val="2035496701"/>
        <w:rPr>
          <w:rFonts w:ascii="Georgia" w:hAnsi="Georgia"/>
        </w:rPr>
      </w:pPr>
      <w:r>
        <w:rPr>
          <w:rStyle w:val="datalabel1"/>
          <w:rFonts w:ascii="Georgia" w:hAnsi="Georgia"/>
        </w:rPr>
        <w:t>Current Popu</w:t>
      </w:r>
      <w:r>
        <w:rPr>
          <w:rStyle w:val="datalabel1"/>
          <w:rFonts w:ascii="Georgia" w:hAnsi="Georgia"/>
        </w:rPr>
        <w:t xml:space="preserve">lation Trend: </w:t>
      </w:r>
      <w:r>
        <w:rPr>
          <w:rFonts w:ascii="Georgia" w:hAnsi="Georgia"/>
        </w:rPr>
        <w:t>Decreasing</w:t>
      </w:r>
    </w:p>
    <w:p w14:paraId="4399FE0C" w14:textId="77777777" w:rsidR="00000000" w:rsidRDefault="00855B9E">
      <w:pPr>
        <w:pStyle w:val="Heading1"/>
        <w:divId w:val="1538278679"/>
        <w:rPr>
          <w:rFonts w:ascii="Georgia" w:eastAsia="Times New Roman" w:hAnsi="Georgia"/>
          <w:sz w:val="29"/>
          <w:szCs w:val="29"/>
        </w:rPr>
      </w:pPr>
      <w:r>
        <w:rPr>
          <w:rFonts w:ascii="Georgia" w:eastAsia="Times New Roman" w:hAnsi="Georgia"/>
          <w:sz w:val="29"/>
          <w:szCs w:val="29"/>
        </w:rPr>
        <w:t>Habitats and Ecology</w:t>
      </w:r>
    </w:p>
    <w:p w14:paraId="05B3DE6A" w14:textId="00DA7140" w:rsidR="00000000" w:rsidRDefault="00855B9E">
      <w:pPr>
        <w:pStyle w:val="NormalWeb"/>
        <w:divId w:val="1538278679"/>
        <w:rPr>
          <w:rFonts w:ascii="Georgia" w:hAnsi="Georgia"/>
        </w:rPr>
      </w:pPr>
      <w:r>
        <w:rPr>
          <w:rFonts w:ascii="Georgia" w:hAnsi="Georgia"/>
        </w:rPr>
        <w:t>This species is a shrub or small tree 2-3 m tall. It occurs in evergreen or mixed forest</w:t>
      </w:r>
      <w:del w:id="22" w:author="Jack Plummer" w:date="2022-08-22T15:16:00Z">
        <w:r w:rsidDel="00855B9E">
          <w:rPr>
            <w:rFonts w:ascii="Georgia" w:hAnsi="Georgia"/>
          </w:rPr>
          <w:delText>; elevation at 100-200 m asl</w:delText>
        </w:r>
      </w:del>
      <w:r>
        <w:rPr>
          <w:rFonts w:ascii="Georgia" w:hAnsi="Georgia"/>
        </w:rPr>
        <w:t>. </w:t>
      </w:r>
    </w:p>
    <w:p w14:paraId="606849FE" w14:textId="77777777" w:rsidR="00000000" w:rsidRDefault="00855B9E">
      <w:pPr>
        <w:pStyle w:val="Heading2"/>
        <w:divId w:val="1538278679"/>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843"/>
        <w:gridCol w:w="718"/>
        <w:gridCol w:w="1020"/>
        <w:gridCol w:w="1888"/>
      </w:tblGrid>
      <w:tr w:rsidR="00000000" w14:paraId="4DE36CCE" w14:textId="77777777">
        <w:trPr>
          <w:divId w:val="1538278679"/>
          <w:tblCellSpacing w:w="15" w:type="dxa"/>
        </w:trPr>
        <w:tc>
          <w:tcPr>
            <w:tcW w:w="0" w:type="auto"/>
            <w:tcBorders>
              <w:bottom w:val="single" w:sz="6" w:space="0" w:color="000000"/>
            </w:tcBorders>
            <w:shd w:val="clear" w:color="auto" w:fill="BBBBBB"/>
            <w:vAlign w:val="center"/>
            <w:hideMark/>
          </w:tcPr>
          <w:p w14:paraId="1BEB8C0A"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36680B4A"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5085DD70"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3A8CFD6F"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3C761D58" w14:textId="77777777">
        <w:trPr>
          <w:divId w:val="1538278679"/>
          <w:tblCellSpacing w:w="15" w:type="dxa"/>
        </w:trPr>
        <w:tc>
          <w:tcPr>
            <w:tcW w:w="0" w:type="auto"/>
            <w:tcBorders>
              <w:bottom w:val="single" w:sz="6" w:space="0" w:color="CCCCCC"/>
            </w:tcBorders>
            <w:vAlign w:val="center"/>
            <w:hideMark/>
          </w:tcPr>
          <w:p w14:paraId="28D200BD" w14:textId="77777777" w:rsidR="00000000" w:rsidRDefault="00855B9E">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1B732DB3"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CACFA1B" w14:textId="77777777" w:rsidR="00000000" w:rsidRDefault="00855B9E">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3039BA1"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r>
    </w:tbl>
    <w:p w14:paraId="1A50991B" w14:textId="77777777" w:rsidR="00000000" w:rsidRDefault="00855B9E">
      <w:pPr>
        <w:pStyle w:val="Heading2"/>
        <w:divId w:val="1538278679"/>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832"/>
        <w:gridCol w:w="894"/>
        <w:gridCol w:w="6284"/>
      </w:tblGrid>
      <w:tr w:rsidR="00000000" w14:paraId="51D84BF0" w14:textId="77777777">
        <w:trPr>
          <w:divId w:val="1538278679"/>
          <w:tblCellSpacing w:w="15" w:type="dxa"/>
        </w:trPr>
        <w:tc>
          <w:tcPr>
            <w:tcW w:w="0" w:type="auto"/>
            <w:tcBorders>
              <w:bottom w:val="single" w:sz="6" w:space="0" w:color="000000"/>
            </w:tcBorders>
            <w:shd w:val="clear" w:color="auto" w:fill="BBBBBB"/>
            <w:vAlign w:val="center"/>
            <w:hideMark/>
          </w:tcPr>
          <w:p w14:paraId="210E6D03"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4178DB84"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548A1F1C" w14:textId="77777777" w:rsidR="00000000" w:rsidRDefault="00855B9E">
            <w:pPr>
              <w:spacing w:after="75"/>
              <w:rPr>
                <w:rFonts w:ascii="Georgia" w:eastAsia="Times New Roman" w:hAnsi="Georgia"/>
                <w:b/>
                <w:bCs/>
                <w:sz w:val="18"/>
                <w:szCs w:val="18"/>
              </w:rPr>
            </w:pPr>
            <w:commentRangeStart w:id="23"/>
            <w:r>
              <w:rPr>
                <w:rFonts w:ascii="Georgia" w:eastAsia="Times New Roman" w:hAnsi="Georgia"/>
                <w:b/>
                <w:bCs/>
                <w:sz w:val="18"/>
                <w:szCs w:val="18"/>
              </w:rPr>
              <w:t>Justification</w:t>
            </w:r>
            <w:commentRangeEnd w:id="23"/>
            <w:r>
              <w:rPr>
                <w:rStyle w:val="CommentReference"/>
              </w:rPr>
              <w:commentReference w:id="23"/>
            </w:r>
          </w:p>
        </w:tc>
      </w:tr>
      <w:tr w:rsidR="00000000" w14:paraId="13D48705" w14:textId="77777777">
        <w:trPr>
          <w:divId w:val="1538278679"/>
          <w:tblCellSpacing w:w="15" w:type="dxa"/>
        </w:trPr>
        <w:tc>
          <w:tcPr>
            <w:tcW w:w="0" w:type="auto"/>
            <w:vAlign w:val="center"/>
            <w:hideMark/>
          </w:tcPr>
          <w:p w14:paraId="71E61D10" w14:textId="77777777" w:rsidR="00000000" w:rsidRDefault="00855B9E">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23F5D7B7" w14:textId="77777777" w:rsidR="00000000" w:rsidRDefault="00855B9E">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29614659" w14:textId="06AE062C" w:rsidR="00000000" w:rsidRDefault="00855B9E">
            <w:pPr>
              <w:spacing w:after="75"/>
              <w:rPr>
                <w:rFonts w:ascii="Georgia" w:eastAsia="Times New Roman" w:hAnsi="Georgia"/>
                <w:sz w:val="18"/>
                <w:szCs w:val="18"/>
              </w:rPr>
            </w:pPr>
            <w:r>
              <w:rPr>
                <w:rFonts w:ascii="Georgia" w:eastAsia="Times New Roman" w:hAnsi="Georgia"/>
                <w:sz w:val="18"/>
                <w:szCs w:val="18"/>
              </w:rPr>
              <w:t xml:space="preserve">Between 2002 and 2021, </w:t>
            </w:r>
            <w:del w:id="24" w:author="Jack Plummer" w:date="2022-08-22T15:16:00Z">
              <w:r w:rsidDel="00855B9E">
                <w:rPr>
                  <w:rFonts w:ascii="Georgia" w:eastAsia="Times New Roman" w:hAnsi="Georgia"/>
                  <w:sz w:val="18"/>
                  <w:szCs w:val="18"/>
                </w:rPr>
                <w:delText xml:space="preserve">forest cover in </w:delText>
              </w:r>
            </w:del>
            <w:r>
              <w:rPr>
                <w:rFonts w:ascii="Georgia" w:eastAsia="Times New Roman" w:hAnsi="Georgia"/>
                <w:sz w:val="18"/>
                <w:szCs w:val="18"/>
              </w:rPr>
              <w:t xml:space="preserve">Nakhon </w:t>
            </w:r>
            <w:proofErr w:type="spellStart"/>
            <w:r>
              <w:rPr>
                <w:rFonts w:ascii="Georgia" w:eastAsia="Times New Roman" w:hAnsi="Georgia"/>
                <w:sz w:val="18"/>
                <w:szCs w:val="18"/>
              </w:rPr>
              <w:t>Sawan</w:t>
            </w:r>
            <w:proofErr w:type="spellEnd"/>
            <w:r>
              <w:rPr>
                <w:rFonts w:ascii="Georgia" w:eastAsia="Times New Roman" w:hAnsi="Georgia"/>
                <w:sz w:val="18"/>
                <w:szCs w:val="18"/>
              </w:rPr>
              <w:t xml:space="preserve">, </w:t>
            </w:r>
            <w:proofErr w:type="spellStart"/>
            <w:r>
              <w:rPr>
                <w:rFonts w:ascii="Georgia" w:eastAsia="Times New Roman" w:hAnsi="Georgia"/>
                <w:sz w:val="18"/>
                <w:szCs w:val="18"/>
              </w:rPr>
              <w:t>Phitsanulok</w:t>
            </w:r>
            <w:proofErr w:type="spellEnd"/>
            <w:r>
              <w:rPr>
                <w:rFonts w:ascii="Georgia" w:eastAsia="Times New Roman" w:hAnsi="Georgia"/>
                <w:sz w:val="18"/>
                <w:szCs w:val="18"/>
              </w:rPr>
              <w:t xml:space="preserve"> and </w:t>
            </w:r>
            <w:proofErr w:type="spellStart"/>
            <w:r>
              <w:rPr>
                <w:rFonts w:ascii="Georgia" w:eastAsia="Times New Roman" w:hAnsi="Georgia"/>
                <w:sz w:val="18"/>
                <w:szCs w:val="18"/>
              </w:rPr>
              <w:t>Phetchabun</w:t>
            </w:r>
            <w:proofErr w:type="spellEnd"/>
            <w:r>
              <w:rPr>
                <w:rFonts w:ascii="Georgia" w:eastAsia="Times New Roman" w:hAnsi="Georgia"/>
                <w:sz w:val="18"/>
                <w:szCs w:val="18"/>
              </w:rPr>
              <w:t xml:space="preserve"> provinces of Thailand, and Kampong Thom province of Cambodia lost 130 ha, 596, 165, 246 ha and 193 kha of humid primary forest respectively, making up 5.7, 1.8, 4.8 and 57% of </w:t>
            </w:r>
            <w:ins w:id="25" w:author="Jack Plummer" w:date="2022-08-22T15:16:00Z">
              <w:r>
                <w:rPr>
                  <w:rFonts w:ascii="Georgia" w:eastAsia="Times New Roman" w:hAnsi="Georgia"/>
                  <w:sz w:val="18"/>
                  <w:szCs w:val="18"/>
                </w:rPr>
                <w:t>their</w:t>
              </w:r>
            </w:ins>
            <w:del w:id="26" w:author="Jack Plummer" w:date="2022-08-22T15:16:00Z">
              <w:r w:rsidDel="00855B9E">
                <w:rPr>
                  <w:rFonts w:ascii="Georgia" w:eastAsia="Times New Roman" w:hAnsi="Georgia"/>
                  <w:sz w:val="18"/>
                  <w:szCs w:val="18"/>
                </w:rPr>
                <w:delText>its</w:delText>
              </w:r>
            </w:del>
            <w:r>
              <w:rPr>
                <w:rFonts w:ascii="Georgia" w:eastAsia="Times New Roman" w:hAnsi="Georgia"/>
                <w:sz w:val="18"/>
                <w:szCs w:val="18"/>
              </w:rPr>
              <w:t xml:space="preserve"> total tree cover loss in the same </w:t>
            </w:r>
            <w:proofErr w:type="gramStart"/>
            <w:r>
              <w:rPr>
                <w:rFonts w:ascii="Georgia" w:eastAsia="Times New Roman" w:hAnsi="Georgia"/>
                <w:sz w:val="18"/>
                <w:szCs w:val="18"/>
              </w:rPr>
              <w:t>time period</w:t>
            </w:r>
            <w:proofErr w:type="gramEnd"/>
            <w:r>
              <w:rPr>
                <w:rFonts w:ascii="Georgia" w:eastAsia="Times New Roman" w:hAnsi="Georgia"/>
                <w:sz w:val="18"/>
                <w:szCs w:val="18"/>
              </w:rPr>
              <w:t xml:space="preserve">. </w:t>
            </w:r>
            <w:ins w:id="27" w:author="Jack Plummer" w:date="2022-08-22T15:16:00Z">
              <w:r>
                <w:rPr>
                  <w:rFonts w:ascii="Georgia" w:eastAsia="Times New Roman" w:hAnsi="Georgia"/>
                  <w:sz w:val="18"/>
                  <w:szCs w:val="18"/>
                </w:rPr>
                <w:t xml:space="preserve">The </w:t>
              </w:r>
            </w:ins>
            <w:del w:id="28" w:author="Jack Plummer" w:date="2022-08-22T15:16:00Z">
              <w:r w:rsidDel="00855B9E">
                <w:rPr>
                  <w:rFonts w:ascii="Georgia" w:eastAsia="Times New Roman" w:hAnsi="Georgia"/>
                  <w:sz w:val="18"/>
                  <w:szCs w:val="18"/>
                </w:rPr>
                <w:delText>T</w:delText>
              </w:r>
            </w:del>
            <w:ins w:id="29" w:author="Jack Plummer" w:date="2022-08-22T15:16:00Z">
              <w:r>
                <w:rPr>
                  <w:rFonts w:ascii="Georgia" w:eastAsia="Times New Roman" w:hAnsi="Georgia"/>
                  <w:sz w:val="18"/>
                  <w:szCs w:val="18"/>
                </w:rPr>
                <w:t>t</w:t>
              </w:r>
            </w:ins>
            <w:r>
              <w:rPr>
                <w:rFonts w:ascii="Georgia" w:eastAsia="Times New Roman" w:hAnsi="Georgia"/>
                <w:sz w:val="18"/>
                <w:szCs w:val="18"/>
              </w:rPr>
              <w:t xml:space="preserve">otal area of humid primary forest decreased by 0.45, 0.17, 0.20 and 57% in this </w:t>
            </w:r>
            <w:proofErr w:type="gramStart"/>
            <w:r>
              <w:rPr>
                <w:rFonts w:ascii="Georgia" w:eastAsia="Times New Roman" w:hAnsi="Georgia"/>
                <w:sz w:val="18"/>
                <w:szCs w:val="18"/>
              </w:rPr>
              <w:t>time period</w:t>
            </w:r>
            <w:proofErr w:type="gramEnd"/>
            <w:r>
              <w:rPr>
                <w:rFonts w:ascii="Georgia" w:eastAsia="Times New Roman" w:hAnsi="Georgia"/>
                <w:sz w:val="18"/>
                <w:szCs w:val="18"/>
              </w:rPr>
              <w:t>, respectively (Global Forest Watch</w:t>
            </w:r>
            <w:del w:id="30" w:author="Jack Plummer" w:date="2022-08-22T15:17:00Z">
              <w:r w:rsidDel="00855B9E">
                <w:rPr>
                  <w:rFonts w:ascii="Georgia" w:eastAsia="Times New Roman" w:hAnsi="Georgia"/>
                  <w:sz w:val="18"/>
                  <w:szCs w:val="18"/>
                </w:rPr>
                <w:delText>.</w:delText>
              </w:r>
            </w:del>
            <w:r>
              <w:rPr>
                <w:rFonts w:ascii="Georgia" w:eastAsia="Times New Roman" w:hAnsi="Georgia"/>
                <w:sz w:val="18"/>
                <w:szCs w:val="18"/>
              </w:rPr>
              <w:t xml:space="preserve"> 2022).</w:t>
            </w:r>
          </w:p>
        </w:tc>
      </w:tr>
    </w:tbl>
    <w:p w14:paraId="5B4C979E" w14:textId="77777777" w:rsidR="00000000" w:rsidRDefault="00855B9E">
      <w:pPr>
        <w:pStyle w:val="Heading2"/>
        <w:divId w:val="1538278679"/>
        <w:rPr>
          <w:rFonts w:ascii="Georgia" w:eastAsia="Times New Roman" w:hAnsi="Georgia"/>
          <w:sz w:val="27"/>
          <w:szCs w:val="27"/>
        </w:rPr>
      </w:pPr>
      <w:r>
        <w:rPr>
          <w:rFonts w:ascii="Georgia" w:eastAsia="Times New Roman" w:hAnsi="Georgia"/>
          <w:sz w:val="27"/>
          <w:szCs w:val="27"/>
        </w:rPr>
        <w:t>Systems</w:t>
      </w:r>
    </w:p>
    <w:p w14:paraId="24616935" w14:textId="77777777" w:rsidR="00000000" w:rsidRDefault="00855B9E">
      <w:pPr>
        <w:pStyle w:val="NormalWeb"/>
        <w:divId w:val="1538278679"/>
        <w:rPr>
          <w:rFonts w:ascii="Georgia" w:hAnsi="Georgia"/>
        </w:rPr>
      </w:pPr>
      <w:r>
        <w:rPr>
          <w:rStyle w:val="datalabel1"/>
          <w:rFonts w:ascii="Georgia" w:hAnsi="Georgia"/>
        </w:rPr>
        <w:t xml:space="preserve">System: </w:t>
      </w:r>
      <w:r>
        <w:rPr>
          <w:rFonts w:ascii="Georgia" w:hAnsi="Georgia"/>
        </w:rPr>
        <w:t>Terrestrial</w:t>
      </w:r>
    </w:p>
    <w:p w14:paraId="480DE3CE" w14:textId="77777777" w:rsidR="00000000" w:rsidRDefault="00855B9E">
      <w:pPr>
        <w:pStyle w:val="Heading2"/>
        <w:divId w:val="1538278679"/>
        <w:rPr>
          <w:rFonts w:ascii="Georgia" w:eastAsia="Times New Roman" w:hAnsi="Georgia"/>
          <w:sz w:val="27"/>
          <w:szCs w:val="27"/>
        </w:rPr>
      </w:pPr>
      <w:r>
        <w:rPr>
          <w:rFonts w:ascii="Georgia" w:eastAsia="Times New Roman" w:hAnsi="Georgia"/>
          <w:sz w:val="27"/>
          <w:szCs w:val="27"/>
        </w:rPr>
        <w:t>Plant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10"/>
      </w:tblGrid>
      <w:tr w:rsidR="00000000" w14:paraId="27D3F1A7" w14:textId="77777777">
        <w:trPr>
          <w:divId w:val="1538278679"/>
          <w:tblCellSpacing w:w="15" w:type="dxa"/>
        </w:trPr>
        <w:tc>
          <w:tcPr>
            <w:tcW w:w="0" w:type="auto"/>
            <w:tcBorders>
              <w:bottom w:val="single" w:sz="6" w:space="0" w:color="000000"/>
            </w:tcBorders>
            <w:shd w:val="clear" w:color="auto" w:fill="BBBBBB"/>
            <w:vAlign w:val="center"/>
            <w:hideMark/>
          </w:tcPr>
          <w:p w14:paraId="57E92F99"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Plant Growth Forms</w:t>
            </w:r>
          </w:p>
        </w:tc>
      </w:tr>
      <w:tr w:rsidR="00000000" w14:paraId="1F4501C7" w14:textId="77777777">
        <w:trPr>
          <w:divId w:val="1538278679"/>
          <w:tblCellSpacing w:w="15" w:type="dxa"/>
        </w:trPr>
        <w:tc>
          <w:tcPr>
            <w:tcW w:w="0" w:type="auto"/>
            <w:tcBorders>
              <w:bottom w:val="single" w:sz="6" w:space="0" w:color="CCCCCC"/>
            </w:tcBorders>
            <w:vAlign w:val="center"/>
            <w:hideMark/>
          </w:tcPr>
          <w:p w14:paraId="08EA4AD2" w14:textId="77777777" w:rsidR="00000000" w:rsidRDefault="00855B9E">
            <w:pPr>
              <w:spacing w:after="75"/>
              <w:rPr>
                <w:rFonts w:ascii="Georgia" w:eastAsia="Times New Roman" w:hAnsi="Georgia"/>
                <w:sz w:val="18"/>
                <w:szCs w:val="18"/>
              </w:rPr>
            </w:pPr>
            <w:r>
              <w:rPr>
                <w:rFonts w:ascii="Georgia" w:eastAsia="Times New Roman" w:hAnsi="Georgia"/>
                <w:sz w:val="18"/>
                <w:szCs w:val="18"/>
              </w:rPr>
              <w:t xml:space="preserve">Tree </w:t>
            </w:r>
            <w:r>
              <w:rPr>
                <w:rFonts w:ascii="Georgia" w:eastAsia="Times New Roman" w:hAnsi="Georgia"/>
                <w:sz w:val="18"/>
                <w:szCs w:val="18"/>
              </w:rPr>
              <w:t>- small</w:t>
            </w:r>
          </w:p>
        </w:tc>
      </w:tr>
    </w:tbl>
    <w:p w14:paraId="3561FE91" w14:textId="77777777" w:rsidR="00000000" w:rsidRDefault="00855B9E">
      <w:pPr>
        <w:pStyle w:val="Heading1"/>
        <w:divId w:val="523908640"/>
        <w:rPr>
          <w:rFonts w:ascii="Georgia" w:eastAsia="Times New Roman" w:hAnsi="Georgia"/>
          <w:sz w:val="29"/>
          <w:szCs w:val="29"/>
        </w:rPr>
      </w:pPr>
      <w:r>
        <w:rPr>
          <w:rFonts w:ascii="Georgia" w:eastAsia="Times New Roman" w:hAnsi="Georgia"/>
          <w:sz w:val="29"/>
          <w:szCs w:val="29"/>
        </w:rPr>
        <w:t>Use and Trade</w:t>
      </w:r>
    </w:p>
    <w:p w14:paraId="0B6FE143" w14:textId="77777777" w:rsidR="00000000" w:rsidRDefault="00855B9E">
      <w:pPr>
        <w:pStyle w:val="Heading2"/>
        <w:divId w:val="523908640"/>
        <w:rPr>
          <w:rFonts w:ascii="Georgia" w:eastAsia="Times New Roman" w:hAnsi="Georgia"/>
          <w:sz w:val="27"/>
          <w:szCs w:val="27"/>
        </w:rPr>
      </w:pPr>
      <w:r>
        <w:rPr>
          <w:rFonts w:ascii="Georgia" w:eastAsia="Times New Roman" w:hAnsi="Georgia"/>
          <w:sz w:val="27"/>
          <w:szCs w:val="27"/>
        </w:rPr>
        <w:lastRenderedPageBreak/>
        <w:t>General Use and Trade Information</w:t>
      </w:r>
    </w:p>
    <w:p w14:paraId="5E217FFC" w14:textId="77777777" w:rsidR="00000000" w:rsidRDefault="00855B9E">
      <w:pPr>
        <w:pStyle w:val="NormalWeb"/>
        <w:divId w:val="523908640"/>
        <w:rPr>
          <w:rFonts w:ascii="Georgia" w:hAnsi="Georgia"/>
        </w:rPr>
      </w:pPr>
      <w:r>
        <w:rPr>
          <w:rStyle w:val="datalabel1"/>
          <w:rFonts w:ascii="Georgia" w:hAnsi="Georgia"/>
        </w:rPr>
        <w:t xml:space="preserve">No use/trade information for this species: </w:t>
      </w:r>
      <w:r>
        <w:rPr>
          <w:rFonts w:ascii="Georgia" w:hAnsi="Georgia"/>
        </w:rPr>
        <w:t>true</w:t>
      </w:r>
    </w:p>
    <w:p w14:paraId="4637CCAD" w14:textId="77777777" w:rsidR="00000000" w:rsidRDefault="00855B9E">
      <w:pPr>
        <w:pStyle w:val="NormalWeb"/>
        <w:divId w:val="523908640"/>
        <w:rPr>
          <w:rFonts w:ascii="Georgia" w:hAnsi="Georgia"/>
        </w:rPr>
      </w:pPr>
    </w:p>
    <w:p w14:paraId="65B3D26D" w14:textId="77777777" w:rsidR="00000000" w:rsidRDefault="00855B9E">
      <w:pPr>
        <w:pStyle w:val="Heading1"/>
        <w:divId w:val="1534735125"/>
        <w:rPr>
          <w:rFonts w:ascii="Georgia" w:eastAsia="Times New Roman" w:hAnsi="Georgia"/>
          <w:sz w:val="29"/>
          <w:szCs w:val="29"/>
        </w:rPr>
      </w:pPr>
      <w:commentRangeStart w:id="31"/>
      <w:r>
        <w:rPr>
          <w:rFonts w:ascii="Georgia" w:eastAsia="Times New Roman" w:hAnsi="Georgia"/>
          <w:sz w:val="29"/>
          <w:szCs w:val="29"/>
        </w:rPr>
        <w:t>Threats</w:t>
      </w:r>
      <w:commentRangeEnd w:id="31"/>
      <w:r>
        <w:rPr>
          <w:rStyle w:val="CommentReference"/>
          <w:b w:val="0"/>
          <w:bCs w:val="0"/>
          <w:color w:val="auto"/>
          <w:kern w:val="0"/>
        </w:rPr>
        <w:commentReference w:id="31"/>
      </w:r>
    </w:p>
    <w:p w14:paraId="3E9C87AC" w14:textId="70538D8A" w:rsidR="00000000" w:rsidRDefault="00855B9E">
      <w:pPr>
        <w:pStyle w:val="NormalWeb"/>
        <w:divId w:val="1534735125"/>
        <w:rPr>
          <w:rFonts w:ascii="Georgia" w:hAnsi="Georgia"/>
        </w:rPr>
      </w:pPr>
      <w:r>
        <w:rPr>
          <w:rFonts w:ascii="Georgia" w:hAnsi="Georgia"/>
        </w:rPr>
        <w:t xml:space="preserve">The </w:t>
      </w:r>
      <w:ins w:id="32" w:author="Jack Plummer" w:date="2022-08-22T15:17:00Z">
        <w:r>
          <w:rPr>
            <w:rFonts w:ascii="Georgia" w:hAnsi="Georgia"/>
          </w:rPr>
          <w:t xml:space="preserve">major </w:t>
        </w:r>
      </w:ins>
      <w:r>
        <w:rPr>
          <w:rFonts w:ascii="Georgia" w:hAnsi="Georgia"/>
        </w:rPr>
        <w:t xml:space="preserve">threat to this species is </w:t>
      </w:r>
      <w:del w:id="33" w:author="Jack Plummer" w:date="2022-08-22T15:17:00Z">
        <w:r w:rsidDel="00855B9E">
          <w:rPr>
            <w:rFonts w:ascii="Georgia" w:hAnsi="Georgia"/>
          </w:rPr>
          <w:delText>the c</w:delText>
        </w:r>
      </w:del>
      <w:ins w:id="34" w:author="Jack Plummer" w:date="2022-08-22T15:17:00Z">
        <w:r>
          <w:rPr>
            <w:rFonts w:ascii="Georgia" w:hAnsi="Georgia"/>
          </w:rPr>
          <w:t>c</w:t>
        </w:r>
      </w:ins>
      <w:r>
        <w:rPr>
          <w:rFonts w:ascii="Georgia" w:hAnsi="Georgia"/>
        </w:rPr>
        <w:t>ontinued deforestation throughout Thailand and Cambodia</w:t>
      </w:r>
      <w:ins w:id="35" w:author="Jack Plummer" w:date="2022-08-22T15:17:00Z">
        <w:r>
          <w:rPr>
            <w:rFonts w:ascii="Georgia" w:hAnsi="Georgia"/>
          </w:rPr>
          <w:t xml:space="preserve">. </w:t>
        </w:r>
      </w:ins>
      <w:del w:id="36" w:author="Jack Plummer" w:date="2022-08-22T15:17:00Z">
        <w:r w:rsidDel="00855B9E">
          <w:rPr>
            <w:rFonts w:ascii="Georgia" w:hAnsi="Georgia"/>
          </w:rPr>
          <w:delText xml:space="preserve">, </w:delText>
        </w:r>
        <w:r w:rsidDel="00855B9E">
          <w:rPr>
            <w:rFonts w:ascii="Georgia" w:hAnsi="Georgia"/>
          </w:rPr>
          <w:delText>which b</w:delText>
        </w:r>
      </w:del>
      <w:ins w:id="37" w:author="Jack Plummer" w:date="2022-08-22T15:17:00Z">
        <w:r>
          <w:rPr>
            <w:rFonts w:ascii="Georgia" w:hAnsi="Georgia"/>
          </w:rPr>
          <w:t>B</w:t>
        </w:r>
      </w:ins>
      <w:r>
        <w:rPr>
          <w:rFonts w:ascii="Georgia" w:hAnsi="Georgia"/>
        </w:rPr>
        <w:t xml:space="preserve">etween 2002 and 2021, </w:t>
      </w:r>
      <w:del w:id="38" w:author="Jack Plummer" w:date="2022-08-22T15:17:00Z">
        <w:r w:rsidDel="00855B9E">
          <w:rPr>
            <w:rFonts w:ascii="Georgia" w:hAnsi="Georgia"/>
          </w:rPr>
          <w:delText xml:space="preserve">forest cover in </w:delText>
        </w:r>
      </w:del>
      <w:r>
        <w:rPr>
          <w:rFonts w:ascii="Georgia" w:hAnsi="Georgia"/>
        </w:rPr>
        <w:t xml:space="preserve">Nakhon </w:t>
      </w:r>
      <w:proofErr w:type="spellStart"/>
      <w:r>
        <w:rPr>
          <w:rFonts w:ascii="Georgia" w:hAnsi="Georgia"/>
        </w:rPr>
        <w:t>Sawan</w:t>
      </w:r>
      <w:proofErr w:type="spellEnd"/>
      <w:r>
        <w:rPr>
          <w:rFonts w:ascii="Georgia" w:hAnsi="Georgia"/>
        </w:rPr>
        <w:t xml:space="preserve">, </w:t>
      </w:r>
      <w:proofErr w:type="spellStart"/>
      <w:r>
        <w:rPr>
          <w:rFonts w:ascii="Georgia" w:hAnsi="Georgia"/>
        </w:rPr>
        <w:t>Phitsanulok</w:t>
      </w:r>
      <w:proofErr w:type="spellEnd"/>
      <w:r>
        <w:rPr>
          <w:rFonts w:ascii="Georgia" w:hAnsi="Georgia"/>
        </w:rPr>
        <w:t xml:space="preserve"> and </w:t>
      </w:r>
      <w:proofErr w:type="spellStart"/>
      <w:r>
        <w:rPr>
          <w:rFonts w:ascii="Georgia" w:hAnsi="Georgia"/>
        </w:rPr>
        <w:t>Phetchabun</w:t>
      </w:r>
      <w:proofErr w:type="spellEnd"/>
      <w:r>
        <w:rPr>
          <w:rFonts w:ascii="Georgia" w:hAnsi="Georgia"/>
        </w:rPr>
        <w:t xml:space="preserve"> provinces of Thailand, and Kampong Thom province of Cambodia lost 130 ha, 596,</w:t>
      </w:r>
      <w:r>
        <w:rPr>
          <w:rFonts w:ascii="Georgia" w:hAnsi="Georgia"/>
        </w:rPr>
        <w:t xml:space="preserve"> 165, 246 ha and 193 kha of humid primary forest respectively, making up 5.7, 1.8, 4.8 and 57% of </w:t>
      </w:r>
      <w:del w:id="39" w:author="Jack Plummer" w:date="2022-08-22T15:17:00Z">
        <w:r w:rsidDel="00855B9E">
          <w:rPr>
            <w:rFonts w:ascii="Georgia" w:hAnsi="Georgia"/>
          </w:rPr>
          <w:delText>it</w:delText>
        </w:r>
        <w:r w:rsidDel="00855B9E">
          <w:rPr>
            <w:rFonts w:ascii="Georgia" w:hAnsi="Georgia"/>
          </w:rPr>
          <w:delText>s</w:delText>
        </w:r>
      </w:del>
      <w:ins w:id="40" w:author="Jack Plummer" w:date="2022-08-22T15:17:00Z">
        <w:r>
          <w:rPr>
            <w:rFonts w:ascii="Georgia" w:hAnsi="Georgia"/>
          </w:rPr>
          <w:t>their</w:t>
        </w:r>
      </w:ins>
      <w:r>
        <w:rPr>
          <w:rFonts w:ascii="Georgia" w:hAnsi="Georgia"/>
        </w:rPr>
        <w:t xml:space="preserve"> total tree cover loss in the same </w:t>
      </w:r>
      <w:proofErr w:type="gramStart"/>
      <w:r>
        <w:rPr>
          <w:rFonts w:ascii="Georgia" w:hAnsi="Georgia"/>
        </w:rPr>
        <w:t>time period</w:t>
      </w:r>
      <w:proofErr w:type="gramEnd"/>
      <w:r>
        <w:rPr>
          <w:rFonts w:ascii="Georgia" w:hAnsi="Georgia"/>
        </w:rPr>
        <w:t xml:space="preserve">. </w:t>
      </w:r>
      <w:ins w:id="41" w:author="Jack Plummer" w:date="2022-08-22T15:17:00Z">
        <w:r>
          <w:rPr>
            <w:rFonts w:ascii="Georgia" w:hAnsi="Georgia"/>
          </w:rPr>
          <w:t xml:space="preserve">The </w:t>
        </w:r>
      </w:ins>
      <w:del w:id="42" w:author="Jack Plummer" w:date="2022-08-22T15:17:00Z">
        <w:r w:rsidDel="00855B9E">
          <w:rPr>
            <w:rFonts w:ascii="Georgia" w:hAnsi="Georgia"/>
          </w:rPr>
          <w:delText>T</w:delText>
        </w:r>
      </w:del>
      <w:ins w:id="43" w:author="Jack Plummer" w:date="2022-08-22T15:17:00Z">
        <w:r>
          <w:rPr>
            <w:rFonts w:ascii="Georgia" w:hAnsi="Georgia"/>
          </w:rPr>
          <w:t>t</w:t>
        </w:r>
      </w:ins>
      <w:r>
        <w:rPr>
          <w:rFonts w:ascii="Georgia" w:hAnsi="Georgia"/>
        </w:rPr>
        <w:t xml:space="preserve">otal area of humid primary forest decreased by 0.45, 0.17, 0.20 and 57% in this </w:t>
      </w:r>
      <w:proofErr w:type="gramStart"/>
      <w:r>
        <w:rPr>
          <w:rFonts w:ascii="Georgia" w:hAnsi="Georgia"/>
        </w:rPr>
        <w:t>time period</w:t>
      </w:r>
      <w:proofErr w:type="gramEnd"/>
      <w:r>
        <w:rPr>
          <w:rFonts w:ascii="Georgia" w:hAnsi="Georgia"/>
        </w:rPr>
        <w:t xml:space="preserve">, respectively </w:t>
      </w:r>
      <w:r>
        <w:rPr>
          <w:rFonts w:ascii="Georgia" w:hAnsi="Georgia"/>
        </w:rPr>
        <w:t>(Global Forest Watch</w:t>
      </w:r>
      <w:del w:id="44" w:author="Jack Plummer" w:date="2022-08-22T15:17:00Z">
        <w:r w:rsidDel="00855B9E">
          <w:rPr>
            <w:rFonts w:ascii="Georgia" w:hAnsi="Georgia"/>
          </w:rPr>
          <w:delText>.</w:delText>
        </w:r>
      </w:del>
      <w:r>
        <w:rPr>
          <w:rFonts w:ascii="Georgia" w:hAnsi="Georgia"/>
        </w:rPr>
        <w:t xml:space="preserve"> 2022).</w:t>
      </w:r>
    </w:p>
    <w:p w14:paraId="160DB6CA" w14:textId="77777777" w:rsidR="00000000" w:rsidRDefault="00855B9E">
      <w:pPr>
        <w:pStyle w:val="Heading2"/>
        <w:divId w:val="1534735125"/>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702"/>
        <w:gridCol w:w="740"/>
        <w:gridCol w:w="609"/>
        <w:gridCol w:w="815"/>
        <w:gridCol w:w="1144"/>
      </w:tblGrid>
      <w:tr w:rsidR="00000000" w14:paraId="23E20B0F" w14:textId="77777777">
        <w:trPr>
          <w:divId w:val="1534735125"/>
          <w:tblCellSpacing w:w="15" w:type="dxa"/>
        </w:trPr>
        <w:tc>
          <w:tcPr>
            <w:tcW w:w="0" w:type="auto"/>
            <w:tcBorders>
              <w:bottom w:val="single" w:sz="6" w:space="0" w:color="000000"/>
            </w:tcBorders>
            <w:shd w:val="clear" w:color="auto" w:fill="BBBBBB"/>
            <w:vAlign w:val="center"/>
            <w:hideMark/>
          </w:tcPr>
          <w:p w14:paraId="272A2D0A"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180EA151"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044F5B40"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736C49EA"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1C5C8188"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0F117B37" w14:textId="77777777">
        <w:trPr>
          <w:divId w:val="1534735125"/>
          <w:tblCellSpacing w:w="15" w:type="dxa"/>
        </w:trPr>
        <w:tc>
          <w:tcPr>
            <w:tcW w:w="0" w:type="auto"/>
            <w:vAlign w:val="center"/>
            <w:hideMark/>
          </w:tcPr>
          <w:p w14:paraId="31CF1152" w14:textId="77777777" w:rsidR="00000000" w:rsidRDefault="00855B9E">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6FD84C94" w14:textId="77777777" w:rsidR="00000000" w:rsidRDefault="00855B9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57FEC925"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4776230"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2FEABCB" w14:textId="77777777" w:rsidR="00000000" w:rsidRDefault="00855B9E">
            <w:pPr>
              <w:spacing w:after="75"/>
              <w:rPr>
                <w:rFonts w:ascii="Georgia" w:eastAsia="Times New Roman" w:hAnsi="Georgia"/>
                <w:sz w:val="18"/>
                <w:szCs w:val="18"/>
              </w:rPr>
            </w:pPr>
            <w:r>
              <w:rPr>
                <w:rFonts w:ascii="Georgia" w:eastAsia="Times New Roman" w:hAnsi="Georgia"/>
                <w:sz w:val="18"/>
                <w:szCs w:val="18"/>
              </w:rPr>
              <w:t>Low Impact: 3</w:t>
            </w:r>
          </w:p>
        </w:tc>
      </w:tr>
      <w:tr w:rsidR="00000000" w14:paraId="42A8698A" w14:textId="77777777">
        <w:trPr>
          <w:divId w:val="1534735125"/>
          <w:tblCellSpacing w:w="15" w:type="dxa"/>
        </w:trPr>
        <w:tc>
          <w:tcPr>
            <w:tcW w:w="0" w:type="auto"/>
            <w:vAlign w:val="center"/>
            <w:hideMark/>
          </w:tcPr>
          <w:p w14:paraId="2CB0B91C" w14:textId="77777777" w:rsidR="00000000" w:rsidRDefault="00855B9E">
            <w:pPr>
              <w:spacing w:after="75"/>
              <w:rPr>
                <w:rFonts w:ascii="Georgia" w:eastAsia="Times New Roman" w:hAnsi="Georgia"/>
                <w:sz w:val="18"/>
                <w:szCs w:val="18"/>
              </w:rPr>
            </w:pPr>
            <w:r>
              <w:rPr>
                <w:rFonts w:ascii="Georgia" w:eastAsia="Times New Roman" w:hAnsi="Georgia"/>
                <w:sz w:val="18"/>
                <w:szCs w:val="18"/>
              </w:rPr>
              <w:t xml:space="preserve">2.1.1. Agriculture &amp; aquaculture -&gt; Annual &amp; </w:t>
            </w:r>
            <w:r>
              <w:rPr>
                <w:rFonts w:ascii="Georgia" w:eastAsia="Times New Roman" w:hAnsi="Georgia"/>
                <w:sz w:val="18"/>
                <w:szCs w:val="18"/>
              </w:rPr>
              <w:t>perennial non-timber crops -&gt; Shifting agriculture</w:t>
            </w:r>
          </w:p>
        </w:tc>
        <w:tc>
          <w:tcPr>
            <w:tcW w:w="0" w:type="auto"/>
            <w:vAlign w:val="center"/>
            <w:hideMark/>
          </w:tcPr>
          <w:p w14:paraId="12BA2FA1" w14:textId="77777777" w:rsidR="00000000" w:rsidRDefault="00855B9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BC1FFC5"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C7DD899"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2EB299D" w14:textId="77777777" w:rsidR="00000000" w:rsidRDefault="00855B9E">
            <w:pPr>
              <w:spacing w:after="75"/>
              <w:rPr>
                <w:rFonts w:ascii="Georgia" w:eastAsia="Times New Roman" w:hAnsi="Georgia"/>
                <w:sz w:val="18"/>
                <w:szCs w:val="18"/>
              </w:rPr>
            </w:pPr>
            <w:r>
              <w:rPr>
                <w:rFonts w:ascii="Georgia" w:eastAsia="Times New Roman" w:hAnsi="Georgia"/>
                <w:sz w:val="18"/>
                <w:szCs w:val="18"/>
              </w:rPr>
              <w:t>Low Impact: 3</w:t>
            </w:r>
          </w:p>
        </w:tc>
      </w:tr>
    </w:tbl>
    <w:p w14:paraId="51E5B690" w14:textId="77777777" w:rsidR="00000000" w:rsidRDefault="00855B9E">
      <w:pPr>
        <w:pStyle w:val="Heading1"/>
        <w:divId w:val="626662071"/>
        <w:rPr>
          <w:rFonts w:ascii="Georgia" w:eastAsia="Times New Roman" w:hAnsi="Georgia"/>
          <w:sz w:val="29"/>
          <w:szCs w:val="29"/>
        </w:rPr>
      </w:pPr>
      <w:commentRangeStart w:id="45"/>
      <w:r>
        <w:rPr>
          <w:rFonts w:ascii="Georgia" w:eastAsia="Times New Roman" w:hAnsi="Georgia"/>
          <w:sz w:val="29"/>
          <w:szCs w:val="29"/>
        </w:rPr>
        <w:t>Conservation</w:t>
      </w:r>
      <w:commentRangeEnd w:id="45"/>
      <w:r>
        <w:rPr>
          <w:rStyle w:val="CommentReference"/>
          <w:b w:val="0"/>
          <w:bCs w:val="0"/>
          <w:color w:val="auto"/>
          <w:kern w:val="0"/>
        </w:rPr>
        <w:commentReference w:id="45"/>
      </w:r>
    </w:p>
    <w:p w14:paraId="74998D93" w14:textId="04CDB922" w:rsidR="00000000" w:rsidDel="00855B9E" w:rsidRDefault="00855B9E">
      <w:pPr>
        <w:pStyle w:val="NormalWeb"/>
        <w:divId w:val="626662071"/>
        <w:rPr>
          <w:del w:id="46" w:author="Jack Plummer" w:date="2022-08-22T15:19:00Z"/>
          <w:rFonts w:ascii="Georgia" w:hAnsi="Georgia"/>
        </w:rPr>
      </w:pPr>
      <w:r>
        <w:rPr>
          <w:rFonts w:ascii="Georgia" w:hAnsi="Georgia"/>
        </w:rPr>
        <w:t>There are no direct conservation measures in place for this species at present. The species is not known to be represented in </w:t>
      </w:r>
      <w:r>
        <w:rPr>
          <w:rStyle w:val="Emphasis"/>
          <w:rFonts w:ascii="Georgia" w:hAnsi="Georgia"/>
        </w:rPr>
        <w:t>ex situ</w:t>
      </w:r>
      <w:r>
        <w:rPr>
          <w:rFonts w:ascii="Georgia" w:hAnsi="Georgia"/>
        </w:rPr>
        <w:t> conservation in botanic gardens</w:t>
      </w:r>
      <w:r>
        <w:rPr>
          <w:rFonts w:ascii="Georgia" w:hAnsi="Georgia"/>
        </w:rPr>
        <w:t xml:space="preserve"> or gene banks (BGCI 2022, </w:t>
      </w:r>
      <w:proofErr w:type="spellStart"/>
      <w:r>
        <w:rPr>
          <w:rFonts w:ascii="Georgia" w:hAnsi="Georgia"/>
        </w:rPr>
        <w:t>Genesys</w:t>
      </w:r>
      <w:proofErr w:type="spellEnd"/>
      <w:r>
        <w:rPr>
          <w:rFonts w:ascii="Georgia" w:hAnsi="Georgia"/>
        </w:rPr>
        <w:t xml:space="preserve"> 2022).</w:t>
      </w:r>
      <w:ins w:id="47" w:author="Jack Plummer" w:date="2022-08-22T15:19:00Z">
        <w:r>
          <w:rPr>
            <w:rFonts w:ascii="Georgia" w:hAnsi="Georgia"/>
          </w:rPr>
          <w:t xml:space="preserve"> In the Threatened Plants of Thailand </w:t>
        </w:r>
      </w:ins>
    </w:p>
    <w:p w14:paraId="41D92362" w14:textId="763DAE1C" w:rsidR="00000000" w:rsidRDefault="00855B9E" w:rsidP="00855B9E">
      <w:pPr>
        <w:pStyle w:val="NormalWeb"/>
        <w:divId w:val="626662071"/>
        <w:rPr>
          <w:rFonts w:ascii="Georgia" w:hAnsi="Georgia"/>
        </w:rPr>
      </w:pPr>
      <w:del w:id="48" w:author="Jack Plummer" w:date="2022-08-22T15:20:00Z">
        <w:r w:rsidDel="00855B9E">
          <w:rPr>
            <w:rFonts w:ascii="Georgia" w:hAnsi="Georgia"/>
          </w:rPr>
          <w:delText xml:space="preserve">Vulnerable </w:delText>
        </w:r>
      </w:del>
      <w:r>
        <w:rPr>
          <w:rFonts w:ascii="Georgia" w:hAnsi="Georgia"/>
        </w:rPr>
        <w:t>(Voradol</w:t>
      </w:r>
      <w:r>
        <w:rPr>
          <w:rStyle w:val="Emphasis"/>
          <w:rFonts w:ascii="Georgia" w:hAnsi="Georgia"/>
        </w:rPr>
        <w:t xml:space="preserve"> et al. </w:t>
      </w:r>
      <w:r>
        <w:rPr>
          <w:rFonts w:ascii="Georgia" w:hAnsi="Georgia"/>
        </w:rPr>
        <w:t>2017)</w:t>
      </w:r>
      <w:ins w:id="49" w:author="Jack Plummer" w:date="2022-08-22T15:20:00Z">
        <w:r>
          <w:rPr>
            <w:rFonts w:ascii="Georgia" w:hAnsi="Georgia"/>
          </w:rPr>
          <w:t xml:space="preserve">, this species was listed as </w:t>
        </w:r>
        <w:r>
          <w:rPr>
            <w:rFonts w:ascii="Georgia" w:hAnsi="Georgia"/>
          </w:rPr>
          <w:t>Vulnerable</w:t>
        </w:r>
        <w:r>
          <w:rPr>
            <w:rFonts w:ascii="Georgia" w:hAnsi="Georgia"/>
          </w:rPr>
          <w:t>.</w:t>
        </w:r>
      </w:ins>
      <w:del w:id="50" w:author="Jack Plummer" w:date="2022-08-22T15:20:00Z">
        <w:r w:rsidDel="00855B9E">
          <w:rPr>
            <w:rFonts w:ascii="Georgia" w:hAnsi="Georgia"/>
          </w:rPr>
          <w:delText>.</w:delText>
        </w:r>
      </w:del>
    </w:p>
    <w:p w14:paraId="422F3E7E" w14:textId="77777777" w:rsidR="00000000" w:rsidRDefault="00855B9E">
      <w:pPr>
        <w:pStyle w:val="Heading2"/>
        <w:divId w:val="626662071"/>
        <w:rPr>
          <w:rFonts w:ascii="Georgia" w:eastAsia="Times New Roman" w:hAnsi="Georgia"/>
          <w:sz w:val="27"/>
          <w:szCs w:val="27"/>
        </w:rPr>
      </w:pPr>
      <w:r>
        <w:rPr>
          <w:rFonts w:ascii="Georgia" w:eastAsia="Times New Roman" w:hAnsi="Georgia"/>
          <w:sz w:val="27"/>
          <w:szCs w:val="27"/>
        </w:rPr>
        <w:t>Conservation Actions In- Place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064"/>
        <w:gridCol w:w="530"/>
      </w:tblGrid>
      <w:tr w:rsidR="00000000" w14:paraId="1ED4A08A" w14:textId="77777777">
        <w:trPr>
          <w:divId w:val="626662071"/>
          <w:tblCellSpacing w:w="15" w:type="dxa"/>
        </w:trPr>
        <w:tc>
          <w:tcPr>
            <w:tcW w:w="0" w:type="auto"/>
            <w:tcBorders>
              <w:bottom w:val="single" w:sz="6" w:space="0" w:color="000000"/>
            </w:tcBorders>
            <w:shd w:val="clear" w:color="auto" w:fill="BBBBBB"/>
            <w:vAlign w:val="center"/>
            <w:hideMark/>
          </w:tcPr>
          <w:p w14:paraId="297D4416"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Action Recovery Plan</w:t>
            </w:r>
          </w:p>
        </w:tc>
        <w:tc>
          <w:tcPr>
            <w:tcW w:w="0" w:type="auto"/>
            <w:tcBorders>
              <w:bottom w:val="single" w:sz="6" w:space="0" w:color="000000"/>
            </w:tcBorders>
            <w:shd w:val="clear" w:color="auto" w:fill="BBBBBB"/>
            <w:vAlign w:val="center"/>
            <w:hideMark/>
          </w:tcPr>
          <w:p w14:paraId="45A9D170"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0D659F45" w14:textId="77777777">
        <w:trPr>
          <w:divId w:val="626662071"/>
          <w:tblCellSpacing w:w="15" w:type="dxa"/>
        </w:trPr>
        <w:tc>
          <w:tcPr>
            <w:tcW w:w="0" w:type="auto"/>
            <w:vAlign w:val="center"/>
            <w:hideMark/>
          </w:tcPr>
          <w:p w14:paraId="5E1F825B" w14:textId="77777777" w:rsidR="00000000" w:rsidRDefault="00855B9E">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79D8CE0C"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r>
    </w:tbl>
    <w:p w14:paraId="0E9BC5C1" w14:textId="77777777" w:rsidR="00000000" w:rsidRDefault="00855B9E">
      <w:pPr>
        <w:divId w:val="626662071"/>
        <w:rPr>
          <w:rFonts w:ascii="Georgia" w:eastAsia="Times New Roman" w:hAnsi="Georgia"/>
          <w:vanish/>
          <w:sz w:val="18"/>
          <w:szCs w:val="18"/>
        </w:rPr>
      </w:pP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80"/>
        <w:gridCol w:w="530"/>
      </w:tblGrid>
      <w:tr w:rsidR="00000000" w14:paraId="6E5D423A" w14:textId="77777777">
        <w:trPr>
          <w:divId w:val="626662071"/>
          <w:tblCellSpacing w:w="15" w:type="dxa"/>
        </w:trPr>
        <w:tc>
          <w:tcPr>
            <w:tcW w:w="0" w:type="auto"/>
            <w:tcBorders>
              <w:bottom w:val="single" w:sz="6" w:space="0" w:color="000000"/>
            </w:tcBorders>
            <w:shd w:val="clear" w:color="auto" w:fill="BBBBBB"/>
            <w:vAlign w:val="center"/>
            <w:hideMark/>
          </w:tcPr>
          <w:p w14:paraId="08FE2C9F"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Occur in at least one PA</w:t>
            </w:r>
          </w:p>
        </w:tc>
        <w:tc>
          <w:tcPr>
            <w:tcW w:w="0" w:type="auto"/>
            <w:tcBorders>
              <w:bottom w:val="single" w:sz="6" w:space="0" w:color="000000"/>
            </w:tcBorders>
            <w:shd w:val="clear" w:color="auto" w:fill="BBBBBB"/>
            <w:vAlign w:val="center"/>
            <w:hideMark/>
          </w:tcPr>
          <w:p w14:paraId="1A028962"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CD6DAA1" w14:textId="77777777">
        <w:trPr>
          <w:divId w:val="626662071"/>
          <w:tblCellSpacing w:w="15" w:type="dxa"/>
        </w:trPr>
        <w:tc>
          <w:tcPr>
            <w:tcW w:w="0" w:type="auto"/>
            <w:vAlign w:val="center"/>
            <w:hideMark/>
          </w:tcPr>
          <w:p w14:paraId="0AC28BCE" w14:textId="77777777" w:rsidR="00000000" w:rsidRDefault="00855B9E">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647A247E"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r>
    </w:tbl>
    <w:p w14:paraId="198E18B3" w14:textId="77777777" w:rsidR="00000000" w:rsidRDefault="00855B9E">
      <w:pPr>
        <w:pStyle w:val="Heading2"/>
        <w:divId w:val="626662071"/>
        <w:rPr>
          <w:rFonts w:ascii="Georgia" w:eastAsia="Times New Roman" w:hAnsi="Georgia"/>
          <w:sz w:val="27"/>
          <w:szCs w:val="27"/>
        </w:rPr>
      </w:pPr>
      <w:commentRangeStart w:id="51"/>
      <w:r>
        <w:rPr>
          <w:rFonts w:ascii="Georgia" w:eastAsia="Times New Roman" w:hAnsi="Georgia"/>
          <w:sz w:val="27"/>
          <w:szCs w:val="27"/>
        </w:rPr>
        <w:t>Important Conservation Actions Needed</w:t>
      </w:r>
      <w:commentRangeEnd w:id="51"/>
      <w:r>
        <w:rPr>
          <w:rStyle w:val="CommentReference"/>
          <w:b w:val="0"/>
          <w:bCs w:val="0"/>
        </w:rPr>
        <w:commentReference w:id="51"/>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687"/>
        <w:gridCol w:w="530"/>
      </w:tblGrid>
      <w:tr w:rsidR="00000000" w14:paraId="01B7A432" w14:textId="77777777">
        <w:trPr>
          <w:divId w:val="626662071"/>
          <w:tblCellSpacing w:w="15" w:type="dxa"/>
        </w:trPr>
        <w:tc>
          <w:tcPr>
            <w:tcW w:w="0" w:type="auto"/>
            <w:tcBorders>
              <w:bottom w:val="single" w:sz="6" w:space="0" w:color="000000"/>
            </w:tcBorders>
            <w:shd w:val="clear" w:color="auto" w:fill="BBBBBB"/>
            <w:vAlign w:val="center"/>
            <w:hideMark/>
          </w:tcPr>
          <w:p w14:paraId="7B564611"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37CAFF79"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326D5B30" w14:textId="77777777">
        <w:trPr>
          <w:divId w:val="626662071"/>
          <w:tblCellSpacing w:w="15" w:type="dxa"/>
        </w:trPr>
        <w:tc>
          <w:tcPr>
            <w:tcW w:w="0" w:type="auto"/>
            <w:tcBorders>
              <w:bottom w:val="single" w:sz="6" w:space="0" w:color="CCCCCC"/>
            </w:tcBorders>
            <w:vAlign w:val="center"/>
            <w:hideMark/>
          </w:tcPr>
          <w:p w14:paraId="7D22C077" w14:textId="77777777" w:rsidR="00000000" w:rsidRDefault="00855B9E">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393E9F2D"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r>
      <w:tr w:rsidR="00000000" w14:paraId="2A1D838A" w14:textId="77777777">
        <w:trPr>
          <w:divId w:val="626662071"/>
          <w:tblCellSpacing w:w="15" w:type="dxa"/>
        </w:trPr>
        <w:tc>
          <w:tcPr>
            <w:tcW w:w="0" w:type="auto"/>
            <w:tcBorders>
              <w:bottom w:val="single" w:sz="6" w:space="0" w:color="CCCCCC"/>
            </w:tcBorders>
            <w:vAlign w:val="center"/>
            <w:hideMark/>
          </w:tcPr>
          <w:p w14:paraId="2850121C" w14:textId="77777777" w:rsidR="00000000" w:rsidRDefault="00855B9E">
            <w:pPr>
              <w:spacing w:after="75"/>
              <w:rPr>
                <w:rFonts w:ascii="Georgia" w:eastAsia="Times New Roman" w:hAnsi="Georgia"/>
                <w:sz w:val="18"/>
                <w:szCs w:val="18"/>
              </w:rPr>
            </w:pPr>
            <w:r>
              <w:rPr>
                <w:rFonts w:ascii="Georgia" w:eastAsia="Times New Roman" w:hAnsi="Georgia"/>
                <w:sz w:val="18"/>
                <w:szCs w:val="18"/>
              </w:rPr>
              <w:t>2.3. Land/water management -&gt; Habitat &amp; natural process restoration</w:t>
            </w:r>
          </w:p>
        </w:tc>
        <w:tc>
          <w:tcPr>
            <w:tcW w:w="0" w:type="auto"/>
            <w:tcBorders>
              <w:bottom w:val="single" w:sz="6" w:space="0" w:color="CCCCCC"/>
            </w:tcBorders>
            <w:vAlign w:val="center"/>
            <w:hideMark/>
          </w:tcPr>
          <w:p w14:paraId="22D39590"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r>
    </w:tbl>
    <w:p w14:paraId="494C10E3" w14:textId="77777777" w:rsidR="00000000" w:rsidRDefault="00855B9E">
      <w:pPr>
        <w:pStyle w:val="Heading2"/>
        <w:divId w:val="626662071"/>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040C7859" w14:textId="77777777">
        <w:trPr>
          <w:divId w:val="626662071"/>
          <w:tblCellSpacing w:w="15" w:type="dxa"/>
        </w:trPr>
        <w:tc>
          <w:tcPr>
            <w:tcW w:w="0" w:type="auto"/>
            <w:tcBorders>
              <w:bottom w:val="single" w:sz="6" w:space="0" w:color="000000"/>
            </w:tcBorders>
            <w:shd w:val="clear" w:color="auto" w:fill="BBBBBB"/>
            <w:vAlign w:val="center"/>
            <w:hideMark/>
          </w:tcPr>
          <w:p w14:paraId="0630A072"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287EFF0" w14:textId="77777777" w:rsidR="00000000" w:rsidRDefault="00855B9E">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D8C41AC" w14:textId="77777777">
        <w:trPr>
          <w:divId w:val="626662071"/>
          <w:tblCellSpacing w:w="15" w:type="dxa"/>
        </w:trPr>
        <w:tc>
          <w:tcPr>
            <w:tcW w:w="0" w:type="auto"/>
            <w:tcBorders>
              <w:bottom w:val="single" w:sz="6" w:space="0" w:color="CCCCCC"/>
            </w:tcBorders>
            <w:vAlign w:val="center"/>
            <w:hideMark/>
          </w:tcPr>
          <w:p w14:paraId="6D719D9C" w14:textId="77777777" w:rsidR="00000000" w:rsidRDefault="00855B9E">
            <w:pPr>
              <w:spacing w:after="75"/>
              <w:rPr>
                <w:rFonts w:ascii="Georgia" w:eastAsia="Times New Roman" w:hAnsi="Georgia"/>
                <w:sz w:val="18"/>
                <w:szCs w:val="18"/>
              </w:rPr>
            </w:pPr>
            <w:r>
              <w:rPr>
                <w:rFonts w:ascii="Georgia" w:eastAsia="Times New Roman" w:hAnsi="Georgia"/>
                <w:sz w:val="18"/>
                <w:szCs w:val="18"/>
              </w:rPr>
              <w:lastRenderedPageBreak/>
              <w:t>1.2. Research -&gt; Population size, distribution &amp; trends</w:t>
            </w:r>
          </w:p>
        </w:tc>
        <w:tc>
          <w:tcPr>
            <w:tcW w:w="0" w:type="auto"/>
            <w:tcBorders>
              <w:bottom w:val="single" w:sz="6" w:space="0" w:color="CCCCCC"/>
            </w:tcBorders>
            <w:vAlign w:val="center"/>
            <w:hideMark/>
          </w:tcPr>
          <w:p w14:paraId="3AB85B1D"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r>
      <w:tr w:rsidR="00000000" w14:paraId="5C4EC349" w14:textId="77777777">
        <w:trPr>
          <w:divId w:val="626662071"/>
          <w:tblCellSpacing w:w="15" w:type="dxa"/>
        </w:trPr>
        <w:tc>
          <w:tcPr>
            <w:tcW w:w="0" w:type="auto"/>
            <w:tcBorders>
              <w:bottom w:val="single" w:sz="6" w:space="0" w:color="CCCCCC"/>
            </w:tcBorders>
            <w:vAlign w:val="center"/>
            <w:hideMark/>
          </w:tcPr>
          <w:p w14:paraId="18C05108" w14:textId="77777777" w:rsidR="00000000" w:rsidRDefault="00855B9E">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24F168D0" w14:textId="77777777" w:rsidR="00000000" w:rsidRDefault="00855B9E">
            <w:pPr>
              <w:spacing w:after="75"/>
              <w:rPr>
                <w:rFonts w:ascii="Georgia" w:eastAsia="Times New Roman" w:hAnsi="Georgia"/>
                <w:sz w:val="18"/>
                <w:szCs w:val="18"/>
              </w:rPr>
            </w:pPr>
            <w:r>
              <w:rPr>
                <w:rFonts w:ascii="Georgia" w:eastAsia="Times New Roman" w:hAnsi="Georgia"/>
                <w:sz w:val="18"/>
                <w:szCs w:val="18"/>
              </w:rPr>
              <w:t>-</w:t>
            </w:r>
          </w:p>
        </w:tc>
      </w:tr>
    </w:tbl>
    <w:p w14:paraId="54A6AB8C" w14:textId="77777777" w:rsidR="00000000" w:rsidRDefault="00855B9E">
      <w:pPr>
        <w:pStyle w:val="Heading1"/>
        <w:divId w:val="1735393911"/>
        <w:rPr>
          <w:rFonts w:ascii="Georgia" w:eastAsia="Times New Roman" w:hAnsi="Georgia"/>
          <w:sz w:val="29"/>
          <w:szCs w:val="29"/>
        </w:rPr>
      </w:pPr>
      <w:r>
        <w:rPr>
          <w:rFonts w:ascii="Georgia" w:eastAsia="Times New Roman" w:hAnsi="Georgia"/>
          <w:sz w:val="29"/>
          <w:szCs w:val="29"/>
        </w:rPr>
        <w:t>Ecosystem Services</w:t>
      </w:r>
    </w:p>
    <w:p w14:paraId="19100682" w14:textId="77777777" w:rsidR="00000000" w:rsidRDefault="00855B9E">
      <w:pPr>
        <w:pStyle w:val="Heading2"/>
        <w:divId w:val="1735393911"/>
        <w:rPr>
          <w:rFonts w:ascii="Georgia" w:eastAsia="Times New Roman" w:hAnsi="Georgia"/>
          <w:sz w:val="27"/>
          <w:szCs w:val="27"/>
        </w:rPr>
      </w:pPr>
      <w:r>
        <w:rPr>
          <w:rFonts w:ascii="Georgia" w:eastAsia="Times New Roman" w:hAnsi="Georgia"/>
          <w:sz w:val="27"/>
          <w:szCs w:val="27"/>
        </w:rPr>
        <w:t>Ecosystem Services Provided by the Species</w:t>
      </w:r>
    </w:p>
    <w:p w14:paraId="16D66B3E" w14:textId="77777777" w:rsidR="00000000" w:rsidRDefault="00855B9E">
      <w:pPr>
        <w:pStyle w:val="NormalWeb"/>
        <w:divId w:val="1735393911"/>
        <w:rPr>
          <w:rFonts w:ascii="Georgia" w:hAnsi="Georgia"/>
        </w:rPr>
      </w:pPr>
      <w:r>
        <w:rPr>
          <w:rStyle w:val="datalabel1"/>
          <w:rFonts w:ascii="Georgia" w:hAnsi="Georgia"/>
        </w:rPr>
        <w:t xml:space="preserve">Species provides no ecosystem services: </w:t>
      </w:r>
      <w:r>
        <w:rPr>
          <w:rFonts w:ascii="Georgia" w:hAnsi="Georgia"/>
        </w:rPr>
        <w:t>true</w:t>
      </w:r>
    </w:p>
    <w:p w14:paraId="3ADCDDF9" w14:textId="77777777" w:rsidR="00000000" w:rsidRDefault="00855B9E">
      <w:pPr>
        <w:pStyle w:val="Heading1"/>
        <w:rPr>
          <w:rFonts w:ascii="Georgia" w:eastAsia="Times New Roman" w:hAnsi="Georgia"/>
          <w:sz w:val="29"/>
          <w:szCs w:val="29"/>
        </w:rPr>
      </w:pPr>
      <w:r>
        <w:rPr>
          <w:rFonts w:ascii="Georgia" w:eastAsia="Times New Roman" w:hAnsi="Georgia"/>
          <w:sz w:val="29"/>
          <w:szCs w:val="29"/>
        </w:rPr>
        <w:t>Bibliography</w:t>
      </w:r>
    </w:p>
    <w:p w14:paraId="463C78FE" w14:textId="77777777" w:rsidR="00000000" w:rsidRDefault="00855B9E">
      <w:pPr>
        <w:pStyle w:val="NormalWeb"/>
        <w:divId w:val="208033344"/>
        <w:rPr>
          <w:rFonts w:ascii="Georgia" w:hAnsi="Georgia"/>
        </w:rPr>
      </w:pPr>
      <w:r>
        <w:rPr>
          <w:rFonts w:ascii="Georgia" w:hAnsi="Georgia"/>
        </w:rPr>
        <w:t xml:space="preserve">Bachman et al. 2011. Supporting Red List threat assessments with </w:t>
      </w:r>
      <w:proofErr w:type="spellStart"/>
      <w:r>
        <w:rPr>
          <w:rFonts w:ascii="Georgia" w:hAnsi="Georgia"/>
        </w:rPr>
        <w:t>GeoCAT</w:t>
      </w:r>
      <w:proofErr w:type="spellEnd"/>
      <w:r>
        <w:rPr>
          <w:rFonts w:ascii="Georgia" w:hAnsi="Georgia"/>
        </w:rPr>
        <w:t xml:space="preserve">: geospatial conservation assessment </w:t>
      </w:r>
      <w:r>
        <w:rPr>
          <w:rFonts w:ascii="Georgia" w:hAnsi="Georgia"/>
        </w:rPr>
        <w:t xml:space="preserve">tool. </w:t>
      </w:r>
      <w:proofErr w:type="spellStart"/>
      <w:r>
        <w:rPr>
          <w:rFonts w:ascii="Georgia" w:hAnsi="Georgia"/>
          <w:i/>
          <w:iCs/>
        </w:rPr>
        <w:t>ZooKeys</w:t>
      </w:r>
      <w:proofErr w:type="spellEnd"/>
      <w:r>
        <w:rPr>
          <w:rFonts w:ascii="Georgia" w:hAnsi="Georgia"/>
        </w:rPr>
        <w:t xml:space="preserve"> 150: 117-126.</w:t>
      </w:r>
    </w:p>
    <w:p w14:paraId="18FA7275" w14:textId="77777777" w:rsidR="00000000" w:rsidRDefault="00855B9E">
      <w:pPr>
        <w:pStyle w:val="NormalWeb"/>
        <w:divId w:val="208033344"/>
        <w:rPr>
          <w:rFonts w:ascii="Georgia" w:hAnsi="Georgia"/>
        </w:rPr>
      </w:pPr>
      <w:proofErr w:type="spellStart"/>
      <w:r>
        <w:rPr>
          <w:rFonts w:ascii="Georgia" w:hAnsi="Georgia"/>
        </w:rPr>
        <w:t>Chantaranothai</w:t>
      </w:r>
      <w:proofErr w:type="spellEnd"/>
      <w:r>
        <w:rPr>
          <w:rFonts w:ascii="Georgia" w:hAnsi="Georgia"/>
        </w:rPr>
        <w:t xml:space="preserve">, P. 2005. The genus </w:t>
      </w:r>
      <w:proofErr w:type="spellStart"/>
      <w:r>
        <w:rPr>
          <w:rFonts w:ascii="Georgia" w:hAnsi="Georgia"/>
        </w:rPr>
        <w:t>Trigonostemon</w:t>
      </w:r>
      <w:proofErr w:type="spellEnd"/>
      <w:r>
        <w:rPr>
          <w:rFonts w:ascii="Georgia" w:hAnsi="Georgia"/>
        </w:rPr>
        <w:t xml:space="preserve"> (</w:t>
      </w:r>
      <w:proofErr w:type="spellStart"/>
      <w:r>
        <w:rPr>
          <w:rFonts w:ascii="Georgia" w:hAnsi="Georgia"/>
        </w:rPr>
        <w:t>Euphorbiaceae</w:t>
      </w:r>
      <w:proofErr w:type="spellEnd"/>
      <w:r>
        <w:rPr>
          <w:rFonts w:ascii="Georgia" w:hAnsi="Georgia"/>
        </w:rPr>
        <w:t xml:space="preserve">) in </w:t>
      </w:r>
      <w:proofErr w:type="gramStart"/>
      <w:r>
        <w:rPr>
          <w:rFonts w:ascii="Georgia" w:hAnsi="Georgia"/>
        </w:rPr>
        <w:t>Thailand .</w:t>
      </w:r>
      <w:proofErr w:type="gramEnd"/>
      <w:r>
        <w:rPr>
          <w:rFonts w:ascii="Georgia" w:hAnsi="Georgia"/>
        </w:rPr>
        <w:t xml:space="preserve"> </w:t>
      </w:r>
      <w:r>
        <w:rPr>
          <w:rFonts w:ascii="Georgia" w:hAnsi="Georgia"/>
          <w:i/>
          <w:iCs/>
        </w:rPr>
        <w:t xml:space="preserve">THAI FOR. BULL. (BOT.) </w:t>
      </w:r>
      <w:r>
        <w:rPr>
          <w:rFonts w:ascii="Georgia" w:hAnsi="Georgia"/>
        </w:rPr>
        <w:t>33: 21-31.</w:t>
      </w:r>
    </w:p>
    <w:p w14:paraId="5B059F3C" w14:textId="77777777" w:rsidR="00000000" w:rsidRDefault="00855B9E">
      <w:pPr>
        <w:pStyle w:val="NormalWeb"/>
        <w:divId w:val="208033344"/>
        <w:rPr>
          <w:rFonts w:ascii="Georgia" w:hAnsi="Georgia"/>
        </w:rPr>
      </w:pPr>
      <w:r>
        <w:rPr>
          <w:rFonts w:ascii="Georgia" w:hAnsi="Georgia"/>
        </w:rPr>
        <w:t xml:space="preserve">GBIF. 2022. Global Biodiversity Information Facility. Available at: </w:t>
      </w:r>
      <w:hyperlink r:id="rId14" w:history="1">
        <w:r>
          <w:rPr>
            <w:rStyle w:val="Hyperlink"/>
            <w:rFonts w:ascii="Georgia" w:hAnsi="Georgia"/>
          </w:rPr>
          <w:t>http://data.gbif.org/</w:t>
        </w:r>
      </w:hyperlink>
      <w:r>
        <w:rPr>
          <w:rFonts w:ascii="Georgia" w:hAnsi="Georgia"/>
        </w:rPr>
        <w:t xml:space="preserve">. </w:t>
      </w:r>
    </w:p>
    <w:p w14:paraId="01BAAB80" w14:textId="77777777" w:rsidR="00000000" w:rsidRDefault="00855B9E">
      <w:pPr>
        <w:pStyle w:val="NormalWeb"/>
        <w:divId w:val="208033344"/>
        <w:rPr>
          <w:rFonts w:ascii="Georgia" w:hAnsi="Georgia"/>
        </w:rPr>
      </w:pPr>
      <w:proofErr w:type="spellStart"/>
      <w:r>
        <w:rPr>
          <w:rFonts w:ascii="Georgia" w:hAnsi="Georgia"/>
        </w:rPr>
        <w:t>Vongkamjan</w:t>
      </w:r>
      <w:proofErr w:type="spellEnd"/>
      <w:r>
        <w:rPr>
          <w:rFonts w:ascii="Georgia" w:hAnsi="Georgia"/>
        </w:rPr>
        <w:t xml:space="preserve">, S. 2006. Sustainable Utilization of Plant Biodiversity of Mae </w:t>
      </w:r>
      <w:proofErr w:type="spellStart"/>
      <w:r>
        <w:rPr>
          <w:rFonts w:ascii="Georgia" w:hAnsi="Georgia"/>
        </w:rPr>
        <w:t>Gratu</w:t>
      </w:r>
      <w:proofErr w:type="spellEnd"/>
      <w:r>
        <w:rPr>
          <w:rFonts w:ascii="Georgia" w:hAnsi="Georgia"/>
        </w:rPr>
        <w:t xml:space="preserve"> Mountain, Mae Wong District, Nakhon </w:t>
      </w:r>
      <w:proofErr w:type="spellStart"/>
      <w:r>
        <w:rPr>
          <w:rFonts w:ascii="Georgia" w:hAnsi="Georgia"/>
        </w:rPr>
        <w:t>Sawan</w:t>
      </w:r>
      <w:proofErr w:type="spellEnd"/>
      <w:r>
        <w:rPr>
          <w:rFonts w:ascii="Georgia" w:hAnsi="Georgia"/>
        </w:rPr>
        <w:t xml:space="preserve"> Prov</w:t>
      </w:r>
      <w:r>
        <w:rPr>
          <w:rFonts w:ascii="Georgia" w:hAnsi="Georgia"/>
        </w:rPr>
        <w:t xml:space="preserve">ince. </w:t>
      </w:r>
      <w:r>
        <w:rPr>
          <w:rFonts w:ascii="Georgia" w:hAnsi="Georgia"/>
          <w:i/>
          <w:iCs/>
        </w:rPr>
        <w:t xml:space="preserve">Nakhon </w:t>
      </w:r>
      <w:proofErr w:type="spellStart"/>
      <w:r>
        <w:rPr>
          <w:rFonts w:ascii="Georgia" w:hAnsi="Georgia"/>
          <w:i/>
          <w:iCs/>
        </w:rPr>
        <w:t>Sawan</w:t>
      </w:r>
      <w:proofErr w:type="spellEnd"/>
      <w:r>
        <w:rPr>
          <w:rFonts w:ascii="Georgia" w:hAnsi="Georgia"/>
          <w:i/>
          <w:iCs/>
        </w:rPr>
        <w:t xml:space="preserve"> Rajabhat University Graduate Studies Journal</w:t>
      </w:r>
      <w:r>
        <w:rPr>
          <w:rFonts w:ascii="Georgia" w:hAnsi="Georgia"/>
        </w:rPr>
        <w:t xml:space="preserve"> 1(2): 20-28.</w:t>
      </w:r>
    </w:p>
    <w:p w14:paraId="7151F3C9" w14:textId="77777777" w:rsidR="00000000" w:rsidRDefault="00855B9E">
      <w:pPr>
        <w:pStyle w:val="NormalWeb"/>
        <w:divId w:val="208033344"/>
        <w:rPr>
          <w:rFonts w:ascii="Georgia" w:hAnsi="Georgia"/>
        </w:rPr>
      </w:pPr>
      <w:r>
        <w:rPr>
          <w:rFonts w:ascii="Georgia" w:hAnsi="Georgia"/>
        </w:rPr>
        <w:t xml:space="preserve">Voradol, C., </w:t>
      </w:r>
      <w:proofErr w:type="spellStart"/>
      <w:r>
        <w:rPr>
          <w:rFonts w:ascii="Georgia" w:hAnsi="Georgia"/>
        </w:rPr>
        <w:t>Suphuntee</w:t>
      </w:r>
      <w:proofErr w:type="spellEnd"/>
      <w:r>
        <w:rPr>
          <w:rFonts w:ascii="Georgia" w:hAnsi="Georgia"/>
        </w:rPr>
        <w:t xml:space="preserve">, S., </w:t>
      </w:r>
      <w:proofErr w:type="spellStart"/>
      <w:r>
        <w:rPr>
          <w:rFonts w:ascii="Georgia" w:hAnsi="Georgia"/>
        </w:rPr>
        <w:t>Tetsana</w:t>
      </w:r>
      <w:proofErr w:type="spellEnd"/>
      <w:r>
        <w:rPr>
          <w:rFonts w:ascii="Georgia" w:hAnsi="Georgia"/>
        </w:rPr>
        <w:t xml:space="preserve">, N., </w:t>
      </w:r>
      <w:proofErr w:type="spellStart"/>
      <w:r>
        <w:rPr>
          <w:rFonts w:ascii="Georgia" w:hAnsi="Georgia"/>
        </w:rPr>
        <w:t>Poopath</w:t>
      </w:r>
      <w:proofErr w:type="spellEnd"/>
      <w:r>
        <w:rPr>
          <w:rFonts w:ascii="Georgia" w:hAnsi="Georgia"/>
        </w:rPr>
        <w:t xml:space="preserve">, M., and </w:t>
      </w:r>
      <w:proofErr w:type="spellStart"/>
      <w:r>
        <w:rPr>
          <w:rFonts w:ascii="Georgia" w:hAnsi="Georgia"/>
        </w:rPr>
        <w:t>Tanikkool</w:t>
      </w:r>
      <w:proofErr w:type="spellEnd"/>
      <w:r>
        <w:rPr>
          <w:rFonts w:ascii="Georgia" w:hAnsi="Georgia"/>
        </w:rPr>
        <w:t xml:space="preserve">, S. 2017. </w:t>
      </w:r>
      <w:r>
        <w:rPr>
          <w:rFonts w:ascii="Georgia" w:hAnsi="Georgia"/>
          <w:i/>
          <w:iCs/>
        </w:rPr>
        <w:t>Threatened Plants in Thailand</w:t>
      </w:r>
      <w:r>
        <w:rPr>
          <w:rFonts w:ascii="Georgia" w:hAnsi="Georgia"/>
        </w:rPr>
        <w:t>. Office of the Forest Herbarium, Forest and Plant Conservation Research</w:t>
      </w:r>
      <w:r>
        <w:rPr>
          <w:rFonts w:ascii="Georgia" w:hAnsi="Georgia"/>
        </w:rPr>
        <w:t xml:space="preserve"> Office, Bangkok.</w:t>
      </w:r>
    </w:p>
    <w:p w14:paraId="70025F41" w14:textId="77777777" w:rsidR="00000000" w:rsidRDefault="00855B9E">
      <w:pPr>
        <w:pStyle w:val="NormalWeb"/>
        <w:divId w:val="208033344"/>
        <w:rPr>
          <w:rFonts w:ascii="Georgia" w:hAnsi="Georgia"/>
        </w:rPr>
      </w:pPr>
      <w:r>
        <w:rPr>
          <w:rFonts w:ascii="Georgia" w:hAnsi="Georgia"/>
        </w:rPr>
        <w:t xml:space="preserve">Yu, R.-Y., </w:t>
      </w:r>
      <w:proofErr w:type="spellStart"/>
      <w:r>
        <w:rPr>
          <w:rFonts w:ascii="Georgia" w:hAnsi="Georgia"/>
        </w:rPr>
        <w:t>Welzen</w:t>
      </w:r>
      <w:proofErr w:type="spellEnd"/>
      <w:r>
        <w:rPr>
          <w:rFonts w:ascii="Georgia" w:hAnsi="Georgia"/>
        </w:rPr>
        <w:t xml:space="preserve">, P.C. 2020. A taxonomic revision of </w:t>
      </w:r>
      <w:proofErr w:type="spellStart"/>
      <w:r>
        <w:rPr>
          <w:rFonts w:ascii="Georgia" w:hAnsi="Georgia"/>
        </w:rPr>
        <w:t>Trigonostemon</w:t>
      </w:r>
      <w:proofErr w:type="spellEnd"/>
      <w:r>
        <w:rPr>
          <w:rFonts w:ascii="Georgia" w:hAnsi="Georgia"/>
        </w:rPr>
        <w:t xml:space="preserve"> (</w:t>
      </w:r>
      <w:proofErr w:type="spellStart"/>
      <w:r>
        <w:rPr>
          <w:rFonts w:ascii="Georgia" w:hAnsi="Georgia"/>
        </w:rPr>
        <w:t>Euphorbiaceae</w:t>
      </w:r>
      <w:proofErr w:type="spellEnd"/>
      <w:r>
        <w:rPr>
          <w:rFonts w:ascii="Georgia" w:hAnsi="Georgia"/>
        </w:rPr>
        <w:t xml:space="preserve">) outside Malesia. </w:t>
      </w:r>
      <w:proofErr w:type="spellStart"/>
      <w:r>
        <w:rPr>
          <w:rFonts w:ascii="Georgia" w:hAnsi="Georgia"/>
          <w:i/>
          <w:iCs/>
        </w:rPr>
        <w:t>Blumea</w:t>
      </w:r>
      <w:proofErr w:type="spellEnd"/>
      <w:r>
        <w:rPr>
          <w:rFonts w:ascii="Georgia" w:hAnsi="Georgia"/>
        </w:rPr>
        <w:t xml:space="preserve"> 65: 25-52.</w:t>
      </w:r>
    </w:p>
    <w:sectPr w:rsidR="00000000">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8" w:author="Jack Plummer" w:date="2022-08-22T15:16:00Z" w:initials="JP">
    <w:p w14:paraId="3CF9D4F7" w14:textId="77777777" w:rsidR="00855B9E" w:rsidRDefault="00855B9E" w:rsidP="0045665F">
      <w:pPr>
        <w:pStyle w:val="CommentText"/>
      </w:pPr>
      <w:r>
        <w:rPr>
          <w:rStyle w:val="CommentReference"/>
        </w:rPr>
        <w:annotationRef/>
      </w:r>
      <w:r>
        <w:t>Add major threat</w:t>
      </w:r>
    </w:p>
  </w:comment>
  <w:comment w:id="23" w:author="Jack Plummer" w:date="2022-08-22T15:17:00Z" w:initials="JP">
    <w:p w14:paraId="11F8D281" w14:textId="77777777" w:rsidR="00855B9E" w:rsidRDefault="00855B9E" w:rsidP="00CF228B">
      <w:pPr>
        <w:pStyle w:val="CommentText"/>
      </w:pPr>
      <w:r>
        <w:rPr>
          <w:rStyle w:val="CommentReference"/>
        </w:rPr>
        <w:annotationRef/>
      </w:r>
      <w:r>
        <w:t>Anything site-specific?</w:t>
      </w:r>
    </w:p>
  </w:comment>
  <w:comment w:id="31" w:author="Jack Plummer" w:date="2022-08-22T15:18:00Z" w:initials="JP">
    <w:p w14:paraId="02206F32" w14:textId="77777777" w:rsidR="00855B9E" w:rsidRDefault="00855B9E" w:rsidP="00FE6BE3">
      <w:pPr>
        <w:pStyle w:val="CommentText"/>
      </w:pPr>
      <w:r>
        <w:rPr>
          <w:rStyle w:val="CommentReference"/>
        </w:rPr>
        <w:annotationRef/>
      </w:r>
      <w:r>
        <w:t>Add mention of urbanisation and agriculture. Anything site-specific?</w:t>
      </w:r>
    </w:p>
  </w:comment>
  <w:comment w:id="45" w:author="Jack Plummer" w:date="2022-08-22T15:20:00Z" w:initials="JP">
    <w:p w14:paraId="281E2DCD" w14:textId="77777777" w:rsidR="00855B9E" w:rsidRDefault="00855B9E" w:rsidP="001D0A07">
      <w:pPr>
        <w:pStyle w:val="CommentText"/>
      </w:pPr>
      <w:r>
        <w:rPr>
          <w:rStyle w:val="CommentReference"/>
        </w:rPr>
        <w:annotationRef/>
      </w:r>
      <w:r>
        <w:t>Protected areas?</w:t>
      </w:r>
    </w:p>
  </w:comment>
  <w:comment w:id="51" w:author="Jack Plummer" w:date="2022-08-22T15:20:00Z" w:initials="JP">
    <w:p w14:paraId="5589C411" w14:textId="77777777" w:rsidR="00855B9E" w:rsidRDefault="00855B9E" w:rsidP="00356252">
      <w:pPr>
        <w:pStyle w:val="CommentText"/>
      </w:pPr>
      <w:r>
        <w:rPr>
          <w:rStyle w:val="CommentReference"/>
        </w:rPr>
        <w:annotationRef/>
      </w:r>
      <w:r>
        <w:t>Add ex situ conservation measures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F9D4F7" w15:done="0"/>
  <w15:commentEx w15:paraId="11F8D281" w15:done="0"/>
  <w15:commentEx w15:paraId="02206F32" w15:done="0"/>
  <w15:commentEx w15:paraId="281E2DCD" w15:done="0"/>
  <w15:commentEx w15:paraId="5589C41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E1C37" w16cex:dateUtc="2022-08-22T14:16:00Z"/>
  <w16cex:commentExtensible w16cex:durableId="26AE1C7D" w16cex:dateUtc="2022-08-22T14:17:00Z"/>
  <w16cex:commentExtensible w16cex:durableId="26AE1CDD" w16cex:dateUtc="2022-08-22T14:18:00Z"/>
  <w16cex:commentExtensible w16cex:durableId="26AE1D47" w16cex:dateUtc="2022-08-22T14:20:00Z"/>
  <w16cex:commentExtensible w16cex:durableId="26AE1D56" w16cex:dateUtc="2022-08-22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F9D4F7" w16cid:durableId="26AE1C37"/>
  <w16cid:commentId w16cid:paraId="11F8D281" w16cid:durableId="26AE1C7D"/>
  <w16cid:commentId w16cid:paraId="02206F32" w16cid:durableId="26AE1CDD"/>
  <w16cid:commentId w16cid:paraId="281E2DCD" w16cid:durableId="26AE1D47"/>
  <w16cid:commentId w16cid:paraId="5589C411" w16cid:durableId="26AE1D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4D7D"/>
    <w:rsid w:val="003A4D7D"/>
    <w:rsid w:val="00855B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35D42"/>
  <w15:chartTrackingRefBased/>
  <w15:docId w15:val="{8E9DD74B-4AD3-4C57-A033-4B5A4FFE6D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3A4D7D"/>
    <w:rPr>
      <w:rFonts w:eastAsiaTheme="minorEastAsia"/>
      <w:sz w:val="24"/>
      <w:szCs w:val="24"/>
    </w:rPr>
  </w:style>
  <w:style w:type="character" w:styleId="CommentReference">
    <w:name w:val="annotation reference"/>
    <w:basedOn w:val="DefaultParagraphFont"/>
    <w:uiPriority w:val="99"/>
    <w:semiHidden/>
    <w:unhideWhenUsed/>
    <w:rsid w:val="00855B9E"/>
    <w:rPr>
      <w:sz w:val="16"/>
      <w:szCs w:val="16"/>
    </w:rPr>
  </w:style>
  <w:style w:type="paragraph" w:styleId="CommentText">
    <w:name w:val="annotation text"/>
    <w:basedOn w:val="Normal"/>
    <w:link w:val="CommentTextChar"/>
    <w:uiPriority w:val="99"/>
    <w:unhideWhenUsed/>
    <w:rsid w:val="00855B9E"/>
    <w:rPr>
      <w:sz w:val="20"/>
      <w:szCs w:val="20"/>
    </w:rPr>
  </w:style>
  <w:style w:type="character" w:customStyle="1" w:styleId="CommentTextChar">
    <w:name w:val="Comment Text Char"/>
    <w:basedOn w:val="DefaultParagraphFont"/>
    <w:link w:val="CommentText"/>
    <w:uiPriority w:val="99"/>
    <w:rsid w:val="00855B9E"/>
    <w:rPr>
      <w:rFonts w:eastAsiaTheme="minorEastAsia"/>
    </w:rPr>
  </w:style>
  <w:style w:type="paragraph" w:styleId="CommentSubject">
    <w:name w:val="annotation subject"/>
    <w:basedOn w:val="CommentText"/>
    <w:next w:val="CommentText"/>
    <w:link w:val="CommentSubjectChar"/>
    <w:uiPriority w:val="99"/>
    <w:semiHidden/>
    <w:unhideWhenUsed/>
    <w:rsid w:val="00855B9E"/>
    <w:rPr>
      <w:b/>
      <w:bCs/>
    </w:rPr>
  </w:style>
  <w:style w:type="character" w:customStyle="1" w:styleId="CommentSubjectChar">
    <w:name w:val="Comment Subject Char"/>
    <w:basedOn w:val="CommentTextChar"/>
    <w:link w:val="CommentSubject"/>
    <w:uiPriority w:val="99"/>
    <w:semiHidden/>
    <w:rsid w:val="00855B9E"/>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328021">
      <w:marLeft w:val="0"/>
      <w:marRight w:val="0"/>
      <w:marTop w:val="0"/>
      <w:marBottom w:val="0"/>
      <w:divBdr>
        <w:top w:val="none" w:sz="0" w:space="0" w:color="auto"/>
        <w:left w:val="none" w:sz="0" w:space="0" w:color="auto"/>
        <w:bottom w:val="none" w:sz="0" w:space="0" w:color="auto"/>
        <w:right w:val="none" w:sz="0" w:space="0" w:color="auto"/>
      </w:divBdr>
    </w:div>
    <w:div w:id="134496901">
      <w:marLeft w:val="0"/>
      <w:marRight w:val="0"/>
      <w:marTop w:val="0"/>
      <w:marBottom w:val="0"/>
      <w:divBdr>
        <w:top w:val="none" w:sz="0" w:space="0" w:color="auto"/>
        <w:left w:val="none" w:sz="0" w:space="0" w:color="auto"/>
        <w:bottom w:val="none" w:sz="0" w:space="0" w:color="auto"/>
        <w:right w:val="none" w:sz="0" w:space="0" w:color="auto"/>
      </w:divBdr>
    </w:div>
    <w:div w:id="208033344">
      <w:marLeft w:val="0"/>
      <w:marRight w:val="0"/>
      <w:marTop w:val="0"/>
      <w:marBottom w:val="0"/>
      <w:divBdr>
        <w:top w:val="none" w:sz="0" w:space="0" w:color="auto"/>
        <w:left w:val="none" w:sz="0" w:space="0" w:color="auto"/>
        <w:bottom w:val="none" w:sz="0" w:space="0" w:color="auto"/>
        <w:right w:val="none" w:sz="0" w:space="0" w:color="auto"/>
      </w:divBdr>
    </w:div>
    <w:div w:id="523908640">
      <w:marLeft w:val="0"/>
      <w:marRight w:val="0"/>
      <w:marTop w:val="0"/>
      <w:marBottom w:val="0"/>
      <w:divBdr>
        <w:top w:val="none" w:sz="0" w:space="0" w:color="auto"/>
        <w:left w:val="none" w:sz="0" w:space="0" w:color="auto"/>
        <w:bottom w:val="none" w:sz="0" w:space="0" w:color="auto"/>
        <w:right w:val="none" w:sz="0" w:space="0" w:color="auto"/>
      </w:divBdr>
    </w:div>
    <w:div w:id="626662071">
      <w:marLeft w:val="0"/>
      <w:marRight w:val="0"/>
      <w:marTop w:val="0"/>
      <w:marBottom w:val="0"/>
      <w:divBdr>
        <w:top w:val="none" w:sz="0" w:space="0" w:color="auto"/>
        <w:left w:val="none" w:sz="0" w:space="0" w:color="auto"/>
        <w:bottom w:val="none" w:sz="0" w:space="0" w:color="auto"/>
        <w:right w:val="none" w:sz="0" w:space="0" w:color="auto"/>
      </w:divBdr>
    </w:div>
    <w:div w:id="1534735125">
      <w:marLeft w:val="0"/>
      <w:marRight w:val="0"/>
      <w:marTop w:val="0"/>
      <w:marBottom w:val="0"/>
      <w:divBdr>
        <w:top w:val="none" w:sz="0" w:space="0" w:color="auto"/>
        <w:left w:val="none" w:sz="0" w:space="0" w:color="auto"/>
        <w:bottom w:val="none" w:sz="0" w:space="0" w:color="auto"/>
        <w:right w:val="none" w:sz="0" w:space="0" w:color="auto"/>
      </w:divBdr>
    </w:div>
    <w:div w:id="1538278679">
      <w:marLeft w:val="0"/>
      <w:marRight w:val="0"/>
      <w:marTop w:val="0"/>
      <w:marBottom w:val="0"/>
      <w:divBdr>
        <w:top w:val="none" w:sz="0" w:space="0" w:color="auto"/>
        <w:left w:val="none" w:sz="0" w:space="0" w:color="auto"/>
        <w:bottom w:val="none" w:sz="0" w:space="0" w:color="auto"/>
        <w:right w:val="none" w:sz="0" w:space="0" w:color="auto"/>
      </w:divBdr>
    </w:div>
    <w:div w:id="1735393911">
      <w:marLeft w:val="0"/>
      <w:marRight w:val="0"/>
      <w:marTop w:val="0"/>
      <w:marBottom w:val="0"/>
      <w:divBdr>
        <w:top w:val="none" w:sz="0" w:space="0" w:color="auto"/>
        <w:left w:val="none" w:sz="0" w:space="0" w:color="auto"/>
        <w:bottom w:val="none" w:sz="0" w:space="0" w:color="auto"/>
        <w:right w:val="none" w:sz="0" w:space="0" w:color="auto"/>
      </w:divBdr>
    </w:div>
    <w:div w:id="1831829376">
      <w:marLeft w:val="0"/>
      <w:marRight w:val="0"/>
      <w:marTop w:val="0"/>
      <w:marBottom w:val="0"/>
      <w:divBdr>
        <w:top w:val="none" w:sz="0" w:space="0" w:color="auto"/>
        <w:left w:val="none" w:sz="0" w:space="0" w:color="auto"/>
        <w:bottom w:val="none" w:sz="0" w:space="0" w:color="auto"/>
        <w:right w:val="none" w:sz="0" w:space="0" w:color="auto"/>
      </w:divBdr>
      <w:divsChild>
        <w:div w:id="1750691947">
          <w:marLeft w:val="0"/>
          <w:marRight w:val="0"/>
          <w:marTop w:val="0"/>
          <w:marBottom w:val="150"/>
          <w:divBdr>
            <w:top w:val="single" w:sz="12" w:space="0" w:color="000000"/>
            <w:left w:val="none" w:sz="0" w:space="0" w:color="auto"/>
            <w:bottom w:val="single" w:sz="12" w:space="0" w:color="000000"/>
            <w:right w:val="none" w:sz="0" w:space="0" w:color="auto"/>
          </w:divBdr>
        </w:div>
      </w:divsChild>
    </w:div>
    <w:div w:id="1872497421">
      <w:marLeft w:val="0"/>
      <w:marRight w:val="0"/>
      <w:marTop w:val="0"/>
      <w:marBottom w:val="0"/>
      <w:divBdr>
        <w:top w:val="none" w:sz="0" w:space="0" w:color="auto"/>
        <w:left w:val="none" w:sz="0" w:space="0" w:color="auto"/>
        <w:bottom w:val="none" w:sz="0" w:space="0" w:color="auto"/>
        <w:right w:val="none" w:sz="0" w:space="0" w:color="auto"/>
      </w:divBdr>
    </w:div>
    <w:div w:id="1934048356">
      <w:marLeft w:val="0"/>
      <w:marRight w:val="0"/>
      <w:marTop w:val="0"/>
      <w:marBottom w:val="0"/>
      <w:divBdr>
        <w:top w:val="none" w:sz="0" w:space="0" w:color="auto"/>
        <w:left w:val="none" w:sz="0" w:space="0" w:color="auto"/>
        <w:bottom w:val="none" w:sz="0" w:space="0" w:color="auto"/>
        <w:right w:val="none" w:sz="0" w:space="0" w:color="auto"/>
      </w:divBdr>
    </w:div>
    <w:div w:id="203549670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data.gbif.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A5E7A7C-1A5F-4C73-80A1-3EF2406E93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BF24BE-240C-4A0D-BB4C-A948FF2874A1}">
  <ds:schemaRefs>
    <ds:schemaRef ds:uri="Microsoft.SharePoint.Taxonomy.ContentTypeSync"/>
  </ds:schemaRefs>
</ds:datastoreItem>
</file>

<file path=customXml/itemProps3.xml><?xml version="1.0" encoding="utf-8"?>
<ds:datastoreItem xmlns:ds="http://schemas.openxmlformats.org/officeDocument/2006/customXml" ds:itemID="{A95F78C1-66BA-47D4-A0C5-FFE9219B2439}">
  <ds:schemaRefs>
    <ds:schemaRef ds:uri="http://schemas.microsoft.com/sharepoint/events"/>
  </ds:schemaRefs>
</ds:datastoreItem>
</file>

<file path=customXml/itemProps4.xml><?xml version="1.0" encoding="utf-8"?>
<ds:datastoreItem xmlns:ds="http://schemas.openxmlformats.org/officeDocument/2006/customXml" ds:itemID="{A79F06C7-62C4-4FDD-93A9-72D0E4E30D7B}">
  <ds:schemaRefs>
    <ds:schemaRef ds:uri="http://schemas.microsoft.com/sharepoint/v3/contenttype/forms"/>
  </ds:schemaRefs>
</ds:datastoreItem>
</file>

<file path=customXml/itemProps5.xml><?xml version="1.0" encoding="utf-8"?>
<ds:datastoreItem xmlns:ds="http://schemas.openxmlformats.org/officeDocument/2006/customXml" ds:itemID="{E000588F-22BE-4314-9957-FE100351D25F}">
  <ds:schemaRefs>
    <ds:schemaRef ds:uri="http://schemas.openxmlformats.org/package/2006/metadata/core-properties"/>
    <ds:schemaRef ds:uri="3174fa65-5130-4218-be7b-3006b691958f"/>
    <ds:schemaRef ds:uri="http://purl.org/dc/elements/1.1/"/>
    <ds:schemaRef ds:uri="http://schemas.microsoft.com/office/2006/metadata/properties"/>
    <ds:schemaRef ds:uri="150f78d0-e5c4-40ba-9879-1115501c63e5"/>
    <ds:schemaRef ds:uri="http://purl.org/dc/terms/"/>
    <ds:schemaRef ds:uri="http://schemas.microsoft.com/office/2006/documentManagement/types"/>
    <ds:schemaRef ds:uri="http://purl.org/dc/dcmitype/"/>
    <ds:schemaRef ds:uri="http://schemas.microsoft.com/office/infopath/2007/PartnerControls"/>
    <ds:schemaRef ds:uri="590658d6-28a4-43df-8461-354b94568f6c"/>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168</TotalTime>
  <Pages>5</Pages>
  <Words>1143</Words>
  <Characters>6950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Trigonostemon kerrii</vt:lpstr>
    </vt:vector>
  </TitlesOfParts>
  <Company/>
  <LinksUpToDate>false</LinksUpToDate>
  <CharactersWithSpaces>8077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Trigonostemon kerrii</dc:title>
  <dc:subject/>
  <dc:creator>Jack Plummer</dc:creator>
  <cp:keywords/>
  <dc:description/>
  <cp:lastModifiedBy>Jack Plummer</cp:lastModifiedBy>
  <cp:revision>2</cp:revision>
  <dcterms:created xsi:type="dcterms:W3CDTF">2022-08-22T14:21:00Z</dcterms:created>
  <dcterms:modified xsi:type="dcterms:W3CDTF">2022-08-22T14:21:00Z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