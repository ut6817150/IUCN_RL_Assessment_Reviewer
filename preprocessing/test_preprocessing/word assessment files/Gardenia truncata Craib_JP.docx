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0624" w14:textId="77777777" w:rsidR="00000000" w:rsidRDefault="00FC2ECE">
      <w:pPr>
        <w:jc w:val="center"/>
        <w:divId w:val="1070930042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347C778F" w14:textId="77777777" w:rsidR="00000000" w:rsidRDefault="00FC2ECE">
      <w:pPr>
        <w:divId w:val="496114974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1ECC7CFF" wp14:editId="25E41090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372AE" w14:textId="77777777" w:rsidR="00000000" w:rsidRDefault="00FC2ECE">
      <w:pPr>
        <w:shd w:val="clear" w:color="auto" w:fill="FFFFFF"/>
        <w:spacing w:before="100" w:beforeAutospacing="1" w:after="100" w:afterAutospacing="1"/>
        <w:jc w:val="right"/>
        <w:outlineLvl w:val="1"/>
        <w:divId w:val="496114974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Gardenia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truncata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Craib</w:t>
      </w:r>
      <w:proofErr w:type="spellEnd"/>
    </w:p>
    <w:p w14:paraId="6D534CDB" w14:textId="77777777" w:rsidR="00000000" w:rsidRDefault="00FC2ECE">
      <w:pPr>
        <w:jc w:val="right"/>
        <w:divId w:val="496114974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GENTIANALES - RUBIACEAE - Gardenia - </w:t>
      </w:r>
      <w:proofErr w:type="spellStart"/>
      <w:r>
        <w:rPr>
          <w:rFonts w:ascii="Georgia" w:eastAsia="Times New Roman" w:hAnsi="Georgia"/>
          <w:sz w:val="18"/>
          <w:szCs w:val="18"/>
        </w:rPr>
        <w:t>truncata</w:t>
      </w:r>
      <w:proofErr w:type="spellEnd"/>
    </w:p>
    <w:p w14:paraId="2FB870FC" w14:textId="77777777" w:rsidR="00000000" w:rsidRDefault="00FC2ECE">
      <w:pPr>
        <w:pStyle w:val="NormalWeb"/>
        <w:divId w:val="21405051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1177"/>
      </w:tblGrid>
      <w:tr w:rsidR="00000000" w14:paraId="30023B05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D33E1A" w14:textId="77777777" w:rsidR="00000000" w:rsidRDefault="00FC2ECE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4F8C2D2B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609F04E8" w14:textId="77777777" w:rsidR="00000000" w:rsidRDefault="00FC2ECE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</w:p>
        </w:tc>
      </w:tr>
      <w:tr w:rsidR="00000000" w14:paraId="559BFCBE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4FADB23F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279DD8E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BE76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01294738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0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  <w:commentRangeEnd w:id="0"/>
            <w:r w:rsidR="00B103D2">
              <w:rPr>
                <w:rStyle w:val="CommentReference"/>
              </w:rPr>
              <w:commentReference w:id="0"/>
            </w:r>
          </w:p>
        </w:tc>
      </w:tr>
      <w:tr w:rsidR="00000000" w14:paraId="0EEC9B3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7F508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79A01FB0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3799BFB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0ABB89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04C93F9B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1931</w:t>
            </w:r>
          </w:p>
        </w:tc>
      </w:tr>
    </w:tbl>
    <w:p w14:paraId="205C1E2E" w14:textId="77777777" w:rsidR="00000000" w:rsidRDefault="00FC2ECE">
      <w:pPr>
        <w:pStyle w:val="Heading1"/>
        <w:divId w:val="111706441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08FE909F" w14:textId="77777777" w:rsidR="00000000" w:rsidRDefault="00FC2ECE">
      <w:pPr>
        <w:pStyle w:val="Heading2"/>
        <w:divId w:val="111706441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8FEE94C" w14:textId="77777777" w:rsidR="00000000" w:rsidRDefault="00FC2ECE">
      <w:pPr>
        <w:pStyle w:val="NormalWeb"/>
        <w:divId w:val="111706441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2022-05-15</w:t>
      </w:r>
    </w:p>
    <w:p w14:paraId="5648D1AA" w14:textId="77777777" w:rsidR="00000000" w:rsidRDefault="00FC2ECE">
      <w:pPr>
        <w:pStyle w:val="NormalWeb"/>
        <w:divId w:val="111706441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Pakkad, G.</w:t>
      </w:r>
    </w:p>
    <w:p w14:paraId="42A0446B" w14:textId="77777777" w:rsidR="00000000" w:rsidRDefault="00FC2ECE">
      <w:pPr>
        <w:pStyle w:val="NormalWeb"/>
        <w:divId w:val="111706441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96D98A9" w14:textId="77777777" w:rsidR="00000000" w:rsidRDefault="00FC2ECE">
      <w:pPr>
        <w:pStyle w:val="Heading2"/>
        <w:divId w:val="111706441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1C86526E" w14:textId="4CFD99F1" w:rsidR="00000000" w:rsidRDefault="00B103D2">
      <w:pPr>
        <w:pStyle w:val="NormalWeb"/>
        <w:divId w:val="1117064418"/>
        <w:rPr>
          <w:rFonts w:ascii="Georgia" w:hAnsi="Georgia"/>
        </w:rPr>
      </w:pPr>
      <w:ins w:id="1" w:author="Jack Plummer" w:date="2022-08-19T16:02:00Z">
        <w:r>
          <w:rPr>
            <w:rFonts w:ascii="Georgia" w:hAnsi="Georgia"/>
          </w:rPr>
          <w:t xml:space="preserve">This </w:t>
        </w:r>
      </w:ins>
      <w:del w:id="2" w:author="Jack Plummer" w:date="2022-08-19T16:02:00Z">
        <w:r w:rsidR="00FC2ECE" w:rsidDel="00B103D2">
          <w:rPr>
            <w:rFonts w:ascii="Georgia" w:hAnsi="Georgia"/>
          </w:rPr>
          <w:delText>S</w:delText>
        </w:r>
      </w:del>
      <w:ins w:id="3" w:author="Jack Plummer" w:date="2022-08-19T16:02:00Z">
        <w:r>
          <w:rPr>
            <w:rFonts w:ascii="Georgia" w:hAnsi="Georgia"/>
          </w:rPr>
          <w:t>s</w:t>
        </w:r>
      </w:ins>
      <w:r w:rsidR="00FC2ECE">
        <w:rPr>
          <w:rFonts w:ascii="Georgia" w:hAnsi="Georgia"/>
        </w:rPr>
        <w:t>pecies</w:t>
      </w:r>
      <w:ins w:id="4" w:author="Jack Plummer" w:date="2022-08-19T16:05:00Z">
        <w:r>
          <w:rPr>
            <w:rFonts w:ascii="Georgia" w:hAnsi="Georgia"/>
          </w:rPr>
          <w:t>, endemic to southwest Thailand,</w:t>
        </w:r>
      </w:ins>
      <w:r w:rsidR="00FC2ECE">
        <w:rPr>
          <w:rFonts w:ascii="Georgia" w:hAnsi="Georgia"/>
        </w:rPr>
        <w:t xml:space="preserve"> is known </w:t>
      </w:r>
      <w:ins w:id="5" w:author="Jack Plummer" w:date="2022-08-19T16:06:00Z">
        <w:r>
          <w:rPr>
            <w:rFonts w:ascii="Georgia" w:hAnsi="Georgia"/>
          </w:rPr>
          <w:t xml:space="preserve">with certainty </w:t>
        </w:r>
      </w:ins>
      <w:r w:rsidR="00FC2ECE">
        <w:rPr>
          <w:rFonts w:ascii="Georgia" w:hAnsi="Georgia"/>
        </w:rPr>
        <w:t xml:space="preserve">from </w:t>
      </w:r>
      <w:del w:id="6" w:author="Jack Plummer" w:date="2022-08-19T16:05:00Z">
        <w:r w:rsidR="00FC2ECE" w:rsidDel="00B103D2">
          <w:rPr>
            <w:rFonts w:ascii="Georgia" w:hAnsi="Georgia"/>
          </w:rPr>
          <w:delText>one (possible two)</w:delText>
        </w:r>
      </w:del>
      <w:ins w:id="7" w:author="Jack Plummer" w:date="2022-08-19T16:05:00Z">
        <w:r>
          <w:rPr>
            <w:rFonts w:ascii="Georgia" w:hAnsi="Georgia"/>
          </w:rPr>
          <w:t>just a single</w:t>
        </w:r>
      </w:ins>
      <w:r w:rsidR="00FC2ECE">
        <w:rPr>
          <w:rFonts w:ascii="Georgia" w:hAnsi="Georgia"/>
        </w:rPr>
        <w:t xml:space="preserve"> collection site</w:t>
      </w:r>
      <w:del w:id="8" w:author="Jack Plummer" w:date="2022-08-19T16:05:00Z">
        <w:r w:rsidR="00FC2ECE" w:rsidDel="00B103D2">
          <w:rPr>
            <w:rFonts w:ascii="Georgia" w:hAnsi="Georgia"/>
          </w:rPr>
          <w:delText>s</w:delText>
        </w:r>
      </w:del>
      <w:ins w:id="9" w:author="Jack Plummer" w:date="2022-08-19T16:06:00Z">
        <w:r>
          <w:rPr>
            <w:rFonts w:ascii="Georgia" w:hAnsi="Georgia"/>
          </w:rPr>
          <w:t xml:space="preserve">. </w:t>
        </w:r>
      </w:ins>
      <w:del w:id="10" w:author="Jack Plummer" w:date="2022-08-19T16:06:00Z">
        <w:r w:rsidR="00FC2ECE" w:rsidDel="00B103D2">
          <w:rPr>
            <w:rFonts w:ascii="Georgia" w:hAnsi="Georgia"/>
          </w:rPr>
          <w:delText xml:space="preserve"> </w:delText>
        </w:r>
        <w:r w:rsidR="00FC2ECE" w:rsidDel="00B103D2">
          <w:rPr>
            <w:rFonts w:ascii="Georgia" w:hAnsi="Georgia"/>
          </w:rPr>
          <w:delText xml:space="preserve">within a small area (EOO &lt;  100 km2). </w:delText>
        </w:r>
      </w:del>
      <w:r w:rsidR="00FC2ECE">
        <w:rPr>
          <w:rFonts w:ascii="Georgia" w:hAnsi="Georgia"/>
        </w:rPr>
        <w:t>There are areas of suitable habitat that have not been comprehensively surveyed, but urb</w:t>
      </w:r>
      <w:r w:rsidR="00FC2ECE">
        <w:rPr>
          <w:rFonts w:ascii="Georgia" w:hAnsi="Georgia"/>
        </w:rPr>
        <w:t xml:space="preserve">anization is causing sharp declines it is availability. </w:t>
      </w:r>
      <w:del w:id="11" w:author="Jack Plummer" w:date="2022-08-19T16:10:00Z">
        <w:r w:rsidR="00FC2ECE" w:rsidDel="00EE065B">
          <w:rPr>
            <w:rFonts w:ascii="Georgia" w:hAnsi="Georgia"/>
          </w:rPr>
          <w:delText xml:space="preserve">Its estimated extent of occurrence (EOO) falls within the threshold values for the Critically Endangered category under criterion B1. </w:delText>
        </w:r>
      </w:del>
      <w:r w:rsidR="00FC2ECE">
        <w:rPr>
          <w:rFonts w:ascii="Georgia" w:hAnsi="Georgia"/>
        </w:rPr>
        <w:t>Based on georeferenced herbarium specimens, the</w:t>
      </w:r>
      <w:ins w:id="12" w:author="Jack Plummer" w:date="2022-08-19T16:10:00Z">
        <w:r w:rsidR="00EE065B">
          <w:rPr>
            <w:rFonts w:ascii="Georgia" w:hAnsi="Georgia"/>
          </w:rPr>
          <w:t xml:space="preserve"> estimated extent of occurrence and</w:t>
        </w:r>
      </w:ins>
      <w:r w:rsidR="00FC2ECE">
        <w:rPr>
          <w:rFonts w:ascii="Georgia" w:hAnsi="Georgia"/>
        </w:rPr>
        <w:t xml:space="preserve"> area of occupancy </w:t>
      </w:r>
      <w:ins w:id="13" w:author="Jack Plummer" w:date="2022-08-19T16:10:00Z">
        <w:r w:rsidR="00EE065B">
          <w:rPr>
            <w:rFonts w:ascii="Georgia" w:hAnsi="Georgia"/>
          </w:rPr>
          <w:t xml:space="preserve">are </w:t>
        </w:r>
      </w:ins>
      <w:del w:id="14" w:author="Jack Plummer" w:date="2022-08-19T16:10:00Z">
        <w:r w:rsidR="00FC2ECE" w:rsidDel="00EE065B">
          <w:rPr>
            <w:rFonts w:ascii="Georgia" w:hAnsi="Georgia"/>
          </w:rPr>
          <w:delText xml:space="preserve">is </w:delText>
        </w:r>
      </w:del>
      <w:r w:rsidR="00FC2ECE">
        <w:rPr>
          <w:rFonts w:ascii="Georgia" w:hAnsi="Georgia"/>
        </w:rPr>
        <w:t>estimated as 4-8 km</w:t>
      </w:r>
      <w:r w:rsidR="00FC2ECE">
        <w:rPr>
          <w:rFonts w:ascii="Georgia" w:hAnsi="Georgia"/>
          <w:vertAlign w:val="superscript"/>
        </w:rPr>
        <w:t>2</w:t>
      </w:r>
      <w:r w:rsidR="00FC2ECE">
        <w:rPr>
          <w:rFonts w:ascii="Georgia" w:hAnsi="Georgia"/>
        </w:rPr>
        <w:t>, falling within the</w:t>
      </w:r>
      <w:ins w:id="15" w:author="Jack Plummer" w:date="2022-08-19T16:10:00Z">
        <w:r w:rsidR="00EE065B">
          <w:rPr>
            <w:rFonts w:ascii="Georgia" w:hAnsi="Georgia"/>
          </w:rPr>
          <w:t xml:space="preserve"> respective</w:t>
        </w:r>
      </w:ins>
      <w:r w:rsidR="00FC2ECE">
        <w:rPr>
          <w:rFonts w:ascii="Georgia" w:hAnsi="Georgia"/>
        </w:rPr>
        <w:t xml:space="preserve"> threshold values for the Critically Endangered category under criterion B</w:t>
      </w:r>
      <w:del w:id="16" w:author="Jack Plummer" w:date="2022-08-19T16:10:00Z">
        <w:r w:rsidR="00FC2ECE" w:rsidDel="00EE065B">
          <w:rPr>
            <w:rFonts w:ascii="Georgia" w:hAnsi="Georgia"/>
          </w:rPr>
          <w:delText>2</w:delText>
        </w:r>
      </w:del>
      <w:r w:rsidR="00FC2ECE">
        <w:rPr>
          <w:rFonts w:ascii="Georgia" w:hAnsi="Georgia"/>
        </w:rPr>
        <w:t xml:space="preserve">. </w:t>
      </w:r>
      <w:del w:id="17" w:author="Jack Plummer" w:date="2022-08-19T16:10:00Z">
        <w:r w:rsidR="00FC2ECE" w:rsidDel="00EE065B">
          <w:rPr>
            <w:rFonts w:ascii="Georgia" w:hAnsi="Georgia"/>
          </w:rPr>
          <w:delText>While this is likely to be an underestimate as botanical inventory is incomplete across its distribution, it is considered unlikely that</w:delText>
        </w:r>
        <w:r w:rsidR="00FC2ECE" w:rsidDel="00EE065B">
          <w:rPr>
            <w:rFonts w:ascii="Georgia" w:hAnsi="Georgia"/>
          </w:rPr>
          <w:delText xml:space="preserve"> the true value exceeds the Critically Endangered threshold of 10 km</w:delText>
        </w:r>
        <w:r w:rsidR="00FC2ECE" w:rsidDel="00EE065B">
          <w:rPr>
            <w:rFonts w:ascii="Georgia" w:hAnsi="Georgia"/>
            <w:vertAlign w:val="superscript"/>
          </w:rPr>
          <w:delText>2</w:delText>
        </w:r>
        <w:r w:rsidR="00FC2ECE" w:rsidDel="00EE065B">
          <w:rPr>
            <w:rFonts w:ascii="Georgia" w:hAnsi="Georgia"/>
          </w:rPr>
          <w:delText xml:space="preserve">. </w:delText>
        </w:r>
      </w:del>
      <w:r w:rsidR="00FC2ECE">
        <w:rPr>
          <w:rFonts w:ascii="Georgia" w:hAnsi="Georgia"/>
        </w:rPr>
        <w:t xml:space="preserve">The major threat to the species is urbanization across its range, which is inferred to be contributing to a continuing decline in habitat area, extent, and quality. The species is </w:t>
      </w:r>
      <w:del w:id="18" w:author="Jack Plummer" w:date="2022-08-19T16:09:00Z">
        <w:r w:rsidR="00FC2ECE" w:rsidDel="00EE065B">
          <w:rPr>
            <w:rFonts w:ascii="Georgia" w:hAnsi="Georgia"/>
          </w:rPr>
          <w:delText>consi</w:delText>
        </w:r>
        <w:r w:rsidR="00FC2ECE" w:rsidDel="00EE065B">
          <w:rPr>
            <w:rFonts w:ascii="Georgia" w:hAnsi="Georgia"/>
          </w:rPr>
          <w:delText xml:space="preserve">dered to be </w:delText>
        </w:r>
      </w:del>
      <w:r w:rsidR="00FC2ECE">
        <w:rPr>
          <w:rFonts w:ascii="Georgia" w:hAnsi="Georgia"/>
        </w:rPr>
        <w:t xml:space="preserve">restricted to one </w:t>
      </w:r>
      <w:del w:id="19" w:author="Jack Plummer" w:date="2022-08-19T16:08:00Z">
        <w:r w:rsidR="00FC2ECE" w:rsidDel="00EE065B">
          <w:rPr>
            <w:rFonts w:ascii="Georgia" w:hAnsi="Georgia"/>
          </w:rPr>
          <w:delText xml:space="preserve">(two) </w:delText>
        </w:r>
      </w:del>
      <w:r w:rsidR="00FC2ECE">
        <w:rPr>
          <w:rFonts w:ascii="Georgia" w:hAnsi="Georgia"/>
        </w:rPr>
        <w:t>location</w:t>
      </w:r>
      <w:del w:id="20" w:author="Jack Plummer" w:date="2022-08-19T16:09:00Z">
        <w:r w:rsidR="00FC2ECE" w:rsidDel="00EE065B">
          <w:rPr>
            <w:rFonts w:ascii="Georgia" w:hAnsi="Georgia"/>
          </w:rPr>
          <w:delText>s</w:delText>
        </w:r>
      </w:del>
      <w:ins w:id="21" w:author="Jack Plummer" w:date="2022-08-19T16:08:00Z">
        <w:r w:rsidR="00EE065B">
          <w:rPr>
            <w:rFonts w:ascii="Georgia" w:hAnsi="Georgia"/>
          </w:rPr>
          <w:t xml:space="preserve">; presence at a second location in </w:t>
        </w:r>
      </w:ins>
      <w:del w:id="22" w:author="Jack Plummer" w:date="2022-08-19T16:08:00Z">
        <w:r w:rsidR="00FC2ECE" w:rsidDel="00EE065B">
          <w:rPr>
            <w:rFonts w:ascii="Georgia" w:hAnsi="Georgia"/>
          </w:rPr>
          <w:delText xml:space="preserve">. The species at </w:delText>
        </w:r>
      </w:del>
      <w:r w:rsidR="00FC2ECE">
        <w:rPr>
          <w:rFonts w:ascii="Georgia" w:hAnsi="Georgia"/>
        </w:rPr>
        <w:t xml:space="preserve">Koh Si Chang </w:t>
      </w:r>
      <w:del w:id="23" w:author="Jack Plummer" w:date="2022-08-19T16:09:00Z">
        <w:r w:rsidR="00FC2ECE" w:rsidDel="00EE065B">
          <w:rPr>
            <w:rFonts w:ascii="Georgia" w:hAnsi="Georgia"/>
          </w:rPr>
          <w:delText>is need to be</w:delText>
        </w:r>
      </w:del>
      <w:ins w:id="24" w:author="Jack Plummer" w:date="2022-08-19T16:09:00Z">
        <w:r w:rsidR="00EE065B">
          <w:rPr>
            <w:rFonts w:ascii="Georgia" w:hAnsi="Georgia"/>
          </w:rPr>
          <w:t>requires further verification</w:t>
        </w:r>
      </w:ins>
      <w:del w:id="25" w:author="Jack Plummer" w:date="2022-08-19T16:09:00Z">
        <w:r w:rsidR="00FC2ECE" w:rsidDel="00EE065B">
          <w:rPr>
            <w:rFonts w:ascii="Georgia" w:hAnsi="Georgia"/>
          </w:rPr>
          <w:delText xml:space="preserve"> verified</w:delText>
        </w:r>
      </w:del>
      <w:r w:rsidR="00FC2ECE">
        <w:rPr>
          <w:rFonts w:ascii="Georgia" w:hAnsi="Georgia"/>
        </w:rPr>
        <w:t>. </w:t>
      </w:r>
      <w:del w:id="26" w:author="Jack Plummer" w:date="2022-08-19T16:09:00Z">
        <w:r w:rsidR="00FC2ECE" w:rsidDel="00EE065B">
          <w:rPr>
            <w:rFonts w:ascii="Georgia" w:hAnsi="Georgia"/>
          </w:rPr>
          <w:delText xml:space="preserve"> </w:delText>
        </w:r>
      </w:del>
      <w:r w:rsidR="00FC2ECE">
        <w:rPr>
          <w:rFonts w:ascii="Georgia" w:hAnsi="Georgia"/>
        </w:rPr>
        <w:t>There is limited population information available, but the population trend is suspected to be decreasing. It is not clear whether the population is severel</w:t>
      </w:r>
      <w:r w:rsidR="00FC2ECE">
        <w:rPr>
          <w:rFonts w:ascii="Georgia" w:hAnsi="Georgia"/>
        </w:rPr>
        <w:t>y fragmented or subject to extreme fluctuations. Taking a precautionary approach, the species is assessed as Critically Endangered B1ab(iii)</w:t>
      </w:r>
      <w:del w:id="27" w:author="Jack Plummer" w:date="2022-08-19T16:09:00Z">
        <w:r w:rsidR="00FC2ECE" w:rsidDel="00EE065B">
          <w:rPr>
            <w:rFonts w:ascii="Georgia" w:hAnsi="Georgia"/>
          </w:rPr>
          <w:delText xml:space="preserve"> </w:delText>
        </w:r>
      </w:del>
      <w:r w:rsidR="00FC2ECE">
        <w:rPr>
          <w:rFonts w:ascii="Georgia" w:hAnsi="Georgia"/>
        </w:rPr>
        <w:t>+</w:t>
      </w:r>
      <w:del w:id="28" w:author="Jack Plummer" w:date="2022-08-19T16:09:00Z">
        <w:r w:rsidR="00FC2ECE" w:rsidDel="00EE065B">
          <w:rPr>
            <w:rFonts w:ascii="Georgia" w:hAnsi="Georgia"/>
          </w:rPr>
          <w:delText xml:space="preserve"> </w:delText>
        </w:r>
      </w:del>
      <w:r w:rsidR="00FC2ECE">
        <w:rPr>
          <w:rFonts w:ascii="Georgia" w:hAnsi="Georgia"/>
        </w:rPr>
        <w:t>2ab(iii) owing to its restricted EOO, AOO, limited number of locations, and continuing habitat decline. As the sp</w:t>
      </w:r>
      <w:r w:rsidR="00FC2ECE">
        <w:rPr>
          <w:rFonts w:ascii="Georgia" w:hAnsi="Georgia"/>
        </w:rPr>
        <w:t>ecies is poorly studied, and suspected to be under-collected, further research into its distribution and population status will be necessary to validate this assessment of extinction risk.</w:t>
      </w:r>
    </w:p>
    <w:p w14:paraId="681500ED" w14:textId="77777777" w:rsidR="00000000" w:rsidRDefault="00FC2ECE">
      <w:pPr>
        <w:pStyle w:val="Heading1"/>
        <w:divId w:val="208352148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08D1826E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88572E0" w14:textId="365C23B3" w:rsidR="00000000" w:rsidRDefault="00FC2ECE">
      <w:pPr>
        <w:pStyle w:val="NormalWeb"/>
        <w:divId w:val="2083521486"/>
        <w:rPr>
          <w:ins w:id="29" w:author="Jack Plummer" w:date="2022-08-19T16:11:00Z"/>
          <w:rFonts w:ascii="Georgia" w:hAnsi="Georgia"/>
        </w:rPr>
      </w:pPr>
      <w:r>
        <w:rPr>
          <w:rFonts w:ascii="Georgia" w:hAnsi="Georgia"/>
        </w:rPr>
        <w:lastRenderedPageBreak/>
        <w:t xml:space="preserve">The species is endemic to </w:t>
      </w:r>
      <w:ins w:id="30" w:author="Jack Plummer" w:date="2022-08-19T16:02:00Z">
        <w:r w:rsidR="00B103D2">
          <w:rPr>
            <w:rFonts w:ascii="Georgia" w:hAnsi="Georgia"/>
          </w:rPr>
          <w:t>southwest</w:t>
        </w:r>
      </w:ins>
      <w:del w:id="31" w:author="Jack Plummer" w:date="2022-08-19T16:02:00Z">
        <w:r w:rsidDel="00B103D2">
          <w:rPr>
            <w:rFonts w:ascii="Georgia" w:hAnsi="Georgia"/>
          </w:rPr>
          <w:delText>SW</w:delText>
        </w:r>
      </w:del>
      <w:r>
        <w:rPr>
          <w:rFonts w:ascii="Georgia" w:hAnsi="Georgia"/>
        </w:rPr>
        <w:t xml:space="preserve"> Thailand</w:t>
      </w:r>
      <w:r>
        <w:rPr>
          <w:rFonts w:ascii="Georgia" w:hAnsi="Georgia"/>
        </w:rPr>
        <w:t xml:space="preserve">. It has been documented from the province of Kanchanaburi, and </w:t>
      </w:r>
      <w:del w:id="32" w:author="Jack Plummer" w:date="2022-08-19T16:03:00Z">
        <w:r w:rsidDel="00B103D2">
          <w:rPr>
            <w:rFonts w:ascii="Georgia" w:hAnsi="Georgia"/>
          </w:rPr>
          <w:delText xml:space="preserve">expected </w:delText>
        </w:r>
      </w:del>
      <w:ins w:id="33" w:author="Jack Plummer" w:date="2022-08-19T16:03:00Z">
        <w:r w:rsidR="00B103D2">
          <w:rPr>
            <w:rFonts w:ascii="Georgia" w:hAnsi="Georgia"/>
          </w:rPr>
          <w:t>may occur</w:t>
        </w:r>
        <w:r w:rsidR="00B103D2">
          <w:rPr>
            <w:rFonts w:ascii="Georgia" w:hAnsi="Georgia"/>
          </w:rPr>
          <w:t xml:space="preserve"> </w:t>
        </w:r>
        <w:r w:rsidR="00B103D2">
          <w:rPr>
            <w:rFonts w:ascii="Georgia" w:hAnsi="Georgia"/>
          </w:rPr>
          <w:t>o</w:t>
        </w:r>
      </w:ins>
      <w:del w:id="34" w:author="Jack Plummer" w:date="2022-08-19T16:03:00Z">
        <w:r w:rsidDel="00B103D2">
          <w:rPr>
            <w:rFonts w:ascii="Georgia" w:hAnsi="Georgia"/>
          </w:rPr>
          <w:delText>i</w:delText>
        </w:r>
      </w:del>
      <w:r>
        <w:rPr>
          <w:rFonts w:ascii="Georgia" w:hAnsi="Georgia"/>
        </w:rPr>
        <w:t xml:space="preserve">n </w:t>
      </w:r>
      <w:proofErr w:type="gramStart"/>
      <w:r>
        <w:rPr>
          <w:rFonts w:ascii="Georgia" w:hAnsi="Georgia"/>
        </w:rPr>
        <w:t>Koh Si Chang island</w:t>
      </w:r>
      <w:proofErr w:type="gramEnd"/>
      <w:r>
        <w:rPr>
          <w:rFonts w:ascii="Georgia" w:hAnsi="Georgia"/>
        </w:rPr>
        <w:t xml:space="preserve"> in Chonburi province (Maxwell 1994). Survey work is recommended to identify whether any further subpopulations occur in </w:t>
      </w:r>
      <w:commentRangeStart w:id="35"/>
      <w:r>
        <w:rPr>
          <w:rFonts w:ascii="Georgia" w:hAnsi="Georgia"/>
        </w:rPr>
        <w:t>Thailand</w:t>
      </w:r>
      <w:commentRangeEnd w:id="35"/>
      <w:r w:rsidR="00EE065B">
        <w:rPr>
          <w:rStyle w:val="CommentReference"/>
        </w:rPr>
        <w:commentReference w:id="35"/>
      </w:r>
      <w:r>
        <w:rPr>
          <w:rFonts w:ascii="Georgia" w:hAnsi="Georgia"/>
        </w:rPr>
        <w:t>.</w:t>
      </w:r>
    </w:p>
    <w:p w14:paraId="07D25EDA" w14:textId="77777777" w:rsidR="00EE065B" w:rsidRDefault="00EE065B">
      <w:pPr>
        <w:pStyle w:val="NormalWeb"/>
        <w:divId w:val="2083521486"/>
        <w:rPr>
          <w:rFonts w:ascii="Georgia" w:hAnsi="Georgia"/>
        </w:rPr>
      </w:pPr>
    </w:p>
    <w:p w14:paraId="6294EF10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6786"/>
      </w:tblGrid>
      <w:tr w:rsidR="00000000" w14:paraId="4BD573A1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A4240A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074456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2227FE8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56C1BFE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EBE7A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2011, GBIF.org 2022). While the point data does not include all collections or observations.</w:t>
            </w:r>
          </w:p>
        </w:tc>
      </w:tr>
    </w:tbl>
    <w:p w14:paraId="7091AE63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7685"/>
      </w:tblGrid>
      <w:tr w:rsidR="00B177B5" w14:paraId="4FECE683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DBF444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36A88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B177B5" w14:paraId="6DCF6DA8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4E541FC2" w14:textId="21EA674C" w:rsidR="00000000" w:rsidRDefault="00EE065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6" w:author="Jack Plummer" w:date="2022-08-19T16:11:00Z">
              <w:r>
                <w:rPr>
                  <w:rFonts w:ascii="Georgia" w:eastAsia="Times New Roman" w:hAnsi="Georgia"/>
                  <w:sz w:val="18"/>
                  <w:szCs w:val="18"/>
                </w:rPr>
                <w:t>1</w:t>
              </w:r>
            </w:ins>
            <w:del w:id="37" w:author="Jack Plummer" w:date="2022-08-19T16:11:00Z">
              <w:r w:rsidR="00FC2ECE" w:rsidDel="00EE065B">
                <w:rPr>
                  <w:rFonts w:ascii="Georgia" w:eastAsia="Times New Roman" w:hAnsi="Georgia"/>
                  <w:sz w:val="18"/>
                  <w:szCs w:val="18"/>
                </w:rPr>
                <w:delText>2</w:delText>
              </w:r>
            </w:del>
          </w:p>
        </w:tc>
        <w:tc>
          <w:tcPr>
            <w:tcW w:w="0" w:type="auto"/>
            <w:vAlign w:val="center"/>
            <w:hideMark/>
          </w:tcPr>
          <w:p w14:paraId="0C532C19" w14:textId="4892D93B" w:rsidR="00000000" w:rsidRDefault="00EE065B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8" w:author="Jack Plummer" w:date="2022-08-19T16:11:00Z">
              <w:r>
                <w:rPr>
                  <w:rFonts w:ascii="Georgia" w:eastAsia="Times New Roman" w:hAnsi="Georgia"/>
                  <w:sz w:val="18"/>
                  <w:szCs w:val="18"/>
                </w:rPr>
                <w:t>The only con</w:t>
              </w:r>
            </w:ins>
            <w:ins w:id="39" w:author="Jack Plummer" w:date="2022-08-19T16:12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firmed collection site is </w:t>
              </w:r>
            </w:ins>
            <w:del w:id="40" w:author="Jack Plummer" w:date="2022-08-19T16:11:00Z">
              <w:r w:rsidR="00FC2ECE" w:rsidDel="00EE065B">
                <w:rPr>
                  <w:rFonts w:ascii="Georgia" w:eastAsia="Times New Roman" w:hAnsi="Georgia"/>
                  <w:sz w:val="18"/>
                  <w:szCs w:val="18"/>
                </w:rPr>
                <w:delText xml:space="preserve">Koh Si Chang Island (possible) and </w:delText>
              </w:r>
            </w:del>
            <w:proofErr w:type="spellStart"/>
            <w:r w:rsidR="00FC2ECE">
              <w:rPr>
                <w:rFonts w:ascii="Georgia" w:eastAsia="Times New Roman" w:hAnsi="Georgia"/>
                <w:sz w:val="18"/>
                <w:szCs w:val="18"/>
              </w:rPr>
              <w:t>Kanburi</w:t>
            </w:r>
            <w:proofErr w:type="spellEnd"/>
            <w:r w:rsidR="00FC2ECE">
              <w:rPr>
                <w:rFonts w:ascii="Georgia" w:eastAsia="Times New Roman" w:hAnsi="Georgia"/>
                <w:sz w:val="18"/>
                <w:szCs w:val="18"/>
              </w:rPr>
              <w:t xml:space="preserve"> (Kanchanaburi)</w:t>
            </w:r>
            <w:ins w:id="41" w:author="Jack Plummer" w:date="2022-08-19T16:12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where the species is threatened by urbanisation and agricultural </w:t>
              </w:r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>activity</w:t>
              </w:r>
            </w:ins>
            <w:r w:rsidR="00FC2ECE">
              <w:rPr>
                <w:rFonts w:ascii="Georgia" w:eastAsia="Times New Roman" w:hAnsi="Georgia"/>
                <w:sz w:val="18"/>
                <w:szCs w:val="18"/>
              </w:rPr>
              <w:t>.</w:t>
            </w:r>
            <w:ins w:id="42" w:author="Jack Plummer" w:date="2022-08-19T16:12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 If the species is confirmed to occur on</w:t>
              </w:r>
            </w:ins>
            <w:ins w:id="43" w:author="Jack Plummer" w:date="2022-08-19T16:11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  <w:r>
                <w:rPr>
                  <w:rFonts w:ascii="Georgia" w:eastAsia="Times New Roman" w:hAnsi="Georgia"/>
                  <w:sz w:val="18"/>
                  <w:szCs w:val="18"/>
                </w:rPr>
                <w:t>Koh Si Chang Island</w:t>
              </w:r>
            </w:ins>
            <w:ins w:id="44" w:author="Jack Plummer" w:date="2022-08-19T16:12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>, this would represent a second locations</w:t>
              </w:r>
            </w:ins>
          </w:p>
        </w:tc>
      </w:tr>
    </w:tbl>
    <w:p w14:paraId="49AEB72C" w14:textId="77777777" w:rsidR="00000000" w:rsidRDefault="00FC2ECE">
      <w:pPr>
        <w:divId w:val="2083521486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894"/>
        <w:gridCol w:w="1258"/>
      </w:tblGrid>
      <w:tr w:rsidR="00000000" w14:paraId="7195D0EB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B5F79D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E919B4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8BD5C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E896688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1B7CB119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9A2CAF3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508EF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82F5038" w14:textId="77777777" w:rsidR="00000000" w:rsidRDefault="00FC2ECE">
      <w:pPr>
        <w:divId w:val="2083521486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  <w:gridCol w:w="3900"/>
      </w:tblGrid>
      <w:tr w:rsidR="00000000" w14:paraId="75F904AF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251B89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Extreme fluctuations in the 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9E0A2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:rsidRPr="00B177B5" w14:paraId="5C392DD6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6D35B172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FE556A1" w14:textId="77777777" w:rsidR="00000000" w:rsidRPr="00B177B5" w:rsidRDefault="00FC2ECE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45" w:author="Jack Plummer" w:date="2022-08-19T16:1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B177B5">
              <w:rPr>
                <w:rFonts w:ascii="Georgia" w:eastAsia="Times New Roman" w:hAnsi="Georgia"/>
                <w:strike/>
                <w:sz w:val="18"/>
                <w:szCs w:val="18"/>
                <w:rPrChange w:id="46" w:author="Jack Plummer" w:date="2022-08-19T16:1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Specimens from Koh Si Chang need to be </w:t>
            </w:r>
            <w:proofErr w:type="gramStart"/>
            <w:r w:rsidRPr="00B177B5">
              <w:rPr>
                <w:rFonts w:ascii="Georgia" w:eastAsia="Times New Roman" w:hAnsi="Georgia"/>
                <w:strike/>
                <w:sz w:val="18"/>
                <w:szCs w:val="18"/>
                <w:rPrChange w:id="47" w:author="Jack Plummer" w:date="2022-08-19T16:1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verify</w:t>
            </w:r>
            <w:proofErr w:type="gramEnd"/>
            <w:r w:rsidRPr="00B177B5">
              <w:rPr>
                <w:rFonts w:ascii="Georgia" w:eastAsia="Times New Roman" w:hAnsi="Georgia"/>
                <w:strike/>
                <w:sz w:val="18"/>
                <w:szCs w:val="18"/>
                <w:rPrChange w:id="48" w:author="Jack Plummer" w:date="2022-08-19T16:1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.</w:t>
            </w:r>
          </w:p>
        </w:tc>
      </w:tr>
    </w:tbl>
    <w:p w14:paraId="18A0524C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2272"/>
      </w:tblGrid>
      <w:tr w:rsidR="00000000" w14:paraId="653F4F9D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81E22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CD18DA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4712710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48DE33DE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78B2D4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Found only 1 (-2) locations.</w:t>
            </w:r>
          </w:p>
        </w:tc>
      </w:tr>
    </w:tbl>
    <w:p w14:paraId="23F4658F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44"/>
        <w:gridCol w:w="1729"/>
        <w:gridCol w:w="988"/>
        <w:gridCol w:w="1004"/>
        <w:gridCol w:w="1228"/>
        <w:gridCol w:w="1149"/>
        <w:gridCol w:w="1092"/>
      </w:tblGrid>
      <w:tr w:rsidR="00000000" w14:paraId="11E9000C" w14:textId="77777777">
        <w:trPr>
          <w:divId w:val="208352148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E8E32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5E746F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 xml:space="preserve">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A57B26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723CD1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93F9DD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E5684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DD5EB4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86F81B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5E392550" w14:textId="77777777">
        <w:trPr>
          <w:divId w:val="2083521486"/>
          <w:tblCellSpacing w:w="15" w:type="dxa"/>
        </w:trPr>
        <w:tc>
          <w:tcPr>
            <w:tcW w:w="0" w:type="auto"/>
            <w:vAlign w:val="center"/>
            <w:hideMark/>
          </w:tcPr>
          <w:p w14:paraId="32B396D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EAE7EB6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3FE654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Point data generated from herbarium specimen records and species observations (GBIF.org 2021).</w:t>
            </w:r>
          </w:p>
        </w:tc>
        <w:tc>
          <w:tcPr>
            <w:tcW w:w="0" w:type="auto"/>
            <w:vAlign w:val="center"/>
            <w:hideMark/>
          </w:tcPr>
          <w:p w14:paraId="6974190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F10CC4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83924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8F3D73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35638F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1594906" w14:textId="77777777" w:rsidR="00000000" w:rsidRDefault="00FC2ECE">
      <w:pPr>
        <w:pStyle w:val="Heading2"/>
        <w:divId w:val="208352148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695358A6" w14:textId="77777777" w:rsidR="00000000" w:rsidRDefault="00FC2ECE">
      <w:pPr>
        <w:pStyle w:val="NormalWeb"/>
        <w:divId w:val="2083521486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D7CC09B" w14:textId="77777777" w:rsidR="00000000" w:rsidRDefault="00FC2ECE">
      <w:pPr>
        <w:pStyle w:val="Heading1"/>
        <w:divId w:val="18545641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75F5CE26" w14:textId="77777777" w:rsidR="00000000" w:rsidRDefault="00FC2ECE">
      <w:pPr>
        <w:pStyle w:val="Heading2"/>
        <w:divId w:val="18545641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0A760AD7" w14:textId="77777777">
        <w:trPr>
          <w:divId w:val="18545641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F291D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D1159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D36BFF0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6E31DB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7B7CF8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1987762E" w14:textId="77777777">
        <w:trPr>
          <w:divId w:val="1854564154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8A9E4A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E761F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A5F58E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CA24AC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EDBD63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7CCD75E2" w14:textId="77777777" w:rsidR="00000000" w:rsidRDefault="00FC2ECE">
      <w:pPr>
        <w:pStyle w:val="Heading1"/>
        <w:divId w:val="139561669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3B8D5D89" w14:textId="1571D069" w:rsidR="005B6473" w:rsidRPr="005B6473" w:rsidDel="005B6473" w:rsidRDefault="005B6473" w:rsidP="005B6473">
      <w:pPr>
        <w:divId w:val="1395616699"/>
        <w:rPr>
          <w:del w:id="49" w:author="Jack Plummer" w:date="2022-08-19T16:18:00Z"/>
          <w:moveTo w:id="50" w:author="Jack Plummer" w:date="2022-08-19T16:17:00Z"/>
          <w:rFonts w:ascii="Georgia" w:hAnsi="Georgia"/>
          <w:sz w:val="18"/>
          <w:szCs w:val="18"/>
          <w:rPrChange w:id="51" w:author="Jack Plummer" w:date="2022-08-19T16:18:00Z">
            <w:rPr>
              <w:del w:id="52" w:author="Jack Plummer" w:date="2022-08-19T16:18:00Z"/>
              <w:moveTo w:id="53" w:author="Jack Plummer" w:date="2022-08-19T16:17:00Z"/>
              <w:rFonts w:ascii="Georgia" w:eastAsia="Times New Roman" w:hAnsi="Georgia"/>
              <w:sz w:val="18"/>
              <w:szCs w:val="18"/>
            </w:rPr>
          </w:rPrChange>
        </w:rPr>
      </w:pPr>
      <w:ins w:id="54" w:author="Jack Plummer" w:date="2022-08-19T16:17:00Z">
        <w:r w:rsidRPr="005B6473">
          <w:rPr>
            <w:rFonts w:ascii="Georgia" w:hAnsi="Georgia"/>
            <w:sz w:val="18"/>
            <w:szCs w:val="18"/>
            <w:rPrChange w:id="55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 xml:space="preserve">The species </w:t>
        </w:r>
      </w:ins>
      <w:ins w:id="56" w:author="Jack Plummer" w:date="2022-08-19T16:18:00Z">
        <w:r w:rsidRPr="005B6473">
          <w:rPr>
            <w:rFonts w:ascii="Georgia" w:hAnsi="Georgia"/>
            <w:sz w:val="18"/>
            <w:szCs w:val="18"/>
            <w:rPrChange w:id="57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 xml:space="preserve">is considered </w:t>
        </w:r>
      </w:ins>
      <w:moveToRangeStart w:id="58" w:author="Jack Plummer" w:date="2022-08-19T16:17:00Z" w:name="move111818288"/>
      <w:moveTo w:id="59" w:author="Jack Plummer" w:date="2022-08-19T16:17:00Z">
        <w:del w:id="60" w:author="Jack Plummer" w:date="2022-08-19T16:18:00Z">
          <w:r w:rsidRPr="005B6473" w:rsidDel="005B6473">
            <w:rPr>
              <w:rFonts w:ascii="Georgia" w:hAnsi="Georgia"/>
              <w:sz w:val="18"/>
              <w:szCs w:val="18"/>
              <w:rPrChange w:id="61" w:author="Jack Plummer" w:date="2022-08-19T16:18:00Z">
                <w:rPr>
                  <w:rFonts w:ascii="Georgia" w:eastAsia="Times New Roman" w:hAnsi="Georgia"/>
                  <w:sz w:val="18"/>
                  <w:szCs w:val="18"/>
                </w:rPr>
              </w:rPrChange>
            </w:rPr>
            <w:delText>R</w:delText>
          </w:r>
        </w:del>
      </w:moveTo>
      <w:ins w:id="62" w:author="Jack Plummer" w:date="2022-08-19T16:18:00Z">
        <w:r w:rsidRPr="005B6473">
          <w:rPr>
            <w:rFonts w:ascii="Georgia" w:hAnsi="Georgia"/>
            <w:sz w:val="18"/>
            <w:szCs w:val="18"/>
            <w:rPrChange w:id="63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>r</w:t>
        </w:r>
      </w:ins>
      <w:moveTo w:id="64" w:author="Jack Plummer" w:date="2022-08-19T16:17:00Z">
        <w:r w:rsidRPr="005B6473">
          <w:rPr>
            <w:rFonts w:ascii="Georgia" w:hAnsi="Georgia"/>
            <w:sz w:val="18"/>
            <w:szCs w:val="18"/>
            <w:rPrChange w:id="65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>are (Voradol </w:t>
        </w:r>
        <w:r w:rsidRPr="005B6473">
          <w:rPr>
            <w:rFonts w:ascii="Georgia" w:hAnsi="Georgia"/>
            <w:i/>
            <w:iCs/>
            <w:sz w:val="18"/>
            <w:szCs w:val="18"/>
            <w:rPrChange w:id="66" w:author="Jack Plummer" w:date="2022-08-19T16:18:00Z">
              <w:rPr>
                <w:rStyle w:val="Emphasis"/>
                <w:rFonts w:ascii="Georgia" w:eastAsia="Times New Roman" w:hAnsi="Georgia"/>
                <w:sz w:val="18"/>
                <w:szCs w:val="18"/>
              </w:rPr>
            </w:rPrChange>
          </w:rPr>
          <w:t>et al.</w:t>
        </w:r>
        <w:r w:rsidRPr="005B6473">
          <w:rPr>
            <w:rFonts w:ascii="Georgia" w:hAnsi="Georgia"/>
            <w:sz w:val="18"/>
            <w:szCs w:val="18"/>
            <w:rPrChange w:id="67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> 2017).</w:t>
        </w:r>
      </w:moveTo>
      <w:ins w:id="68" w:author="Jack Plummer" w:date="2022-08-19T16:18:00Z">
        <w:r w:rsidRPr="005B6473">
          <w:rPr>
            <w:rFonts w:ascii="Georgia" w:hAnsi="Georgia"/>
            <w:sz w:val="18"/>
            <w:szCs w:val="18"/>
            <w:rPrChange w:id="69" w:author="Jack Plummer" w:date="2022-08-19T16:18:00Z">
              <w:rPr>
                <w:rFonts w:ascii="Georgia" w:eastAsia="Times New Roman" w:hAnsi="Georgia"/>
                <w:sz w:val="18"/>
                <w:szCs w:val="18"/>
              </w:rPr>
            </w:rPrChange>
          </w:rPr>
          <w:t xml:space="preserve"> </w:t>
        </w:r>
      </w:ins>
    </w:p>
    <w:moveToRangeEnd w:id="58"/>
    <w:p w14:paraId="713061A0" w14:textId="4D28B98C" w:rsidR="00000000" w:rsidRPr="005B6473" w:rsidRDefault="00FC2ECE" w:rsidP="005B6473">
      <w:pPr>
        <w:divId w:val="1395616699"/>
        <w:rPr>
          <w:rFonts w:ascii="Georgia" w:hAnsi="Georgia"/>
          <w:sz w:val="18"/>
          <w:szCs w:val="18"/>
          <w:rPrChange w:id="70" w:author="Jack Plummer" w:date="2022-08-19T16:18:00Z">
            <w:rPr/>
          </w:rPrChange>
        </w:rPr>
        <w:pPrChange w:id="71" w:author="Jack Plummer" w:date="2022-08-19T16:18:00Z">
          <w:pPr>
            <w:pStyle w:val="NormalWeb"/>
            <w:divId w:val="1395616699"/>
          </w:pPr>
        </w:pPrChange>
      </w:pPr>
      <w:del w:id="72" w:author="Jack Plummer" w:date="2022-08-19T16:13:00Z">
        <w:r w:rsidRPr="005B6473" w:rsidDel="00B177B5">
          <w:rPr>
            <w:rFonts w:ascii="Georgia" w:hAnsi="Georgia"/>
            <w:sz w:val="18"/>
            <w:szCs w:val="18"/>
            <w:rPrChange w:id="73" w:author="Jack Plummer" w:date="2022-08-19T16:18:00Z">
              <w:rPr/>
            </w:rPrChange>
          </w:rPr>
          <w:delText>The species is known from 2 locations in Kanburi in Kanchanaburi and Koh Si change, Chinburi province. </w:delText>
        </w:r>
      </w:del>
      <w:r w:rsidRPr="005B6473">
        <w:rPr>
          <w:rFonts w:ascii="Georgia" w:hAnsi="Georgia"/>
          <w:sz w:val="18"/>
          <w:szCs w:val="18"/>
          <w:rPrChange w:id="74" w:author="Jack Plummer" w:date="2022-08-19T16:18:00Z">
            <w:rPr/>
          </w:rPrChange>
        </w:rPr>
        <w:t xml:space="preserve">Based on habitat loss at </w:t>
      </w:r>
      <w:del w:id="75" w:author="Jack Plummer" w:date="2022-08-19T16:13:00Z">
        <w:r w:rsidRPr="005B6473" w:rsidDel="00B177B5">
          <w:rPr>
            <w:rFonts w:ascii="Georgia" w:hAnsi="Georgia"/>
            <w:sz w:val="18"/>
            <w:szCs w:val="18"/>
            <w:rPrChange w:id="76" w:author="Jack Plummer" w:date="2022-08-19T16:18:00Z">
              <w:rPr/>
            </w:rPrChange>
          </w:rPr>
          <w:delText xml:space="preserve">known </w:delText>
        </w:r>
      </w:del>
      <w:ins w:id="77" w:author="Jack Plummer" w:date="2022-08-19T16:13:00Z">
        <w:r w:rsidR="00B177B5" w:rsidRPr="005B6473">
          <w:rPr>
            <w:rFonts w:ascii="Georgia" w:hAnsi="Georgia"/>
            <w:sz w:val="18"/>
            <w:szCs w:val="18"/>
            <w:rPrChange w:id="78" w:author="Jack Plummer" w:date="2022-08-19T16:18:00Z">
              <w:rPr/>
            </w:rPrChange>
          </w:rPr>
          <w:t>the type collection</w:t>
        </w:r>
        <w:r w:rsidR="00B177B5" w:rsidRPr="005B6473">
          <w:rPr>
            <w:rFonts w:ascii="Georgia" w:hAnsi="Georgia"/>
            <w:sz w:val="18"/>
            <w:szCs w:val="18"/>
            <w:rPrChange w:id="79" w:author="Jack Plummer" w:date="2022-08-19T16:18:00Z">
              <w:rPr/>
            </w:rPrChange>
          </w:rPr>
          <w:t xml:space="preserve"> </w:t>
        </w:r>
      </w:ins>
      <w:r w:rsidRPr="005B6473">
        <w:rPr>
          <w:rFonts w:ascii="Georgia" w:hAnsi="Georgia"/>
          <w:sz w:val="18"/>
          <w:szCs w:val="18"/>
          <w:rPrChange w:id="80" w:author="Jack Plummer" w:date="2022-08-19T16:18:00Z">
            <w:rPr/>
          </w:rPrChange>
        </w:rPr>
        <w:t>site</w:t>
      </w:r>
      <w:del w:id="81" w:author="Jack Plummer" w:date="2022-08-19T16:13:00Z">
        <w:r w:rsidRPr="005B6473" w:rsidDel="00B177B5">
          <w:rPr>
            <w:rFonts w:ascii="Georgia" w:hAnsi="Georgia"/>
            <w:sz w:val="18"/>
            <w:szCs w:val="18"/>
            <w:rPrChange w:id="82" w:author="Jack Plummer" w:date="2022-08-19T16:18:00Z">
              <w:rPr/>
            </w:rPrChange>
          </w:rPr>
          <w:delText>s</w:delText>
        </w:r>
      </w:del>
      <w:r w:rsidRPr="005B6473">
        <w:rPr>
          <w:rFonts w:ascii="Georgia" w:hAnsi="Georgia"/>
          <w:sz w:val="18"/>
          <w:szCs w:val="18"/>
          <w:rPrChange w:id="83" w:author="Jack Plummer" w:date="2022-08-19T16:18:00Z">
            <w:rPr/>
          </w:rPrChange>
        </w:rPr>
        <w:t>, the population trend is suspected to be decreasing. No informat</w:t>
      </w:r>
      <w:r w:rsidRPr="005B6473">
        <w:rPr>
          <w:rFonts w:ascii="Georgia" w:hAnsi="Georgia"/>
          <w:sz w:val="18"/>
          <w:szCs w:val="18"/>
          <w:rPrChange w:id="84" w:author="Jack Plummer" w:date="2022-08-19T16:18:00Z">
            <w:rPr/>
          </w:rPrChange>
        </w:rPr>
        <w:t>ion is available around the size and status of specific subpopulations</w:t>
      </w:r>
      <w:del w:id="85" w:author="Jack Plummer" w:date="2022-08-19T16:13:00Z">
        <w:r w:rsidRPr="005B6473" w:rsidDel="00B177B5">
          <w:rPr>
            <w:rFonts w:ascii="Georgia" w:hAnsi="Georgia"/>
            <w:sz w:val="18"/>
            <w:szCs w:val="18"/>
            <w:rPrChange w:id="86" w:author="Jack Plummer" w:date="2022-08-19T16:18:00Z">
              <w:rPr/>
            </w:rPrChange>
          </w:rPr>
          <w:delText xml:space="preserve"> and the current population trend is unknown</w:delText>
        </w:r>
      </w:del>
      <w:r w:rsidRPr="005B6473">
        <w:rPr>
          <w:rFonts w:ascii="Georgia" w:hAnsi="Georgia"/>
          <w:sz w:val="18"/>
          <w:szCs w:val="18"/>
          <w:rPrChange w:id="87" w:author="Jack Plummer" w:date="2022-08-19T16:18:00Z">
            <w:rPr/>
          </w:rPrChange>
        </w:rPr>
        <w:t>. Further research into population status and trends is required to confirmed whether a decline is apparent and ongoing.</w:t>
      </w:r>
    </w:p>
    <w:p w14:paraId="681E2125" w14:textId="77777777" w:rsidR="00000000" w:rsidRDefault="00FC2ECE">
      <w:pPr>
        <w:pStyle w:val="Heading2"/>
        <w:divId w:val="139561669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</w:t>
      </w:r>
      <w:r>
        <w:rPr>
          <w:rFonts w:ascii="Georgia" w:eastAsia="Times New Roman" w:hAnsi="Georgia"/>
          <w:sz w:val="27"/>
          <w:szCs w:val="27"/>
        </w:rPr>
        <w:t>n</w:t>
      </w:r>
    </w:p>
    <w:p w14:paraId="66EA898A" w14:textId="77777777" w:rsidR="00000000" w:rsidRDefault="00FC2ECE">
      <w:pPr>
        <w:pStyle w:val="NormalWeb"/>
        <w:divId w:val="139561669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4EAB7210" w14:textId="77777777" w:rsidR="00000000" w:rsidRDefault="00FC2ECE">
      <w:pPr>
        <w:pStyle w:val="Heading1"/>
        <w:divId w:val="154856612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2439E1D" w14:textId="67D61CCB" w:rsidR="00000000" w:rsidRDefault="00FC2ECE">
      <w:pPr>
        <w:pStyle w:val="NormalWeb"/>
        <w:divId w:val="1548566125"/>
        <w:rPr>
          <w:rFonts w:ascii="Georgia" w:hAnsi="Georgia"/>
        </w:rPr>
      </w:pPr>
      <w:commentRangeStart w:id="88"/>
      <w:r>
        <w:rPr>
          <w:rFonts w:ascii="Georgia" w:hAnsi="Georgia"/>
        </w:rPr>
        <w:t>The species occurs in mixed deciduous forest.</w:t>
      </w:r>
      <w:commentRangeEnd w:id="88"/>
      <w:r w:rsidR="00B177B5">
        <w:rPr>
          <w:rStyle w:val="CommentReference"/>
        </w:rPr>
        <w:commentReference w:id="88"/>
      </w:r>
    </w:p>
    <w:p w14:paraId="17159142" w14:textId="77777777" w:rsidR="00000000" w:rsidRDefault="00FC2ECE">
      <w:pPr>
        <w:pStyle w:val="Heading2"/>
        <w:divId w:val="15485661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718"/>
        <w:gridCol w:w="1020"/>
        <w:gridCol w:w="1888"/>
      </w:tblGrid>
      <w:tr w:rsidR="00000000" w14:paraId="2B8DB1C5" w14:textId="77777777">
        <w:trPr>
          <w:divId w:val="15485661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7258D6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C6C4A4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727237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946904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44418DC7" w14:textId="77777777">
        <w:trPr>
          <w:divId w:val="154856612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E99B0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ED0176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5DBC0C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F03EA5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1E8EF66" w14:textId="77777777" w:rsidR="00000000" w:rsidRDefault="00FC2ECE">
      <w:pPr>
        <w:pStyle w:val="Heading2"/>
        <w:divId w:val="15485661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894"/>
        <w:gridCol w:w="6222"/>
      </w:tblGrid>
      <w:tr w:rsidR="00000000" w14:paraId="74FB5D62" w14:textId="77777777">
        <w:trPr>
          <w:divId w:val="15485661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034E94F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E73998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99310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2BAB402" w14:textId="77777777">
        <w:trPr>
          <w:divId w:val="1548566125"/>
          <w:tblCellSpacing w:w="15" w:type="dxa"/>
        </w:trPr>
        <w:tc>
          <w:tcPr>
            <w:tcW w:w="0" w:type="auto"/>
            <w:vAlign w:val="center"/>
            <w:hideMark/>
          </w:tcPr>
          <w:p w14:paraId="6A3A66DB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88D784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65C0DBBC" w14:textId="6324D2F8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89"/>
            <w:r>
              <w:rPr>
                <w:rFonts w:ascii="Georgia" w:eastAsia="Times New Roman" w:hAnsi="Georgia"/>
                <w:sz w:val="18"/>
                <w:szCs w:val="18"/>
              </w:rPr>
              <w:t xml:space="preserve">Between 2002 and 2021, </w:t>
            </w:r>
            <w:del w:id="90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 xml:space="preserve">forest cover in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Kanchanaburi and Chon Buri lost 2.26 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kha and 269 ha of humid primary forest respectively, making up 8.0% and 2.1% of </w:t>
            </w:r>
            <w:del w:id="91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 xml:space="preserve">its </w:delText>
              </w:r>
            </w:del>
            <w:ins w:id="92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>their</w:t>
              </w:r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total tree cover loss in the same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time period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. </w:t>
            </w:r>
            <w:ins w:id="93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The </w:t>
              </w:r>
            </w:ins>
            <w:del w:id="94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ins w:id="95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>t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otal area of humid primary forest in Kanchanaburi decreased by 0.57% </w:t>
            </w:r>
            <w:del w:id="96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 xml:space="preserve">and 1.3% </w:delText>
              </w:r>
            </w:del>
            <w:ins w:id="97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and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in Chon Buri </w:t>
            </w:r>
            <w:ins w:id="98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>by</w:t>
              </w:r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 1.3% </w:t>
              </w:r>
            </w:ins>
            <w:del w:id="99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>in</w:delText>
              </w:r>
            </w:del>
            <w:ins w:id="100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in </w:t>
              </w:r>
            </w:ins>
            <w:del w:id="101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this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time period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(Global Fores</w:t>
            </w:r>
            <w:r>
              <w:rPr>
                <w:rFonts w:ascii="Georgia" w:eastAsia="Times New Roman" w:hAnsi="Georgia"/>
                <w:sz w:val="18"/>
                <w:szCs w:val="18"/>
              </w:rPr>
              <w:t>t Watch</w:t>
            </w:r>
            <w:ins w:id="102" w:author="Jack Plummer" w:date="2022-08-19T16:15:00Z">
              <w:r w:rsidR="00B177B5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103" w:author="Jack Plummer" w:date="2022-08-19T16:15:00Z">
              <w:r w:rsidDel="00B177B5">
                <w:rPr>
                  <w:rFonts w:ascii="Georgia" w:eastAsia="Times New Roman" w:hAnsi="Georgia"/>
                  <w:sz w:val="18"/>
                  <w:szCs w:val="18"/>
                </w:rPr>
                <w:delText xml:space="preserve">.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2022).</w:t>
            </w:r>
            <w:commentRangeEnd w:id="89"/>
            <w:r w:rsidR="00B177B5">
              <w:rPr>
                <w:rStyle w:val="CommentReference"/>
              </w:rPr>
              <w:commentReference w:id="89"/>
            </w:r>
          </w:p>
        </w:tc>
      </w:tr>
    </w:tbl>
    <w:p w14:paraId="3F987C1B" w14:textId="77777777" w:rsidR="00000000" w:rsidRDefault="00FC2ECE">
      <w:pPr>
        <w:pStyle w:val="Heading2"/>
        <w:divId w:val="15485661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57DDE74E" w14:textId="77777777" w:rsidR="00000000" w:rsidRDefault="00FC2ECE">
      <w:pPr>
        <w:pStyle w:val="NormalWeb"/>
        <w:divId w:val="154856612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76FF90D2" w14:textId="77777777" w:rsidR="00000000" w:rsidRDefault="00FC2ECE">
      <w:pPr>
        <w:pStyle w:val="Heading2"/>
        <w:divId w:val="15485661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Specific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</w:tblGrid>
      <w:tr w:rsidR="00000000" w14:paraId="1EFB67F0" w14:textId="77777777">
        <w:trPr>
          <w:divId w:val="15485661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63C14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Plant Growth Forms</w:t>
            </w:r>
          </w:p>
        </w:tc>
      </w:tr>
      <w:tr w:rsidR="00000000" w14:paraId="7F44EC7C" w14:textId="77777777">
        <w:trPr>
          <w:divId w:val="154856612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CF282C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large</w:t>
            </w:r>
          </w:p>
        </w:tc>
      </w:tr>
    </w:tbl>
    <w:p w14:paraId="12313C59" w14:textId="77777777" w:rsidR="00000000" w:rsidRDefault="00FC2ECE">
      <w:pPr>
        <w:pStyle w:val="Heading1"/>
        <w:divId w:val="5008134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05E4DA02" w14:textId="77777777" w:rsidR="00000000" w:rsidRDefault="00FC2ECE">
      <w:pPr>
        <w:pStyle w:val="Heading2"/>
        <w:divId w:val="5008134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378C30A1" w14:textId="77777777" w:rsidR="00000000" w:rsidRDefault="00FC2ECE">
      <w:pPr>
        <w:pStyle w:val="NormalWeb"/>
        <w:divId w:val="5008134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 use/trade information for this species: </w:t>
      </w:r>
      <w:r>
        <w:rPr>
          <w:rFonts w:ascii="Georgia" w:hAnsi="Georgia"/>
        </w:rPr>
        <w:t>true</w:t>
      </w:r>
    </w:p>
    <w:p w14:paraId="18326948" w14:textId="77777777" w:rsidR="00000000" w:rsidRDefault="00FC2ECE">
      <w:pPr>
        <w:pStyle w:val="NormalWeb"/>
        <w:divId w:val="50081342"/>
        <w:rPr>
          <w:rFonts w:ascii="Georgia" w:hAnsi="Georgia"/>
        </w:rPr>
      </w:pPr>
      <w:r>
        <w:rPr>
          <w:rFonts w:ascii="Georgia" w:hAnsi="Georgia"/>
        </w:rPr>
        <w:t xml:space="preserve">No information is available for this species. </w:t>
      </w:r>
    </w:p>
    <w:p w14:paraId="60FDABFF" w14:textId="77777777" w:rsidR="00000000" w:rsidRDefault="00FC2ECE">
      <w:pPr>
        <w:pStyle w:val="Heading1"/>
        <w:divId w:val="1375542221"/>
        <w:rPr>
          <w:rFonts w:ascii="Georgia" w:eastAsia="Times New Roman" w:hAnsi="Georgia"/>
          <w:sz w:val="29"/>
          <w:szCs w:val="29"/>
        </w:rPr>
      </w:pPr>
      <w:commentRangeStart w:id="104"/>
      <w:r>
        <w:rPr>
          <w:rFonts w:ascii="Georgia" w:eastAsia="Times New Roman" w:hAnsi="Georgia"/>
          <w:sz w:val="29"/>
          <w:szCs w:val="29"/>
        </w:rPr>
        <w:t>Threats</w:t>
      </w:r>
      <w:commentRangeEnd w:id="104"/>
      <w:r>
        <w:rPr>
          <w:rStyle w:val="CommentReference"/>
          <w:b w:val="0"/>
          <w:bCs w:val="0"/>
          <w:color w:val="auto"/>
          <w:kern w:val="0"/>
        </w:rPr>
        <w:commentReference w:id="104"/>
      </w:r>
    </w:p>
    <w:p w14:paraId="7EBC425B" w14:textId="213F92EB" w:rsidR="00000000" w:rsidRDefault="00FC2ECE">
      <w:pPr>
        <w:pStyle w:val="NormalWeb"/>
        <w:divId w:val="1375542221"/>
        <w:rPr>
          <w:rFonts w:ascii="Georgia" w:hAnsi="Georgia"/>
        </w:rPr>
      </w:pPr>
      <w:r>
        <w:rPr>
          <w:rFonts w:ascii="Georgia" w:hAnsi="Georgia"/>
        </w:rPr>
        <w:t>The</w:t>
      </w:r>
      <w:ins w:id="105" w:author="Jack Plummer" w:date="2022-08-19T16:23:00Z">
        <w:r>
          <w:rPr>
            <w:rFonts w:ascii="Georgia" w:hAnsi="Georgia"/>
          </w:rPr>
          <w:t xml:space="preserve"> major</w:t>
        </w:r>
      </w:ins>
      <w:r>
        <w:rPr>
          <w:rFonts w:ascii="Georgia" w:hAnsi="Georgia"/>
        </w:rPr>
        <w:t xml:space="preserve"> threat to this species is </w:t>
      </w:r>
      <w:del w:id="106" w:author="Jack Plummer" w:date="2022-08-19T16:23:00Z">
        <w:r w:rsidDel="00FC2ECE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>continued deforestation throughout Thailand</w:t>
      </w:r>
      <w:ins w:id="107" w:author="Jack Plummer" w:date="2022-08-19T16:23:00Z">
        <w:r>
          <w:rPr>
            <w:rFonts w:ascii="Georgia" w:hAnsi="Georgia"/>
          </w:rPr>
          <w:t>.</w:t>
        </w:r>
      </w:ins>
      <w:del w:id="108" w:author="Jack Plummer" w:date="2022-08-19T16:23:00Z">
        <w:r w:rsidDel="00FC2ECE">
          <w:rPr>
            <w:rFonts w:ascii="Georgia" w:hAnsi="Georgia"/>
          </w:rPr>
          <w:delText>, which</w:delText>
        </w:r>
      </w:del>
      <w:r>
        <w:rPr>
          <w:rFonts w:ascii="Georgia" w:hAnsi="Georgia"/>
        </w:rPr>
        <w:t xml:space="preserve"> </w:t>
      </w:r>
      <w:del w:id="109" w:author="Jack Plummer" w:date="2022-08-19T16:23:00Z">
        <w:r w:rsidDel="00FC2ECE">
          <w:rPr>
            <w:rFonts w:ascii="Georgia" w:hAnsi="Georgia"/>
          </w:rPr>
          <w:delText>b</w:delText>
        </w:r>
      </w:del>
      <w:ins w:id="110" w:author="Jack Plummer" w:date="2022-08-19T16:24:00Z">
        <w:r>
          <w:rPr>
            <w:rFonts w:ascii="Georgia" w:hAnsi="Georgia"/>
          </w:rPr>
          <w:t>B</w:t>
        </w:r>
      </w:ins>
      <w:r>
        <w:rPr>
          <w:rFonts w:ascii="Georgia" w:hAnsi="Georgia"/>
        </w:rPr>
        <w:t>etween 2002 and 2021</w:t>
      </w:r>
      <w:del w:id="111" w:author="Jack Plummer" w:date="2022-08-19T16:24:00Z">
        <w:r w:rsidDel="00FC2ECE">
          <w:rPr>
            <w:rFonts w:ascii="Georgia" w:hAnsi="Georgia"/>
          </w:rPr>
          <w:delText>, forest cover</w:delText>
        </w:r>
      </w:del>
      <w:ins w:id="112" w:author="Jack Plummer" w:date="2022-08-19T16:24:00Z">
        <w:r>
          <w:rPr>
            <w:rFonts w:ascii="Georgia" w:hAnsi="Georgia"/>
          </w:rPr>
          <w:t>,</w:t>
        </w:r>
      </w:ins>
      <w:del w:id="113" w:author="Jack Plummer" w:date="2022-08-19T16:24:00Z">
        <w:r w:rsidDel="00FC2ECE">
          <w:rPr>
            <w:rFonts w:ascii="Georgia" w:hAnsi="Georgia"/>
          </w:rPr>
          <w:delText xml:space="preserve"> in</w:delText>
        </w:r>
      </w:del>
      <w:r>
        <w:rPr>
          <w:rFonts w:ascii="Georgia" w:hAnsi="Georgia"/>
        </w:rPr>
        <w:t xml:space="preserve"> Kanchanaburi and Chon Buri lost 2.26 kha and 269 ha of humid primary forest r</w:t>
      </w:r>
      <w:r>
        <w:rPr>
          <w:rFonts w:ascii="Georgia" w:hAnsi="Georgia"/>
        </w:rPr>
        <w:t xml:space="preserve">espectively, making up 8.0% and 2.1% of </w:t>
      </w:r>
      <w:ins w:id="114" w:author="Jack Plummer" w:date="2022-08-19T16:24:00Z">
        <w:r>
          <w:rPr>
            <w:rFonts w:ascii="Georgia" w:hAnsi="Georgia"/>
          </w:rPr>
          <w:t>their</w:t>
        </w:r>
      </w:ins>
      <w:del w:id="115" w:author="Jack Plummer" w:date="2022-08-19T16:24:00Z">
        <w:r w:rsidDel="00FC2ECE">
          <w:rPr>
            <w:rFonts w:ascii="Georgia" w:hAnsi="Georgia"/>
          </w:rPr>
          <w:delText>its</w:delText>
        </w:r>
      </w:del>
      <w:r>
        <w:rPr>
          <w:rFonts w:ascii="Georgia" w:hAnsi="Georgia"/>
        </w:rPr>
        <w:t xml:space="preserve"> total tree cover loss in the same </w:t>
      </w:r>
      <w:proofErr w:type="gramStart"/>
      <w:r>
        <w:rPr>
          <w:rFonts w:ascii="Georgia" w:hAnsi="Georgia"/>
        </w:rPr>
        <w:t>time period</w:t>
      </w:r>
      <w:proofErr w:type="gramEnd"/>
      <w:r>
        <w:rPr>
          <w:rFonts w:ascii="Georgia" w:hAnsi="Georgia"/>
        </w:rPr>
        <w:t xml:space="preserve">. </w:t>
      </w:r>
      <w:ins w:id="116" w:author="Jack Plummer" w:date="2022-08-19T16:24:00Z">
        <w:r>
          <w:rPr>
            <w:rFonts w:ascii="Georgia" w:hAnsi="Georgia"/>
          </w:rPr>
          <w:t xml:space="preserve">The </w:t>
        </w:r>
      </w:ins>
      <w:del w:id="117" w:author="Jack Plummer" w:date="2022-08-19T16:24:00Z">
        <w:r w:rsidDel="00FC2ECE">
          <w:rPr>
            <w:rFonts w:ascii="Georgia" w:hAnsi="Georgia"/>
          </w:rPr>
          <w:delText>T</w:delText>
        </w:r>
      </w:del>
      <w:ins w:id="118" w:author="Jack Plummer" w:date="2022-08-19T16:24:00Z">
        <w:r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otal area of humid primary forest in Kanchanaburi decreased by 0.57% and </w:t>
      </w:r>
      <w:del w:id="119" w:author="Jack Plummer" w:date="2022-08-19T16:24:00Z">
        <w:r w:rsidDel="00FC2ECE">
          <w:rPr>
            <w:rFonts w:ascii="Georgia" w:hAnsi="Georgia"/>
          </w:rPr>
          <w:delText xml:space="preserve">1.3% </w:delText>
        </w:r>
      </w:del>
      <w:r>
        <w:rPr>
          <w:rFonts w:ascii="Georgia" w:hAnsi="Georgia"/>
        </w:rPr>
        <w:t xml:space="preserve">in Chon Buri </w:t>
      </w:r>
      <w:ins w:id="120" w:author="Jack Plummer" w:date="2022-08-19T16:24:00Z">
        <w:r>
          <w:rPr>
            <w:rFonts w:ascii="Georgia" w:hAnsi="Georgia"/>
          </w:rPr>
          <w:t xml:space="preserve">by </w:t>
        </w:r>
        <w:r>
          <w:rPr>
            <w:rFonts w:ascii="Georgia" w:hAnsi="Georgia"/>
          </w:rPr>
          <w:t>1.3%</w:t>
        </w:r>
        <w:r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in this </w:t>
      </w:r>
      <w:proofErr w:type="gramStart"/>
      <w:r>
        <w:rPr>
          <w:rFonts w:ascii="Georgia" w:hAnsi="Georgia"/>
        </w:rPr>
        <w:t>time period</w:t>
      </w:r>
      <w:proofErr w:type="gramEnd"/>
      <w:r>
        <w:rPr>
          <w:rFonts w:ascii="Georgia" w:hAnsi="Georgia"/>
        </w:rPr>
        <w:t xml:space="preserve"> (Global Forest Watch</w:t>
      </w:r>
      <w:del w:id="121" w:author="Jack Plummer" w:date="2022-08-19T16:24:00Z">
        <w:r w:rsidDel="00FC2ECE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2022).</w:t>
      </w:r>
    </w:p>
    <w:p w14:paraId="174A8C68" w14:textId="77777777" w:rsidR="00000000" w:rsidRDefault="00FC2ECE">
      <w:pPr>
        <w:pStyle w:val="NormalWeb"/>
        <w:divId w:val="1375542221"/>
        <w:rPr>
          <w:rFonts w:ascii="Georgia" w:hAnsi="Georgia"/>
        </w:rPr>
      </w:pPr>
    </w:p>
    <w:p w14:paraId="21F92243" w14:textId="77777777" w:rsidR="00000000" w:rsidRDefault="00FC2ECE">
      <w:pPr>
        <w:pStyle w:val="Heading2"/>
        <w:divId w:val="13755422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</w:t>
      </w:r>
      <w:r>
        <w:rPr>
          <w:rFonts w:ascii="Georgia" w:eastAsia="Times New Roman" w:hAnsi="Georgia"/>
          <w:sz w:val="27"/>
          <w:szCs w:val="27"/>
        </w:rPr>
        <w:t xml:space="preserve">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2"/>
        <w:gridCol w:w="740"/>
        <w:gridCol w:w="609"/>
        <w:gridCol w:w="815"/>
        <w:gridCol w:w="1144"/>
      </w:tblGrid>
      <w:tr w:rsidR="00000000" w14:paraId="26C595B8" w14:textId="77777777">
        <w:trPr>
          <w:divId w:val="137554222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A42BD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E31FC11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9FFDDA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DA80B2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87E0B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7D10373" w14:textId="77777777">
        <w:trPr>
          <w:divId w:val="1375542221"/>
          <w:tblCellSpacing w:w="15" w:type="dxa"/>
        </w:trPr>
        <w:tc>
          <w:tcPr>
            <w:tcW w:w="0" w:type="auto"/>
            <w:vAlign w:val="center"/>
            <w:hideMark/>
          </w:tcPr>
          <w:p w14:paraId="050D6C6B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Residential &amp; 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14:paraId="6F04FDAA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D8456D3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039E11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D3BB9B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  <w:tr w:rsidR="00000000" w14:paraId="28DC3793" w14:textId="77777777">
        <w:trPr>
          <w:divId w:val="1375542221"/>
          <w:tblCellSpacing w:w="15" w:type="dxa"/>
        </w:trPr>
        <w:tc>
          <w:tcPr>
            <w:tcW w:w="0" w:type="auto"/>
            <w:vAlign w:val="center"/>
            <w:hideMark/>
          </w:tcPr>
          <w:p w14:paraId="487E19F6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Shifting agriculture</w:t>
            </w:r>
          </w:p>
        </w:tc>
        <w:tc>
          <w:tcPr>
            <w:tcW w:w="0" w:type="auto"/>
            <w:vAlign w:val="center"/>
            <w:hideMark/>
          </w:tcPr>
          <w:p w14:paraId="28B6BB46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53B3C28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7F8832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98D2CF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</w:tbl>
    <w:p w14:paraId="234CDD38" w14:textId="77777777" w:rsidR="00000000" w:rsidRDefault="00FC2ECE">
      <w:pPr>
        <w:pStyle w:val="Heading1"/>
        <w:divId w:val="1173271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56CF6683" w14:textId="77777777" w:rsidR="00000000" w:rsidRDefault="00FC2ECE">
      <w:pPr>
        <w:pStyle w:val="NormalWeb"/>
        <w:divId w:val="11732710"/>
        <w:rPr>
          <w:rFonts w:ascii="Georgia" w:hAnsi="Georgia"/>
        </w:rPr>
      </w:pPr>
      <w:r>
        <w:rPr>
          <w:rFonts w:ascii="Georgia" w:hAnsi="Georgia"/>
        </w:rPr>
        <w:t>There are no direct conservation measures in place for this species at present. The species is not known to be represented in </w:t>
      </w:r>
      <w:r>
        <w:rPr>
          <w:rStyle w:val="Emphasis"/>
          <w:rFonts w:ascii="Georgia" w:hAnsi="Georgia"/>
        </w:rPr>
        <w:t>ex situ</w:t>
      </w:r>
      <w:r>
        <w:rPr>
          <w:rFonts w:ascii="Georgia" w:hAnsi="Georgia"/>
        </w:rPr>
        <w:t xml:space="preserve"> conservation in botanic gardens or gene banks (BGCI 2021, </w:t>
      </w:r>
      <w:proofErr w:type="spellStart"/>
      <w:r>
        <w:rPr>
          <w:rFonts w:ascii="Georgia" w:hAnsi="Georgia"/>
        </w:rPr>
        <w:t>G</w:t>
      </w:r>
      <w:r>
        <w:rPr>
          <w:rFonts w:ascii="Georgia" w:hAnsi="Georgia"/>
        </w:rPr>
        <w:t>enesys</w:t>
      </w:r>
      <w:proofErr w:type="spellEnd"/>
      <w:r>
        <w:rPr>
          <w:rFonts w:ascii="Georgia" w:hAnsi="Georgia"/>
        </w:rPr>
        <w:t xml:space="preserve"> 2021).</w:t>
      </w:r>
    </w:p>
    <w:p w14:paraId="6D9CA021" w14:textId="72FCAA4B" w:rsidR="00000000" w:rsidDel="005B6473" w:rsidRDefault="00FC2ECE">
      <w:pPr>
        <w:divId w:val="11732710"/>
        <w:rPr>
          <w:moveFrom w:id="122" w:author="Jack Plummer" w:date="2022-08-19T16:17:00Z"/>
          <w:rFonts w:ascii="Georgia" w:eastAsia="Times New Roman" w:hAnsi="Georgia"/>
          <w:sz w:val="18"/>
          <w:szCs w:val="18"/>
        </w:rPr>
      </w:pPr>
      <w:moveFromRangeStart w:id="123" w:author="Jack Plummer" w:date="2022-08-19T16:17:00Z" w:name="move111818288"/>
      <w:moveFrom w:id="124" w:author="Jack Plummer" w:date="2022-08-19T16:17:00Z">
        <w:r w:rsidDel="005B6473">
          <w:rPr>
            <w:rFonts w:ascii="Georgia" w:eastAsia="Times New Roman" w:hAnsi="Georgia"/>
            <w:sz w:val="18"/>
            <w:szCs w:val="18"/>
          </w:rPr>
          <w:t>Rare (Voradol </w:t>
        </w:r>
        <w:r w:rsidDel="005B6473">
          <w:rPr>
            <w:rStyle w:val="Emphasis"/>
            <w:rFonts w:ascii="Georgia" w:eastAsia="Times New Roman" w:hAnsi="Georgia"/>
            <w:sz w:val="18"/>
            <w:szCs w:val="18"/>
          </w:rPr>
          <w:t>et al.</w:t>
        </w:r>
        <w:r w:rsidDel="005B6473">
          <w:rPr>
            <w:rFonts w:ascii="Georgia" w:eastAsia="Times New Roman" w:hAnsi="Georgia"/>
            <w:sz w:val="18"/>
            <w:szCs w:val="18"/>
          </w:rPr>
          <w:t> 2017).</w:t>
        </w:r>
      </w:moveFrom>
    </w:p>
    <w:moveFromRangeEnd w:id="123"/>
    <w:p w14:paraId="2CB80B73" w14:textId="77777777" w:rsidR="00000000" w:rsidRDefault="00FC2ECE">
      <w:pPr>
        <w:pStyle w:val="Heading2"/>
        <w:divId w:val="117327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13D11634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9BFF30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Action Recovery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99A80F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B24540A" w14:textId="77777777">
        <w:trPr>
          <w:divId w:val="11732710"/>
          <w:tblCellSpacing w:w="15" w:type="dxa"/>
        </w:trPr>
        <w:tc>
          <w:tcPr>
            <w:tcW w:w="0" w:type="auto"/>
            <w:vAlign w:val="center"/>
            <w:hideMark/>
          </w:tcPr>
          <w:p w14:paraId="574D78B2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21C1A28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BB8BF80" w14:textId="77777777" w:rsidR="00000000" w:rsidRDefault="00FC2ECE">
      <w:pPr>
        <w:pStyle w:val="Heading2"/>
        <w:divId w:val="117327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530"/>
      </w:tblGrid>
      <w:tr w:rsidR="00000000" w14:paraId="1D4DC5DC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97705C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BE519D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043BB49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AC49E2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9B4F73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365E0FB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747E1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D16166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674D12E" w14:textId="77777777" w:rsidR="00000000" w:rsidRDefault="00FC2ECE">
      <w:pPr>
        <w:pStyle w:val="Heading2"/>
        <w:divId w:val="1173271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2F23AEE7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899CF1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568B1D" w14:textId="77777777" w:rsidR="00000000" w:rsidRDefault="00FC2ECE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9BC5BC8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F9A5D2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Research -&gt; Taxonomy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5B0ADC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FA0959A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A19FAE5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BB0AF7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EF3E510" w14:textId="77777777">
        <w:trPr>
          <w:divId w:val="1173271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97EFB1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D31C5D" w14:textId="77777777" w:rsidR="00000000" w:rsidRDefault="00FC2ECE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DA78960" w14:textId="77777777" w:rsidR="00000000" w:rsidRDefault="00FC2ECE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1F4E1DAA" w14:textId="71B59920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BCGI. 2022.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Botanic Gardens Conservation International. Available at: </w:t>
      </w:r>
      <w:r>
        <w:rPr>
          <w:rFonts w:ascii="Georgia" w:hAnsi="Georgia"/>
        </w:rPr>
        <w:fldChar w:fldCharType="begin"/>
      </w:r>
      <w:ins w:id="125" w:author="Jack Plummer" w:date="2022-08-19T16:25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Programme/Thailand/FORRU_reviews/www.bgci.org/plant_search.php"</w:instrText>
        </w:r>
      </w:ins>
      <w:del w:id="126" w:author="Jack Plummer" w:date="2022-08-19T16:25:00Z">
        <w:r w:rsidDel="00FC2ECE">
          <w:rPr>
            <w:rFonts w:ascii="Georgia" w:hAnsi="Georgia"/>
          </w:rPr>
          <w:delInstrText xml:space="preserve"> </w:delInstrText>
        </w:r>
        <w:r w:rsidDel="00FC2ECE">
          <w:rPr>
            <w:rFonts w:ascii="Georgia" w:hAnsi="Georgia"/>
          </w:rPr>
          <w:delInstrText>HYPERLINK "www.bgci.org/plant_search.php"</w:delInstrText>
        </w:r>
        <w:r w:rsidDel="00FC2ECE">
          <w:rPr>
            <w:rFonts w:ascii="Georgia" w:hAnsi="Georgia"/>
          </w:rPr>
          <w:delInstrText xml:space="preserve"> </w:delInstrText>
        </w:r>
      </w:del>
      <w:ins w:id="127" w:author="Jack Plummer" w:date="2022-08-19T16:25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12D4CAEB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Bachman et al.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>: geospatial conservatio</w:t>
      </w:r>
      <w:r>
        <w:rPr>
          <w:rFonts w:ascii="Georgia" w:hAnsi="Georgia"/>
        </w:rPr>
        <w:t xml:space="preserve">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087949C7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Chamchumroon, V., </w:t>
      </w:r>
      <w:proofErr w:type="spellStart"/>
      <w:r>
        <w:rPr>
          <w:rFonts w:ascii="Georgia" w:hAnsi="Georgia"/>
        </w:rPr>
        <w:t>Suphuntee</w:t>
      </w:r>
      <w:proofErr w:type="spellEnd"/>
      <w:r>
        <w:rPr>
          <w:rFonts w:ascii="Georgia" w:hAnsi="Georgia"/>
        </w:rPr>
        <w:t xml:space="preserve">, N., </w:t>
      </w:r>
      <w:proofErr w:type="spellStart"/>
      <w:r>
        <w:rPr>
          <w:rFonts w:ascii="Georgia" w:hAnsi="Georgia"/>
        </w:rPr>
        <w:t>Tetsana</w:t>
      </w:r>
      <w:proofErr w:type="spellEnd"/>
      <w:r>
        <w:rPr>
          <w:rFonts w:ascii="Georgia" w:hAnsi="Georgia"/>
        </w:rPr>
        <w:t xml:space="preserve">, N., </w:t>
      </w:r>
      <w:proofErr w:type="spellStart"/>
      <w:r>
        <w:rPr>
          <w:rFonts w:ascii="Georgia" w:hAnsi="Georgia"/>
        </w:rPr>
        <w:t>Poopath</w:t>
      </w:r>
      <w:proofErr w:type="spellEnd"/>
      <w:r>
        <w:rPr>
          <w:rFonts w:ascii="Georgia" w:hAnsi="Georgia"/>
        </w:rPr>
        <w:t xml:space="preserve">, M. &amp; </w:t>
      </w:r>
      <w:proofErr w:type="spellStart"/>
      <w:r>
        <w:rPr>
          <w:rFonts w:ascii="Georgia" w:hAnsi="Georgia"/>
        </w:rPr>
        <w:t>Tanikkool</w:t>
      </w:r>
      <w:proofErr w:type="spellEnd"/>
      <w:r>
        <w:rPr>
          <w:rFonts w:ascii="Georgia" w:hAnsi="Georgia"/>
        </w:rPr>
        <w:t xml:space="preserve">, S. 2017. </w:t>
      </w:r>
      <w:r>
        <w:rPr>
          <w:rFonts w:ascii="Georgia" w:hAnsi="Georgia"/>
          <w:i/>
          <w:iCs/>
        </w:rPr>
        <w:t>Threatened plants in Thailand.</w:t>
      </w:r>
      <w:r>
        <w:rPr>
          <w:rFonts w:ascii="Georgia" w:hAnsi="Georgia"/>
        </w:rPr>
        <w:t xml:space="preserve"> Department of National Parks, Wildlife and Plant Conservation, Bangkok.</w:t>
      </w:r>
    </w:p>
    <w:p w14:paraId="301017CF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GBIF. 2022. Global Biodiversity </w:t>
      </w:r>
      <w:r>
        <w:rPr>
          <w:rFonts w:ascii="Georgia" w:hAnsi="Georgia"/>
        </w:rPr>
        <w:t xml:space="preserve">Information Facility. Available at: </w:t>
      </w:r>
      <w:hyperlink r:id="rId14" w:history="1">
        <w:r>
          <w:rPr>
            <w:rStyle w:val="Hyperlink"/>
            <w:rFonts w:ascii="Georgia" w:hAnsi="Georgia"/>
          </w:rPr>
          <w:t>http://data.gbif.org/</w:t>
        </w:r>
      </w:hyperlink>
      <w:r>
        <w:rPr>
          <w:rFonts w:ascii="Georgia" w:hAnsi="Georgia"/>
        </w:rPr>
        <w:t xml:space="preserve">. </w:t>
      </w:r>
    </w:p>
    <w:p w14:paraId="746E22BC" w14:textId="77777777" w:rsidR="00000000" w:rsidRDefault="00FC2ECE">
      <w:pPr>
        <w:pStyle w:val="NormalWeb"/>
        <w:divId w:val="718433555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5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40376B86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>Glo</w:t>
      </w:r>
      <w:r>
        <w:rPr>
          <w:rFonts w:ascii="Georgia" w:hAnsi="Georgia"/>
        </w:rPr>
        <w:t xml:space="preserve">bal Forest Watch. 2022. Thailand Deforestation Rates &amp; Statistics. Available at: </w:t>
      </w:r>
      <w:hyperlink r:id="rId16" w:history="1">
        <w:r>
          <w:rPr>
            <w:rStyle w:val="Hyperlink"/>
            <w:rFonts w:ascii="Georgia" w:hAnsi="Georgia"/>
          </w:rPr>
          <w:t>ht</w:t>
        </w:r>
        <w:r>
          <w:rPr>
            <w:rStyle w:val="Hyperlink"/>
            <w:rFonts w:ascii="Georgia" w:hAnsi="Georgia"/>
          </w:rPr>
          <w:t>tps://www.globalforestwatch.org/dashboards/country/THA/?category=summary&amp;location=WyJjb3VudHJ5IiwiVEhBIl0%3D&amp;map=eyJjYW5Cb3VuZCI6ZmFsc2UsImRhdGFzZXRzIjpbeyJkYXRhc2V0IjoicG9saXRpY2FsLWJvdW5kYXJpZXMiLCJsYXllcnMiOlsiZGlzcHV0ZWQtcG9saXRpY2FsLWJvdW5kYXJpZXMiLCJ</w:t>
        </w:r>
        <w:r>
          <w:rPr>
            <w:rStyle w:val="Hyperlink"/>
            <w:rFonts w:ascii="Georgia" w:hAnsi="Georgia"/>
          </w:rPr>
          <w:t>wb2xpdGljYWwtYm91bmRhcmllcyJdLCJib3VuZGFyeSI6dHJ1ZSwib3BhY2l0eSI6MSwidmlzaWJpbGl0eSI6dHJ1ZX0seyJkYXRhc2V0IjoidHJlZS1jb3Zlci1sb3NzIiwibGF5ZXJzIjpbInRyZWUtY292ZXItbG9zcyJdLCJvcGFjaXR5IjoxLCJ2aXNpYmlsaXR5Ijp0cnVlLCJ0aW1lbGluZVBhcmFtcyI6eyJzdGFydERhdGUiOiIyMDA</w:t>
        </w:r>
        <w:r>
          <w:rPr>
            <w:rStyle w:val="Hyperlink"/>
            <w:rFonts w:ascii="Georgia" w:hAnsi="Georgia"/>
          </w:rPr>
          <w:t>xLTAxLTAxIiwiZW5kRGF0ZSI6IjIwMjEtMTItMzEiLCJ0cmltRW5kRGF0ZSI6IjIwMjEtMTItMzEifSwicGFyYW1zIjp7InRocmVzaG9sZCI6MzAsInZpc2liaWxpdHkiOnRydWV9fV19&amp;showMap=true</w:t>
        </w:r>
      </w:hyperlink>
      <w:r>
        <w:rPr>
          <w:rFonts w:ascii="Georgia" w:hAnsi="Georgia"/>
        </w:rPr>
        <w:t xml:space="preserve">. (Accessed: 14 </w:t>
      </w:r>
      <w:proofErr w:type="gramStart"/>
      <w:r>
        <w:rPr>
          <w:rFonts w:ascii="Georgia" w:hAnsi="Georgia"/>
        </w:rPr>
        <w:t>May,</w:t>
      </w:r>
      <w:proofErr w:type="gramEnd"/>
      <w:r>
        <w:rPr>
          <w:rFonts w:ascii="Georgia" w:hAnsi="Georgia"/>
        </w:rPr>
        <w:t xml:space="preserve"> 2022).</w:t>
      </w:r>
    </w:p>
    <w:p w14:paraId="2924DCCE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Maxwell, J.F. 1994. Vascular flora of Si Chang Island, Chonburi Province, </w:t>
      </w:r>
      <w:r>
        <w:rPr>
          <w:rFonts w:ascii="Georgia" w:hAnsi="Georgia"/>
        </w:rPr>
        <w:t xml:space="preserve">Thailand. </w:t>
      </w:r>
      <w:r>
        <w:rPr>
          <w:rFonts w:ascii="Georgia" w:hAnsi="Georgia"/>
          <w:i/>
          <w:iCs/>
        </w:rPr>
        <w:t>NAT. HIST. BULL. SIAM Soc.</w:t>
      </w:r>
      <w:r>
        <w:rPr>
          <w:rFonts w:ascii="Georgia" w:hAnsi="Georgia"/>
        </w:rPr>
        <w:t xml:space="preserve"> 42: 41-66.</w:t>
      </w:r>
    </w:p>
    <w:p w14:paraId="06379E9C" w14:textId="77777777" w:rsidR="00000000" w:rsidRDefault="00FC2ECE">
      <w:pPr>
        <w:pStyle w:val="NormalWeb"/>
        <w:divId w:val="718433555"/>
        <w:rPr>
          <w:rFonts w:ascii="Georgia" w:hAnsi="Georgia"/>
        </w:rPr>
      </w:pPr>
      <w:r>
        <w:rPr>
          <w:rFonts w:ascii="Georgia" w:hAnsi="Georgia"/>
        </w:rPr>
        <w:t xml:space="preserve">Voradol, C., </w:t>
      </w:r>
      <w:proofErr w:type="spellStart"/>
      <w:r>
        <w:rPr>
          <w:rFonts w:ascii="Georgia" w:hAnsi="Georgia"/>
        </w:rPr>
        <w:t>Suphuntee</w:t>
      </w:r>
      <w:proofErr w:type="spellEnd"/>
      <w:r>
        <w:rPr>
          <w:rFonts w:ascii="Georgia" w:hAnsi="Georgia"/>
        </w:rPr>
        <w:t xml:space="preserve">, S., </w:t>
      </w:r>
      <w:proofErr w:type="spellStart"/>
      <w:r>
        <w:rPr>
          <w:rFonts w:ascii="Georgia" w:hAnsi="Georgia"/>
        </w:rPr>
        <w:t>Tetsana</w:t>
      </w:r>
      <w:proofErr w:type="spellEnd"/>
      <w:r>
        <w:rPr>
          <w:rFonts w:ascii="Georgia" w:hAnsi="Georgia"/>
        </w:rPr>
        <w:t xml:space="preserve">, N., </w:t>
      </w:r>
      <w:proofErr w:type="spellStart"/>
      <w:r>
        <w:rPr>
          <w:rFonts w:ascii="Georgia" w:hAnsi="Georgia"/>
        </w:rPr>
        <w:t>Poopath</w:t>
      </w:r>
      <w:proofErr w:type="spellEnd"/>
      <w:r>
        <w:rPr>
          <w:rFonts w:ascii="Georgia" w:hAnsi="Georgia"/>
        </w:rPr>
        <w:t xml:space="preserve">, M., and </w:t>
      </w:r>
      <w:proofErr w:type="spellStart"/>
      <w:r>
        <w:rPr>
          <w:rFonts w:ascii="Georgia" w:hAnsi="Georgia"/>
        </w:rPr>
        <w:t>Tanikkool</w:t>
      </w:r>
      <w:proofErr w:type="spellEnd"/>
      <w:r>
        <w:rPr>
          <w:rFonts w:ascii="Georgia" w:hAnsi="Georgia"/>
        </w:rPr>
        <w:t xml:space="preserve">, S. 2017. </w:t>
      </w:r>
      <w:r>
        <w:rPr>
          <w:rFonts w:ascii="Georgia" w:hAnsi="Georgia"/>
          <w:i/>
          <w:iCs/>
        </w:rPr>
        <w:t>Threatened Plants in Thailand</w:t>
      </w:r>
      <w:r>
        <w:rPr>
          <w:rFonts w:ascii="Georgia" w:hAnsi="Georgia"/>
        </w:rPr>
        <w:t>. Office of the Forest Herbarium, Forest and Plant Conservation Research Office, Bangkok.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ck Plummer" w:date="2022-08-19T16:05:00Z" w:initials="JP">
    <w:p w14:paraId="7FB221B4" w14:textId="77777777" w:rsidR="00B103D2" w:rsidRDefault="00B103D2" w:rsidP="007E7C2A">
      <w:pPr>
        <w:pStyle w:val="CommentText"/>
      </w:pPr>
      <w:r>
        <w:rPr>
          <w:rStyle w:val="CommentReference"/>
        </w:rPr>
        <w:annotationRef/>
      </w:r>
      <w:r>
        <w:t>I reckon let's just go with CR not CR (PE) esp. if there is a possible second site</w:t>
      </w:r>
    </w:p>
  </w:comment>
  <w:comment w:id="35" w:author="Jack Plummer" w:date="2022-08-19T16:11:00Z" w:initials="JP">
    <w:p w14:paraId="7060195E" w14:textId="77777777" w:rsidR="00EE065B" w:rsidRDefault="00EE065B" w:rsidP="00AF472C">
      <w:pPr>
        <w:pStyle w:val="CommentText"/>
      </w:pPr>
      <w:r>
        <w:rPr>
          <w:rStyle w:val="CommentReference"/>
        </w:rPr>
        <w:annotationRef/>
      </w:r>
      <w:r>
        <w:t>Add 4-8 for extent of occurrence with justification: "value equated to minimal AOO"</w:t>
      </w:r>
    </w:p>
  </w:comment>
  <w:comment w:id="88" w:author="Jack Plummer" w:date="2022-08-19T16:14:00Z" w:initials="JP">
    <w:p w14:paraId="0C8BFEDC" w14:textId="77777777" w:rsidR="00B177B5" w:rsidRDefault="00B177B5" w:rsidP="00E46D2D">
      <w:pPr>
        <w:pStyle w:val="CommentText"/>
      </w:pPr>
      <w:r>
        <w:rPr>
          <w:rStyle w:val="CommentReference"/>
        </w:rPr>
        <w:annotationRef/>
      </w:r>
      <w:r>
        <w:t>Any information on habit?</w:t>
      </w:r>
    </w:p>
  </w:comment>
  <w:comment w:id="89" w:author="Jack Plummer" w:date="2022-08-19T16:16:00Z" w:initials="JP">
    <w:p w14:paraId="61F913FF" w14:textId="77777777" w:rsidR="00B177B5" w:rsidRDefault="00B177B5" w:rsidP="008C2900">
      <w:pPr>
        <w:pStyle w:val="CommentText"/>
      </w:pPr>
      <w:r>
        <w:rPr>
          <w:rStyle w:val="CommentReference"/>
        </w:rPr>
        <w:annotationRef/>
      </w:r>
      <w:r>
        <w:t>This is ok, but if known from a single collection site, can we be more specific about threats/habitat loss?</w:t>
      </w:r>
    </w:p>
  </w:comment>
  <w:comment w:id="104" w:author="Jack Plummer" w:date="2022-08-19T16:25:00Z" w:initials="JP">
    <w:p w14:paraId="129138A5" w14:textId="77777777" w:rsidR="00FC2ECE" w:rsidRDefault="00FC2ECE" w:rsidP="00732D9D">
      <w:pPr>
        <w:pStyle w:val="CommentText"/>
      </w:pPr>
      <w:r>
        <w:rPr>
          <w:rStyle w:val="CommentReference"/>
        </w:rPr>
        <w:annotationRef/>
      </w:r>
      <w:r>
        <w:t>Need to mention urbanisation and agriculture, but as just a single collection site, I think we should try to be a bit more specific.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B221B4" w15:done="0"/>
  <w15:commentEx w15:paraId="7060195E" w15:done="0"/>
  <w15:commentEx w15:paraId="0C8BFEDC" w15:done="0"/>
  <w15:commentEx w15:paraId="61F913FF" w15:done="0"/>
  <w15:commentEx w15:paraId="129138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A3343" w16cex:dateUtc="2022-08-19T15:05:00Z"/>
  <w16cex:commentExtensible w16cex:durableId="26AA34C0" w16cex:dateUtc="2022-08-19T15:11:00Z"/>
  <w16cex:commentExtensible w16cex:durableId="26AA355C" w16cex:dateUtc="2022-08-19T15:14:00Z"/>
  <w16cex:commentExtensible w16cex:durableId="26AA35DE" w16cex:dateUtc="2022-08-19T15:16:00Z"/>
  <w16cex:commentExtensible w16cex:durableId="26AA37FC" w16cex:dateUtc="2022-08-19T15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B221B4" w16cid:durableId="26AA3343"/>
  <w16cid:commentId w16cid:paraId="7060195E" w16cid:durableId="26AA34C0"/>
  <w16cid:commentId w16cid:paraId="0C8BFEDC" w16cid:durableId="26AA355C"/>
  <w16cid:commentId w16cid:paraId="61F913FF" w16cid:durableId="26AA35DE"/>
  <w16cid:commentId w16cid:paraId="129138A5" w16cid:durableId="26AA37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2"/>
    <w:rsid w:val="005B6473"/>
    <w:rsid w:val="00B103D2"/>
    <w:rsid w:val="00B177B5"/>
    <w:rsid w:val="00EE065B"/>
    <w:rsid w:val="00FC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F360D"/>
  <w15:chartTrackingRefBased/>
  <w15:docId w15:val="{80CF8713-59D6-4B19-A919-4775C19B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B103D2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103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03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03D2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03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03D2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042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71843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lobalforestwatch.org/dashboards/country/THA/?category=summary&amp;location=WyJjb3VudHJ5IiwiVEhBIl0%3D&amp;map=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&amp;showMap=tru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enesys-pgr.org/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://data.gbi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F42D6B-DCFA-4938-B23A-6871B42EF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0BD006-D3B1-4D0A-8380-42D4FCBE3DE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C8E4A85-FD51-416E-A7C5-68176BA641E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59F39B4-5540-41FE-9997-74651055C2E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8CFC5B-F835-4829-88B8-7E5D71EAD0B0}">
  <ds:schemaRefs>
    <ds:schemaRef ds:uri="http://schemas.microsoft.com/office/2006/metadata/properties"/>
    <ds:schemaRef ds:uri="150f78d0-e5c4-40ba-9879-1115501c63e5"/>
    <ds:schemaRef ds:uri="http://purl.org/dc/terms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3174fa65-5130-4218-be7b-3006b691958f"/>
    <ds:schemaRef ds:uri="http://purl.org/dc/elements/1.1/"/>
    <ds:schemaRef ds:uri="http://schemas.microsoft.com/office/infopath/2007/PartnerControls"/>
    <ds:schemaRef ds:uri="590658d6-28a4-43df-8461-354b94568f6c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1091</Words>
  <Characters>8603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Gardenia truncata</vt:lpstr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Gardenia truncata</dc:title>
  <dc:subject/>
  <dc:creator>Jack Plummer</dc:creator>
  <cp:keywords/>
  <dc:description/>
  <cp:lastModifiedBy>Jack Plummer</cp:lastModifiedBy>
  <cp:revision>2</cp:revision>
  <dcterms:created xsi:type="dcterms:W3CDTF">2022-08-19T15:25:00Z</dcterms:created>
  <dcterms:modified xsi:type="dcterms:W3CDTF">2022-08-19T15:25:00Z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