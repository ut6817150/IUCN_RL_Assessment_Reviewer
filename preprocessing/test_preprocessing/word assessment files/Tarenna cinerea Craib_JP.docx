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26DD4" w14:textId="77777777" w:rsidR="00C7541D" w:rsidRDefault="00A750C3">
      <w:pPr>
        <w:jc w:val="center"/>
        <w:divId w:val="2091349202"/>
        <w:rPr>
          <w:rFonts w:ascii="Georgia" w:eastAsia="Times New Roman" w:hAnsi="Georgia"/>
          <w:b/>
          <w:bCs/>
          <w:sz w:val="29"/>
          <w:szCs w:val="29"/>
        </w:rPr>
      </w:pPr>
      <w:r>
        <w:rPr>
          <w:rFonts w:ascii="Georgia" w:eastAsia="Times New Roman" w:hAnsi="Georgia"/>
          <w:b/>
          <w:bCs/>
          <w:sz w:val="29"/>
          <w:szCs w:val="29"/>
        </w:rPr>
        <w:t>Draft</w:t>
      </w:r>
    </w:p>
    <w:p w14:paraId="042C2307" w14:textId="77777777" w:rsidR="00C7541D" w:rsidRDefault="00A750C3">
      <w:pPr>
        <w:divId w:val="1353992858"/>
        <w:rPr>
          <w:rFonts w:ascii="Georgia" w:eastAsia="Times New Roman" w:hAnsi="Georgia"/>
          <w:sz w:val="18"/>
          <w:szCs w:val="18"/>
        </w:rPr>
      </w:pPr>
      <w:r>
        <w:rPr>
          <w:rFonts w:ascii="Georgia" w:eastAsia="Times New Roman" w:hAnsi="Georgia"/>
          <w:noProof/>
          <w:sz w:val="18"/>
          <w:szCs w:val="18"/>
        </w:rPr>
        <w:drawing>
          <wp:inline distT="0" distB="0" distL="0" distR="0" wp14:anchorId="424F6C0A" wp14:editId="7BF095D8">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2C48822F" w14:textId="77777777" w:rsidR="00C7541D" w:rsidRDefault="00A750C3">
      <w:pPr>
        <w:shd w:val="clear" w:color="auto" w:fill="FFFFFF"/>
        <w:spacing w:before="100" w:beforeAutospacing="1" w:after="100" w:afterAutospacing="1"/>
        <w:jc w:val="right"/>
        <w:outlineLvl w:val="1"/>
        <w:divId w:val="1353992858"/>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Tarenna</w:t>
      </w:r>
      <w:proofErr w:type="spellEnd"/>
      <w:r>
        <w:rPr>
          <w:rStyle w:val="Emphasis"/>
          <w:rFonts w:ascii="Georgia" w:eastAsia="Times New Roman" w:hAnsi="Georgia"/>
          <w:b/>
          <w:bCs/>
          <w:color w:val="000000"/>
          <w:kern w:val="36"/>
          <w:sz w:val="29"/>
          <w:szCs w:val="29"/>
        </w:rPr>
        <w:t xml:space="preserve"> cinerea</w:t>
      </w:r>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Craib</w:t>
      </w:r>
      <w:proofErr w:type="spellEnd"/>
    </w:p>
    <w:p w14:paraId="74B71937" w14:textId="77777777" w:rsidR="00C7541D" w:rsidRDefault="00A750C3">
      <w:pPr>
        <w:jc w:val="right"/>
        <w:divId w:val="1353992858"/>
        <w:rPr>
          <w:rFonts w:ascii="Georgia" w:eastAsia="Times New Roman" w:hAnsi="Georgia"/>
          <w:sz w:val="18"/>
          <w:szCs w:val="18"/>
        </w:rPr>
      </w:pPr>
      <w:r>
        <w:rPr>
          <w:rFonts w:ascii="Georgia" w:eastAsia="Times New Roman" w:hAnsi="Georgia"/>
          <w:sz w:val="18"/>
          <w:szCs w:val="18"/>
        </w:rPr>
        <w:t xml:space="preserve">PLANTAE - TRACHEOPHYTA - MAGNOLIOPSIDA - GENTIANALES - RUBIACEAE - </w:t>
      </w:r>
      <w:proofErr w:type="spellStart"/>
      <w:r>
        <w:rPr>
          <w:rFonts w:ascii="Georgia" w:eastAsia="Times New Roman" w:hAnsi="Georgia"/>
          <w:sz w:val="18"/>
          <w:szCs w:val="18"/>
        </w:rPr>
        <w:t>Tarenna</w:t>
      </w:r>
      <w:proofErr w:type="spellEnd"/>
      <w:r>
        <w:rPr>
          <w:rFonts w:ascii="Georgia" w:eastAsia="Times New Roman" w:hAnsi="Georgia"/>
          <w:sz w:val="18"/>
          <w:szCs w:val="18"/>
        </w:rPr>
        <w:t xml:space="preserve"> - cinerea</w:t>
      </w:r>
    </w:p>
    <w:p w14:paraId="2F4F5283" w14:textId="77777777" w:rsidR="00C7541D" w:rsidRDefault="00A750C3">
      <w:pPr>
        <w:pStyle w:val="NormalWeb"/>
        <w:divId w:val="451632654"/>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39"/>
      </w:tblGrid>
      <w:tr w:rsidR="00C7541D" w14:paraId="26239681" w14:textId="77777777">
        <w:trPr>
          <w:tblCellSpacing w:w="15" w:type="dxa"/>
          <w:jc w:val="center"/>
        </w:trPr>
        <w:tc>
          <w:tcPr>
            <w:tcW w:w="0" w:type="auto"/>
            <w:tcBorders>
              <w:bottom w:val="single" w:sz="6" w:space="0" w:color="000000"/>
            </w:tcBorders>
            <w:shd w:val="clear" w:color="auto" w:fill="BBBBBB"/>
            <w:vAlign w:val="center"/>
            <w:hideMark/>
          </w:tcPr>
          <w:p w14:paraId="111D2510" w14:textId="77777777" w:rsidR="00C7541D" w:rsidRDefault="00A750C3">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C7541D" w14:paraId="5AE02F27" w14:textId="77777777">
        <w:trPr>
          <w:tblCellSpacing w:w="15" w:type="dxa"/>
          <w:jc w:val="center"/>
        </w:trPr>
        <w:tc>
          <w:tcPr>
            <w:tcW w:w="0" w:type="auto"/>
            <w:vAlign w:val="center"/>
            <w:hideMark/>
          </w:tcPr>
          <w:p w14:paraId="3E51957A" w14:textId="77777777" w:rsidR="00C7541D" w:rsidRDefault="00A750C3">
            <w:pPr>
              <w:spacing w:after="75"/>
              <w:rPr>
                <w:rFonts w:ascii="Georgia" w:eastAsia="Times New Roman" w:hAnsi="Georgia"/>
                <w:sz w:val="20"/>
                <w:szCs w:val="20"/>
              </w:rPr>
            </w:pPr>
            <w:r>
              <w:rPr>
                <w:rFonts w:ascii="Georgia" w:eastAsia="Times New Roman" w:hAnsi="Georgia"/>
                <w:sz w:val="20"/>
                <w:szCs w:val="20"/>
              </w:rPr>
              <w:t>EN - Endangered, B2ab(iii) (IUCN version 3.1)</w:t>
            </w:r>
          </w:p>
        </w:tc>
      </w:tr>
    </w:tbl>
    <w:p w14:paraId="657DD018" w14:textId="77777777" w:rsidR="00C7541D" w:rsidRDefault="00A750C3">
      <w:pPr>
        <w:pStyle w:val="Heading1"/>
        <w:divId w:val="1089691466"/>
        <w:rPr>
          <w:rFonts w:ascii="Georgia" w:eastAsia="Times New Roman" w:hAnsi="Georgia"/>
          <w:sz w:val="29"/>
          <w:szCs w:val="29"/>
        </w:rPr>
      </w:pPr>
      <w:r>
        <w:rPr>
          <w:rFonts w:ascii="Georgia" w:eastAsia="Times New Roman" w:hAnsi="Georgia"/>
          <w:sz w:val="29"/>
          <w:szCs w:val="29"/>
        </w:rPr>
        <w:t>Red List Assessment</w:t>
      </w:r>
    </w:p>
    <w:p w14:paraId="26A51C43" w14:textId="77777777" w:rsidR="00C7541D" w:rsidRDefault="00A750C3">
      <w:pPr>
        <w:pStyle w:val="Heading2"/>
        <w:divId w:val="1089691466"/>
        <w:rPr>
          <w:rFonts w:ascii="Georgia" w:eastAsia="Times New Roman" w:hAnsi="Georgia"/>
          <w:sz w:val="27"/>
          <w:szCs w:val="27"/>
        </w:rPr>
      </w:pPr>
      <w:r>
        <w:rPr>
          <w:rFonts w:ascii="Georgia" w:eastAsia="Times New Roman" w:hAnsi="Georgia"/>
          <w:sz w:val="27"/>
          <w:szCs w:val="27"/>
        </w:rPr>
        <w:t>Assessment Information</w:t>
      </w:r>
    </w:p>
    <w:p w14:paraId="2739ED44" w14:textId="77777777" w:rsidR="00C7541D" w:rsidRDefault="00A750C3">
      <w:pPr>
        <w:pStyle w:val="NormalWeb"/>
        <w:divId w:val="1089691466"/>
        <w:rPr>
          <w:rFonts w:ascii="Georgia" w:hAnsi="Georgia"/>
        </w:rPr>
      </w:pPr>
      <w:r>
        <w:rPr>
          <w:rStyle w:val="datalabel1"/>
          <w:rFonts w:ascii="Georgia" w:hAnsi="Georgia"/>
        </w:rPr>
        <w:t xml:space="preserve">Date of Assessment: </w:t>
      </w:r>
      <w:r>
        <w:rPr>
          <w:rFonts w:ascii="Georgia" w:hAnsi="Georgia"/>
        </w:rPr>
        <w:t>2022-05-17</w:t>
      </w:r>
    </w:p>
    <w:p w14:paraId="745002A5" w14:textId="77777777" w:rsidR="00C7541D" w:rsidRDefault="00A750C3">
      <w:pPr>
        <w:pStyle w:val="NormalWeb"/>
        <w:divId w:val="1089691466"/>
        <w:rPr>
          <w:rFonts w:ascii="Georgia" w:hAnsi="Georgia"/>
        </w:rPr>
      </w:pPr>
      <w:r>
        <w:rPr>
          <w:rStyle w:val="datalabel1"/>
          <w:rFonts w:ascii="Georgia" w:hAnsi="Georgia"/>
        </w:rPr>
        <w:t xml:space="preserve">Assessor(s): </w:t>
      </w:r>
      <w:r>
        <w:rPr>
          <w:rFonts w:ascii="Georgia" w:hAnsi="Georgia"/>
        </w:rPr>
        <w:t>Pakkad, G.</w:t>
      </w:r>
    </w:p>
    <w:p w14:paraId="3C8275F1" w14:textId="77777777" w:rsidR="00C7541D" w:rsidRDefault="00A750C3">
      <w:pPr>
        <w:pStyle w:val="NormalWeb"/>
        <w:divId w:val="1089691466"/>
        <w:rPr>
          <w:rFonts w:ascii="Georgia" w:hAnsi="Georgia"/>
        </w:rPr>
      </w:pPr>
      <w:r>
        <w:rPr>
          <w:rStyle w:val="datalabel1"/>
          <w:rFonts w:ascii="Georgia" w:hAnsi="Georgia"/>
        </w:rPr>
        <w:t xml:space="preserve">Regions: </w:t>
      </w:r>
      <w:r>
        <w:rPr>
          <w:rFonts w:ascii="Georgia" w:hAnsi="Georgia"/>
        </w:rPr>
        <w:t>Global</w:t>
      </w:r>
    </w:p>
    <w:p w14:paraId="73F37E15" w14:textId="77777777" w:rsidR="00C7541D" w:rsidRDefault="00A750C3">
      <w:pPr>
        <w:pStyle w:val="Heading2"/>
        <w:divId w:val="1089691466"/>
        <w:rPr>
          <w:rFonts w:ascii="Georgia" w:eastAsia="Times New Roman" w:hAnsi="Georgia"/>
          <w:sz w:val="27"/>
          <w:szCs w:val="27"/>
        </w:rPr>
      </w:pPr>
      <w:r>
        <w:rPr>
          <w:rFonts w:ascii="Georgia" w:eastAsia="Times New Roman" w:hAnsi="Georgia"/>
          <w:sz w:val="27"/>
          <w:szCs w:val="27"/>
        </w:rPr>
        <w:t>Assessment Rationale</w:t>
      </w:r>
    </w:p>
    <w:p w14:paraId="5F38DC2B" w14:textId="34D752B3" w:rsidR="00C7541D" w:rsidRDefault="00A750C3">
      <w:pPr>
        <w:pStyle w:val="NormalWeb"/>
        <w:divId w:val="1089691466"/>
        <w:rPr>
          <w:rFonts w:ascii="Georgia" w:hAnsi="Georgia"/>
        </w:rPr>
      </w:pPr>
      <w:ins w:id="0" w:author="Jack Plummer" w:date="2022-08-19T22:05:00Z">
        <w:r>
          <w:rPr>
            <w:rFonts w:ascii="Georgia" w:hAnsi="Georgia"/>
          </w:rPr>
          <w:t xml:space="preserve">This </w:t>
        </w:r>
      </w:ins>
      <w:del w:id="1" w:author="Jack Plummer" w:date="2022-08-19T22:05:00Z">
        <w:r w:rsidDel="00A750C3">
          <w:rPr>
            <w:rFonts w:ascii="Georgia" w:hAnsi="Georgia"/>
          </w:rPr>
          <w:delText>S</w:delText>
        </w:r>
      </w:del>
      <w:ins w:id="2" w:author="Jack Plummer" w:date="2022-08-19T22:05:00Z">
        <w:r>
          <w:rPr>
            <w:rFonts w:ascii="Georgia" w:hAnsi="Georgia"/>
          </w:rPr>
          <w:t>s</w:t>
        </w:r>
      </w:ins>
      <w:r>
        <w:rPr>
          <w:rFonts w:ascii="Georgia" w:hAnsi="Georgia"/>
        </w:rPr>
        <w:t xml:space="preserve">pecies is known from four collection sites within a larger </w:t>
      </w:r>
      <w:del w:id="3" w:author="Jack Plummer" w:date="2022-08-19T22:05:00Z">
        <w:r w:rsidDel="00A750C3">
          <w:rPr>
            <w:rFonts w:ascii="Georgia" w:hAnsi="Georgia"/>
          </w:rPr>
          <w:delText>area (</w:delText>
        </w:r>
      </w:del>
      <w:ins w:id="4" w:author="Jack Plummer" w:date="2022-08-19T22:05:00Z">
        <w:r>
          <w:rPr>
            <w:rFonts w:ascii="Georgia" w:hAnsi="Georgia"/>
          </w:rPr>
          <w:t>extent of occurrence (</w:t>
        </w:r>
      </w:ins>
      <w:r>
        <w:rPr>
          <w:rFonts w:ascii="Georgia" w:hAnsi="Georgia"/>
        </w:rPr>
        <w:t>EOO</w:t>
      </w:r>
      <w:ins w:id="5" w:author="Jack Plummer" w:date="2022-08-19T22:05:00Z">
        <w:r>
          <w:rPr>
            <w:rFonts w:ascii="Georgia" w:hAnsi="Georgia"/>
          </w:rPr>
          <w:t>)</w:t>
        </w:r>
      </w:ins>
      <w:del w:id="6" w:author="Jack Plummer" w:date="2022-08-19T22:05:00Z">
        <w:r w:rsidDel="00A750C3">
          <w:rPr>
            <w:rFonts w:ascii="Georgia" w:hAnsi="Georgia"/>
          </w:rPr>
          <w:delText xml:space="preserve"> =</w:delText>
        </w:r>
      </w:del>
      <w:ins w:id="7" w:author="Jack Plummer" w:date="2022-08-19T22:05:00Z">
        <w:r>
          <w:rPr>
            <w:rFonts w:ascii="Georgia" w:hAnsi="Georgia"/>
          </w:rPr>
          <w:t xml:space="preserve"> of</w:t>
        </w:r>
      </w:ins>
      <w:r>
        <w:rPr>
          <w:rFonts w:ascii="Georgia" w:hAnsi="Georgia"/>
        </w:rPr>
        <w:t xml:space="preserve"> 12,604 km2</w:t>
      </w:r>
      <w:del w:id="8" w:author="Jack Plummer" w:date="2022-08-19T22:05:00Z">
        <w:r w:rsidDel="00A750C3">
          <w:rPr>
            <w:rFonts w:ascii="Georgia" w:hAnsi="Georgia"/>
          </w:rPr>
          <w:delText>)</w:delText>
        </w:r>
      </w:del>
      <w:r>
        <w:rPr>
          <w:rFonts w:ascii="Georgia" w:hAnsi="Georgia"/>
        </w:rPr>
        <w:t xml:space="preserve">. There are areas of suitable habitat that have not been comprehensively surveyed, but urbanization is causing sharp declines </w:t>
      </w:r>
      <w:ins w:id="9" w:author="Jack Plummer" w:date="2022-08-22T11:37:00Z">
        <w:r w:rsidR="00F83EC0">
          <w:rPr>
            <w:rFonts w:ascii="Georgia" w:hAnsi="Georgia"/>
          </w:rPr>
          <w:t>in</w:t>
        </w:r>
      </w:ins>
      <w:del w:id="10" w:author="Jack Plummer" w:date="2022-08-22T11:37:00Z">
        <w:r w:rsidDel="00F83EC0">
          <w:rPr>
            <w:rFonts w:ascii="Georgia" w:hAnsi="Georgia"/>
          </w:rPr>
          <w:delText>it</w:delText>
        </w:r>
      </w:del>
      <w:r>
        <w:rPr>
          <w:rFonts w:ascii="Georgia" w:hAnsi="Georgia"/>
        </w:rPr>
        <w:t xml:space="preserve"> i</w:t>
      </w:r>
      <w:ins w:id="11" w:author="Jack Plummer" w:date="2022-08-22T11:37:00Z">
        <w:r w:rsidR="00F83EC0">
          <w:rPr>
            <w:rFonts w:ascii="Georgia" w:hAnsi="Georgia"/>
          </w:rPr>
          <w:t>t</w:t>
        </w:r>
      </w:ins>
      <w:r>
        <w:rPr>
          <w:rFonts w:ascii="Georgia" w:hAnsi="Georgia"/>
        </w:rPr>
        <w:t xml:space="preserve">s availability. Its estimated extent of occurrence (EOO) </w:t>
      </w:r>
      <w:del w:id="12" w:author="Jack Plummer" w:date="2022-08-19T22:05:00Z">
        <w:r w:rsidDel="00A750C3">
          <w:rPr>
            <w:rFonts w:ascii="Georgia" w:hAnsi="Georgia"/>
          </w:rPr>
          <w:delText>greater exceeds</w:delText>
        </w:r>
      </w:del>
      <w:ins w:id="13" w:author="Jack Plummer" w:date="2022-08-19T22:05:00Z">
        <w:r>
          <w:rPr>
            <w:rFonts w:ascii="Georgia" w:hAnsi="Georgia"/>
          </w:rPr>
          <w:t>falls within</w:t>
        </w:r>
      </w:ins>
      <w:r>
        <w:rPr>
          <w:rFonts w:ascii="Georgia" w:hAnsi="Georgia"/>
        </w:rPr>
        <w:t xml:space="preserve"> the threshold values for the </w:t>
      </w:r>
      <w:del w:id="14" w:author="Jack Plummer" w:date="2022-08-19T22:05:00Z">
        <w:r w:rsidDel="00A750C3">
          <w:rPr>
            <w:rFonts w:ascii="Georgia" w:hAnsi="Georgia"/>
          </w:rPr>
          <w:delText xml:space="preserve">Endanger </w:delText>
        </w:r>
      </w:del>
      <w:ins w:id="15" w:author="Jack Plummer" w:date="2022-08-19T22:05:00Z">
        <w:r>
          <w:rPr>
            <w:rFonts w:ascii="Georgia" w:hAnsi="Georgia"/>
          </w:rPr>
          <w:t xml:space="preserve"> </w:t>
        </w:r>
      </w:ins>
      <w:r>
        <w:rPr>
          <w:rFonts w:ascii="Georgia" w:hAnsi="Georgia"/>
        </w:rPr>
        <w:t>category under criterion B1. Based on georeferenced herbarium specimens, the area of occupancy is estimated as 16 km</w:t>
      </w:r>
      <w:r>
        <w:rPr>
          <w:rFonts w:ascii="Georgia" w:hAnsi="Georgia"/>
          <w:vertAlign w:val="superscript"/>
        </w:rPr>
        <w:t>2</w:t>
      </w:r>
      <w:r>
        <w:rPr>
          <w:rFonts w:ascii="Georgia" w:hAnsi="Georgia"/>
        </w:rPr>
        <w:t>, falling within the threshold values for the Endangered category under criterion B2. While this is likely to be an underestimate as botanical inventory is incomplete across its distribution, it is considered unlikely that the true value exceeds the Endangered threshold of 500 km</w:t>
      </w:r>
      <w:r>
        <w:rPr>
          <w:rFonts w:ascii="Georgia" w:hAnsi="Georgia"/>
          <w:vertAlign w:val="superscript"/>
        </w:rPr>
        <w:t>2</w:t>
      </w:r>
      <w:r>
        <w:rPr>
          <w:rFonts w:ascii="Georgia" w:hAnsi="Georgia"/>
        </w:rPr>
        <w:t xml:space="preserve">. The major threat to the species is urbanization across its range, which is inferred to be contributing to a continuing decline in habitat area, extent, and quality. The species </w:t>
      </w:r>
      <w:proofErr w:type="gramStart"/>
      <w:r>
        <w:rPr>
          <w:rFonts w:ascii="Georgia" w:hAnsi="Georgia"/>
        </w:rPr>
        <w:t>is considered to be</w:t>
      </w:r>
      <w:proofErr w:type="gramEnd"/>
      <w:r>
        <w:rPr>
          <w:rFonts w:ascii="Georgia" w:hAnsi="Georgia"/>
        </w:rPr>
        <w:t xml:space="preserve"> restricted to four locations. Although this number could be higher if the species is confirmed to occur elsewhere within the EOO, the number of locations may still total five or fewer. There is limited population information available, but the population trend is suspected to be decreasing. It is not clear whether the population is severely fragmented or subject to extreme fluctuations. Taking a precautionary approach, the species is assessed as Endangered B2ab(iii) owing to its restricted AOO, limited number of locations, and continuing habitat decline. As the species is poorly studied, and suspected to be under-collected, further research into its distribution and population status will be necessary to validate this assessment of extinction risk.</w:t>
      </w:r>
    </w:p>
    <w:p w14:paraId="2363573B" w14:textId="77777777" w:rsidR="00C7541D" w:rsidRDefault="00A750C3">
      <w:pPr>
        <w:pStyle w:val="Heading1"/>
        <w:divId w:val="876041893"/>
        <w:rPr>
          <w:rFonts w:ascii="Georgia" w:eastAsia="Times New Roman" w:hAnsi="Georgia"/>
          <w:sz w:val="29"/>
          <w:szCs w:val="29"/>
        </w:rPr>
      </w:pPr>
      <w:r>
        <w:rPr>
          <w:rFonts w:ascii="Georgia" w:eastAsia="Times New Roman" w:hAnsi="Georgia"/>
          <w:sz w:val="29"/>
          <w:szCs w:val="29"/>
        </w:rPr>
        <w:t>Distribution</w:t>
      </w:r>
    </w:p>
    <w:p w14:paraId="351644B5" w14:textId="77777777" w:rsidR="00C7541D" w:rsidRDefault="00A750C3">
      <w:pPr>
        <w:pStyle w:val="Heading2"/>
        <w:divId w:val="876041893"/>
        <w:rPr>
          <w:rFonts w:ascii="Georgia" w:eastAsia="Times New Roman" w:hAnsi="Georgia"/>
          <w:sz w:val="27"/>
          <w:szCs w:val="27"/>
        </w:rPr>
      </w:pPr>
      <w:r>
        <w:rPr>
          <w:rFonts w:ascii="Georgia" w:eastAsia="Times New Roman" w:hAnsi="Georgia"/>
          <w:sz w:val="27"/>
          <w:szCs w:val="27"/>
        </w:rPr>
        <w:t>Geographic Range</w:t>
      </w:r>
    </w:p>
    <w:p w14:paraId="3256982A" w14:textId="211EB4C4" w:rsidR="00C7541D" w:rsidRDefault="00A750C3">
      <w:pPr>
        <w:pStyle w:val="NormalWeb"/>
        <w:divId w:val="876041893"/>
        <w:rPr>
          <w:rFonts w:ascii="Georgia" w:hAnsi="Georgia"/>
        </w:rPr>
      </w:pPr>
      <w:r>
        <w:rPr>
          <w:rFonts w:ascii="Georgia" w:hAnsi="Georgia"/>
        </w:rPr>
        <w:t>The species is endemic to Thailand</w:t>
      </w:r>
      <w:ins w:id="16" w:author="Jack Plummer" w:date="2022-08-19T22:07:00Z">
        <w:r>
          <w:rPr>
            <w:rFonts w:ascii="Georgia" w:hAnsi="Georgia"/>
          </w:rPr>
          <w:t xml:space="preserve"> and</w:t>
        </w:r>
      </w:ins>
      <w:del w:id="17" w:author="Jack Plummer" w:date="2022-08-19T22:07:00Z">
        <w:r w:rsidDel="00A750C3">
          <w:rPr>
            <w:rFonts w:ascii="Georgia" w:hAnsi="Georgia"/>
          </w:rPr>
          <w:delText>. It</w:delText>
        </w:r>
      </w:del>
      <w:r>
        <w:rPr>
          <w:rFonts w:ascii="Georgia" w:hAnsi="Georgia"/>
        </w:rPr>
        <w:t xml:space="preserve"> has been documented </w:t>
      </w:r>
      <w:del w:id="18" w:author="Jack Plummer" w:date="2022-08-19T22:07:00Z">
        <w:r w:rsidDel="00A750C3">
          <w:rPr>
            <w:rFonts w:ascii="Georgia" w:hAnsi="Georgia"/>
          </w:rPr>
          <w:delText>at North-Eastern:</w:delText>
        </w:r>
      </w:del>
      <w:ins w:id="19" w:author="Jack Plummer" w:date="2022-08-19T22:07:00Z">
        <w:r>
          <w:rPr>
            <w:rFonts w:ascii="Georgia" w:hAnsi="Georgia"/>
          </w:rPr>
          <w:t>from the provinces of</w:t>
        </w:r>
      </w:ins>
      <w:r>
        <w:rPr>
          <w:rFonts w:ascii="Georgia" w:hAnsi="Georgia"/>
        </w:rPr>
        <w:t xml:space="preserve"> </w:t>
      </w:r>
      <w:proofErr w:type="spellStart"/>
      <w:r>
        <w:rPr>
          <w:rFonts w:ascii="Georgia" w:hAnsi="Georgia"/>
        </w:rPr>
        <w:t>Loei</w:t>
      </w:r>
      <w:proofErr w:type="spellEnd"/>
      <w:r>
        <w:rPr>
          <w:rFonts w:ascii="Georgia" w:hAnsi="Georgia"/>
        </w:rPr>
        <w:t>,</w:t>
      </w:r>
      <w:del w:id="20" w:author="Jack Plummer" w:date="2022-08-19T22:07:00Z">
        <w:r w:rsidDel="00A750C3">
          <w:rPr>
            <w:rFonts w:ascii="Georgia" w:hAnsi="Georgia"/>
          </w:rPr>
          <w:delText xml:space="preserve"> South-Western:</w:delText>
        </w:r>
      </w:del>
      <w:r>
        <w:rPr>
          <w:rFonts w:ascii="Georgia" w:hAnsi="Georgia"/>
        </w:rPr>
        <w:t xml:space="preserve"> Prachuap Khiri Khan </w:t>
      </w:r>
      <w:del w:id="21" w:author="Jack Plummer" w:date="2022-08-19T22:07:00Z">
        <w:r w:rsidDel="00A750C3">
          <w:rPr>
            <w:rFonts w:ascii="Georgia" w:hAnsi="Georgia"/>
          </w:rPr>
          <w:delText xml:space="preserve">and Peninsular: </w:delText>
        </w:r>
      </w:del>
      <w:r>
        <w:rPr>
          <w:rFonts w:ascii="Georgia" w:hAnsi="Georgia"/>
        </w:rPr>
        <w:t xml:space="preserve">Chumphon, </w:t>
      </w:r>
      <w:ins w:id="22" w:author="Jack Plummer" w:date="2022-08-19T22:07:00Z">
        <w:r>
          <w:rPr>
            <w:rFonts w:ascii="Georgia" w:hAnsi="Georgia"/>
          </w:rPr>
          <w:t xml:space="preserve">and </w:t>
        </w:r>
      </w:ins>
      <w:r>
        <w:rPr>
          <w:rFonts w:ascii="Georgia" w:hAnsi="Georgia"/>
        </w:rPr>
        <w:t>Surat Thani. It occurs at elevations </w:t>
      </w:r>
      <w:ins w:id="23" w:author="Jack Plummer" w:date="2022-08-19T22:08:00Z">
        <w:r>
          <w:rPr>
            <w:rFonts w:ascii="Georgia" w:hAnsi="Georgia"/>
          </w:rPr>
          <w:t>of</w:t>
        </w:r>
      </w:ins>
      <w:r>
        <w:rPr>
          <w:rFonts w:ascii="Georgia" w:hAnsi="Georgia"/>
        </w:rPr>
        <w:t xml:space="preserve"> 100-300 m asl (</w:t>
      </w:r>
      <w:proofErr w:type="spellStart"/>
      <w:r>
        <w:rPr>
          <w:rFonts w:ascii="Georgia" w:hAnsi="Georgia"/>
        </w:rPr>
        <w:t>Kesonbua</w:t>
      </w:r>
      <w:proofErr w:type="spellEnd"/>
      <w:r>
        <w:rPr>
          <w:rFonts w:ascii="Georgia" w:hAnsi="Georgia"/>
        </w:rPr>
        <w:t xml:space="preserve"> and </w:t>
      </w:r>
      <w:proofErr w:type="spellStart"/>
      <w:r>
        <w:rPr>
          <w:rFonts w:ascii="Georgia" w:hAnsi="Georgia"/>
        </w:rPr>
        <w:t>Chantaranothai</w:t>
      </w:r>
      <w:proofErr w:type="spellEnd"/>
      <w:r>
        <w:rPr>
          <w:rFonts w:ascii="Georgia" w:hAnsi="Georgia"/>
        </w:rPr>
        <w:t xml:space="preserve"> 2008). Survey work is recommended to identify whether any further subpopulations occur in Thailand.</w:t>
      </w:r>
    </w:p>
    <w:p w14:paraId="3F1856E1" w14:textId="77777777" w:rsidR="00C7541D" w:rsidRDefault="00A750C3">
      <w:pPr>
        <w:pStyle w:val="Heading2"/>
        <w:divId w:val="876041893"/>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C7541D" w14:paraId="703F9442" w14:textId="77777777">
        <w:trPr>
          <w:divId w:val="876041893"/>
          <w:tblCellSpacing w:w="15" w:type="dxa"/>
        </w:trPr>
        <w:tc>
          <w:tcPr>
            <w:tcW w:w="0" w:type="auto"/>
            <w:tcBorders>
              <w:bottom w:val="single" w:sz="6" w:space="0" w:color="000000"/>
            </w:tcBorders>
            <w:shd w:val="clear" w:color="auto" w:fill="BBBBBB"/>
            <w:vAlign w:val="center"/>
            <w:hideMark/>
          </w:tcPr>
          <w:p w14:paraId="23C9C47D"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0E83C595"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C7541D" w14:paraId="031B22DF" w14:textId="77777777">
        <w:trPr>
          <w:divId w:val="876041893"/>
          <w:tblCellSpacing w:w="15" w:type="dxa"/>
        </w:trPr>
        <w:tc>
          <w:tcPr>
            <w:tcW w:w="0" w:type="auto"/>
            <w:vAlign w:val="center"/>
            <w:hideMark/>
          </w:tcPr>
          <w:p w14:paraId="52278B7B" w14:textId="77777777" w:rsidR="00C7541D" w:rsidRDefault="00A750C3">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521ECFEA" w14:textId="77777777" w:rsidR="00C7541D" w:rsidRDefault="00A750C3">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431576D7" w14:textId="77777777" w:rsidR="00C7541D" w:rsidRDefault="00A750C3">
      <w:pPr>
        <w:pStyle w:val="Heading2"/>
        <w:divId w:val="876041893"/>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C7541D" w14:paraId="3B147211" w14:textId="77777777">
        <w:trPr>
          <w:divId w:val="876041893"/>
          <w:tblCellSpacing w:w="15" w:type="dxa"/>
        </w:trPr>
        <w:tc>
          <w:tcPr>
            <w:tcW w:w="0" w:type="auto"/>
            <w:tcBorders>
              <w:bottom w:val="single" w:sz="6" w:space="0" w:color="000000"/>
            </w:tcBorders>
            <w:shd w:val="clear" w:color="auto" w:fill="BBBBBB"/>
            <w:vAlign w:val="center"/>
            <w:hideMark/>
          </w:tcPr>
          <w:p w14:paraId="297CE7EE"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7DA6D6D"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1A4D1E0"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C7541D" w14:paraId="4490B2E7" w14:textId="77777777">
        <w:trPr>
          <w:divId w:val="876041893"/>
          <w:tblCellSpacing w:w="15" w:type="dxa"/>
        </w:trPr>
        <w:tc>
          <w:tcPr>
            <w:tcW w:w="0" w:type="auto"/>
            <w:vAlign w:val="center"/>
            <w:hideMark/>
          </w:tcPr>
          <w:p w14:paraId="1A68BB0A" w14:textId="77777777" w:rsidR="00C7541D" w:rsidRDefault="00A750C3">
            <w:pPr>
              <w:spacing w:after="75"/>
              <w:rPr>
                <w:rFonts w:ascii="Georgia" w:eastAsia="Times New Roman" w:hAnsi="Georgia"/>
                <w:sz w:val="18"/>
                <w:szCs w:val="18"/>
              </w:rPr>
            </w:pPr>
            <w:r>
              <w:rPr>
                <w:rFonts w:ascii="Georgia" w:eastAsia="Times New Roman" w:hAnsi="Georgia"/>
                <w:sz w:val="18"/>
                <w:szCs w:val="18"/>
              </w:rPr>
              <w:t>12604</w:t>
            </w:r>
          </w:p>
        </w:tc>
        <w:tc>
          <w:tcPr>
            <w:tcW w:w="0" w:type="auto"/>
            <w:vAlign w:val="center"/>
            <w:hideMark/>
          </w:tcPr>
          <w:p w14:paraId="3EDC1F56" w14:textId="77777777" w:rsidR="00C7541D" w:rsidRDefault="00A750C3">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DAB02A2" w14:textId="16C28557" w:rsidR="00C7541D" w:rsidRDefault="00A750C3">
            <w:pPr>
              <w:spacing w:after="75"/>
              <w:rPr>
                <w:rFonts w:ascii="Georgia" w:eastAsia="Times New Roman" w:hAnsi="Georgia"/>
                <w:sz w:val="18"/>
                <w:szCs w:val="18"/>
              </w:rPr>
            </w:pPr>
            <w:r>
              <w:rPr>
                <w:rFonts w:ascii="Georgia" w:eastAsia="Times New Roman" w:hAnsi="Georgia"/>
                <w:sz w:val="18"/>
                <w:szCs w:val="18"/>
              </w:rPr>
              <w:t xml:space="preserve">Estimated from a </w:t>
            </w:r>
            <w:del w:id="24" w:author="Jack Plummer" w:date="2022-08-19T22:08:00Z">
              <w:r w:rsidDel="00A750C3">
                <w:rPr>
                  <w:rFonts w:ascii="Georgia" w:eastAsia="Times New Roman" w:hAnsi="Georgia"/>
                  <w:sz w:val="18"/>
                  <w:szCs w:val="18"/>
                </w:rPr>
                <w:delText>2 x 2 km grid cell</w:delText>
              </w:r>
            </w:del>
            <w:ins w:id="25" w:author="Jack Plummer" w:date="2022-08-19T22:08:00Z">
              <w:r>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7E2C2EA4" w14:textId="77777777" w:rsidR="00C7541D" w:rsidRDefault="00A750C3">
      <w:pPr>
        <w:pStyle w:val="Heading2"/>
        <w:divId w:val="876041893"/>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80"/>
        <w:gridCol w:w="7630"/>
      </w:tblGrid>
      <w:tr w:rsidR="00525464" w14:paraId="699B1701" w14:textId="77777777">
        <w:trPr>
          <w:divId w:val="876041893"/>
          <w:tblCellSpacing w:w="15" w:type="dxa"/>
        </w:trPr>
        <w:tc>
          <w:tcPr>
            <w:tcW w:w="0" w:type="auto"/>
            <w:tcBorders>
              <w:bottom w:val="single" w:sz="6" w:space="0" w:color="000000"/>
            </w:tcBorders>
            <w:shd w:val="clear" w:color="auto" w:fill="BBBBBB"/>
            <w:vAlign w:val="center"/>
            <w:hideMark/>
          </w:tcPr>
          <w:p w14:paraId="00064AE9"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0C746D8B"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525464" w14:paraId="3C2CE82D" w14:textId="77777777">
        <w:trPr>
          <w:divId w:val="876041893"/>
          <w:tblCellSpacing w:w="15" w:type="dxa"/>
        </w:trPr>
        <w:tc>
          <w:tcPr>
            <w:tcW w:w="0" w:type="auto"/>
            <w:vAlign w:val="center"/>
            <w:hideMark/>
          </w:tcPr>
          <w:p w14:paraId="7DCE80FB" w14:textId="77777777" w:rsidR="00C7541D" w:rsidRDefault="00A750C3">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6372254" w14:textId="21CDEFC9" w:rsidR="00C7541D" w:rsidRDefault="00A750C3">
            <w:pPr>
              <w:spacing w:after="75"/>
              <w:rPr>
                <w:rFonts w:ascii="Georgia" w:eastAsia="Times New Roman" w:hAnsi="Georgia"/>
                <w:sz w:val="18"/>
                <w:szCs w:val="18"/>
              </w:rPr>
            </w:pPr>
            <w:r>
              <w:rPr>
                <w:rFonts w:ascii="Georgia" w:eastAsia="Times New Roman" w:hAnsi="Georgia"/>
                <w:sz w:val="18"/>
                <w:szCs w:val="18"/>
              </w:rPr>
              <w:t xml:space="preserve">It has been documented </w:t>
            </w:r>
            <w:del w:id="26" w:author="Jack Plummer" w:date="2022-08-22T11:38:00Z">
              <w:r w:rsidDel="00525464">
                <w:rPr>
                  <w:rFonts w:ascii="Georgia" w:eastAsia="Times New Roman" w:hAnsi="Georgia"/>
                  <w:sz w:val="18"/>
                  <w:szCs w:val="18"/>
                </w:rPr>
                <w:delText>at North-Eastern:</w:delText>
              </w:r>
            </w:del>
            <w:ins w:id="27" w:author="Jack Plummer" w:date="2022-08-22T11:38:00Z">
              <w:r w:rsidR="00525464">
                <w:rPr>
                  <w:rFonts w:ascii="Georgia" w:eastAsia="Times New Roman" w:hAnsi="Georgia"/>
                  <w:sz w:val="18"/>
                  <w:szCs w:val="18"/>
                </w:rPr>
                <w:t>from four geographically disparate localities in</w:t>
              </w:r>
            </w:ins>
            <w:r>
              <w:rPr>
                <w:rFonts w:ascii="Georgia" w:eastAsia="Times New Roman" w:hAnsi="Georgia"/>
                <w:sz w:val="18"/>
                <w:szCs w:val="18"/>
              </w:rPr>
              <w:t xml:space="preserve"> </w:t>
            </w:r>
            <w:proofErr w:type="spellStart"/>
            <w:r>
              <w:rPr>
                <w:rFonts w:ascii="Georgia" w:eastAsia="Times New Roman" w:hAnsi="Georgia"/>
                <w:sz w:val="18"/>
                <w:szCs w:val="18"/>
              </w:rPr>
              <w:t>Loei</w:t>
            </w:r>
            <w:proofErr w:type="spellEnd"/>
            <w:r>
              <w:rPr>
                <w:rFonts w:ascii="Georgia" w:eastAsia="Times New Roman" w:hAnsi="Georgia"/>
                <w:sz w:val="18"/>
                <w:szCs w:val="18"/>
              </w:rPr>
              <w:t xml:space="preserve">, </w:t>
            </w:r>
            <w:del w:id="28" w:author="Jack Plummer" w:date="2022-08-22T11:38:00Z">
              <w:r w:rsidDel="00525464">
                <w:rPr>
                  <w:rFonts w:ascii="Georgia" w:eastAsia="Times New Roman" w:hAnsi="Georgia"/>
                  <w:sz w:val="18"/>
                  <w:szCs w:val="18"/>
                </w:rPr>
                <w:delText xml:space="preserve">South-Western: </w:delText>
              </w:r>
            </w:del>
            <w:r>
              <w:rPr>
                <w:rFonts w:ascii="Georgia" w:eastAsia="Times New Roman" w:hAnsi="Georgia"/>
                <w:sz w:val="18"/>
                <w:szCs w:val="18"/>
              </w:rPr>
              <w:t>Prachuap Khiri Khan</w:t>
            </w:r>
            <w:ins w:id="29" w:author="Jack Plummer" w:date="2022-08-22T11:38:00Z">
              <w:r w:rsidR="00525464">
                <w:rPr>
                  <w:rFonts w:ascii="Georgia" w:eastAsia="Times New Roman" w:hAnsi="Georgia"/>
                  <w:sz w:val="18"/>
                  <w:szCs w:val="18"/>
                </w:rPr>
                <w:t xml:space="preserve">, </w:t>
              </w:r>
            </w:ins>
            <w:del w:id="30" w:author="Jack Plummer" w:date="2022-08-22T11:38:00Z">
              <w:r w:rsidDel="00525464">
                <w:rPr>
                  <w:rFonts w:ascii="Georgia" w:eastAsia="Times New Roman" w:hAnsi="Georgia"/>
                  <w:sz w:val="18"/>
                  <w:szCs w:val="18"/>
                </w:rPr>
                <w:delText xml:space="preserve"> and Peninsular: </w:delText>
              </w:r>
            </w:del>
            <w:r>
              <w:rPr>
                <w:rFonts w:ascii="Georgia" w:eastAsia="Times New Roman" w:hAnsi="Georgia"/>
                <w:sz w:val="18"/>
                <w:szCs w:val="18"/>
              </w:rPr>
              <w:t>Chumphon</w:t>
            </w:r>
            <w:ins w:id="31" w:author="Jack Plummer" w:date="2022-08-22T11:38:00Z">
              <w:r w:rsidR="00525464">
                <w:rPr>
                  <w:rFonts w:ascii="Georgia" w:eastAsia="Times New Roman" w:hAnsi="Georgia"/>
                  <w:sz w:val="18"/>
                  <w:szCs w:val="18"/>
                </w:rPr>
                <w:t xml:space="preserve"> and </w:t>
              </w:r>
            </w:ins>
            <w:del w:id="32" w:author="Jack Plummer" w:date="2022-08-22T11:38:00Z">
              <w:r w:rsidDel="00525464">
                <w:rPr>
                  <w:rFonts w:ascii="Georgia" w:eastAsia="Times New Roman" w:hAnsi="Georgia"/>
                  <w:sz w:val="18"/>
                  <w:szCs w:val="18"/>
                </w:rPr>
                <w:delText xml:space="preserve">, </w:delText>
              </w:r>
            </w:del>
            <w:r>
              <w:rPr>
                <w:rFonts w:ascii="Georgia" w:eastAsia="Times New Roman" w:hAnsi="Georgia"/>
                <w:sz w:val="18"/>
                <w:szCs w:val="18"/>
              </w:rPr>
              <w:t xml:space="preserve">Surat Thani. </w:t>
            </w:r>
            <w:ins w:id="33" w:author="Jack Plummer" w:date="2022-08-22T11:38:00Z">
              <w:r w:rsidR="00525464">
                <w:rPr>
                  <w:rFonts w:ascii="Georgia" w:eastAsia="Times New Roman" w:hAnsi="Georgia"/>
                  <w:sz w:val="18"/>
                  <w:szCs w:val="18"/>
                </w:rPr>
                <w:t xml:space="preserve">At these localities, the species is threatened by </w:t>
              </w:r>
              <w:commentRangeStart w:id="34"/>
              <w:r w:rsidR="00525464">
                <w:rPr>
                  <w:rFonts w:ascii="Georgia" w:eastAsia="Times New Roman" w:hAnsi="Georgia"/>
                  <w:sz w:val="18"/>
                  <w:szCs w:val="18"/>
                </w:rPr>
                <w:t>…</w:t>
              </w:r>
            </w:ins>
            <w:commentRangeEnd w:id="34"/>
            <w:ins w:id="35" w:author="Jack Plummer" w:date="2022-08-22T11:39:00Z">
              <w:r w:rsidR="00525464">
                <w:rPr>
                  <w:rStyle w:val="CommentReference"/>
                </w:rPr>
                <w:commentReference w:id="34"/>
              </w:r>
            </w:ins>
          </w:p>
        </w:tc>
      </w:tr>
    </w:tbl>
    <w:p w14:paraId="21D3E356" w14:textId="77777777" w:rsidR="00C7541D" w:rsidRDefault="00A750C3">
      <w:pPr>
        <w:pStyle w:val="Heading2"/>
        <w:divId w:val="876041893"/>
        <w:rPr>
          <w:rFonts w:ascii="Georgia" w:eastAsia="Times New Roman" w:hAnsi="Georgia"/>
          <w:sz w:val="27"/>
          <w:szCs w:val="27"/>
        </w:rPr>
      </w:pPr>
      <w:r>
        <w:rPr>
          <w:rFonts w:ascii="Georgia" w:eastAsia="Times New Roman" w:hAnsi="Georgia"/>
          <w:sz w:val="27"/>
          <w:szCs w:val="27"/>
        </w:rPr>
        <w:t>Elevation / Depth / Depth Zones</w:t>
      </w:r>
    </w:p>
    <w:p w14:paraId="58C51DAD" w14:textId="77777777" w:rsidR="00C7541D" w:rsidRDefault="00A750C3">
      <w:pPr>
        <w:pStyle w:val="NormalWeb"/>
        <w:divId w:val="876041893"/>
        <w:rPr>
          <w:rFonts w:ascii="Georgia" w:hAnsi="Georgia"/>
        </w:rPr>
      </w:pPr>
      <w:r>
        <w:rPr>
          <w:rStyle w:val="datalabel1"/>
          <w:rFonts w:ascii="Georgia" w:hAnsi="Georgia"/>
        </w:rPr>
        <w:t xml:space="preserve">Elevation Lower Limit (in metres above sea level): </w:t>
      </w:r>
      <w:r>
        <w:rPr>
          <w:rFonts w:ascii="Georgia" w:hAnsi="Georgia"/>
        </w:rPr>
        <w:t>100</w:t>
      </w:r>
    </w:p>
    <w:p w14:paraId="1D1061F9" w14:textId="77777777" w:rsidR="00C7541D" w:rsidRDefault="00A750C3">
      <w:pPr>
        <w:pStyle w:val="NormalWeb"/>
        <w:divId w:val="876041893"/>
        <w:rPr>
          <w:rFonts w:ascii="Georgia" w:hAnsi="Georgia"/>
        </w:rPr>
      </w:pPr>
      <w:r>
        <w:rPr>
          <w:rStyle w:val="datalabel1"/>
          <w:rFonts w:ascii="Georgia" w:hAnsi="Georgia"/>
        </w:rPr>
        <w:t xml:space="preserve">Elevation Upper Limit (in metres above sea level): </w:t>
      </w:r>
      <w:r>
        <w:rPr>
          <w:rFonts w:ascii="Georgia" w:hAnsi="Georgia"/>
        </w:rPr>
        <w:t>300</w:t>
      </w:r>
    </w:p>
    <w:p w14:paraId="188B450E" w14:textId="77777777" w:rsidR="00C7541D" w:rsidRDefault="00A750C3">
      <w:pPr>
        <w:pStyle w:val="Heading2"/>
        <w:divId w:val="876041893"/>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4"/>
        <w:gridCol w:w="1729"/>
        <w:gridCol w:w="988"/>
        <w:gridCol w:w="1004"/>
        <w:gridCol w:w="1228"/>
        <w:gridCol w:w="1149"/>
        <w:gridCol w:w="1092"/>
      </w:tblGrid>
      <w:tr w:rsidR="00C7541D" w14:paraId="4168DF86" w14:textId="77777777">
        <w:trPr>
          <w:divId w:val="876041893"/>
          <w:tblCellSpacing w:w="15" w:type="dxa"/>
        </w:trPr>
        <w:tc>
          <w:tcPr>
            <w:tcW w:w="0" w:type="auto"/>
            <w:tcBorders>
              <w:bottom w:val="single" w:sz="6" w:space="0" w:color="000000"/>
            </w:tcBorders>
            <w:shd w:val="clear" w:color="auto" w:fill="BBBBBB"/>
            <w:vAlign w:val="center"/>
            <w:hideMark/>
          </w:tcPr>
          <w:p w14:paraId="31E4FB62"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88CBB83"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A02736D"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B12C01E"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960F61F"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7CED814"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54468C8"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C74A19E"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C7541D" w14:paraId="010B9930" w14:textId="77777777">
        <w:trPr>
          <w:divId w:val="876041893"/>
          <w:tblCellSpacing w:w="15" w:type="dxa"/>
        </w:trPr>
        <w:tc>
          <w:tcPr>
            <w:tcW w:w="0" w:type="auto"/>
            <w:vAlign w:val="center"/>
            <w:hideMark/>
          </w:tcPr>
          <w:p w14:paraId="6F53E933" w14:textId="77777777" w:rsidR="00C7541D" w:rsidRDefault="00A750C3">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01263B59"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2BF7583" w14:textId="77777777" w:rsidR="00C7541D" w:rsidRDefault="00A750C3">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(GBIF.org 2021).</w:t>
            </w:r>
          </w:p>
        </w:tc>
        <w:tc>
          <w:tcPr>
            <w:tcW w:w="0" w:type="auto"/>
            <w:vAlign w:val="center"/>
            <w:hideMark/>
          </w:tcPr>
          <w:p w14:paraId="760BF48F"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3B212B7"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84C2FC"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39027A"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F2106B9"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bl>
    <w:p w14:paraId="35007FD5" w14:textId="77777777" w:rsidR="00C7541D" w:rsidRDefault="00A750C3">
      <w:pPr>
        <w:pStyle w:val="Heading2"/>
        <w:divId w:val="876041893"/>
        <w:rPr>
          <w:rFonts w:ascii="Georgia" w:eastAsia="Times New Roman" w:hAnsi="Georgia"/>
          <w:sz w:val="27"/>
          <w:szCs w:val="27"/>
        </w:rPr>
      </w:pPr>
      <w:r>
        <w:rPr>
          <w:rFonts w:ascii="Georgia" w:eastAsia="Times New Roman" w:hAnsi="Georgia"/>
          <w:sz w:val="27"/>
          <w:szCs w:val="27"/>
        </w:rPr>
        <w:t>Biogeographic Realms</w:t>
      </w:r>
    </w:p>
    <w:p w14:paraId="6F34ED76" w14:textId="77777777" w:rsidR="00C7541D" w:rsidRDefault="00A750C3">
      <w:pPr>
        <w:pStyle w:val="NormalWeb"/>
        <w:divId w:val="876041893"/>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5C86C076" w14:textId="77777777" w:rsidR="00C7541D" w:rsidRDefault="00A750C3">
      <w:pPr>
        <w:pStyle w:val="Heading1"/>
        <w:divId w:val="1059552670"/>
        <w:rPr>
          <w:rFonts w:ascii="Georgia" w:eastAsia="Times New Roman" w:hAnsi="Georgia"/>
          <w:sz w:val="29"/>
          <w:szCs w:val="29"/>
        </w:rPr>
      </w:pPr>
      <w:r>
        <w:rPr>
          <w:rFonts w:ascii="Georgia" w:eastAsia="Times New Roman" w:hAnsi="Georgia"/>
          <w:sz w:val="29"/>
          <w:szCs w:val="29"/>
        </w:rPr>
        <w:t>Occurrence</w:t>
      </w:r>
    </w:p>
    <w:p w14:paraId="38926960" w14:textId="77777777" w:rsidR="00C7541D" w:rsidRDefault="00A750C3">
      <w:pPr>
        <w:pStyle w:val="Heading2"/>
        <w:divId w:val="1059552670"/>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C7541D" w14:paraId="2E8F7544" w14:textId="77777777">
        <w:trPr>
          <w:divId w:val="1059552670"/>
          <w:tblCellSpacing w:w="15" w:type="dxa"/>
        </w:trPr>
        <w:tc>
          <w:tcPr>
            <w:tcW w:w="0" w:type="auto"/>
            <w:tcBorders>
              <w:bottom w:val="single" w:sz="6" w:space="0" w:color="000000"/>
            </w:tcBorders>
            <w:shd w:val="clear" w:color="auto" w:fill="BBBBBB"/>
            <w:vAlign w:val="center"/>
            <w:hideMark/>
          </w:tcPr>
          <w:p w14:paraId="63E1610A"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58549C51"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0FDA78B"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E114A59"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585E23C7"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C7541D" w14:paraId="2AA6FBF2" w14:textId="77777777">
        <w:trPr>
          <w:divId w:val="1059552670"/>
          <w:tblCellSpacing w:w="15" w:type="dxa"/>
        </w:trPr>
        <w:tc>
          <w:tcPr>
            <w:tcW w:w="0" w:type="auto"/>
            <w:tcBorders>
              <w:bottom w:val="single" w:sz="6" w:space="0" w:color="CCCCCC"/>
            </w:tcBorders>
            <w:vAlign w:val="center"/>
            <w:hideMark/>
          </w:tcPr>
          <w:p w14:paraId="509281BA" w14:textId="77777777" w:rsidR="00C7541D" w:rsidRDefault="00A750C3">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1F87961D" w14:textId="77777777" w:rsidR="00C7541D" w:rsidRDefault="00A750C3">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F968C56" w14:textId="77777777" w:rsidR="00C7541D" w:rsidRDefault="00A750C3">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D9282C1"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8AEF2D7" w14:textId="77777777" w:rsidR="00C7541D" w:rsidRDefault="00A750C3">
            <w:pPr>
              <w:spacing w:after="75"/>
              <w:rPr>
                <w:rFonts w:ascii="Georgia" w:eastAsia="Times New Roman" w:hAnsi="Georgia"/>
                <w:sz w:val="18"/>
                <w:szCs w:val="18"/>
              </w:rPr>
            </w:pPr>
            <w:r>
              <w:rPr>
                <w:rFonts w:ascii="Georgia" w:eastAsia="Times New Roman" w:hAnsi="Georgia"/>
                <w:sz w:val="18"/>
                <w:szCs w:val="18"/>
              </w:rPr>
              <w:t>Resident</w:t>
            </w:r>
          </w:p>
        </w:tc>
      </w:tr>
    </w:tbl>
    <w:p w14:paraId="631C4496" w14:textId="77777777" w:rsidR="00C7541D" w:rsidRDefault="00A750C3">
      <w:pPr>
        <w:pStyle w:val="Heading1"/>
        <w:divId w:val="1453400542"/>
        <w:rPr>
          <w:rFonts w:ascii="Georgia" w:eastAsia="Times New Roman" w:hAnsi="Georgia"/>
          <w:sz w:val="29"/>
          <w:szCs w:val="29"/>
        </w:rPr>
      </w:pPr>
      <w:r>
        <w:rPr>
          <w:rFonts w:ascii="Georgia" w:eastAsia="Times New Roman" w:hAnsi="Georgia"/>
          <w:sz w:val="29"/>
          <w:szCs w:val="29"/>
        </w:rPr>
        <w:t>Population</w:t>
      </w:r>
    </w:p>
    <w:p w14:paraId="4E8007E2" w14:textId="2ADCBBC7" w:rsidR="00C7541D" w:rsidRDefault="00A750C3">
      <w:pPr>
        <w:pStyle w:val="NormalWeb"/>
        <w:divId w:val="1453400542"/>
        <w:rPr>
          <w:rFonts w:ascii="Georgia" w:hAnsi="Georgia"/>
        </w:rPr>
      </w:pPr>
      <w:del w:id="36" w:author="Jack Plummer" w:date="2022-08-22T11:39:00Z">
        <w:r w:rsidDel="00525464">
          <w:rPr>
            <w:rFonts w:ascii="Georgia" w:hAnsi="Georgia"/>
          </w:rPr>
          <w:delText>The species is known from 4 locations in the provinces of Loei, Prachuap Khiri Khan, Chumphon, Surat Thani.  </w:delText>
        </w:r>
      </w:del>
      <w:r>
        <w:rPr>
          <w:rFonts w:ascii="Georgia" w:hAnsi="Georgia"/>
        </w:rPr>
        <w:t>Based on habitat loss at known sites, the population trend is suspected to be decreasing. No information is available around the size and status of specific subpopulations</w:t>
      </w:r>
      <w:del w:id="37" w:author="Jack Plummer" w:date="2022-08-22T11:39:00Z">
        <w:r w:rsidDel="00525464">
          <w:rPr>
            <w:rFonts w:ascii="Georgia" w:hAnsi="Georgia"/>
          </w:rPr>
          <w:delText xml:space="preserve"> and the current population trend is unknown</w:delText>
        </w:r>
      </w:del>
      <w:r>
        <w:rPr>
          <w:rFonts w:ascii="Georgia" w:hAnsi="Georgia"/>
        </w:rPr>
        <w:t>. Further research into population status and trends is required to confirmed whether a decline is apparent and ongoing.</w:t>
      </w:r>
    </w:p>
    <w:p w14:paraId="20BB3754" w14:textId="77777777" w:rsidR="00C7541D" w:rsidRDefault="00A750C3">
      <w:pPr>
        <w:pStyle w:val="Heading2"/>
        <w:divId w:val="1453400542"/>
        <w:rPr>
          <w:rFonts w:ascii="Georgia" w:eastAsia="Times New Roman" w:hAnsi="Georgia"/>
          <w:sz w:val="27"/>
          <w:szCs w:val="27"/>
        </w:rPr>
      </w:pPr>
      <w:r>
        <w:rPr>
          <w:rFonts w:ascii="Georgia" w:eastAsia="Times New Roman" w:hAnsi="Georgia"/>
          <w:sz w:val="27"/>
          <w:szCs w:val="27"/>
        </w:rPr>
        <w:t>Population Information</w:t>
      </w:r>
    </w:p>
    <w:p w14:paraId="49465D45" w14:textId="77777777" w:rsidR="00C7541D" w:rsidRDefault="00A750C3">
      <w:pPr>
        <w:pStyle w:val="NormalWeb"/>
        <w:divId w:val="1453400542"/>
        <w:rPr>
          <w:rFonts w:ascii="Georgia" w:hAnsi="Georgia"/>
        </w:rPr>
      </w:pPr>
      <w:r>
        <w:rPr>
          <w:rStyle w:val="datalabel1"/>
          <w:rFonts w:ascii="Georgia" w:hAnsi="Georgia"/>
        </w:rPr>
        <w:t xml:space="preserve">Current Population Trend: </w:t>
      </w:r>
      <w:r>
        <w:rPr>
          <w:rFonts w:ascii="Georgia" w:hAnsi="Georgia"/>
        </w:rPr>
        <w:t>Decreasing</w:t>
      </w:r>
    </w:p>
    <w:p w14:paraId="2B74EC0C" w14:textId="77777777" w:rsidR="00C7541D" w:rsidRDefault="00A750C3">
      <w:pPr>
        <w:pStyle w:val="Heading1"/>
        <w:divId w:val="1759204958"/>
        <w:rPr>
          <w:rFonts w:ascii="Georgia" w:eastAsia="Times New Roman" w:hAnsi="Georgia"/>
          <w:sz w:val="29"/>
          <w:szCs w:val="29"/>
        </w:rPr>
      </w:pPr>
      <w:r>
        <w:rPr>
          <w:rFonts w:ascii="Georgia" w:eastAsia="Times New Roman" w:hAnsi="Georgia"/>
          <w:sz w:val="29"/>
          <w:szCs w:val="29"/>
        </w:rPr>
        <w:t>Habitats and Ecology</w:t>
      </w:r>
    </w:p>
    <w:p w14:paraId="3F9042E1" w14:textId="2848F7BE" w:rsidR="00C7541D" w:rsidRDefault="00A750C3">
      <w:pPr>
        <w:pStyle w:val="NormalWeb"/>
        <w:divId w:val="1759204958"/>
        <w:rPr>
          <w:rFonts w:ascii="Georgia" w:hAnsi="Georgia"/>
        </w:rPr>
      </w:pPr>
      <w:r>
        <w:rPr>
          <w:rFonts w:ascii="Georgia" w:hAnsi="Georgia"/>
        </w:rPr>
        <w:t xml:space="preserve">This species is a small tree. It </w:t>
      </w:r>
      <w:del w:id="38" w:author="Jack Plummer" w:date="2022-08-22T11:44:00Z">
        <w:r w:rsidDel="00B27818">
          <w:rPr>
            <w:rFonts w:ascii="Georgia" w:hAnsi="Georgia"/>
          </w:rPr>
          <w:delText>distributes in </w:delText>
        </w:r>
      </w:del>
      <w:ins w:id="39" w:author="Jack Plummer" w:date="2022-08-22T11:44:00Z">
        <w:r w:rsidR="00B27818">
          <w:rPr>
            <w:rFonts w:ascii="Georgia" w:hAnsi="Georgia"/>
          </w:rPr>
          <w:t xml:space="preserve">grows </w:t>
        </w:r>
      </w:ins>
      <w:del w:id="40" w:author="Jack Plummer" w:date="2022-08-22T11:44:00Z">
        <w:r w:rsidDel="00B27818">
          <w:rPr>
            <w:rFonts w:ascii="Georgia" w:hAnsi="Georgia"/>
          </w:rPr>
          <w:delText>S</w:delText>
        </w:r>
      </w:del>
      <w:ins w:id="41" w:author="Jack Plummer" w:date="2022-08-22T11:44:00Z">
        <w:r w:rsidR="00B27818">
          <w:rPr>
            <w:rFonts w:ascii="Georgia" w:hAnsi="Georgia"/>
          </w:rPr>
          <w:t>s</w:t>
        </w:r>
      </w:ins>
      <w:r>
        <w:rPr>
          <w:rFonts w:ascii="Georgia" w:hAnsi="Georgia"/>
        </w:rPr>
        <w:t xml:space="preserve">cattered on rocky </w:t>
      </w:r>
      <w:commentRangeStart w:id="42"/>
      <w:r>
        <w:rPr>
          <w:rFonts w:ascii="Georgia" w:hAnsi="Georgia"/>
        </w:rPr>
        <w:t>limestone hills</w:t>
      </w:r>
      <w:commentRangeEnd w:id="42"/>
      <w:r w:rsidR="00B27818">
        <w:rPr>
          <w:rStyle w:val="CommentReference"/>
        </w:rPr>
        <w:commentReference w:id="42"/>
      </w:r>
      <w:r>
        <w:rPr>
          <w:rFonts w:ascii="Georgia" w:hAnsi="Georgia"/>
        </w:rPr>
        <w:t>.</w:t>
      </w:r>
    </w:p>
    <w:p w14:paraId="1C628643" w14:textId="77777777" w:rsidR="00C7541D" w:rsidRDefault="00A750C3">
      <w:pPr>
        <w:pStyle w:val="Heading2"/>
        <w:divId w:val="1759204958"/>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C7541D" w14:paraId="61534EA9" w14:textId="77777777">
        <w:trPr>
          <w:divId w:val="1759204958"/>
          <w:tblCellSpacing w:w="15" w:type="dxa"/>
        </w:trPr>
        <w:tc>
          <w:tcPr>
            <w:tcW w:w="0" w:type="auto"/>
            <w:tcBorders>
              <w:bottom w:val="single" w:sz="6" w:space="0" w:color="000000"/>
            </w:tcBorders>
            <w:shd w:val="clear" w:color="auto" w:fill="BBBBBB"/>
            <w:vAlign w:val="center"/>
            <w:hideMark/>
          </w:tcPr>
          <w:p w14:paraId="0AC567A0"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22509D7"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1F75717"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8D51354"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C7541D" w14:paraId="582E571A" w14:textId="77777777">
        <w:trPr>
          <w:divId w:val="1759204958"/>
          <w:tblCellSpacing w:w="15" w:type="dxa"/>
        </w:trPr>
        <w:tc>
          <w:tcPr>
            <w:tcW w:w="0" w:type="auto"/>
            <w:tcBorders>
              <w:bottom w:val="single" w:sz="6" w:space="0" w:color="CCCCCC"/>
            </w:tcBorders>
            <w:vAlign w:val="center"/>
            <w:hideMark/>
          </w:tcPr>
          <w:p w14:paraId="53FD9EBB" w14:textId="77777777" w:rsidR="00C7541D" w:rsidRDefault="00A750C3">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43BF5702"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E79B0DC" w14:textId="77777777" w:rsidR="00C7541D" w:rsidRDefault="00A750C3">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D82A630"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bl>
    <w:p w14:paraId="04D06E38" w14:textId="77777777" w:rsidR="00C7541D" w:rsidRDefault="00A750C3">
      <w:pPr>
        <w:pStyle w:val="Heading2"/>
        <w:divId w:val="1759204958"/>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44"/>
        <w:gridCol w:w="894"/>
        <w:gridCol w:w="6272"/>
      </w:tblGrid>
      <w:tr w:rsidR="00C7541D" w14:paraId="0B812B74" w14:textId="77777777">
        <w:trPr>
          <w:divId w:val="1759204958"/>
          <w:tblCellSpacing w:w="15" w:type="dxa"/>
        </w:trPr>
        <w:tc>
          <w:tcPr>
            <w:tcW w:w="0" w:type="auto"/>
            <w:tcBorders>
              <w:bottom w:val="single" w:sz="6" w:space="0" w:color="000000"/>
            </w:tcBorders>
            <w:shd w:val="clear" w:color="auto" w:fill="BBBBBB"/>
            <w:vAlign w:val="center"/>
            <w:hideMark/>
          </w:tcPr>
          <w:p w14:paraId="4B2111CA"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EB45C1B"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83E5CF5" w14:textId="77777777" w:rsidR="00C7541D" w:rsidRDefault="00A750C3">
            <w:pPr>
              <w:spacing w:after="75"/>
              <w:rPr>
                <w:rFonts w:ascii="Georgia" w:eastAsia="Times New Roman" w:hAnsi="Georgia"/>
                <w:b/>
                <w:bCs/>
                <w:sz w:val="18"/>
                <w:szCs w:val="18"/>
              </w:rPr>
            </w:pPr>
            <w:commentRangeStart w:id="43"/>
            <w:r>
              <w:rPr>
                <w:rFonts w:ascii="Georgia" w:eastAsia="Times New Roman" w:hAnsi="Georgia"/>
                <w:b/>
                <w:bCs/>
                <w:sz w:val="18"/>
                <w:szCs w:val="18"/>
              </w:rPr>
              <w:t>Justification</w:t>
            </w:r>
            <w:commentRangeEnd w:id="43"/>
            <w:r w:rsidR="00B27818">
              <w:rPr>
                <w:rStyle w:val="CommentReference"/>
              </w:rPr>
              <w:commentReference w:id="43"/>
            </w:r>
          </w:p>
        </w:tc>
      </w:tr>
      <w:tr w:rsidR="00C7541D" w14:paraId="4F753AC2" w14:textId="77777777">
        <w:trPr>
          <w:divId w:val="1759204958"/>
          <w:tblCellSpacing w:w="15" w:type="dxa"/>
        </w:trPr>
        <w:tc>
          <w:tcPr>
            <w:tcW w:w="0" w:type="auto"/>
            <w:vAlign w:val="center"/>
            <w:hideMark/>
          </w:tcPr>
          <w:p w14:paraId="756CABC6" w14:textId="77777777" w:rsidR="00C7541D" w:rsidRDefault="00A750C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506B254" w14:textId="77777777" w:rsidR="00C7541D" w:rsidRDefault="00A750C3">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4CF433D4" w14:textId="055036E7" w:rsidR="00C7541D" w:rsidRDefault="00A750C3">
            <w:pPr>
              <w:spacing w:after="75"/>
              <w:rPr>
                <w:rFonts w:ascii="Georgia" w:eastAsia="Times New Roman" w:hAnsi="Georgia"/>
                <w:sz w:val="18"/>
                <w:szCs w:val="18"/>
              </w:rPr>
            </w:pPr>
            <w:r>
              <w:rPr>
                <w:rFonts w:ascii="Georgia" w:eastAsia="Times New Roman" w:hAnsi="Georgia"/>
                <w:sz w:val="18"/>
                <w:szCs w:val="18"/>
              </w:rPr>
              <w:t xml:space="preserve">Between 2002 and 2021, </w:t>
            </w:r>
            <w:del w:id="44" w:author="Jack Plummer" w:date="2022-08-22T11:44:00Z">
              <w:r w:rsidDel="00B27818">
                <w:rPr>
                  <w:rFonts w:ascii="Georgia" w:eastAsia="Times New Roman" w:hAnsi="Georgia"/>
                  <w:sz w:val="18"/>
                  <w:szCs w:val="18"/>
                </w:rPr>
                <w:delText xml:space="preserve">forest cover in </w:delText>
              </w:r>
            </w:del>
            <w:proofErr w:type="spellStart"/>
            <w:r>
              <w:rPr>
                <w:rFonts w:ascii="Georgia" w:eastAsia="Times New Roman" w:hAnsi="Georgia"/>
                <w:sz w:val="18"/>
                <w:szCs w:val="18"/>
              </w:rPr>
              <w:t>Loei</w:t>
            </w:r>
            <w:proofErr w:type="spellEnd"/>
            <w:r>
              <w:rPr>
                <w:rFonts w:ascii="Georgia" w:eastAsia="Times New Roman" w:hAnsi="Georgia"/>
                <w:sz w:val="18"/>
                <w:szCs w:val="18"/>
              </w:rPr>
              <w:t xml:space="preserve">, Prachuap Khiri Khan, Chumphon and Surat Thani lost 94, 5.07, 4.24 and 596 ha of humid primary forest respectively, making up 0.72, 21, 4.6, and 1.5% of </w:t>
            </w:r>
            <w:ins w:id="45" w:author="Jack Plummer" w:date="2022-08-22T11:44:00Z">
              <w:r w:rsidR="00B27818">
                <w:rPr>
                  <w:rFonts w:ascii="Georgia" w:eastAsia="Times New Roman" w:hAnsi="Georgia"/>
                  <w:sz w:val="18"/>
                  <w:szCs w:val="18"/>
                </w:rPr>
                <w:t>their</w:t>
              </w:r>
            </w:ins>
            <w:del w:id="46" w:author="Jack Plummer" w:date="2022-08-22T11:44:00Z">
              <w:r w:rsidDel="00B27818">
                <w:rPr>
                  <w:rFonts w:ascii="Georgia" w:eastAsia="Times New Roman" w:hAnsi="Georgia"/>
                  <w:sz w:val="18"/>
                  <w:szCs w:val="18"/>
                </w:rPr>
                <w:delText>its</w:delText>
              </w:r>
            </w:del>
            <w:r>
              <w:rPr>
                <w:rFonts w:ascii="Georgia" w:eastAsia="Times New Roman" w:hAnsi="Georgia"/>
                <w:sz w:val="18"/>
                <w:szCs w:val="18"/>
              </w:rPr>
              <w:t xml:space="preserve">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ins w:id="47" w:author="Jack Plummer" w:date="2022-08-22T11:44:00Z">
              <w:r w:rsidR="00B27818">
                <w:rPr>
                  <w:rFonts w:ascii="Georgia" w:eastAsia="Times New Roman" w:hAnsi="Georgia"/>
                  <w:sz w:val="18"/>
                  <w:szCs w:val="18"/>
                </w:rPr>
                <w:t xml:space="preserve">The </w:t>
              </w:r>
            </w:ins>
            <w:del w:id="48" w:author="Jack Plummer" w:date="2022-08-22T11:44:00Z">
              <w:r w:rsidDel="00B27818">
                <w:rPr>
                  <w:rFonts w:ascii="Georgia" w:eastAsia="Times New Roman" w:hAnsi="Georgia"/>
                  <w:sz w:val="18"/>
                  <w:szCs w:val="18"/>
                </w:rPr>
                <w:delText>T</w:delText>
              </w:r>
            </w:del>
            <w:ins w:id="49" w:author="Jack Plummer" w:date="2022-08-22T11:44:00Z">
              <w:r w:rsidR="00B27818">
                <w:rPr>
                  <w:rFonts w:ascii="Georgia" w:eastAsia="Times New Roman" w:hAnsi="Georgia"/>
                  <w:sz w:val="18"/>
                  <w:szCs w:val="18"/>
                </w:rPr>
                <w:t>t</w:t>
              </w:r>
            </w:ins>
            <w:r>
              <w:rPr>
                <w:rFonts w:ascii="Georgia" w:eastAsia="Times New Roman" w:hAnsi="Georgia"/>
                <w:sz w:val="18"/>
                <w:szCs w:val="18"/>
              </w:rPr>
              <w:t xml:space="preserve">otal area of humid primary forest decreased by 0.19, 2.8, 4.3 and 1.2%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respectively (Global Forest Watch</w:t>
            </w:r>
            <w:del w:id="50" w:author="Jack Plummer" w:date="2022-08-22T11:44:00Z">
              <w:r w:rsidDel="00B27818">
                <w:rPr>
                  <w:rFonts w:ascii="Georgia" w:eastAsia="Times New Roman" w:hAnsi="Georgia"/>
                  <w:sz w:val="18"/>
                  <w:szCs w:val="18"/>
                </w:rPr>
                <w:delText>.</w:delText>
              </w:r>
            </w:del>
            <w:r>
              <w:rPr>
                <w:rFonts w:ascii="Georgia" w:eastAsia="Times New Roman" w:hAnsi="Georgia"/>
                <w:sz w:val="18"/>
                <w:szCs w:val="18"/>
              </w:rPr>
              <w:t xml:space="preserve"> 2022).</w:t>
            </w:r>
          </w:p>
        </w:tc>
      </w:tr>
    </w:tbl>
    <w:p w14:paraId="5F5C1026" w14:textId="77777777" w:rsidR="00C7541D" w:rsidRDefault="00A750C3">
      <w:pPr>
        <w:pStyle w:val="Heading2"/>
        <w:divId w:val="1759204958"/>
        <w:rPr>
          <w:rFonts w:ascii="Georgia" w:eastAsia="Times New Roman" w:hAnsi="Georgia"/>
          <w:sz w:val="27"/>
          <w:szCs w:val="27"/>
        </w:rPr>
      </w:pPr>
      <w:r>
        <w:rPr>
          <w:rFonts w:ascii="Georgia" w:eastAsia="Times New Roman" w:hAnsi="Georgia"/>
          <w:sz w:val="27"/>
          <w:szCs w:val="27"/>
        </w:rPr>
        <w:t>Systems</w:t>
      </w:r>
    </w:p>
    <w:p w14:paraId="69E45C51" w14:textId="77777777" w:rsidR="00C7541D" w:rsidRDefault="00A750C3">
      <w:pPr>
        <w:pStyle w:val="NormalWeb"/>
        <w:divId w:val="1759204958"/>
        <w:rPr>
          <w:rFonts w:ascii="Georgia" w:hAnsi="Georgia"/>
        </w:rPr>
      </w:pPr>
      <w:r>
        <w:rPr>
          <w:rStyle w:val="datalabel1"/>
          <w:rFonts w:ascii="Georgia" w:hAnsi="Georgia"/>
        </w:rPr>
        <w:t xml:space="preserve">System: </w:t>
      </w:r>
      <w:r>
        <w:rPr>
          <w:rFonts w:ascii="Georgia" w:hAnsi="Georgia"/>
        </w:rPr>
        <w:t>Terrestrial</w:t>
      </w:r>
    </w:p>
    <w:p w14:paraId="78B67972" w14:textId="77777777" w:rsidR="00C7541D" w:rsidRDefault="00A750C3">
      <w:pPr>
        <w:pStyle w:val="Heading2"/>
        <w:divId w:val="1759204958"/>
        <w:rPr>
          <w:rFonts w:ascii="Georgia" w:eastAsia="Times New Roman" w:hAnsi="Georgia"/>
          <w:sz w:val="27"/>
          <w:szCs w:val="27"/>
        </w:rPr>
      </w:pPr>
      <w:r>
        <w:rPr>
          <w:rFonts w:ascii="Georgia" w:eastAsia="Times New Roman" w:hAnsi="Georgia"/>
          <w:sz w:val="27"/>
          <w:szCs w:val="27"/>
        </w:rPr>
        <w:t>Plant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C7541D" w14:paraId="31E9BFCC" w14:textId="77777777">
        <w:trPr>
          <w:divId w:val="1759204958"/>
          <w:tblCellSpacing w:w="15" w:type="dxa"/>
        </w:trPr>
        <w:tc>
          <w:tcPr>
            <w:tcW w:w="0" w:type="auto"/>
            <w:tcBorders>
              <w:bottom w:val="single" w:sz="6" w:space="0" w:color="000000"/>
            </w:tcBorders>
            <w:shd w:val="clear" w:color="auto" w:fill="BBBBBB"/>
            <w:vAlign w:val="center"/>
            <w:hideMark/>
          </w:tcPr>
          <w:p w14:paraId="0B5E0B72"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C7541D" w14:paraId="305D26B3" w14:textId="77777777">
        <w:trPr>
          <w:divId w:val="1759204958"/>
          <w:tblCellSpacing w:w="15" w:type="dxa"/>
        </w:trPr>
        <w:tc>
          <w:tcPr>
            <w:tcW w:w="0" w:type="auto"/>
            <w:tcBorders>
              <w:bottom w:val="single" w:sz="6" w:space="0" w:color="CCCCCC"/>
            </w:tcBorders>
            <w:vAlign w:val="center"/>
            <w:hideMark/>
          </w:tcPr>
          <w:p w14:paraId="6F6FD577" w14:textId="77777777" w:rsidR="00C7541D" w:rsidRDefault="00A750C3">
            <w:pPr>
              <w:spacing w:after="75"/>
              <w:rPr>
                <w:rFonts w:ascii="Georgia" w:eastAsia="Times New Roman" w:hAnsi="Georgia"/>
                <w:sz w:val="18"/>
                <w:szCs w:val="18"/>
              </w:rPr>
            </w:pPr>
            <w:r>
              <w:rPr>
                <w:rFonts w:ascii="Georgia" w:eastAsia="Times New Roman" w:hAnsi="Georgia"/>
                <w:sz w:val="18"/>
                <w:szCs w:val="18"/>
              </w:rPr>
              <w:t>Tree - small</w:t>
            </w:r>
          </w:p>
        </w:tc>
      </w:tr>
    </w:tbl>
    <w:p w14:paraId="00A26D3C" w14:textId="77777777" w:rsidR="00C7541D" w:rsidRDefault="00A750C3">
      <w:pPr>
        <w:pStyle w:val="Heading1"/>
        <w:divId w:val="2007858827"/>
        <w:rPr>
          <w:rFonts w:ascii="Georgia" w:eastAsia="Times New Roman" w:hAnsi="Georgia"/>
          <w:sz w:val="29"/>
          <w:szCs w:val="29"/>
        </w:rPr>
      </w:pPr>
      <w:r>
        <w:rPr>
          <w:rFonts w:ascii="Georgia" w:eastAsia="Times New Roman" w:hAnsi="Georgia"/>
          <w:sz w:val="29"/>
          <w:szCs w:val="29"/>
        </w:rPr>
        <w:t>Use and Trade</w:t>
      </w:r>
    </w:p>
    <w:p w14:paraId="72453FDB" w14:textId="77777777" w:rsidR="00C7541D" w:rsidRDefault="00A750C3">
      <w:pPr>
        <w:pStyle w:val="Heading2"/>
        <w:divId w:val="2007858827"/>
        <w:rPr>
          <w:rFonts w:ascii="Georgia" w:eastAsia="Times New Roman" w:hAnsi="Georgia"/>
          <w:sz w:val="27"/>
          <w:szCs w:val="27"/>
        </w:rPr>
      </w:pPr>
      <w:r>
        <w:rPr>
          <w:rFonts w:ascii="Georgia" w:eastAsia="Times New Roman" w:hAnsi="Georgia"/>
          <w:sz w:val="27"/>
          <w:szCs w:val="27"/>
        </w:rPr>
        <w:t>General Use and Trade Information</w:t>
      </w:r>
    </w:p>
    <w:p w14:paraId="65AFA314" w14:textId="77777777" w:rsidR="00C7541D" w:rsidRDefault="00A750C3">
      <w:pPr>
        <w:pStyle w:val="NormalWeb"/>
        <w:divId w:val="2007858827"/>
        <w:rPr>
          <w:rFonts w:ascii="Georgia" w:hAnsi="Georgia"/>
        </w:rPr>
      </w:pPr>
      <w:r>
        <w:rPr>
          <w:rStyle w:val="datalabel1"/>
          <w:rFonts w:ascii="Georgia" w:hAnsi="Georgia"/>
        </w:rPr>
        <w:lastRenderedPageBreak/>
        <w:t xml:space="preserve">No use/trade information for this species: </w:t>
      </w:r>
      <w:r>
        <w:rPr>
          <w:rFonts w:ascii="Georgia" w:hAnsi="Georgia"/>
        </w:rPr>
        <w:t>true</w:t>
      </w:r>
    </w:p>
    <w:p w14:paraId="1E1018A6" w14:textId="77777777" w:rsidR="00C7541D" w:rsidRDefault="00A750C3">
      <w:pPr>
        <w:pStyle w:val="NormalWeb"/>
        <w:divId w:val="2007858827"/>
        <w:rPr>
          <w:rFonts w:ascii="Georgia" w:hAnsi="Georgia"/>
        </w:rPr>
      </w:pPr>
      <w:r>
        <w:rPr>
          <w:rFonts w:ascii="Georgia" w:hAnsi="Georgia"/>
        </w:rPr>
        <w:t xml:space="preserve">No information is available for this species. </w:t>
      </w:r>
    </w:p>
    <w:p w14:paraId="6A8E5EBC" w14:textId="77777777" w:rsidR="00C7541D" w:rsidRDefault="00A750C3">
      <w:pPr>
        <w:pStyle w:val="Heading1"/>
        <w:divId w:val="847408297"/>
        <w:rPr>
          <w:rFonts w:ascii="Georgia" w:eastAsia="Times New Roman" w:hAnsi="Georgia"/>
          <w:sz w:val="29"/>
          <w:szCs w:val="29"/>
        </w:rPr>
      </w:pPr>
      <w:commentRangeStart w:id="51"/>
      <w:r>
        <w:rPr>
          <w:rFonts w:ascii="Georgia" w:eastAsia="Times New Roman" w:hAnsi="Georgia"/>
          <w:sz w:val="29"/>
          <w:szCs w:val="29"/>
        </w:rPr>
        <w:t>Threats</w:t>
      </w:r>
      <w:commentRangeEnd w:id="51"/>
      <w:r w:rsidR="00B210A6">
        <w:rPr>
          <w:rStyle w:val="CommentReference"/>
          <w:b w:val="0"/>
          <w:bCs w:val="0"/>
          <w:color w:val="auto"/>
          <w:kern w:val="0"/>
        </w:rPr>
        <w:commentReference w:id="51"/>
      </w:r>
    </w:p>
    <w:p w14:paraId="72D5489B" w14:textId="34EED1F5" w:rsidR="00C7541D" w:rsidRDefault="00A750C3">
      <w:pPr>
        <w:pStyle w:val="NormalWeb"/>
        <w:divId w:val="847408297"/>
        <w:rPr>
          <w:rFonts w:ascii="Georgia" w:hAnsi="Georgia"/>
        </w:rPr>
      </w:pPr>
      <w:r>
        <w:rPr>
          <w:rFonts w:ascii="Georgia" w:hAnsi="Georgia"/>
        </w:rPr>
        <w:t xml:space="preserve">The </w:t>
      </w:r>
      <w:ins w:id="52" w:author="Jack Plummer" w:date="2022-08-22T11:45:00Z">
        <w:r w:rsidR="00B210A6">
          <w:rPr>
            <w:rFonts w:ascii="Georgia" w:hAnsi="Georgia"/>
          </w:rPr>
          <w:t xml:space="preserve">major </w:t>
        </w:r>
      </w:ins>
      <w:r>
        <w:rPr>
          <w:rFonts w:ascii="Georgia" w:hAnsi="Georgia"/>
        </w:rPr>
        <w:t xml:space="preserve">threat to this species is </w:t>
      </w:r>
      <w:del w:id="53" w:author="Jack Plummer" w:date="2022-08-22T11:45:00Z">
        <w:r w:rsidDel="00B210A6">
          <w:rPr>
            <w:rFonts w:ascii="Georgia" w:hAnsi="Georgia"/>
          </w:rPr>
          <w:delText xml:space="preserve">the </w:delText>
        </w:r>
      </w:del>
      <w:r>
        <w:rPr>
          <w:rFonts w:ascii="Georgia" w:hAnsi="Georgia"/>
        </w:rPr>
        <w:t>continued deforestation throughout Thailand</w:t>
      </w:r>
      <w:ins w:id="54" w:author="Jack Plummer" w:date="2022-08-22T11:45:00Z">
        <w:r w:rsidR="00B210A6">
          <w:rPr>
            <w:rFonts w:ascii="Georgia" w:hAnsi="Georgia"/>
          </w:rPr>
          <w:t>.</w:t>
        </w:r>
      </w:ins>
      <w:del w:id="55" w:author="Jack Plummer" w:date="2022-08-22T11:45:00Z">
        <w:r w:rsidDel="00B210A6">
          <w:rPr>
            <w:rFonts w:ascii="Georgia" w:hAnsi="Georgia"/>
          </w:rPr>
          <w:delText>, which</w:delText>
        </w:r>
      </w:del>
      <w:r>
        <w:rPr>
          <w:rFonts w:ascii="Georgia" w:hAnsi="Georgia"/>
        </w:rPr>
        <w:t xml:space="preserve"> </w:t>
      </w:r>
      <w:ins w:id="56" w:author="Jack Plummer" w:date="2022-08-22T11:45:00Z">
        <w:r w:rsidR="00B210A6">
          <w:rPr>
            <w:rFonts w:ascii="Georgia" w:hAnsi="Georgia"/>
          </w:rPr>
          <w:t>B</w:t>
        </w:r>
      </w:ins>
      <w:del w:id="57" w:author="Jack Plummer" w:date="2022-08-22T11:45:00Z">
        <w:r w:rsidDel="00B210A6">
          <w:rPr>
            <w:rFonts w:ascii="Georgia" w:hAnsi="Georgia"/>
          </w:rPr>
          <w:delText>b</w:delText>
        </w:r>
      </w:del>
      <w:r>
        <w:rPr>
          <w:rFonts w:ascii="Georgia" w:hAnsi="Georgia"/>
        </w:rPr>
        <w:t xml:space="preserve">etween 2002 and 2021, </w:t>
      </w:r>
      <w:del w:id="58" w:author="Jack Plummer" w:date="2022-08-22T11:45:00Z">
        <w:r w:rsidDel="00B210A6">
          <w:rPr>
            <w:rFonts w:ascii="Georgia" w:hAnsi="Georgia"/>
          </w:rPr>
          <w:delText xml:space="preserve">forest cover in </w:delText>
        </w:r>
      </w:del>
      <w:proofErr w:type="spellStart"/>
      <w:r>
        <w:rPr>
          <w:rFonts w:ascii="Georgia" w:hAnsi="Georgia"/>
        </w:rPr>
        <w:t>Loei</w:t>
      </w:r>
      <w:proofErr w:type="spellEnd"/>
      <w:r>
        <w:rPr>
          <w:rFonts w:ascii="Georgia" w:hAnsi="Georgia"/>
        </w:rPr>
        <w:t xml:space="preserve">, Prachuap Khiri Khan, Chumphon and Surat Thani lost 94, 5.07, 4.24 and 596 ha of humid primary forest respectively, making up 0.72, 21, 4.6, and 1.5% of </w:t>
      </w:r>
      <w:ins w:id="59" w:author="Jack Plummer" w:date="2022-08-22T11:45:00Z">
        <w:r w:rsidR="00B210A6">
          <w:rPr>
            <w:rFonts w:ascii="Georgia" w:hAnsi="Georgia"/>
          </w:rPr>
          <w:t xml:space="preserve">their </w:t>
        </w:r>
      </w:ins>
      <w:del w:id="60" w:author="Jack Plummer" w:date="2022-08-22T11:45:00Z">
        <w:r w:rsidDel="00B210A6">
          <w:rPr>
            <w:rFonts w:ascii="Georgia" w:hAnsi="Georgia"/>
          </w:rPr>
          <w:delText xml:space="preserve">its </w:delText>
        </w:r>
      </w:del>
      <w:r>
        <w:rPr>
          <w:rFonts w:ascii="Georgia" w:hAnsi="Georgia"/>
        </w:rPr>
        <w:t xml:space="preserve">total tree cover loss in the same time period. </w:t>
      </w:r>
      <w:ins w:id="61" w:author="Jack Plummer" w:date="2022-08-22T11:46:00Z">
        <w:r w:rsidR="00B210A6">
          <w:rPr>
            <w:rFonts w:ascii="Georgia" w:hAnsi="Georgia"/>
          </w:rPr>
          <w:t xml:space="preserve">The </w:t>
        </w:r>
      </w:ins>
      <w:del w:id="62" w:author="Jack Plummer" w:date="2022-08-22T11:46:00Z">
        <w:r w:rsidDel="00B210A6">
          <w:rPr>
            <w:rFonts w:ascii="Georgia" w:hAnsi="Georgia"/>
          </w:rPr>
          <w:delText>T</w:delText>
        </w:r>
      </w:del>
      <w:ins w:id="63" w:author="Jack Plummer" w:date="2022-08-22T11:46:00Z">
        <w:r w:rsidR="00B210A6">
          <w:rPr>
            <w:rFonts w:ascii="Georgia" w:hAnsi="Georgia"/>
          </w:rPr>
          <w:t>t</w:t>
        </w:r>
      </w:ins>
      <w:r>
        <w:rPr>
          <w:rFonts w:ascii="Georgia" w:hAnsi="Georgia"/>
        </w:rPr>
        <w:t xml:space="preserve">otal area of humid primary forest decreased by 0.19, 2.8, 4.3 and 1.2% in this </w:t>
      </w:r>
      <w:proofErr w:type="gramStart"/>
      <w:r>
        <w:rPr>
          <w:rFonts w:ascii="Georgia" w:hAnsi="Georgia"/>
        </w:rPr>
        <w:t>time period</w:t>
      </w:r>
      <w:proofErr w:type="gramEnd"/>
      <w:r>
        <w:rPr>
          <w:rFonts w:ascii="Georgia" w:hAnsi="Georgia"/>
        </w:rPr>
        <w:t>, respectively (Global Forest Watch</w:t>
      </w:r>
      <w:del w:id="64" w:author="Jack Plummer" w:date="2022-08-22T11:46:00Z">
        <w:r w:rsidDel="00B210A6">
          <w:rPr>
            <w:rFonts w:ascii="Georgia" w:hAnsi="Georgia"/>
          </w:rPr>
          <w:delText>.</w:delText>
        </w:r>
      </w:del>
      <w:r>
        <w:rPr>
          <w:rFonts w:ascii="Georgia" w:hAnsi="Georgia"/>
        </w:rPr>
        <w:t xml:space="preserve"> 2022).</w:t>
      </w:r>
    </w:p>
    <w:p w14:paraId="7B4F5B3D" w14:textId="77777777" w:rsidR="00C7541D" w:rsidRDefault="00A750C3">
      <w:pPr>
        <w:pStyle w:val="Heading2"/>
        <w:divId w:val="847408297"/>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C7541D" w14:paraId="3D3DA53D" w14:textId="77777777">
        <w:trPr>
          <w:divId w:val="847408297"/>
          <w:tblCellSpacing w:w="15" w:type="dxa"/>
        </w:trPr>
        <w:tc>
          <w:tcPr>
            <w:tcW w:w="0" w:type="auto"/>
            <w:tcBorders>
              <w:bottom w:val="single" w:sz="6" w:space="0" w:color="000000"/>
            </w:tcBorders>
            <w:shd w:val="clear" w:color="auto" w:fill="BBBBBB"/>
            <w:vAlign w:val="center"/>
            <w:hideMark/>
          </w:tcPr>
          <w:p w14:paraId="2E6C39F5"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08F83D28"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64ED025"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0893E028"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2C0B014D"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C7541D" w14:paraId="39D4ED11" w14:textId="77777777">
        <w:trPr>
          <w:divId w:val="847408297"/>
          <w:tblCellSpacing w:w="15" w:type="dxa"/>
        </w:trPr>
        <w:tc>
          <w:tcPr>
            <w:tcW w:w="0" w:type="auto"/>
            <w:vAlign w:val="center"/>
            <w:hideMark/>
          </w:tcPr>
          <w:p w14:paraId="00F8ECD5" w14:textId="77777777" w:rsidR="00C7541D" w:rsidRDefault="00A750C3">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68A2486C" w14:textId="77777777" w:rsidR="00C7541D" w:rsidRDefault="00A750C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4C1350C"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31CDC2E"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537D436" w14:textId="77777777" w:rsidR="00C7541D" w:rsidRDefault="00A750C3">
            <w:pPr>
              <w:spacing w:after="75"/>
              <w:rPr>
                <w:rFonts w:ascii="Georgia" w:eastAsia="Times New Roman" w:hAnsi="Georgia"/>
                <w:sz w:val="18"/>
                <w:szCs w:val="18"/>
              </w:rPr>
            </w:pPr>
            <w:r>
              <w:rPr>
                <w:rFonts w:ascii="Georgia" w:eastAsia="Times New Roman" w:hAnsi="Georgia"/>
                <w:sz w:val="18"/>
                <w:szCs w:val="18"/>
              </w:rPr>
              <w:t>Low Impact: 3</w:t>
            </w:r>
          </w:p>
        </w:tc>
      </w:tr>
      <w:tr w:rsidR="00C7541D" w14:paraId="41C2FF60" w14:textId="77777777">
        <w:trPr>
          <w:divId w:val="847408297"/>
          <w:tblCellSpacing w:w="15" w:type="dxa"/>
        </w:trPr>
        <w:tc>
          <w:tcPr>
            <w:tcW w:w="0" w:type="auto"/>
            <w:vAlign w:val="center"/>
            <w:hideMark/>
          </w:tcPr>
          <w:p w14:paraId="389769A9" w14:textId="77777777" w:rsidR="00C7541D" w:rsidRDefault="00A750C3">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3BD52FC" w14:textId="77777777" w:rsidR="00C7541D" w:rsidRDefault="00A750C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125582D"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0B48CE5"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98DD8CD" w14:textId="77777777" w:rsidR="00C7541D" w:rsidRDefault="00A750C3">
            <w:pPr>
              <w:spacing w:after="75"/>
              <w:rPr>
                <w:rFonts w:ascii="Georgia" w:eastAsia="Times New Roman" w:hAnsi="Georgia"/>
                <w:sz w:val="18"/>
                <w:szCs w:val="18"/>
              </w:rPr>
            </w:pPr>
            <w:r>
              <w:rPr>
                <w:rFonts w:ascii="Georgia" w:eastAsia="Times New Roman" w:hAnsi="Georgia"/>
                <w:sz w:val="18"/>
                <w:szCs w:val="18"/>
              </w:rPr>
              <w:t>Low Impact: 3</w:t>
            </w:r>
          </w:p>
        </w:tc>
      </w:tr>
    </w:tbl>
    <w:p w14:paraId="70CBCF1D" w14:textId="77777777" w:rsidR="00C7541D" w:rsidRDefault="00A750C3">
      <w:pPr>
        <w:pStyle w:val="Heading1"/>
        <w:divId w:val="1166433901"/>
        <w:rPr>
          <w:rFonts w:ascii="Georgia" w:eastAsia="Times New Roman" w:hAnsi="Georgia"/>
          <w:sz w:val="29"/>
          <w:szCs w:val="29"/>
        </w:rPr>
      </w:pPr>
      <w:r>
        <w:rPr>
          <w:rFonts w:ascii="Georgia" w:eastAsia="Times New Roman" w:hAnsi="Georgia"/>
          <w:sz w:val="29"/>
          <w:szCs w:val="29"/>
        </w:rPr>
        <w:t>Conservation</w:t>
      </w:r>
    </w:p>
    <w:p w14:paraId="55D58DC2" w14:textId="77777777" w:rsidR="00C7541D" w:rsidRDefault="00A750C3">
      <w:pPr>
        <w:pStyle w:val="NormalWeb"/>
        <w:divId w:val="1166433901"/>
        <w:rPr>
          <w:rFonts w:ascii="Georgia" w:hAnsi="Georgia"/>
        </w:rPr>
      </w:pPr>
      <w:r>
        <w:rPr>
          <w:rFonts w:ascii="Georgia" w:hAnsi="Georgia"/>
        </w:rPr>
        <w:t>There are no direct conservation measures in place for this species at present. The species is not known to be represented in </w:t>
      </w:r>
      <w:r>
        <w:rPr>
          <w:rStyle w:val="Emphasis"/>
          <w:rFonts w:ascii="Georgia" w:hAnsi="Georgia"/>
        </w:rPr>
        <w:t>ex situ</w:t>
      </w:r>
      <w:r>
        <w:rPr>
          <w:rFonts w:ascii="Georgia" w:hAnsi="Georgia"/>
        </w:rPr>
        <w:t xml:space="preserve"> conservation in botanic gardens or gene banks (BGCI 2022, </w:t>
      </w:r>
      <w:proofErr w:type="spellStart"/>
      <w:r>
        <w:rPr>
          <w:rFonts w:ascii="Georgia" w:hAnsi="Georgia"/>
        </w:rPr>
        <w:t>Genesys</w:t>
      </w:r>
      <w:proofErr w:type="spellEnd"/>
      <w:r>
        <w:rPr>
          <w:rFonts w:ascii="Georgia" w:hAnsi="Georgia"/>
        </w:rPr>
        <w:t xml:space="preserve"> 2022).</w:t>
      </w:r>
    </w:p>
    <w:p w14:paraId="7CAC3FFD" w14:textId="77777777" w:rsidR="00C7541D" w:rsidRDefault="00A750C3">
      <w:pPr>
        <w:pStyle w:val="Heading2"/>
        <w:divId w:val="1166433901"/>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C7541D" w14:paraId="6699862E" w14:textId="77777777">
        <w:trPr>
          <w:divId w:val="1166433901"/>
          <w:tblCellSpacing w:w="15" w:type="dxa"/>
        </w:trPr>
        <w:tc>
          <w:tcPr>
            <w:tcW w:w="0" w:type="auto"/>
            <w:tcBorders>
              <w:bottom w:val="single" w:sz="6" w:space="0" w:color="000000"/>
            </w:tcBorders>
            <w:shd w:val="clear" w:color="auto" w:fill="BBBBBB"/>
            <w:vAlign w:val="center"/>
            <w:hideMark/>
          </w:tcPr>
          <w:p w14:paraId="771FB80E"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6E4E7B3"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Note</w:t>
            </w:r>
          </w:p>
        </w:tc>
      </w:tr>
      <w:tr w:rsidR="00C7541D" w14:paraId="5F72B315" w14:textId="77777777">
        <w:trPr>
          <w:divId w:val="1166433901"/>
          <w:tblCellSpacing w:w="15" w:type="dxa"/>
        </w:trPr>
        <w:tc>
          <w:tcPr>
            <w:tcW w:w="0" w:type="auto"/>
            <w:vAlign w:val="center"/>
            <w:hideMark/>
          </w:tcPr>
          <w:p w14:paraId="2ABD8FD8" w14:textId="77777777" w:rsidR="00C7541D" w:rsidRDefault="00A750C3">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54411FB"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bl>
    <w:p w14:paraId="4E4D11DB" w14:textId="77777777" w:rsidR="00C7541D" w:rsidRDefault="00A750C3">
      <w:pPr>
        <w:pStyle w:val="Heading2"/>
        <w:divId w:val="1166433901"/>
        <w:rPr>
          <w:rFonts w:ascii="Georgia" w:eastAsia="Times New Roman" w:hAnsi="Georgia"/>
          <w:sz w:val="27"/>
          <w:szCs w:val="27"/>
        </w:rPr>
      </w:pPr>
      <w:commentRangeStart w:id="65"/>
      <w:r>
        <w:rPr>
          <w:rFonts w:ascii="Georgia" w:eastAsia="Times New Roman" w:hAnsi="Georgia"/>
          <w:sz w:val="27"/>
          <w:szCs w:val="27"/>
        </w:rPr>
        <w:t>Important Conservation Actions Needed</w:t>
      </w:r>
      <w:commentRangeEnd w:id="65"/>
      <w:r w:rsidR="00172E87">
        <w:rPr>
          <w:rStyle w:val="CommentReference"/>
          <w:b w:val="0"/>
          <w:bCs w:val="0"/>
        </w:rPr>
        <w:commentReference w:id="65"/>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C7541D" w14:paraId="74F3BAD6" w14:textId="77777777">
        <w:trPr>
          <w:divId w:val="1166433901"/>
          <w:tblCellSpacing w:w="15" w:type="dxa"/>
        </w:trPr>
        <w:tc>
          <w:tcPr>
            <w:tcW w:w="0" w:type="auto"/>
            <w:tcBorders>
              <w:bottom w:val="single" w:sz="6" w:space="0" w:color="000000"/>
            </w:tcBorders>
            <w:shd w:val="clear" w:color="auto" w:fill="BBBBBB"/>
            <w:vAlign w:val="center"/>
            <w:hideMark/>
          </w:tcPr>
          <w:p w14:paraId="7DB2E79B"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536C1879"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Note</w:t>
            </w:r>
          </w:p>
        </w:tc>
      </w:tr>
      <w:tr w:rsidR="00C7541D" w14:paraId="7A9091A4" w14:textId="77777777">
        <w:trPr>
          <w:divId w:val="1166433901"/>
          <w:tblCellSpacing w:w="15" w:type="dxa"/>
        </w:trPr>
        <w:tc>
          <w:tcPr>
            <w:tcW w:w="0" w:type="auto"/>
            <w:tcBorders>
              <w:bottom w:val="single" w:sz="6" w:space="0" w:color="CCCCCC"/>
            </w:tcBorders>
            <w:vAlign w:val="center"/>
            <w:hideMark/>
          </w:tcPr>
          <w:p w14:paraId="45539EA0" w14:textId="77777777" w:rsidR="00C7541D" w:rsidRDefault="00A750C3">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3F935C5"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r w:rsidR="00C7541D" w14:paraId="4452C58F" w14:textId="77777777">
        <w:trPr>
          <w:divId w:val="1166433901"/>
          <w:tblCellSpacing w:w="15" w:type="dxa"/>
        </w:trPr>
        <w:tc>
          <w:tcPr>
            <w:tcW w:w="0" w:type="auto"/>
            <w:tcBorders>
              <w:bottom w:val="single" w:sz="6" w:space="0" w:color="CCCCCC"/>
            </w:tcBorders>
            <w:vAlign w:val="center"/>
            <w:hideMark/>
          </w:tcPr>
          <w:p w14:paraId="173040EF" w14:textId="77777777" w:rsidR="00C7541D" w:rsidRDefault="00A750C3">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3137CA25"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bl>
    <w:p w14:paraId="3671C9CE" w14:textId="77777777" w:rsidR="00C7541D" w:rsidRDefault="00A750C3">
      <w:pPr>
        <w:pStyle w:val="Heading2"/>
        <w:divId w:val="1166433901"/>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C7541D" w14:paraId="6AA39EFD" w14:textId="77777777">
        <w:trPr>
          <w:divId w:val="1166433901"/>
          <w:tblCellSpacing w:w="15" w:type="dxa"/>
        </w:trPr>
        <w:tc>
          <w:tcPr>
            <w:tcW w:w="0" w:type="auto"/>
            <w:tcBorders>
              <w:bottom w:val="single" w:sz="6" w:space="0" w:color="000000"/>
            </w:tcBorders>
            <w:shd w:val="clear" w:color="auto" w:fill="BBBBBB"/>
            <w:vAlign w:val="center"/>
            <w:hideMark/>
          </w:tcPr>
          <w:p w14:paraId="4657A8EB"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2BF82B58"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Note</w:t>
            </w:r>
          </w:p>
        </w:tc>
      </w:tr>
      <w:tr w:rsidR="00C7541D" w14:paraId="6DD13514" w14:textId="77777777">
        <w:trPr>
          <w:divId w:val="1166433901"/>
          <w:tblCellSpacing w:w="15" w:type="dxa"/>
        </w:trPr>
        <w:tc>
          <w:tcPr>
            <w:tcW w:w="0" w:type="auto"/>
            <w:tcBorders>
              <w:bottom w:val="single" w:sz="6" w:space="0" w:color="CCCCCC"/>
            </w:tcBorders>
            <w:vAlign w:val="center"/>
            <w:hideMark/>
          </w:tcPr>
          <w:p w14:paraId="22174FD1" w14:textId="77777777" w:rsidR="00C7541D" w:rsidRDefault="00A750C3">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35DBAB9"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r w:rsidR="00C7541D" w14:paraId="292CA9FD" w14:textId="77777777">
        <w:trPr>
          <w:divId w:val="1166433901"/>
          <w:tblCellSpacing w:w="15" w:type="dxa"/>
        </w:trPr>
        <w:tc>
          <w:tcPr>
            <w:tcW w:w="0" w:type="auto"/>
            <w:tcBorders>
              <w:bottom w:val="single" w:sz="6" w:space="0" w:color="CCCCCC"/>
            </w:tcBorders>
            <w:vAlign w:val="center"/>
            <w:hideMark/>
          </w:tcPr>
          <w:p w14:paraId="0DEE336F" w14:textId="77777777" w:rsidR="00C7541D" w:rsidRDefault="00A750C3">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637E3D9"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bl>
    <w:p w14:paraId="3182248E" w14:textId="77777777" w:rsidR="00C7541D" w:rsidRDefault="00A750C3">
      <w:pPr>
        <w:pStyle w:val="Heading1"/>
        <w:divId w:val="1711875137"/>
        <w:rPr>
          <w:rFonts w:ascii="Georgia" w:eastAsia="Times New Roman" w:hAnsi="Georgia"/>
          <w:sz w:val="29"/>
          <w:szCs w:val="29"/>
        </w:rPr>
      </w:pPr>
      <w:r>
        <w:rPr>
          <w:rFonts w:ascii="Georgia" w:eastAsia="Times New Roman" w:hAnsi="Georgia"/>
          <w:sz w:val="29"/>
          <w:szCs w:val="29"/>
        </w:rPr>
        <w:t>Ecosystem Services</w:t>
      </w:r>
    </w:p>
    <w:p w14:paraId="68C126A9" w14:textId="77777777" w:rsidR="00C7541D" w:rsidRDefault="00A750C3">
      <w:pPr>
        <w:pStyle w:val="Heading2"/>
        <w:divId w:val="1711875137"/>
        <w:rPr>
          <w:rFonts w:ascii="Georgia" w:eastAsia="Times New Roman" w:hAnsi="Georgia"/>
          <w:sz w:val="27"/>
          <w:szCs w:val="27"/>
        </w:rPr>
      </w:pPr>
      <w:r>
        <w:rPr>
          <w:rFonts w:ascii="Georgia" w:eastAsia="Times New Roman" w:hAnsi="Georgia"/>
          <w:sz w:val="27"/>
          <w:szCs w:val="27"/>
        </w:rPr>
        <w:lastRenderedPageBreak/>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C7541D" w14:paraId="6ECDB6C8" w14:textId="77777777">
        <w:trPr>
          <w:divId w:val="1711875137"/>
          <w:tblCellSpacing w:w="15" w:type="dxa"/>
        </w:trPr>
        <w:tc>
          <w:tcPr>
            <w:tcW w:w="0" w:type="auto"/>
            <w:tcBorders>
              <w:bottom w:val="single" w:sz="6" w:space="0" w:color="000000"/>
            </w:tcBorders>
            <w:shd w:val="clear" w:color="auto" w:fill="BBBBBB"/>
            <w:vAlign w:val="center"/>
            <w:hideMark/>
          </w:tcPr>
          <w:p w14:paraId="54F521BF" w14:textId="77777777" w:rsidR="00C7541D" w:rsidRDefault="00A750C3">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5B1C7BFE" w14:textId="77777777" w:rsidR="00C7541D" w:rsidRDefault="00A750C3">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C7541D" w14:paraId="48C8B134" w14:textId="77777777">
        <w:trPr>
          <w:divId w:val="1711875137"/>
          <w:tblCellSpacing w:w="15" w:type="dxa"/>
        </w:trPr>
        <w:tc>
          <w:tcPr>
            <w:tcW w:w="0" w:type="auto"/>
            <w:vAlign w:val="center"/>
            <w:hideMark/>
          </w:tcPr>
          <w:p w14:paraId="64EA0BFE" w14:textId="77777777" w:rsidR="00C7541D" w:rsidRDefault="00A750C3">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01DAFA80" w14:textId="77777777" w:rsidR="00C7541D" w:rsidRDefault="00A750C3">
            <w:pPr>
              <w:spacing w:after="75"/>
              <w:rPr>
                <w:rFonts w:ascii="Georgia" w:eastAsia="Times New Roman" w:hAnsi="Georgia"/>
                <w:sz w:val="18"/>
                <w:szCs w:val="18"/>
              </w:rPr>
            </w:pPr>
            <w:r>
              <w:rPr>
                <w:rFonts w:ascii="Georgia" w:eastAsia="Times New Roman" w:hAnsi="Georgia"/>
                <w:sz w:val="18"/>
                <w:szCs w:val="18"/>
              </w:rPr>
              <w:t>-</w:t>
            </w:r>
          </w:p>
        </w:tc>
      </w:tr>
    </w:tbl>
    <w:p w14:paraId="5642F447" w14:textId="77777777" w:rsidR="00C7541D" w:rsidRDefault="00A750C3">
      <w:pPr>
        <w:pStyle w:val="Heading1"/>
        <w:rPr>
          <w:rFonts w:ascii="Georgia" w:eastAsia="Times New Roman" w:hAnsi="Georgia"/>
          <w:sz w:val="29"/>
          <w:szCs w:val="29"/>
        </w:rPr>
      </w:pPr>
      <w:r>
        <w:rPr>
          <w:rFonts w:ascii="Georgia" w:eastAsia="Times New Roman" w:hAnsi="Georgia"/>
          <w:sz w:val="29"/>
          <w:szCs w:val="29"/>
        </w:rPr>
        <w:t>Bibliography</w:t>
      </w:r>
    </w:p>
    <w:p w14:paraId="61A23736" w14:textId="77777777" w:rsidR="00C7541D" w:rsidRDefault="00A750C3">
      <w:pPr>
        <w:pStyle w:val="NormalWeb"/>
        <w:divId w:val="1362512611"/>
        <w:rPr>
          <w:rFonts w:ascii="Georgia" w:hAnsi="Georgia"/>
        </w:rPr>
      </w:pPr>
      <w:r>
        <w:rPr>
          <w:rFonts w:ascii="Georgia" w:hAnsi="Georgia"/>
        </w:rPr>
        <w:t>BGCI. 2022. Plant Search.</w:t>
      </w:r>
    </w:p>
    <w:p w14:paraId="272CF048" w14:textId="77777777" w:rsidR="00C7541D" w:rsidRDefault="00A750C3">
      <w:pPr>
        <w:pStyle w:val="NormalWeb"/>
        <w:divId w:val="1362512611"/>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020AAF96" w14:textId="77777777" w:rsidR="00C7541D" w:rsidRDefault="00A750C3">
      <w:pPr>
        <w:pStyle w:val="NormalWeb"/>
        <w:divId w:val="1362512611"/>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6EFEAE29" w14:textId="77777777" w:rsidR="00C7541D" w:rsidRDefault="00A750C3">
      <w:pPr>
        <w:pStyle w:val="NormalWeb"/>
        <w:divId w:val="1362512611"/>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5" w:history="1">
        <w:r>
          <w:rPr>
            <w:rStyle w:val="Hyperlink"/>
            <w:rFonts w:ascii="Georgia" w:hAnsi="Georgia"/>
          </w:rPr>
          <w:t>https://www.genesys-pgr.org/</w:t>
        </w:r>
      </w:hyperlink>
      <w:r>
        <w:rPr>
          <w:rFonts w:ascii="Georgia" w:hAnsi="Georgia"/>
        </w:rPr>
        <w:t xml:space="preserve">. </w:t>
      </w:r>
    </w:p>
    <w:p w14:paraId="3B6C3C3B" w14:textId="77777777" w:rsidR="00C7541D" w:rsidRDefault="00A750C3">
      <w:pPr>
        <w:pStyle w:val="NormalWeb"/>
        <w:divId w:val="1362512611"/>
        <w:rPr>
          <w:rFonts w:ascii="Georgia" w:hAnsi="Georgia"/>
        </w:rPr>
      </w:pPr>
      <w:r>
        <w:rPr>
          <w:rFonts w:ascii="Georgia" w:hAnsi="Georgia"/>
        </w:rPr>
        <w:t xml:space="preserve">KESONBUA AND, W. AND CHANTARANOTHAI, P. 2008. A checklist of the genus </w:t>
      </w:r>
      <w:proofErr w:type="spellStart"/>
      <w:r>
        <w:rPr>
          <w:rFonts w:ascii="Georgia" w:hAnsi="Georgia"/>
        </w:rPr>
        <w:t>Tarenna</w:t>
      </w:r>
      <w:proofErr w:type="spellEnd"/>
      <w:r>
        <w:rPr>
          <w:rFonts w:ascii="Georgia" w:hAnsi="Georgia"/>
        </w:rPr>
        <w:t xml:space="preserve"> </w:t>
      </w:r>
      <w:proofErr w:type="spellStart"/>
      <w:r>
        <w:rPr>
          <w:rFonts w:ascii="Georgia" w:hAnsi="Georgia"/>
        </w:rPr>
        <w:t>Gaertn</w:t>
      </w:r>
      <w:proofErr w:type="spellEnd"/>
      <w:r>
        <w:rPr>
          <w:rFonts w:ascii="Georgia" w:hAnsi="Georgia"/>
        </w:rPr>
        <w:t>. (</w:t>
      </w:r>
      <w:proofErr w:type="spellStart"/>
      <w:r>
        <w:rPr>
          <w:rFonts w:ascii="Georgia" w:hAnsi="Georgia"/>
        </w:rPr>
        <w:t>Rubiaceae</w:t>
      </w:r>
      <w:proofErr w:type="spellEnd"/>
      <w:r>
        <w:rPr>
          <w:rFonts w:ascii="Georgia" w:hAnsi="Georgia"/>
        </w:rPr>
        <w:t xml:space="preserve">) in Thailand. </w:t>
      </w:r>
      <w:r>
        <w:rPr>
          <w:rFonts w:ascii="Georgia" w:hAnsi="Georgia"/>
          <w:i/>
          <w:iCs/>
        </w:rPr>
        <w:t xml:space="preserve">THAI FOR. BULL. (BOT.) </w:t>
      </w:r>
      <w:r>
        <w:rPr>
          <w:rFonts w:ascii="Georgia" w:hAnsi="Georgia"/>
        </w:rPr>
        <w:t>36(18/45).</w:t>
      </w:r>
    </w:p>
    <w:sectPr w:rsidR="00C7541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4" w:author="Jack Plummer" w:date="2022-08-22T11:39:00Z" w:initials="JP">
    <w:p w14:paraId="4CD1EA09" w14:textId="77777777" w:rsidR="00525464" w:rsidRDefault="00525464" w:rsidP="00C16C90">
      <w:pPr>
        <w:pStyle w:val="CommentText"/>
      </w:pPr>
      <w:r>
        <w:rPr>
          <w:rStyle w:val="CommentReference"/>
        </w:rPr>
        <w:annotationRef/>
      </w:r>
      <w:r>
        <w:t>To complete</w:t>
      </w:r>
    </w:p>
  </w:comment>
  <w:comment w:id="42" w:author="Jack Plummer" w:date="2022-08-22T11:44:00Z" w:initials="JP">
    <w:p w14:paraId="1254FB95" w14:textId="77777777" w:rsidR="00B27818" w:rsidRDefault="00B27818" w:rsidP="002A5405">
      <w:pPr>
        <w:pStyle w:val="CommentText"/>
      </w:pPr>
      <w:r>
        <w:rPr>
          <w:rStyle w:val="CommentReference"/>
        </w:rPr>
        <w:annotationRef/>
      </w:r>
      <w:r>
        <w:t>Vegetation type?</w:t>
      </w:r>
    </w:p>
  </w:comment>
  <w:comment w:id="43" w:author="Jack Plummer" w:date="2022-08-22T11:45:00Z" w:initials="JP">
    <w:p w14:paraId="2D4455F1" w14:textId="77777777" w:rsidR="00B27818" w:rsidRDefault="00B27818" w:rsidP="007C6625">
      <w:pPr>
        <w:pStyle w:val="CommentText"/>
      </w:pPr>
      <w:r>
        <w:rPr>
          <w:rStyle w:val="CommentReference"/>
        </w:rPr>
        <w:annotationRef/>
      </w:r>
      <w:r>
        <w:t>As with other assessments, is humid forest relevant? And are there any site-specific threats at the four localities?</w:t>
      </w:r>
    </w:p>
  </w:comment>
  <w:comment w:id="51" w:author="Jack Plummer" w:date="2022-08-22T11:46:00Z" w:initials="JP">
    <w:p w14:paraId="0C16D6EE" w14:textId="77777777" w:rsidR="00B210A6" w:rsidRDefault="00B210A6" w:rsidP="001F220F">
      <w:pPr>
        <w:pStyle w:val="CommentText"/>
      </w:pPr>
      <w:r>
        <w:rPr>
          <w:rStyle w:val="CommentReference"/>
        </w:rPr>
        <w:annotationRef/>
      </w:r>
      <w:r>
        <w:t>Need to add mention of agriculture and urbanisation. Anything site-specific in addition?</w:t>
      </w:r>
    </w:p>
  </w:comment>
  <w:comment w:id="65" w:author="Jack Plummer" w:date="2022-08-22T11:47:00Z" w:initials="JP">
    <w:p w14:paraId="33C7CB31" w14:textId="77777777" w:rsidR="00172E87" w:rsidRDefault="00172E87" w:rsidP="005A0444">
      <w:pPr>
        <w:pStyle w:val="CommentText"/>
      </w:pPr>
      <w:r>
        <w:rPr>
          <w:rStyle w:val="CommentReference"/>
        </w:rPr>
        <w:annotationRef/>
      </w:r>
      <w:r>
        <w:t xml:space="preserve">Add </w:t>
      </w:r>
      <w:r>
        <w:rPr>
          <w:i/>
          <w:iCs/>
        </w:rPr>
        <w:t>ex situ</w:t>
      </w:r>
      <w:r>
        <w:t xml:space="preserve"> conservation measures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D1EA09" w15:done="0"/>
  <w15:commentEx w15:paraId="1254FB95" w15:done="0"/>
  <w15:commentEx w15:paraId="2D4455F1" w15:done="0"/>
  <w15:commentEx w15:paraId="0C16D6EE" w15:done="0"/>
  <w15:commentEx w15:paraId="33C7CB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DE959" w16cex:dateUtc="2022-08-22T10:39:00Z"/>
  <w16cex:commentExtensible w16cex:durableId="26ADEA9B" w16cex:dateUtc="2022-08-22T10:44:00Z"/>
  <w16cex:commentExtensible w16cex:durableId="26ADEAD4" w16cex:dateUtc="2022-08-22T10:45:00Z"/>
  <w16cex:commentExtensible w16cex:durableId="26ADEB21" w16cex:dateUtc="2022-08-22T10:46:00Z"/>
  <w16cex:commentExtensible w16cex:durableId="26ADEB45" w16cex:dateUtc="2022-08-22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D1EA09" w16cid:durableId="26ADE959"/>
  <w16cid:commentId w16cid:paraId="1254FB95" w16cid:durableId="26ADEA9B"/>
  <w16cid:commentId w16cid:paraId="2D4455F1" w16cid:durableId="26ADEAD4"/>
  <w16cid:commentId w16cid:paraId="0C16D6EE" w16cid:durableId="26ADEB21"/>
  <w16cid:commentId w16cid:paraId="33C7CB31" w16cid:durableId="26ADEB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C3"/>
    <w:rsid w:val="00172E87"/>
    <w:rsid w:val="00525464"/>
    <w:rsid w:val="00A750C3"/>
    <w:rsid w:val="00B210A6"/>
    <w:rsid w:val="00B27818"/>
    <w:rsid w:val="00C7541D"/>
    <w:rsid w:val="00F83E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B4F68"/>
  <w15:chartTrackingRefBased/>
  <w15:docId w15:val="{F238F99A-5FAE-4D1E-994D-49E5D9175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A750C3"/>
    <w:rPr>
      <w:rFonts w:eastAsiaTheme="minorEastAsia"/>
      <w:sz w:val="24"/>
      <w:szCs w:val="24"/>
    </w:rPr>
  </w:style>
  <w:style w:type="character" w:styleId="CommentReference">
    <w:name w:val="annotation reference"/>
    <w:basedOn w:val="DefaultParagraphFont"/>
    <w:uiPriority w:val="99"/>
    <w:semiHidden/>
    <w:unhideWhenUsed/>
    <w:rsid w:val="00525464"/>
    <w:rPr>
      <w:sz w:val="16"/>
      <w:szCs w:val="16"/>
    </w:rPr>
  </w:style>
  <w:style w:type="paragraph" w:styleId="CommentText">
    <w:name w:val="annotation text"/>
    <w:basedOn w:val="Normal"/>
    <w:link w:val="CommentTextChar"/>
    <w:uiPriority w:val="99"/>
    <w:unhideWhenUsed/>
    <w:rsid w:val="00525464"/>
    <w:rPr>
      <w:sz w:val="20"/>
      <w:szCs w:val="20"/>
    </w:rPr>
  </w:style>
  <w:style w:type="character" w:customStyle="1" w:styleId="CommentTextChar">
    <w:name w:val="Comment Text Char"/>
    <w:basedOn w:val="DefaultParagraphFont"/>
    <w:link w:val="CommentText"/>
    <w:uiPriority w:val="99"/>
    <w:rsid w:val="00525464"/>
    <w:rPr>
      <w:rFonts w:eastAsiaTheme="minorEastAsia"/>
    </w:rPr>
  </w:style>
  <w:style w:type="paragraph" w:styleId="CommentSubject">
    <w:name w:val="annotation subject"/>
    <w:basedOn w:val="CommentText"/>
    <w:next w:val="CommentText"/>
    <w:link w:val="CommentSubjectChar"/>
    <w:uiPriority w:val="99"/>
    <w:semiHidden/>
    <w:unhideWhenUsed/>
    <w:rsid w:val="00525464"/>
    <w:rPr>
      <w:b/>
      <w:bCs/>
    </w:rPr>
  </w:style>
  <w:style w:type="character" w:customStyle="1" w:styleId="CommentSubjectChar">
    <w:name w:val="Comment Subject Char"/>
    <w:basedOn w:val="CommentTextChar"/>
    <w:link w:val="CommentSubject"/>
    <w:uiPriority w:val="99"/>
    <w:semiHidden/>
    <w:rsid w:val="00525464"/>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632654">
      <w:marLeft w:val="0"/>
      <w:marRight w:val="0"/>
      <w:marTop w:val="0"/>
      <w:marBottom w:val="0"/>
      <w:divBdr>
        <w:top w:val="none" w:sz="0" w:space="0" w:color="auto"/>
        <w:left w:val="none" w:sz="0" w:space="0" w:color="auto"/>
        <w:bottom w:val="none" w:sz="0" w:space="0" w:color="auto"/>
        <w:right w:val="none" w:sz="0" w:space="0" w:color="auto"/>
      </w:divBdr>
    </w:div>
    <w:div w:id="847408297">
      <w:marLeft w:val="0"/>
      <w:marRight w:val="0"/>
      <w:marTop w:val="0"/>
      <w:marBottom w:val="0"/>
      <w:divBdr>
        <w:top w:val="none" w:sz="0" w:space="0" w:color="auto"/>
        <w:left w:val="none" w:sz="0" w:space="0" w:color="auto"/>
        <w:bottom w:val="none" w:sz="0" w:space="0" w:color="auto"/>
        <w:right w:val="none" w:sz="0" w:space="0" w:color="auto"/>
      </w:divBdr>
    </w:div>
    <w:div w:id="876041893">
      <w:marLeft w:val="0"/>
      <w:marRight w:val="0"/>
      <w:marTop w:val="0"/>
      <w:marBottom w:val="0"/>
      <w:divBdr>
        <w:top w:val="none" w:sz="0" w:space="0" w:color="auto"/>
        <w:left w:val="none" w:sz="0" w:space="0" w:color="auto"/>
        <w:bottom w:val="none" w:sz="0" w:space="0" w:color="auto"/>
        <w:right w:val="none" w:sz="0" w:space="0" w:color="auto"/>
      </w:divBdr>
    </w:div>
    <w:div w:id="1059552670">
      <w:marLeft w:val="0"/>
      <w:marRight w:val="0"/>
      <w:marTop w:val="0"/>
      <w:marBottom w:val="0"/>
      <w:divBdr>
        <w:top w:val="none" w:sz="0" w:space="0" w:color="auto"/>
        <w:left w:val="none" w:sz="0" w:space="0" w:color="auto"/>
        <w:bottom w:val="none" w:sz="0" w:space="0" w:color="auto"/>
        <w:right w:val="none" w:sz="0" w:space="0" w:color="auto"/>
      </w:divBdr>
    </w:div>
    <w:div w:id="1089691466">
      <w:marLeft w:val="0"/>
      <w:marRight w:val="0"/>
      <w:marTop w:val="0"/>
      <w:marBottom w:val="0"/>
      <w:divBdr>
        <w:top w:val="none" w:sz="0" w:space="0" w:color="auto"/>
        <w:left w:val="none" w:sz="0" w:space="0" w:color="auto"/>
        <w:bottom w:val="none" w:sz="0" w:space="0" w:color="auto"/>
        <w:right w:val="none" w:sz="0" w:space="0" w:color="auto"/>
      </w:divBdr>
    </w:div>
    <w:div w:id="1166433901">
      <w:marLeft w:val="0"/>
      <w:marRight w:val="0"/>
      <w:marTop w:val="0"/>
      <w:marBottom w:val="0"/>
      <w:divBdr>
        <w:top w:val="none" w:sz="0" w:space="0" w:color="auto"/>
        <w:left w:val="none" w:sz="0" w:space="0" w:color="auto"/>
        <w:bottom w:val="none" w:sz="0" w:space="0" w:color="auto"/>
        <w:right w:val="none" w:sz="0" w:space="0" w:color="auto"/>
      </w:divBdr>
    </w:div>
    <w:div w:id="1353992858">
      <w:marLeft w:val="0"/>
      <w:marRight w:val="0"/>
      <w:marTop w:val="0"/>
      <w:marBottom w:val="0"/>
      <w:divBdr>
        <w:top w:val="none" w:sz="0" w:space="0" w:color="auto"/>
        <w:left w:val="none" w:sz="0" w:space="0" w:color="auto"/>
        <w:bottom w:val="none" w:sz="0" w:space="0" w:color="auto"/>
        <w:right w:val="none" w:sz="0" w:space="0" w:color="auto"/>
      </w:divBdr>
      <w:divsChild>
        <w:div w:id="2091349202">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62512611">
      <w:marLeft w:val="0"/>
      <w:marRight w:val="0"/>
      <w:marTop w:val="0"/>
      <w:marBottom w:val="0"/>
      <w:divBdr>
        <w:top w:val="none" w:sz="0" w:space="0" w:color="auto"/>
        <w:left w:val="none" w:sz="0" w:space="0" w:color="auto"/>
        <w:bottom w:val="none" w:sz="0" w:space="0" w:color="auto"/>
        <w:right w:val="none" w:sz="0" w:space="0" w:color="auto"/>
      </w:divBdr>
    </w:div>
    <w:div w:id="1453400542">
      <w:marLeft w:val="0"/>
      <w:marRight w:val="0"/>
      <w:marTop w:val="0"/>
      <w:marBottom w:val="0"/>
      <w:divBdr>
        <w:top w:val="none" w:sz="0" w:space="0" w:color="auto"/>
        <w:left w:val="none" w:sz="0" w:space="0" w:color="auto"/>
        <w:bottom w:val="none" w:sz="0" w:space="0" w:color="auto"/>
        <w:right w:val="none" w:sz="0" w:space="0" w:color="auto"/>
      </w:divBdr>
    </w:div>
    <w:div w:id="1711875137">
      <w:marLeft w:val="0"/>
      <w:marRight w:val="0"/>
      <w:marTop w:val="0"/>
      <w:marBottom w:val="0"/>
      <w:divBdr>
        <w:top w:val="none" w:sz="0" w:space="0" w:color="auto"/>
        <w:left w:val="none" w:sz="0" w:space="0" w:color="auto"/>
        <w:bottom w:val="none" w:sz="0" w:space="0" w:color="auto"/>
        <w:right w:val="none" w:sz="0" w:space="0" w:color="auto"/>
      </w:divBdr>
    </w:div>
    <w:div w:id="1759204958">
      <w:marLeft w:val="0"/>
      <w:marRight w:val="0"/>
      <w:marTop w:val="0"/>
      <w:marBottom w:val="0"/>
      <w:divBdr>
        <w:top w:val="none" w:sz="0" w:space="0" w:color="auto"/>
        <w:left w:val="none" w:sz="0" w:space="0" w:color="auto"/>
        <w:bottom w:val="none" w:sz="0" w:space="0" w:color="auto"/>
        <w:right w:val="none" w:sz="0" w:space="0" w:color="auto"/>
      </w:divBdr>
    </w:div>
    <w:div w:id="200785882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enesys-pgr.org/"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4874f941-1732-4aa1-804a-4f99632a5909"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5D9292-3A39-4E5C-AF73-672F1DF5F6AF}">
  <ds:schemaRefs>
    <ds:schemaRef ds:uri="http://schemas.microsoft.com/sharepoint/v3/contenttype/forms"/>
  </ds:schemaRefs>
</ds:datastoreItem>
</file>

<file path=customXml/itemProps2.xml><?xml version="1.0" encoding="utf-8"?>
<ds:datastoreItem xmlns:ds="http://schemas.openxmlformats.org/officeDocument/2006/customXml" ds:itemID="{D7B474FA-0A36-453F-8CED-C99B3F140DFA}">
  <ds:schemaRefs>
    <ds:schemaRef ds:uri="http://schemas.microsoft.com/sharepoint/events"/>
  </ds:schemaRefs>
</ds:datastoreItem>
</file>

<file path=customXml/itemProps3.xml><?xml version="1.0" encoding="utf-8"?>
<ds:datastoreItem xmlns:ds="http://schemas.openxmlformats.org/officeDocument/2006/customXml" ds:itemID="{E80332F0-36B4-4728-9090-705F1506C6C3}">
  <ds:schemaRefs>
    <ds:schemaRef ds:uri="Microsoft.SharePoint.Taxonomy.ContentTypeSync"/>
  </ds:schemaRefs>
</ds:datastoreItem>
</file>

<file path=customXml/itemProps4.xml><?xml version="1.0" encoding="utf-8"?>
<ds:datastoreItem xmlns:ds="http://schemas.openxmlformats.org/officeDocument/2006/customXml" ds:itemID="{D06F7911-3DC5-4957-91B8-1D042D5DC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358395D-72E6-4D16-97AA-9E3492D39C69}">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Tarenna cinerea</dc:title>
  <dc:subject/>
  <dc:creator>Jack Plummer</dc:creator>
  <cp:keywords/>
  <dc:description/>
  <cp:lastModifiedBy>Jack Plummer</cp:lastModifiedBy>
  <cp:revision>7</cp:revision>
  <dcterms:created xsi:type="dcterms:W3CDTF">2022-08-19T21:08:00Z</dcterms:created>
  <dcterms:modified xsi:type="dcterms:W3CDTF">2022-08-22T10:47:00Z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