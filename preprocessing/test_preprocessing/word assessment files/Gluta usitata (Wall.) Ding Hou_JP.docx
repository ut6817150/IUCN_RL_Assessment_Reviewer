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43F1F" w14:textId="77777777" w:rsidR="00146DE4" w:rsidRDefault="00960C47">
      <w:pPr>
        <w:jc w:val="center"/>
        <w:divId w:val="950866593"/>
        <w:rPr>
          <w:rFonts w:ascii="Georgia" w:eastAsia="Times New Roman" w:hAnsi="Georgia"/>
          <w:b/>
          <w:bCs/>
          <w:sz w:val="29"/>
          <w:szCs w:val="29"/>
        </w:rPr>
      </w:pPr>
      <w:r>
        <w:rPr>
          <w:rFonts w:ascii="Georgia" w:eastAsia="Times New Roman" w:hAnsi="Georgia"/>
          <w:b/>
          <w:bCs/>
          <w:sz w:val="29"/>
          <w:szCs w:val="29"/>
        </w:rPr>
        <w:t>Draft</w:t>
      </w:r>
    </w:p>
    <w:p w14:paraId="10565FB5" w14:textId="77777777" w:rsidR="00146DE4" w:rsidRDefault="00960C47">
      <w:pPr>
        <w:divId w:val="638609383"/>
        <w:rPr>
          <w:rFonts w:ascii="Georgia" w:eastAsia="Times New Roman" w:hAnsi="Georgia"/>
          <w:sz w:val="18"/>
          <w:szCs w:val="18"/>
        </w:rPr>
      </w:pPr>
      <w:r>
        <w:rPr>
          <w:rFonts w:ascii="Georgia" w:eastAsia="Times New Roman" w:hAnsi="Georgia"/>
          <w:noProof/>
          <w:sz w:val="18"/>
          <w:szCs w:val="18"/>
        </w:rPr>
        <w:drawing>
          <wp:inline distT="0" distB="0" distL="0" distR="0" wp14:anchorId="3EA72642" wp14:editId="2D7380F4">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A25541" w14:textId="77777777" w:rsidR="00146DE4" w:rsidRDefault="00960C47">
      <w:pPr>
        <w:shd w:val="clear" w:color="auto" w:fill="FFFFFF"/>
        <w:spacing w:before="100" w:beforeAutospacing="1" w:after="100" w:afterAutospacing="1"/>
        <w:jc w:val="right"/>
        <w:outlineLvl w:val="1"/>
        <w:divId w:val="638609383"/>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Gluta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usitata</w:t>
      </w:r>
      <w:proofErr w:type="spellEnd"/>
      <w:r>
        <w:rPr>
          <w:rFonts w:ascii="Georgia" w:eastAsia="Times New Roman" w:hAnsi="Georgia"/>
          <w:b/>
          <w:bCs/>
          <w:color w:val="000000"/>
          <w:kern w:val="36"/>
          <w:sz w:val="29"/>
          <w:szCs w:val="29"/>
        </w:rPr>
        <w:t xml:space="preserve"> - (Wall.) Ding Hou</w:t>
      </w:r>
    </w:p>
    <w:p w14:paraId="5AAD88C9" w14:textId="77777777" w:rsidR="00146DE4" w:rsidRDefault="00960C47">
      <w:pPr>
        <w:jc w:val="right"/>
        <w:divId w:val="638609383"/>
        <w:rPr>
          <w:rFonts w:ascii="Georgia" w:eastAsia="Times New Roman" w:hAnsi="Georgia"/>
          <w:sz w:val="18"/>
          <w:szCs w:val="18"/>
        </w:rPr>
      </w:pPr>
      <w:r>
        <w:rPr>
          <w:rFonts w:ascii="Georgia" w:eastAsia="Times New Roman" w:hAnsi="Georgia"/>
          <w:sz w:val="18"/>
          <w:szCs w:val="18"/>
        </w:rPr>
        <w:t xml:space="preserve">PLANTAE - TRACHEOPHYTA - MAGNOLIOPSIDA - SAPINDALES - ANACARDIACEAE - </w:t>
      </w:r>
      <w:proofErr w:type="spellStart"/>
      <w:r>
        <w:rPr>
          <w:rFonts w:ascii="Georgia" w:eastAsia="Times New Roman" w:hAnsi="Georgia"/>
          <w:sz w:val="18"/>
          <w:szCs w:val="18"/>
        </w:rPr>
        <w:t>Gluta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usitata</w:t>
      </w:r>
      <w:proofErr w:type="spellEnd"/>
    </w:p>
    <w:p w14:paraId="4E656F9E" w14:textId="77777777" w:rsidR="00146DE4" w:rsidRDefault="00960C47">
      <w:pPr>
        <w:pStyle w:val="NormalWeb"/>
        <w:divId w:val="1122462517"/>
        <w:rPr>
          <w:rFonts w:ascii="Georgia" w:hAnsi="Georgia"/>
        </w:rPr>
      </w:pPr>
      <w:r>
        <w:rPr>
          <w:rStyle w:val="Strong"/>
          <w:rFonts w:ascii="Georgia" w:hAnsi="Georgia"/>
        </w:rPr>
        <w:t xml:space="preserve">Common Names: </w:t>
      </w:r>
      <w:r>
        <w:rPr>
          <w:rFonts w:ascii="Georgia" w:hAnsi="Georgia"/>
        </w:rPr>
        <w:t xml:space="preserve">Son </w:t>
      </w:r>
      <w:proofErr w:type="spellStart"/>
      <w:r>
        <w:rPr>
          <w:rFonts w:ascii="Georgia" w:hAnsi="Georgia"/>
        </w:rPr>
        <w:t>Dau</w:t>
      </w:r>
      <w:proofErr w:type="spellEnd"/>
      <w:r>
        <w:rPr>
          <w:rFonts w:ascii="Georgia" w:hAnsi="Georgia"/>
        </w:rPr>
        <w:br/>
      </w:r>
      <w:r>
        <w:rPr>
          <w:rStyle w:val="Strong"/>
          <w:rFonts w:ascii="Georgia" w:hAnsi="Georgia"/>
        </w:rPr>
        <w:t xml:space="preserve">Synonyms: </w:t>
      </w:r>
      <w:proofErr w:type="spellStart"/>
      <w:r>
        <w:rPr>
          <w:rFonts w:ascii="Georgia" w:hAnsi="Georgia"/>
        </w:rPr>
        <w:t>Melanorrhoea</w:t>
      </w:r>
      <w:proofErr w:type="spellEnd"/>
      <w:r>
        <w:rPr>
          <w:rFonts w:ascii="Georgia" w:hAnsi="Georgia"/>
        </w:rPr>
        <w:t xml:space="preserve"> </w:t>
      </w:r>
      <w:proofErr w:type="spellStart"/>
      <w:r>
        <w:rPr>
          <w:rFonts w:ascii="Georgia" w:hAnsi="Georgia"/>
        </w:rPr>
        <w:t>usitata</w:t>
      </w:r>
      <w:proofErr w:type="spellEnd"/>
      <w:r>
        <w:rPr>
          <w:rFonts w:ascii="Georgia" w:hAnsi="Georgia"/>
        </w:rPr>
        <w:t xml:space="preserve"> Wall.</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23"/>
      </w:tblGrid>
      <w:tr w:rsidR="00146DE4" w14:paraId="28438212" w14:textId="77777777">
        <w:trPr>
          <w:tblCellSpacing w:w="15" w:type="dxa"/>
          <w:jc w:val="center"/>
        </w:trPr>
        <w:tc>
          <w:tcPr>
            <w:tcW w:w="0" w:type="auto"/>
            <w:tcBorders>
              <w:bottom w:val="single" w:sz="6" w:space="0" w:color="000000"/>
            </w:tcBorders>
            <w:shd w:val="clear" w:color="auto" w:fill="BBBBBB"/>
            <w:vAlign w:val="center"/>
            <w:hideMark/>
          </w:tcPr>
          <w:p w14:paraId="2477F01E" w14:textId="77777777" w:rsidR="00146DE4" w:rsidRDefault="00960C47">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146DE4" w14:paraId="2E56A200" w14:textId="77777777">
        <w:trPr>
          <w:tblCellSpacing w:w="15" w:type="dxa"/>
          <w:jc w:val="center"/>
        </w:trPr>
        <w:tc>
          <w:tcPr>
            <w:tcW w:w="0" w:type="auto"/>
            <w:vAlign w:val="center"/>
            <w:hideMark/>
          </w:tcPr>
          <w:p w14:paraId="40E1B7D8" w14:textId="77777777" w:rsidR="00146DE4" w:rsidRDefault="00960C47">
            <w:pPr>
              <w:spacing w:after="75"/>
              <w:rPr>
                <w:rFonts w:ascii="Georgia" w:eastAsia="Times New Roman" w:hAnsi="Georgia"/>
                <w:sz w:val="20"/>
                <w:szCs w:val="20"/>
              </w:rPr>
            </w:pPr>
            <w:commentRangeStart w:id="0"/>
            <w:r>
              <w:rPr>
                <w:rFonts w:ascii="Georgia" w:eastAsia="Times New Roman" w:hAnsi="Georgia"/>
                <w:sz w:val="20"/>
                <w:szCs w:val="20"/>
              </w:rPr>
              <w:t>NT, B2b(iii) (IUCN version 3.1)</w:t>
            </w:r>
            <w:commentRangeEnd w:id="0"/>
            <w:r w:rsidR="00B5578E">
              <w:rPr>
                <w:rStyle w:val="CommentReference"/>
              </w:rPr>
              <w:commentReference w:id="0"/>
            </w:r>
          </w:p>
        </w:tc>
      </w:tr>
    </w:tbl>
    <w:p w14:paraId="4C91AD3F" w14:textId="77777777" w:rsidR="00146DE4" w:rsidRDefault="00960C47">
      <w:pPr>
        <w:pStyle w:val="Heading1"/>
        <w:divId w:val="660739697"/>
        <w:rPr>
          <w:rFonts w:ascii="Georgia" w:eastAsia="Times New Roman" w:hAnsi="Georgia"/>
          <w:sz w:val="29"/>
          <w:szCs w:val="29"/>
        </w:rPr>
      </w:pPr>
      <w:r>
        <w:rPr>
          <w:rFonts w:ascii="Georgia" w:eastAsia="Times New Roman" w:hAnsi="Georgia"/>
          <w:sz w:val="29"/>
          <w:szCs w:val="29"/>
        </w:rPr>
        <w:t>Red List Assessment</w:t>
      </w:r>
    </w:p>
    <w:p w14:paraId="0BB01C29" w14:textId="77777777" w:rsidR="00146DE4" w:rsidRDefault="00960C47">
      <w:pPr>
        <w:pStyle w:val="Heading2"/>
        <w:divId w:val="660739697"/>
        <w:rPr>
          <w:rFonts w:ascii="Georgia" w:eastAsia="Times New Roman" w:hAnsi="Georgia"/>
          <w:sz w:val="27"/>
          <w:szCs w:val="27"/>
        </w:rPr>
      </w:pPr>
      <w:r>
        <w:rPr>
          <w:rFonts w:ascii="Georgia" w:eastAsia="Times New Roman" w:hAnsi="Georgia"/>
          <w:sz w:val="27"/>
          <w:szCs w:val="27"/>
        </w:rPr>
        <w:t>Assessment Information</w:t>
      </w:r>
    </w:p>
    <w:p w14:paraId="7E35154D" w14:textId="77777777" w:rsidR="00146DE4" w:rsidRDefault="00960C47">
      <w:pPr>
        <w:pStyle w:val="NormalWeb"/>
        <w:divId w:val="660739697"/>
        <w:rPr>
          <w:rFonts w:ascii="Georgia" w:hAnsi="Georgia"/>
        </w:rPr>
      </w:pPr>
      <w:r>
        <w:rPr>
          <w:rStyle w:val="datalabel1"/>
          <w:rFonts w:ascii="Georgia" w:hAnsi="Georgia"/>
        </w:rPr>
        <w:t xml:space="preserve">Date of Assessment: </w:t>
      </w:r>
      <w:r>
        <w:rPr>
          <w:rFonts w:ascii="Georgia" w:hAnsi="Georgia"/>
        </w:rPr>
        <w:t>2022-05-13</w:t>
      </w:r>
    </w:p>
    <w:p w14:paraId="557F24F4" w14:textId="77777777" w:rsidR="00146DE4" w:rsidRDefault="00960C47">
      <w:pPr>
        <w:pStyle w:val="NormalWeb"/>
        <w:divId w:val="660739697"/>
        <w:rPr>
          <w:rFonts w:ascii="Georgia" w:hAnsi="Georgia"/>
        </w:rPr>
      </w:pPr>
      <w:r>
        <w:rPr>
          <w:rStyle w:val="datalabel1"/>
          <w:rFonts w:ascii="Georgia" w:hAnsi="Georgia"/>
        </w:rPr>
        <w:t xml:space="preserve">Assessor(s): </w:t>
      </w:r>
      <w:r>
        <w:rPr>
          <w:rFonts w:ascii="Georgia" w:hAnsi="Georgia"/>
        </w:rPr>
        <w:t>Pakkad, G.</w:t>
      </w:r>
    </w:p>
    <w:p w14:paraId="09B999C2" w14:textId="77777777" w:rsidR="00146DE4" w:rsidRDefault="00960C47">
      <w:pPr>
        <w:pStyle w:val="NormalWeb"/>
        <w:divId w:val="660739697"/>
        <w:rPr>
          <w:rFonts w:ascii="Georgia" w:hAnsi="Georgia"/>
        </w:rPr>
      </w:pPr>
      <w:r>
        <w:rPr>
          <w:rStyle w:val="datalabel1"/>
          <w:rFonts w:ascii="Georgia" w:hAnsi="Georgia"/>
        </w:rPr>
        <w:t xml:space="preserve">Regions: </w:t>
      </w:r>
      <w:r>
        <w:rPr>
          <w:rFonts w:ascii="Georgia" w:hAnsi="Georgia"/>
        </w:rPr>
        <w:t>Global</w:t>
      </w:r>
    </w:p>
    <w:p w14:paraId="304C5748" w14:textId="77777777" w:rsidR="00146DE4" w:rsidRDefault="00960C47">
      <w:pPr>
        <w:pStyle w:val="Heading2"/>
        <w:divId w:val="660739697"/>
        <w:rPr>
          <w:rFonts w:ascii="Georgia" w:eastAsia="Times New Roman" w:hAnsi="Georgia"/>
          <w:sz w:val="27"/>
          <w:szCs w:val="27"/>
        </w:rPr>
      </w:pPr>
      <w:r>
        <w:rPr>
          <w:rFonts w:ascii="Georgia" w:eastAsia="Times New Roman" w:hAnsi="Georgia"/>
          <w:sz w:val="27"/>
          <w:szCs w:val="27"/>
        </w:rPr>
        <w:t>Assessment Rationale</w:t>
      </w:r>
    </w:p>
    <w:p w14:paraId="7BBD3AA5" w14:textId="05666CB8" w:rsidR="00146DE4" w:rsidRDefault="00960C47">
      <w:pPr>
        <w:pStyle w:val="NormalWeb"/>
        <w:divId w:val="660739697"/>
        <w:rPr>
          <w:rFonts w:ascii="Georgia" w:hAnsi="Georgia"/>
        </w:rPr>
      </w:pPr>
      <w:r>
        <w:rPr>
          <w:rFonts w:ascii="Georgia" w:hAnsi="Georgia"/>
        </w:rPr>
        <w:t>This species has a widespread distribution throughout India, Myanmar, Laos and Thailand. Its extent of occurrence (EOO) of 1,191,628 km</w:t>
      </w:r>
      <w:r>
        <w:rPr>
          <w:rFonts w:ascii="Georgia" w:hAnsi="Georgia"/>
          <w:vertAlign w:val="superscript"/>
        </w:rPr>
        <w:t>2</w:t>
      </w:r>
      <w:r>
        <w:rPr>
          <w:rFonts w:ascii="Georgia" w:hAnsi="Georgia"/>
        </w:rPr>
        <w:t xml:space="preserve"> comfortably exceeds the threshold value for a threatened category under criterion B1. Based on georeferenced herbarium specimens, the area of occupancy (AOO) is estimated as 360 km</w:t>
      </w:r>
      <w:r>
        <w:rPr>
          <w:rFonts w:ascii="Georgia" w:hAnsi="Georgia"/>
          <w:vertAlign w:val="superscript"/>
        </w:rPr>
        <w:t>2</w:t>
      </w:r>
      <w:r>
        <w:rPr>
          <w:rFonts w:ascii="Georgia" w:hAnsi="Georgia"/>
        </w:rPr>
        <w:t xml:space="preserve">, </w:t>
      </w:r>
      <w:ins w:id="1" w:author="Jack Plummer" w:date="2022-08-19T16:26:00Z">
        <w:r w:rsidR="00C52F31">
          <w:rPr>
            <w:rFonts w:ascii="Georgia" w:hAnsi="Georgia"/>
          </w:rPr>
          <w:t xml:space="preserve">falling within the </w:t>
        </w:r>
      </w:ins>
      <w:r>
        <w:rPr>
          <w:rFonts w:ascii="Georgia" w:hAnsi="Georgia"/>
        </w:rPr>
        <w:t xml:space="preserve">threshold for threatened categories under criterion B2. However, this is likely to be an underestimate as the species is considered common throughout </w:t>
      </w:r>
      <w:del w:id="2" w:author="Jack Plummer" w:date="2022-08-19T16:26:00Z">
        <w:r w:rsidDel="00C52F31">
          <w:rPr>
            <w:rFonts w:ascii="Georgia" w:hAnsi="Georgia"/>
          </w:rPr>
          <w:delText>North-Eastern</w:delText>
        </w:r>
      </w:del>
      <w:ins w:id="3" w:author="Jack Plummer" w:date="2022-08-19T16:26:00Z">
        <w:r w:rsidR="00C52F31">
          <w:rPr>
            <w:rFonts w:ascii="Georgia" w:hAnsi="Georgia"/>
          </w:rPr>
          <w:t>northeast</w:t>
        </w:r>
      </w:ins>
      <w:r>
        <w:rPr>
          <w:rFonts w:ascii="Georgia" w:hAnsi="Georgia"/>
        </w:rPr>
        <w:t xml:space="preserve"> and </w:t>
      </w:r>
      <w:del w:id="4" w:author="Jack Plummer" w:date="2022-08-19T16:26:00Z">
        <w:r w:rsidDel="00C52F31">
          <w:rPr>
            <w:rFonts w:ascii="Georgia" w:hAnsi="Georgia"/>
          </w:rPr>
          <w:delText xml:space="preserve">Northern </w:delText>
        </w:r>
      </w:del>
      <w:ins w:id="5" w:author="Jack Plummer" w:date="2022-08-19T16:26:00Z">
        <w:r w:rsidR="00C52F31">
          <w:rPr>
            <w:rFonts w:ascii="Georgia" w:hAnsi="Georgia"/>
          </w:rPr>
          <w:t xml:space="preserve">northern </w:t>
        </w:r>
      </w:ins>
      <w:r>
        <w:rPr>
          <w:rFonts w:ascii="Georgia" w:hAnsi="Georgia"/>
        </w:rPr>
        <w:t>Thailand and botanical inventory is incomplete across its distribution. The number of locations for the species is suspected to exceed the threshold values for threatened categories, though further research and survey work would be necessary to confirm this. The species is known to be represented in </w:t>
      </w:r>
      <w:r>
        <w:rPr>
          <w:rStyle w:val="Emphasis"/>
          <w:rFonts w:ascii="Georgia" w:hAnsi="Georgia"/>
        </w:rPr>
        <w:t>ex situ</w:t>
      </w:r>
      <w:r>
        <w:rPr>
          <w:rFonts w:ascii="Georgia" w:hAnsi="Georgia"/>
        </w:rPr>
        <w:t> conservation in botanic gardens. The population is not known to be severely fragmented or subject to extreme fluctuations. The species has typically been documented from unprotected areas and deforestation on account of agricultural expansion is inferred to be contributing to a continuing decline in area of occurrence, extent of occupancy, and quality of habitat across its range.</w:t>
      </w:r>
      <w:ins w:id="6" w:author="Jack Plummer" w:date="2022-08-19T16:37:00Z">
        <w:r w:rsidR="00B5578E">
          <w:rPr>
            <w:rFonts w:ascii="Georgia" w:hAnsi="Georgia"/>
          </w:rPr>
          <w:t xml:space="preserve"> The population size is not known but the population trend is suspected to be decreasing as a result of overexploitation fo</w:t>
        </w:r>
      </w:ins>
      <w:ins w:id="7" w:author="Jack Plummer" w:date="2022-08-19T16:38:00Z">
        <w:r w:rsidR="00B5578E">
          <w:rPr>
            <w:rFonts w:ascii="Georgia" w:hAnsi="Georgia"/>
          </w:rPr>
          <w:t>r use of plant parts in construction materials and household goods.</w:t>
        </w:r>
      </w:ins>
      <w:r>
        <w:rPr>
          <w:rFonts w:ascii="Georgia" w:hAnsi="Georgia"/>
        </w:rPr>
        <w:t xml:space="preserve"> Owing to a restricted AOO and continuing decline in habitat, the species is close to qualifying as Vulnerable under criterion B2. It is therefore assessed as Near Threatened B2b(iii). </w:t>
      </w:r>
    </w:p>
    <w:p w14:paraId="257FD5D0" w14:textId="77777777" w:rsidR="00146DE4" w:rsidRDefault="00960C47">
      <w:pPr>
        <w:pStyle w:val="Heading1"/>
        <w:divId w:val="796487641"/>
        <w:rPr>
          <w:rFonts w:ascii="Georgia" w:eastAsia="Times New Roman" w:hAnsi="Georgia"/>
          <w:sz w:val="29"/>
          <w:szCs w:val="29"/>
        </w:rPr>
      </w:pPr>
      <w:r>
        <w:rPr>
          <w:rFonts w:ascii="Georgia" w:eastAsia="Times New Roman" w:hAnsi="Georgia"/>
          <w:sz w:val="29"/>
          <w:szCs w:val="29"/>
        </w:rPr>
        <w:t>Distribution</w:t>
      </w:r>
    </w:p>
    <w:p w14:paraId="343A486E" w14:textId="77777777" w:rsidR="00146DE4" w:rsidRDefault="00960C47">
      <w:pPr>
        <w:pStyle w:val="Heading2"/>
        <w:divId w:val="796487641"/>
        <w:rPr>
          <w:rFonts w:ascii="Georgia" w:eastAsia="Times New Roman" w:hAnsi="Georgia"/>
          <w:sz w:val="27"/>
          <w:szCs w:val="27"/>
        </w:rPr>
      </w:pPr>
      <w:r>
        <w:rPr>
          <w:rFonts w:ascii="Georgia" w:eastAsia="Times New Roman" w:hAnsi="Georgia"/>
          <w:sz w:val="27"/>
          <w:szCs w:val="27"/>
        </w:rPr>
        <w:t>Geographic Range</w:t>
      </w:r>
    </w:p>
    <w:p w14:paraId="3AF982D2" w14:textId="6A756EFF" w:rsidR="00146DE4" w:rsidRDefault="00960C47">
      <w:pPr>
        <w:pStyle w:val="NormalWeb"/>
        <w:divId w:val="796487641"/>
        <w:rPr>
          <w:rFonts w:ascii="Georgia" w:hAnsi="Georgia"/>
        </w:rPr>
      </w:pPr>
      <w:del w:id="8" w:author="Jack Plummer" w:date="2022-08-19T16:27:00Z">
        <w:r w:rsidDel="00C52F31">
          <w:rPr>
            <w:rFonts w:ascii="Georgia" w:hAnsi="Georgia"/>
          </w:rPr>
          <w:delText>Distribution:</w:delText>
        </w:r>
      </w:del>
      <w:ins w:id="9" w:author="Jack Plummer" w:date="2022-08-19T16:27:00Z">
        <w:r w:rsidR="00C52F31">
          <w:rPr>
            <w:rFonts w:ascii="Georgia" w:hAnsi="Georgia"/>
          </w:rPr>
          <w:t>The native range for this species spans</w:t>
        </w:r>
      </w:ins>
      <w:r>
        <w:rPr>
          <w:rFonts w:ascii="Georgia" w:hAnsi="Georgia"/>
        </w:rPr>
        <w:t xml:space="preserve"> India, </w:t>
      </w:r>
      <w:del w:id="10" w:author="Jack Plummer" w:date="2022-08-19T16:27:00Z">
        <w:r w:rsidDel="00C52F31">
          <w:rPr>
            <w:rFonts w:ascii="Georgia" w:hAnsi="Georgia"/>
          </w:rPr>
          <w:delText>Burma</w:delText>
        </w:r>
      </w:del>
      <w:ins w:id="11" w:author="Jack Plummer" w:date="2022-08-19T16:27:00Z">
        <w:r w:rsidR="00C52F31">
          <w:rPr>
            <w:rFonts w:ascii="Georgia" w:hAnsi="Georgia"/>
          </w:rPr>
          <w:t>Myanmar</w:t>
        </w:r>
      </w:ins>
      <w:r>
        <w:rPr>
          <w:rFonts w:ascii="Georgia" w:hAnsi="Georgia"/>
        </w:rPr>
        <w:t>, Laos and Thailand</w:t>
      </w:r>
      <w:ins w:id="12" w:author="Jack Plummer" w:date="2022-08-19T16:27:00Z">
        <w:r w:rsidR="00C52F31">
          <w:rPr>
            <w:rFonts w:ascii="Georgia" w:hAnsi="Georgia"/>
          </w:rPr>
          <w:t>.</w:t>
        </w:r>
      </w:ins>
      <w:del w:id="13" w:author="Jack Plummer" w:date="2022-08-19T16:27:00Z">
        <w:r w:rsidDel="00C52F31">
          <w:rPr>
            <w:rFonts w:ascii="Georgia" w:hAnsi="Georgia"/>
          </w:rPr>
          <w:delText>:</w:delText>
        </w:r>
      </w:del>
      <w:r>
        <w:rPr>
          <w:rFonts w:ascii="Georgia" w:hAnsi="Georgia"/>
        </w:rPr>
        <w:t xml:space="preserve"> </w:t>
      </w:r>
      <w:del w:id="14" w:author="Jack Plummer" w:date="2022-08-19T16:27:00Z">
        <w:r w:rsidDel="00C52F31">
          <w:rPr>
            <w:rFonts w:ascii="Georgia" w:hAnsi="Georgia"/>
          </w:rPr>
          <w:delText xml:space="preserve">Northern: Chiang Mai (Omkoi, Li Mae Klang), Mae Hong Son (Mae Sariang); South-Eastern: Chanthaburi; North-Eastern: Mukdahan. </w:delText>
        </w:r>
      </w:del>
      <w:del w:id="15" w:author="Jack Plummer" w:date="2022-08-19T16:28:00Z">
        <w:r w:rsidDel="00C52F31">
          <w:rPr>
            <w:rFonts w:ascii="Georgia" w:hAnsi="Georgia"/>
          </w:rPr>
          <w:delText>Scattered in deciduous forest, evergreen forest, open grassy-land or foot hills;</w:delText>
        </w:r>
      </w:del>
      <w:ins w:id="16" w:author="Jack Plummer" w:date="2022-08-19T16:28:00Z">
        <w:r w:rsidR="00C52F31">
          <w:rPr>
            <w:rFonts w:ascii="Georgia" w:hAnsi="Georgia"/>
          </w:rPr>
          <w:t>It occurs between</w:t>
        </w:r>
      </w:ins>
      <w:r>
        <w:rPr>
          <w:rFonts w:ascii="Georgia" w:hAnsi="Georgia"/>
        </w:rPr>
        <w:t xml:space="preserve"> 300-1</w:t>
      </w:r>
      <w:ins w:id="17" w:author="Jack Plummer" w:date="2022-08-19T16:28:00Z">
        <w:r w:rsidR="00C52F31">
          <w:rPr>
            <w:rFonts w:ascii="Georgia" w:hAnsi="Georgia"/>
          </w:rPr>
          <w:t>,</w:t>
        </w:r>
      </w:ins>
      <w:r>
        <w:rPr>
          <w:rFonts w:ascii="Georgia" w:hAnsi="Georgia"/>
        </w:rPr>
        <w:t xml:space="preserve">000 m </w:t>
      </w:r>
      <w:del w:id="18" w:author="Jack Plummer" w:date="2022-08-19T16:28:00Z">
        <w:r w:rsidDel="00C52F31">
          <w:rPr>
            <w:rFonts w:ascii="Georgia" w:hAnsi="Georgia"/>
          </w:rPr>
          <w:delText xml:space="preserve">alt </w:delText>
        </w:r>
      </w:del>
      <w:ins w:id="19" w:author="Jack Plummer" w:date="2022-08-19T16:28:00Z">
        <w:r w:rsidR="00C52F31">
          <w:rPr>
            <w:rFonts w:ascii="Georgia" w:hAnsi="Georgia"/>
          </w:rPr>
          <w:t>asl (</w:t>
        </w:r>
      </w:ins>
      <w:proofErr w:type="spellStart"/>
      <w:r>
        <w:rPr>
          <w:rFonts w:ascii="Georgia" w:hAnsi="Georgia"/>
        </w:rPr>
        <w:t>Chayamarit</w:t>
      </w:r>
      <w:proofErr w:type="spellEnd"/>
      <w:r>
        <w:rPr>
          <w:rFonts w:ascii="Georgia" w:hAnsi="Georgia"/>
        </w:rPr>
        <w:t xml:space="preserve"> 1994). </w:t>
      </w:r>
    </w:p>
    <w:p w14:paraId="111C8A7C" w14:textId="77777777" w:rsidR="00146DE4" w:rsidRDefault="00960C47">
      <w:pPr>
        <w:pStyle w:val="Heading2"/>
        <w:divId w:val="796487641"/>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89"/>
        <w:gridCol w:w="7021"/>
      </w:tblGrid>
      <w:tr w:rsidR="00146DE4" w14:paraId="3BD9DBC9" w14:textId="77777777">
        <w:trPr>
          <w:divId w:val="796487641"/>
          <w:tblCellSpacing w:w="15" w:type="dxa"/>
        </w:trPr>
        <w:tc>
          <w:tcPr>
            <w:tcW w:w="0" w:type="auto"/>
            <w:tcBorders>
              <w:bottom w:val="single" w:sz="6" w:space="0" w:color="000000"/>
            </w:tcBorders>
            <w:shd w:val="clear" w:color="auto" w:fill="BBBBBB"/>
            <w:vAlign w:val="center"/>
            <w:hideMark/>
          </w:tcPr>
          <w:p w14:paraId="0EF96282"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1044D631"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46DE4" w14:paraId="0ED40413" w14:textId="77777777">
        <w:trPr>
          <w:divId w:val="796487641"/>
          <w:tblCellSpacing w:w="15" w:type="dxa"/>
        </w:trPr>
        <w:tc>
          <w:tcPr>
            <w:tcW w:w="0" w:type="auto"/>
            <w:vAlign w:val="center"/>
            <w:hideMark/>
          </w:tcPr>
          <w:p w14:paraId="2FD17A86" w14:textId="77777777" w:rsidR="00146DE4" w:rsidRDefault="00960C47">
            <w:pPr>
              <w:spacing w:after="75"/>
              <w:rPr>
                <w:rFonts w:ascii="Georgia" w:eastAsia="Times New Roman" w:hAnsi="Georgia"/>
                <w:sz w:val="18"/>
                <w:szCs w:val="18"/>
              </w:rPr>
            </w:pPr>
            <w:r>
              <w:rPr>
                <w:rFonts w:ascii="Georgia" w:eastAsia="Times New Roman" w:hAnsi="Georgia"/>
                <w:sz w:val="18"/>
                <w:szCs w:val="18"/>
              </w:rPr>
              <w:t>360</w:t>
            </w:r>
          </w:p>
        </w:tc>
        <w:tc>
          <w:tcPr>
            <w:tcW w:w="0" w:type="auto"/>
            <w:vAlign w:val="center"/>
            <w:hideMark/>
          </w:tcPr>
          <w:p w14:paraId="12562B9E" w14:textId="77777777" w:rsidR="00146DE4" w:rsidRDefault="00960C47">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 While the point data does not include all collections or observations, it is representative of the geographic range (Joker 2000).</w:t>
            </w:r>
          </w:p>
        </w:tc>
      </w:tr>
    </w:tbl>
    <w:p w14:paraId="76ACFECD" w14:textId="77777777" w:rsidR="00146DE4" w:rsidRDefault="00146DE4">
      <w:pPr>
        <w:divId w:val="79648764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146DE4" w14:paraId="668D511B" w14:textId="77777777">
        <w:trPr>
          <w:divId w:val="796487641"/>
          <w:tblCellSpacing w:w="15" w:type="dxa"/>
        </w:trPr>
        <w:tc>
          <w:tcPr>
            <w:tcW w:w="0" w:type="auto"/>
            <w:tcBorders>
              <w:bottom w:val="single" w:sz="6" w:space="0" w:color="000000"/>
            </w:tcBorders>
            <w:shd w:val="clear" w:color="auto" w:fill="BBBBBB"/>
            <w:vAlign w:val="center"/>
            <w:hideMark/>
          </w:tcPr>
          <w:p w14:paraId="65B7FDA0"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5E89C667"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46DE4" w14:paraId="3F58F5D8" w14:textId="77777777">
        <w:trPr>
          <w:divId w:val="796487641"/>
          <w:tblCellSpacing w:w="15" w:type="dxa"/>
        </w:trPr>
        <w:tc>
          <w:tcPr>
            <w:tcW w:w="0" w:type="auto"/>
            <w:vAlign w:val="center"/>
            <w:hideMark/>
          </w:tcPr>
          <w:p w14:paraId="566D640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DA35DF9"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52DC37E2" w14:textId="77777777" w:rsidR="00146DE4" w:rsidRDefault="00960C47">
      <w:pPr>
        <w:pStyle w:val="Heading2"/>
        <w:divId w:val="796487641"/>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146DE4" w14:paraId="1C9DE52F" w14:textId="77777777">
        <w:trPr>
          <w:divId w:val="796487641"/>
          <w:tblCellSpacing w:w="15" w:type="dxa"/>
        </w:trPr>
        <w:tc>
          <w:tcPr>
            <w:tcW w:w="0" w:type="auto"/>
            <w:tcBorders>
              <w:bottom w:val="single" w:sz="6" w:space="0" w:color="000000"/>
            </w:tcBorders>
            <w:shd w:val="clear" w:color="auto" w:fill="BBBBBB"/>
            <w:vAlign w:val="center"/>
            <w:hideMark/>
          </w:tcPr>
          <w:p w14:paraId="6558BFD4"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8C402FB"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32B31E4B"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46DE4" w14:paraId="097D28B2" w14:textId="77777777">
        <w:trPr>
          <w:divId w:val="796487641"/>
          <w:tblCellSpacing w:w="15" w:type="dxa"/>
        </w:trPr>
        <w:tc>
          <w:tcPr>
            <w:tcW w:w="0" w:type="auto"/>
            <w:vAlign w:val="center"/>
            <w:hideMark/>
          </w:tcPr>
          <w:p w14:paraId="706E0FEB" w14:textId="77777777" w:rsidR="00146DE4" w:rsidRDefault="00960C47">
            <w:pPr>
              <w:spacing w:after="75"/>
              <w:rPr>
                <w:rFonts w:ascii="Georgia" w:eastAsia="Times New Roman" w:hAnsi="Georgia"/>
                <w:sz w:val="18"/>
                <w:szCs w:val="18"/>
              </w:rPr>
            </w:pPr>
            <w:r>
              <w:rPr>
                <w:rFonts w:ascii="Georgia" w:eastAsia="Times New Roman" w:hAnsi="Georgia"/>
                <w:sz w:val="18"/>
                <w:szCs w:val="18"/>
              </w:rPr>
              <w:t>1191628</w:t>
            </w:r>
          </w:p>
        </w:tc>
        <w:tc>
          <w:tcPr>
            <w:tcW w:w="0" w:type="auto"/>
            <w:vAlign w:val="center"/>
            <w:hideMark/>
          </w:tcPr>
          <w:p w14:paraId="49658E0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8066C7F" w14:textId="508678FE" w:rsidR="00146DE4" w:rsidRDefault="00960C47">
            <w:pPr>
              <w:spacing w:after="75"/>
              <w:rPr>
                <w:rFonts w:ascii="Georgia" w:eastAsia="Times New Roman" w:hAnsi="Georgia"/>
                <w:sz w:val="18"/>
                <w:szCs w:val="18"/>
              </w:rPr>
            </w:pPr>
            <w:r>
              <w:rPr>
                <w:rFonts w:ascii="Georgia" w:eastAsia="Times New Roman" w:hAnsi="Georgia"/>
                <w:sz w:val="18"/>
                <w:szCs w:val="18"/>
              </w:rPr>
              <w:t xml:space="preserve">Estimated from a </w:t>
            </w:r>
            <w:del w:id="20" w:author="Jack Plummer" w:date="2022-08-19T16:28:00Z">
              <w:r w:rsidDel="00C52F31">
                <w:rPr>
                  <w:rFonts w:ascii="Georgia" w:eastAsia="Times New Roman" w:hAnsi="Georgia"/>
                  <w:sz w:val="18"/>
                  <w:szCs w:val="18"/>
                </w:rPr>
                <w:delText>2 x 2 km grid cell</w:delText>
              </w:r>
            </w:del>
            <w:ins w:id="21" w:author="Jack Plummer" w:date="2022-08-19T16:28:00Z">
              <w:r w:rsidR="00C52F31">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218EDF00" w14:textId="77777777" w:rsidR="00146DE4" w:rsidRDefault="00960C47">
      <w:pPr>
        <w:pStyle w:val="Heading2"/>
        <w:divId w:val="796487641"/>
        <w:rPr>
          <w:rFonts w:ascii="Georgia" w:eastAsia="Times New Roman" w:hAnsi="Georgia"/>
          <w:sz w:val="27"/>
          <w:szCs w:val="27"/>
        </w:rPr>
      </w:pPr>
      <w:r>
        <w:rPr>
          <w:rFonts w:ascii="Georgia" w:eastAsia="Times New Roman" w:hAnsi="Georgia"/>
          <w:sz w:val="27"/>
          <w:szCs w:val="27"/>
        </w:rPr>
        <w:t>Elevation / Depth / Depth Zones</w:t>
      </w:r>
    </w:p>
    <w:p w14:paraId="010DCE88" w14:textId="77777777" w:rsidR="00146DE4" w:rsidRDefault="00960C47">
      <w:pPr>
        <w:pStyle w:val="NormalWeb"/>
        <w:divId w:val="796487641"/>
        <w:rPr>
          <w:rFonts w:ascii="Georgia" w:hAnsi="Georgia"/>
        </w:rPr>
      </w:pPr>
      <w:r>
        <w:rPr>
          <w:rStyle w:val="datalabel1"/>
          <w:rFonts w:ascii="Georgia" w:hAnsi="Georgia"/>
        </w:rPr>
        <w:t xml:space="preserve">Elevation Lower Limit (in metres above sea level): </w:t>
      </w:r>
      <w:r>
        <w:rPr>
          <w:rFonts w:ascii="Georgia" w:hAnsi="Georgia"/>
        </w:rPr>
        <w:t>300</w:t>
      </w:r>
    </w:p>
    <w:p w14:paraId="09B8EE7B" w14:textId="77777777" w:rsidR="00146DE4" w:rsidRDefault="00960C47">
      <w:pPr>
        <w:pStyle w:val="NormalWeb"/>
        <w:divId w:val="796487641"/>
        <w:rPr>
          <w:rFonts w:ascii="Georgia" w:hAnsi="Georgia"/>
        </w:rPr>
      </w:pPr>
      <w:r>
        <w:rPr>
          <w:rStyle w:val="datalabel1"/>
          <w:rFonts w:ascii="Georgia" w:hAnsi="Georgia"/>
        </w:rPr>
        <w:t xml:space="preserve">Elevation Upper Limit (in metres above sea level): </w:t>
      </w:r>
      <w:r>
        <w:rPr>
          <w:rFonts w:ascii="Georgia" w:hAnsi="Georgia"/>
        </w:rPr>
        <w:t>1000</w:t>
      </w:r>
    </w:p>
    <w:p w14:paraId="16A1AB92" w14:textId="77777777" w:rsidR="00146DE4" w:rsidRDefault="00960C47">
      <w:pPr>
        <w:pStyle w:val="Heading2"/>
        <w:divId w:val="79648764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9"/>
        <w:gridCol w:w="1748"/>
        <w:gridCol w:w="982"/>
        <w:gridCol w:w="1003"/>
        <w:gridCol w:w="1228"/>
        <w:gridCol w:w="1145"/>
        <w:gridCol w:w="1090"/>
      </w:tblGrid>
      <w:tr w:rsidR="00146DE4" w14:paraId="2302E233" w14:textId="77777777">
        <w:trPr>
          <w:divId w:val="796487641"/>
          <w:tblCellSpacing w:w="15" w:type="dxa"/>
        </w:trPr>
        <w:tc>
          <w:tcPr>
            <w:tcW w:w="0" w:type="auto"/>
            <w:tcBorders>
              <w:bottom w:val="single" w:sz="6" w:space="0" w:color="000000"/>
            </w:tcBorders>
            <w:shd w:val="clear" w:color="auto" w:fill="BBBBBB"/>
            <w:vAlign w:val="center"/>
            <w:hideMark/>
          </w:tcPr>
          <w:p w14:paraId="533FB892"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4E98A7E5"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516DDF19"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7F1492ED"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3558DED"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4329272"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328CE9E"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F8B6DDE"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146DE4" w14:paraId="0B0FE9C9" w14:textId="77777777">
        <w:trPr>
          <w:divId w:val="796487641"/>
          <w:tblCellSpacing w:w="15" w:type="dxa"/>
        </w:trPr>
        <w:tc>
          <w:tcPr>
            <w:tcW w:w="0" w:type="auto"/>
            <w:vAlign w:val="center"/>
            <w:hideMark/>
          </w:tcPr>
          <w:p w14:paraId="40AC7E71" w14:textId="77777777" w:rsidR="00146DE4" w:rsidRDefault="00960C47">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47B8C91"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2CC7683" w14:textId="6AB427B2" w:rsidR="00146DE4" w:rsidRDefault="00960C47">
            <w:pPr>
              <w:spacing w:after="75"/>
              <w:rPr>
                <w:rFonts w:ascii="Georgia" w:eastAsia="Times New Roman" w:hAnsi="Georgia"/>
                <w:sz w:val="18"/>
                <w:szCs w:val="18"/>
              </w:rPr>
            </w:pPr>
            <w:r>
              <w:rPr>
                <w:rFonts w:ascii="Georgia" w:eastAsia="Times New Roman" w:hAnsi="Georgia"/>
                <w:sz w:val="18"/>
                <w:szCs w:val="18"/>
              </w:rPr>
              <w:t>Point data generated from herbarium specimen records (GBIF.org 2021)</w:t>
            </w:r>
            <w:ins w:id="22" w:author="Jack Plummer" w:date="2022-08-19T16:28:00Z">
              <w:r w:rsidR="00C52F31">
                <w:rPr>
                  <w:rFonts w:ascii="Georgia" w:eastAsia="Times New Roman" w:hAnsi="Georgia"/>
                  <w:sz w:val="18"/>
                  <w:szCs w:val="18"/>
                </w:rPr>
                <w:t xml:space="preserve"> but </w:t>
              </w:r>
            </w:ins>
            <w:del w:id="23" w:author="Jack Plummer" w:date="2022-08-19T16:28:00Z">
              <w:r w:rsidDel="00C52F31">
                <w:rPr>
                  <w:rFonts w:ascii="Georgia" w:eastAsia="Times New Roman" w:hAnsi="Georgia"/>
                  <w:sz w:val="18"/>
                  <w:szCs w:val="18"/>
                </w:rPr>
                <w:delText xml:space="preserve">. While the point data </w:delText>
              </w:r>
            </w:del>
            <w:r>
              <w:rPr>
                <w:rFonts w:ascii="Georgia" w:eastAsia="Times New Roman" w:hAnsi="Georgia"/>
                <w:sz w:val="18"/>
                <w:szCs w:val="18"/>
              </w:rPr>
              <w:t>does not include all collections or observations.</w:t>
            </w:r>
          </w:p>
        </w:tc>
        <w:tc>
          <w:tcPr>
            <w:tcW w:w="0" w:type="auto"/>
            <w:vAlign w:val="center"/>
            <w:hideMark/>
          </w:tcPr>
          <w:p w14:paraId="78EB3F4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3E76FC4"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0B7B56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B70C5A"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361D406"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7C888461" w14:textId="77777777" w:rsidR="00146DE4" w:rsidRDefault="00960C47">
      <w:pPr>
        <w:pStyle w:val="Heading2"/>
        <w:divId w:val="796487641"/>
        <w:rPr>
          <w:rFonts w:ascii="Georgia" w:eastAsia="Times New Roman" w:hAnsi="Georgia"/>
          <w:sz w:val="27"/>
          <w:szCs w:val="27"/>
        </w:rPr>
      </w:pPr>
      <w:r>
        <w:rPr>
          <w:rFonts w:ascii="Georgia" w:eastAsia="Times New Roman" w:hAnsi="Georgia"/>
          <w:sz w:val="27"/>
          <w:szCs w:val="27"/>
        </w:rPr>
        <w:t>Biogeographic Realms</w:t>
      </w:r>
    </w:p>
    <w:p w14:paraId="1C4B7E91" w14:textId="77777777" w:rsidR="00146DE4" w:rsidRDefault="00960C47">
      <w:pPr>
        <w:pStyle w:val="NormalWeb"/>
        <w:divId w:val="796487641"/>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174347EF" w14:textId="77777777" w:rsidR="00146DE4" w:rsidRDefault="00960C47">
      <w:pPr>
        <w:pStyle w:val="Heading1"/>
        <w:divId w:val="1428040558"/>
        <w:rPr>
          <w:rFonts w:ascii="Georgia" w:eastAsia="Times New Roman" w:hAnsi="Georgia"/>
          <w:sz w:val="29"/>
          <w:szCs w:val="29"/>
        </w:rPr>
      </w:pPr>
      <w:r>
        <w:rPr>
          <w:rFonts w:ascii="Georgia" w:eastAsia="Times New Roman" w:hAnsi="Georgia"/>
          <w:sz w:val="29"/>
          <w:szCs w:val="29"/>
        </w:rPr>
        <w:t>Occurrence</w:t>
      </w:r>
    </w:p>
    <w:p w14:paraId="0B2B6BB4" w14:textId="77777777" w:rsidR="00146DE4" w:rsidRDefault="00960C47">
      <w:pPr>
        <w:pStyle w:val="Heading2"/>
        <w:divId w:val="1428040558"/>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88"/>
        <w:gridCol w:w="901"/>
        <w:gridCol w:w="657"/>
        <w:gridCol w:w="1430"/>
        <w:gridCol w:w="1154"/>
      </w:tblGrid>
      <w:tr w:rsidR="00146DE4" w14:paraId="3DA8499A" w14:textId="77777777">
        <w:trPr>
          <w:divId w:val="1428040558"/>
          <w:tblCellSpacing w:w="15" w:type="dxa"/>
        </w:trPr>
        <w:tc>
          <w:tcPr>
            <w:tcW w:w="0" w:type="auto"/>
            <w:tcBorders>
              <w:bottom w:val="single" w:sz="6" w:space="0" w:color="000000"/>
            </w:tcBorders>
            <w:shd w:val="clear" w:color="auto" w:fill="BBBBBB"/>
            <w:vAlign w:val="center"/>
            <w:hideMark/>
          </w:tcPr>
          <w:p w14:paraId="1BCF7DA2"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02136DE5"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E6BACF4"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43D6E06A"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256C0FD6"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146DE4" w14:paraId="422079C0" w14:textId="77777777">
        <w:trPr>
          <w:divId w:val="1428040558"/>
          <w:tblCellSpacing w:w="15" w:type="dxa"/>
        </w:trPr>
        <w:tc>
          <w:tcPr>
            <w:tcW w:w="0" w:type="auto"/>
            <w:tcBorders>
              <w:bottom w:val="single" w:sz="6" w:space="0" w:color="CCCCCC"/>
            </w:tcBorders>
            <w:vAlign w:val="center"/>
            <w:hideMark/>
          </w:tcPr>
          <w:p w14:paraId="7C1C7002" w14:textId="77777777" w:rsidR="00146DE4" w:rsidRDefault="00960C47">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6A01FF79" w14:textId="77777777" w:rsidR="00146DE4" w:rsidRDefault="00960C4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9B2C3CF" w14:textId="77777777" w:rsidR="00146DE4" w:rsidRDefault="00960C4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A0EC9E6"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4642D0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Resident</w:t>
            </w:r>
          </w:p>
        </w:tc>
      </w:tr>
      <w:tr w:rsidR="00146DE4" w14:paraId="79ECB75A" w14:textId="77777777">
        <w:trPr>
          <w:divId w:val="1428040558"/>
          <w:tblCellSpacing w:w="15" w:type="dxa"/>
        </w:trPr>
        <w:tc>
          <w:tcPr>
            <w:tcW w:w="0" w:type="auto"/>
            <w:tcBorders>
              <w:bottom w:val="single" w:sz="6" w:space="0" w:color="CCCCCC"/>
            </w:tcBorders>
            <w:vAlign w:val="center"/>
            <w:hideMark/>
          </w:tcPr>
          <w:p w14:paraId="72EB9FA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5459A363" w14:textId="77777777" w:rsidR="00146DE4" w:rsidRDefault="00960C4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DDDEA6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576384E"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35AB55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Resident</w:t>
            </w:r>
          </w:p>
        </w:tc>
      </w:tr>
      <w:tr w:rsidR="00146DE4" w14:paraId="57B66552" w14:textId="77777777">
        <w:trPr>
          <w:divId w:val="1428040558"/>
          <w:tblCellSpacing w:w="15" w:type="dxa"/>
        </w:trPr>
        <w:tc>
          <w:tcPr>
            <w:tcW w:w="0" w:type="auto"/>
            <w:tcBorders>
              <w:bottom w:val="single" w:sz="6" w:space="0" w:color="CCCCCC"/>
            </w:tcBorders>
            <w:vAlign w:val="center"/>
            <w:hideMark/>
          </w:tcPr>
          <w:p w14:paraId="09430098" w14:textId="77777777" w:rsidR="00146DE4" w:rsidRDefault="00960C47">
            <w:pPr>
              <w:spacing w:after="75"/>
              <w:rPr>
                <w:rFonts w:ascii="Georgia" w:eastAsia="Times New Roman" w:hAnsi="Georgia"/>
                <w:sz w:val="18"/>
                <w:szCs w:val="18"/>
              </w:rPr>
            </w:pPr>
            <w:commentRangeStart w:id="24"/>
            <w:r>
              <w:rPr>
                <w:rFonts w:ascii="Georgia" w:eastAsia="Times New Roman" w:hAnsi="Georgia"/>
                <w:sz w:val="18"/>
                <w:szCs w:val="18"/>
              </w:rPr>
              <w:t>Myanmar</w:t>
            </w:r>
            <w:commentRangeEnd w:id="24"/>
            <w:r w:rsidR="00C52F31">
              <w:rPr>
                <w:rStyle w:val="CommentReference"/>
              </w:rPr>
              <w:commentReference w:id="24"/>
            </w:r>
            <w:r>
              <w:rPr>
                <w:rFonts w:ascii="Georgia" w:eastAsia="Times New Roman" w:hAnsi="Georgia"/>
                <w:sz w:val="18"/>
                <w:szCs w:val="18"/>
              </w:rPr>
              <w:t xml:space="preserve"> -&gt; Myanmar (mainland)</w:t>
            </w:r>
          </w:p>
        </w:tc>
        <w:tc>
          <w:tcPr>
            <w:tcW w:w="0" w:type="auto"/>
            <w:tcBorders>
              <w:bottom w:val="single" w:sz="6" w:space="0" w:color="CCCCCC"/>
            </w:tcBorders>
            <w:vAlign w:val="center"/>
            <w:hideMark/>
          </w:tcPr>
          <w:p w14:paraId="6A7A754C" w14:textId="77777777" w:rsidR="00146DE4" w:rsidRDefault="00960C4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6F2D9A5" w14:textId="77777777" w:rsidR="00146DE4" w:rsidRDefault="00960C4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D948481"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5AC228E" w14:textId="77777777" w:rsidR="00146DE4" w:rsidRDefault="00960C47">
            <w:pPr>
              <w:spacing w:after="75"/>
              <w:rPr>
                <w:rFonts w:ascii="Georgia" w:eastAsia="Times New Roman" w:hAnsi="Georgia"/>
                <w:sz w:val="18"/>
                <w:szCs w:val="18"/>
              </w:rPr>
            </w:pPr>
            <w:r>
              <w:rPr>
                <w:rFonts w:ascii="Georgia" w:eastAsia="Times New Roman" w:hAnsi="Georgia"/>
                <w:sz w:val="18"/>
                <w:szCs w:val="18"/>
              </w:rPr>
              <w:t>Resident</w:t>
            </w:r>
          </w:p>
        </w:tc>
      </w:tr>
      <w:tr w:rsidR="00146DE4" w14:paraId="27A53854" w14:textId="77777777">
        <w:trPr>
          <w:divId w:val="1428040558"/>
          <w:tblCellSpacing w:w="15" w:type="dxa"/>
        </w:trPr>
        <w:tc>
          <w:tcPr>
            <w:tcW w:w="0" w:type="auto"/>
            <w:tcBorders>
              <w:bottom w:val="single" w:sz="6" w:space="0" w:color="CCCCCC"/>
            </w:tcBorders>
            <w:vAlign w:val="center"/>
            <w:hideMark/>
          </w:tcPr>
          <w:p w14:paraId="0B59DC6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1169E8B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71160EA" w14:textId="77777777" w:rsidR="00146DE4" w:rsidRDefault="00960C4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BFBFD5" w14:textId="77777777" w:rsidR="00146DE4" w:rsidRDefault="00960C47">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72F2B84" w14:textId="77777777" w:rsidR="00146DE4" w:rsidRDefault="00960C47">
            <w:pPr>
              <w:spacing w:after="75"/>
              <w:rPr>
                <w:rFonts w:ascii="Georgia" w:eastAsia="Times New Roman" w:hAnsi="Georgia"/>
                <w:sz w:val="18"/>
                <w:szCs w:val="18"/>
              </w:rPr>
            </w:pPr>
            <w:r>
              <w:rPr>
                <w:rFonts w:ascii="Georgia" w:eastAsia="Times New Roman" w:hAnsi="Georgia"/>
                <w:sz w:val="18"/>
                <w:szCs w:val="18"/>
              </w:rPr>
              <w:t>Resident</w:t>
            </w:r>
          </w:p>
        </w:tc>
      </w:tr>
    </w:tbl>
    <w:p w14:paraId="086EAC09" w14:textId="77777777" w:rsidR="00146DE4" w:rsidRDefault="00960C47">
      <w:pPr>
        <w:pStyle w:val="Heading1"/>
        <w:divId w:val="1594776337"/>
        <w:rPr>
          <w:rFonts w:ascii="Georgia" w:eastAsia="Times New Roman" w:hAnsi="Georgia"/>
          <w:sz w:val="29"/>
          <w:szCs w:val="29"/>
        </w:rPr>
      </w:pPr>
      <w:r>
        <w:rPr>
          <w:rFonts w:ascii="Georgia" w:eastAsia="Times New Roman" w:hAnsi="Georgia"/>
          <w:sz w:val="29"/>
          <w:szCs w:val="29"/>
        </w:rPr>
        <w:t>Population</w:t>
      </w:r>
    </w:p>
    <w:p w14:paraId="18CA8D9E" w14:textId="76DB8C7D" w:rsidR="00146DE4" w:rsidRDefault="00960C47">
      <w:pPr>
        <w:pStyle w:val="NormalWeb"/>
        <w:divId w:val="1594776337"/>
        <w:rPr>
          <w:rFonts w:ascii="Georgia" w:hAnsi="Georgia"/>
        </w:rPr>
      </w:pPr>
      <w:r>
        <w:rPr>
          <w:rFonts w:ascii="Georgia" w:hAnsi="Georgia"/>
        </w:rPr>
        <w:t xml:space="preserve">This species has a widespread distribution across India, Laos, Myanmar and Thailand and it has been described as common </w:t>
      </w:r>
      <w:del w:id="25" w:author="Jack Plummer" w:date="2022-08-19T16:36:00Z">
        <w:r w:rsidDel="00B5578E">
          <w:rPr>
            <w:rFonts w:ascii="Georgia" w:hAnsi="Georgia"/>
          </w:rPr>
          <w:delText>abundance in a deciduous forest, evergreen forest, open grass land; altitude: 300-1000 m.</w:delText>
        </w:r>
      </w:del>
      <w:ins w:id="26" w:author="Jack Plummer" w:date="2022-08-19T16:36:00Z">
        <w:r w:rsidR="00B5578E">
          <w:rPr>
            <w:rFonts w:ascii="Georgia" w:hAnsi="Georgia"/>
          </w:rPr>
          <w:t>across a range of habitat types.</w:t>
        </w:r>
      </w:ins>
      <w:r>
        <w:rPr>
          <w:rFonts w:ascii="Georgia" w:hAnsi="Georgia"/>
        </w:rPr>
        <w:t xml:space="preserve"> It is suspected that the global population is large. </w:t>
      </w:r>
      <w:del w:id="27" w:author="Jack Plummer" w:date="2022-08-19T16:38:00Z">
        <w:r w:rsidDel="00B5578E">
          <w:rPr>
            <w:rFonts w:ascii="Georgia" w:hAnsi="Georgia"/>
          </w:rPr>
          <w:delText>However, n</w:delText>
        </w:r>
      </w:del>
      <w:ins w:id="28" w:author="Jack Plummer" w:date="2022-08-19T16:38:00Z">
        <w:r w:rsidR="00B5578E">
          <w:rPr>
            <w:rFonts w:ascii="Georgia" w:hAnsi="Georgia"/>
          </w:rPr>
          <w:t>N</w:t>
        </w:r>
      </w:ins>
      <w:r>
        <w:rPr>
          <w:rFonts w:ascii="Georgia" w:hAnsi="Georgia"/>
        </w:rPr>
        <w:t xml:space="preserve">o numerical population information is available, </w:t>
      </w:r>
      <w:del w:id="29" w:author="Jack Plummer" w:date="2022-08-19T16:38:00Z">
        <w:r w:rsidDel="00B5578E">
          <w:rPr>
            <w:rFonts w:ascii="Georgia" w:hAnsi="Georgia"/>
          </w:rPr>
          <w:delText>and the current population trend is unknown</w:delText>
        </w:r>
      </w:del>
      <w:ins w:id="30" w:author="Jack Plummer" w:date="2022-08-19T16:38:00Z">
        <w:r w:rsidR="00B5578E">
          <w:rPr>
            <w:rFonts w:ascii="Georgia" w:hAnsi="Georgia"/>
          </w:rPr>
          <w:t>but it is suspected that the population trend may be decreasing as a result of habitat loss and overexploit</w:t>
        </w:r>
      </w:ins>
      <w:ins w:id="31" w:author="Jack Plummer" w:date="2022-08-19T16:39:00Z">
        <w:r w:rsidR="00B5578E">
          <w:rPr>
            <w:rFonts w:ascii="Georgia" w:hAnsi="Georgia"/>
          </w:rPr>
          <w:t>ation of the species for its wood and gum</w:t>
        </w:r>
      </w:ins>
      <w:r>
        <w:rPr>
          <w:rFonts w:ascii="Georgia" w:hAnsi="Georgia"/>
        </w:rPr>
        <w:t xml:space="preserve">. Further research would be necessary to establish the population </w:t>
      </w:r>
      <w:del w:id="32" w:author="Jack Plummer" w:date="2022-08-19T16:39:00Z">
        <w:r w:rsidDel="00B5578E">
          <w:rPr>
            <w:rFonts w:ascii="Georgia" w:hAnsi="Georgia"/>
          </w:rPr>
          <w:delText>status and trend</w:delText>
        </w:r>
      </w:del>
      <w:ins w:id="33" w:author="Jack Plummer" w:date="2022-08-19T16:39:00Z">
        <w:r w:rsidR="00B5578E">
          <w:rPr>
            <w:rFonts w:ascii="Georgia" w:hAnsi="Georgia"/>
          </w:rPr>
          <w:t>size and potential rate of decline</w:t>
        </w:r>
      </w:ins>
      <w:r>
        <w:rPr>
          <w:rFonts w:ascii="Georgia" w:hAnsi="Georgia"/>
        </w:rPr>
        <w:t>.</w:t>
      </w:r>
    </w:p>
    <w:p w14:paraId="2DA7B0A7" w14:textId="77777777" w:rsidR="00146DE4" w:rsidRDefault="00146DE4">
      <w:pPr>
        <w:divId w:val="1594776337"/>
        <w:rPr>
          <w:rFonts w:ascii="Georgia" w:eastAsia="Times New Roman" w:hAnsi="Georgia"/>
          <w:sz w:val="18"/>
          <w:szCs w:val="18"/>
        </w:rPr>
      </w:pPr>
    </w:p>
    <w:p w14:paraId="1530D0BC" w14:textId="77777777" w:rsidR="00146DE4" w:rsidRDefault="00960C47">
      <w:pPr>
        <w:pStyle w:val="Heading2"/>
        <w:divId w:val="1594776337"/>
        <w:rPr>
          <w:rFonts w:ascii="Georgia" w:eastAsia="Times New Roman" w:hAnsi="Georgia"/>
          <w:sz w:val="27"/>
          <w:szCs w:val="27"/>
        </w:rPr>
      </w:pPr>
      <w:r>
        <w:rPr>
          <w:rFonts w:ascii="Georgia" w:eastAsia="Times New Roman" w:hAnsi="Georgia"/>
          <w:sz w:val="27"/>
          <w:szCs w:val="27"/>
        </w:rPr>
        <w:t>Population Information</w:t>
      </w:r>
    </w:p>
    <w:p w14:paraId="0CC47C84" w14:textId="77777777" w:rsidR="00146DE4" w:rsidRDefault="00960C47">
      <w:pPr>
        <w:pStyle w:val="NormalWeb"/>
        <w:divId w:val="1594776337"/>
        <w:rPr>
          <w:rFonts w:ascii="Georgia" w:hAnsi="Georgia"/>
        </w:rPr>
      </w:pPr>
      <w:r>
        <w:rPr>
          <w:rStyle w:val="datalabel1"/>
          <w:rFonts w:ascii="Georgia" w:hAnsi="Georgia"/>
        </w:rPr>
        <w:t xml:space="preserve">Current Population Trend: </w:t>
      </w:r>
      <w:r>
        <w:rPr>
          <w:rFonts w:ascii="Georgia" w:hAnsi="Georgia"/>
        </w:rPr>
        <w:t>Decreasing</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98"/>
        <w:gridCol w:w="1258"/>
      </w:tblGrid>
      <w:tr w:rsidR="00146DE4" w14:paraId="26355CF1" w14:textId="77777777">
        <w:trPr>
          <w:divId w:val="1594776337"/>
          <w:tblCellSpacing w:w="15" w:type="dxa"/>
        </w:trPr>
        <w:tc>
          <w:tcPr>
            <w:tcW w:w="0" w:type="auto"/>
            <w:tcBorders>
              <w:bottom w:val="single" w:sz="6" w:space="0" w:color="000000"/>
            </w:tcBorders>
            <w:shd w:val="clear" w:color="auto" w:fill="BBBBBB"/>
            <w:vAlign w:val="center"/>
            <w:hideMark/>
          </w:tcPr>
          <w:p w14:paraId="68E97A9D"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Severely fragmented?</w:t>
            </w:r>
          </w:p>
        </w:tc>
        <w:tc>
          <w:tcPr>
            <w:tcW w:w="0" w:type="auto"/>
            <w:tcBorders>
              <w:bottom w:val="single" w:sz="6" w:space="0" w:color="000000"/>
            </w:tcBorders>
            <w:shd w:val="clear" w:color="auto" w:fill="BBBBBB"/>
            <w:vAlign w:val="center"/>
            <w:hideMark/>
          </w:tcPr>
          <w:p w14:paraId="6011CEBF"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46DE4" w14:paraId="1B786CD7" w14:textId="77777777">
        <w:trPr>
          <w:divId w:val="1594776337"/>
          <w:tblCellSpacing w:w="15" w:type="dxa"/>
        </w:trPr>
        <w:tc>
          <w:tcPr>
            <w:tcW w:w="0" w:type="auto"/>
            <w:vAlign w:val="center"/>
            <w:hideMark/>
          </w:tcPr>
          <w:p w14:paraId="683B3E13" w14:textId="77777777" w:rsidR="00146DE4" w:rsidRDefault="00960C47">
            <w:pPr>
              <w:spacing w:after="75"/>
              <w:rPr>
                <w:rFonts w:ascii="Georgia" w:eastAsia="Times New Roman" w:hAnsi="Georgia"/>
                <w:sz w:val="18"/>
                <w:szCs w:val="18"/>
              </w:rPr>
            </w:pPr>
            <w:commentRangeStart w:id="34"/>
            <w:r>
              <w:rPr>
                <w:rFonts w:ascii="Georgia" w:eastAsia="Times New Roman" w:hAnsi="Georgia"/>
                <w:sz w:val="18"/>
                <w:szCs w:val="18"/>
              </w:rPr>
              <w:t>Yes</w:t>
            </w:r>
            <w:commentRangeEnd w:id="34"/>
            <w:r w:rsidR="0043540E">
              <w:rPr>
                <w:rStyle w:val="CommentReference"/>
              </w:rPr>
              <w:commentReference w:id="34"/>
            </w:r>
          </w:p>
        </w:tc>
        <w:tc>
          <w:tcPr>
            <w:tcW w:w="0" w:type="auto"/>
            <w:vAlign w:val="center"/>
            <w:hideMark/>
          </w:tcPr>
          <w:p w14:paraId="43C9456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75F44793" w14:textId="77777777" w:rsidR="00146DE4" w:rsidRDefault="00960C47">
      <w:pPr>
        <w:pStyle w:val="Heading1"/>
        <w:divId w:val="730731208"/>
        <w:rPr>
          <w:rFonts w:ascii="Georgia" w:eastAsia="Times New Roman" w:hAnsi="Georgia"/>
          <w:sz w:val="29"/>
          <w:szCs w:val="29"/>
        </w:rPr>
      </w:pPr>
      <w:r>
        <w:rPr>
          <w:rFonts w:ascii="Georgia" w:eastAsia="Times New Roman" w:hAnsi="Georgia"/>
          <w:sz w:val="29"/>
          <w:szCs w:val="29"/>
        </w:rPr>
        <w:t>Habitats and Ecology</w:t>
      </w:r>
    </w:p>
    <w:p w14:paraId="376AB994" w14:textId="5970DE82" w:rsidR="00146DE4" w:rsidRDefault="00960C47">
      <w:pPr>
        <w:pStyle w:val="NormalWeb"/>
        <w:divId w:val="730731208"/>
        <w:rPr>
          <w:rFonts w:ascii="Georgia" w:hAnsi="Georgia"/>
        </w:rPr>
      </w:pPr>
      <w:r>
        <w:rPr>
          <w:rFonts w:ascii="Georgia" w:hAnsi="Georgia"/>
        </w:rPr>
        <w:t xml:space="preserve">This species is a </w:t>
      </w:r>
      <w:del w:id="35" w:author="Jack Plummer" w:date="2022-08-19T16:29:00Z">
        <w:r w:rsidDel="00C52F31">
          <w:rPr>
            <w:rFonts w:ascii="Georgia" w:hAnsi="Georgia"/>
          </w:rPr>
          <w:delText xml:space="preserve">big </w:delText>
        </w:r>
      </w:del>
      <w:ins w:id="36" w:author="Jack Plummer" w:date="2022-08-19T16:29:00Z">
        <w:r w:rsidR="00C52F31">
          <w:rPr>
            <w:rFonts w:ascii="Georgia" w:hAnsi="Georgia"/>
          </w:rPr>
          <w:t xml:space="preserve">large </w:t>
        </w:r>
      </w:ins>
      <w:r>
        <w:rPr>
          <w:rFonts w:ascii="Georgia" w:hAnsi="Georgia"/>
        </w:rPr>
        <w:t>tree</w:t>
      </w:r>
      <w:ins w:id="37" w:author="Jack Plummer" w:date="2022-08-19T16:29:00Z">
        <w:r w:rsidR="00C52F31">
          <w:rPr>
            <w:rFonts w:ascii="Georgia" w:hAnsi="Georgia"/>
          </w:rPr>
          <w:t xml:space="preserve"> growing</w:t>
        </w:r>
      </w:ins>
      <w:r>
        <w:rPr>
          <w:rFonts w:ascii="Georgia" w:hAnsi="Georgia"/>
        </w:rPr>
        <w:t xml:space="preserve"> to 20 m tall. It is frequent in deciduous forest, evergreen forest,</w:t>
      </w:r>
      <w:ins w:id="38" w:author="Jack Plummer" w:date="2022-08-19T16:29:00Z">
        <w:r w:rsidR="00C52F31">
          <w:rPr>
            <w:rFonts w:ascii="Georgia" w:hAnsi="Georgia"/>
          </w:rPr>
          <w:t xml:space="preserve"> and</w:t>
        </w:r>
      </w:ins>
      <w:r>
        <w:rPr>
          <w:rFonts w:ascii="Georgia" w:hAnsi="Georgia"/>
        </w:rPr>
        <w:t xml:space="preserve"> open grass</w:t>
      </w:r>
      <w:del w:id="39" w:author="Jack Plummer" w:date="2022-08-19T16:29:00Z">
        <w:r w:rsidDel="00C52F31">
          <w:rPr>
            <w:rFonts w:ascii="Georgia" w:hAnsi="Georgia"/>
          </w:rPr>
          <w:delText xml:space="preserve"> </w:delText>
        </w:r>
      </w:del>
      <w:r>
        <w:rPr>
          <w:rFonts w:ascii="Georgia" w:hAnsi="Georgia"/>
        </w:rPr>
        <w:t>land</w:t>
      </w:r>
      <w:del w:id="40" w:author="Jack Plummer" w:date="2022-08-19T16:29:00Z">
        <w:r w:rsidDel="00C52F31">
          <w:rPr>
            <w:rFonts w:ascii="Georgia" w:hAnsi="Georgia"/>
          </w:rPr>
          <w:delText>; altitude: 300-1000 m</w:delText>
        </w:r>
      </w:del>
      <w:r>
        <w:rPr>
          <w:rFonts w:ascii="Georgia" w:hAnsi="Georgia"/>
        </w:rPr>
        <w:t xml:space="preserve"> (</w:t>
      </w:r>
      <w:proofErr w:type="spellStart"/>
      <w:r>
        <w:rPr>
          <w:rFonts w:ascii="Georgia" w:hAnsi="Georgia"/>
        </w:rPr>
        <w:t>Chayamarit</w:t>
      </w:r>
      <w:proofErr w:type="spellEnd"/>
      <w:r>
        <w:rPr>
          <w:rFonts w:ascii="Georgia" w:hAnsi="Georgia"/>
        </w:rPr>
        <w:t xml:space="preserve"> 2010). </w:t>
      </w:r>
    </w:p>
    <w:p w14:paraId="145E4141" w14:textId="77777777" w:rsidR="00146DE4" w:rsidRDefault="00960C47">
      <w:pPr>
        <w:pStyle w:val="Heading2"/>
        <w:divId w:val="730731208"/>
        <w:rPr>
          <w:rFonts w:ascii="Georgia" w:eastAsia="Times New Roman" w:hAnsi="Georgia"/>
          <w:sz w:val="27"/>
          <w:szCs w:val="27"/>
        </w:rPr>
      </w:pPr>
      <w:commentRangeStart w:id="41"/>
      <w:r>
        <w:rPr>
          <w:rFonts w:ascii="Georgia" w:eastAsia="Times New Roman" w:hAnsi="Georgia"/>
          <w:sz w:val="27"/>
          <w:szCs w:val="27"/>
        </w:rPr>
        <w:t>IUCN Habitats Classification Scheme</w:t>
      </w:r>
      <w:commentRangeEnd w:id="41"/>
      <w:r w:rsidR="00C52F31">
        <w:rPr>
          <w:rStyle w:val="CommentReference"/>
          <w:b w:val="0"/>
          <w:bCs w:val="0"/>
        </w:rPr>
        <w:commentReference w:id="41"/>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146DE4" w14:paraId="70808297" w14:textId="77777777">
        <w:trPr>
          <w:divId w:val="730731208"/>
          <w:tblCellSpacing w:w="15" w:type="dxa"/>
        </w:trPr>
        <w:tc>
          <w:tcPr>
            <w:tcW w:w="0" w:type="auto"/>
            <w:tcBorders>
              <w:bottom w:val="single" w:sz="6" w:space="0" w:color="000000"/>
            </w:tcBorders>
            <w:shd w:val="clear" w:color="auto" w:fill="BBBBBB"/>
            <w:vAlign w:val="center"/>
            <w:hideMark/>
          </w:tcPr>
          <w:p w14:paraId="7EFA0FF5"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A4336CB"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F99EF46"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F7D2EFE"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146DE4" w14:paraId="3D5E4275" w14:textId="77777777">
        <w:trPr>
          <w:divId w:val="730731208"/>
          <w:tblCellSpacing w:w="15" w:type="dxa"/>
        </w:trPr>
        <w:tc>
          <w:tcPr>
            <w:tcW w:w="0" w:type="auto"/>
            <w:tcBorders>
              <w:bottom w:val="single" w:sz="6" w:space="0" w:color="CCCCCC"/>
            </w:tcBorders>
            <w:vAlign w:val="center"/>
            <w:hideMark/>
          </w:tcPr>
          <w:p w14:paraId="0D1EBD2A" w14:textId="77777777" w:rsidR="00146DE4" w:rsidRDefault="00960C47">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6F4BB3B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63A944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0573A23"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64285200" w14:textId="77777777" w:rsidR="00146DE4" w:rsidRDefault="00960C47">
      <w:pPr>
        <w:pStyle w:val="Heading2"/>
        <w:divId w:val="730731208"/>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9"/>
        <w:gridCol w:w="894"/>
        <w:gridCol w:w="5377"/>
      </w:tblGrid>
      <w:tr w:rsidR="00146DE4" w14:paraId="06BDE192" w14:textId="77777777">
        <w:trPr>
          <w:divId w:val="730731208"/>
          <w:tblCellSpacing w:w="15" w:type="dxa"/>
        </w:trPr>
        <w:tc>
          <w:tcPr>
            <w:tcW w:w="0" w:type="auto"/>
            <w:tcBorders>
              <w:bottom w:val="single" w:sz="6" w:space="0" w:color="000000"/>
            </w:tcBorders>
            <w:shd w:val="clear" w:color="auto" w:fill="BBBBBB"/>
            <w:vAlign w:val="center"/>
            <w:hideMark/>
          </w:tcPr>
          <w:p w14:paraId="79DEBF7C"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164F10E"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8808D69"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46DE4" w14:paraId="68E251F1" w14:textId="77777777">
        <w:trPr>
          <w:divId w:val="730731208"/>
          <w:tblCellSpacing w:w="15" w:type="dxa"/>
        </w:trPr>
        <w:tc>
          <w:tcPr>
            <w:tcW w:w="0" w:type="auto"/>
            <w:vAlign w:val="center"/>
            <w:hideMark/>
          </w:tcPr>
          <w:p w14:paraId="3D834B25" w14:textId="77777777" w:rsidR="00146DE4" w:rsidRDefault="00960C4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0E6B19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D38D8CE" w14:textId="3C206930" w:rsidR="00146DE4" w:rsidRDefault="00960C47">
            <w:pPr>
              <w:spacing w:after="75"/>
              <w:rPr>
                <w:rFonts w:ascii="Georgia" w:eastAsia="Times New Roman" w:hAnsi="Georgia"/>
                <w:sz w:val="18"/>
                <w:szCs w:val="18"/>
              </w:rPr>
            </w:pPr>
            <w:r>
              <w:rPr>
                <w:rFonts w:ascii="Georgia" w:eastAsia="Times New Roman" w:hAnsi="Georgia"/>
                <w:sz w:val="18"/>
                <w:szCs w:val="18"/>
              </w:rPr>
              <w:t xml:space="preserve">From 2002 to 2021, the total forest cover loss </w:t>
            </w:r>
            <w:ins w:id="42" w:author="Jack Plummer" w:date="2022-08-19T16:33:00Z">
              <w:r w:rsidR="00FC4753">
                <w:rPr>
                  <w:rFonts w:ascii="Georgia" w:eastAsia="Times New Roman" w:hAnsi="Georgia"/>
                  <w:sz w:val="18"/>
                  <w:szCs w:val="18"/>
                </w:rPr>
                <w:t>across</w:t>
              </w:r>
            </w:ins>
            <w:del w:id="43" w:author="Jack Plummer" w:date="2022-08-19T16:33:00Z">
              <w:r w:rsidDel="00FC4753">
                <w:rPr>
                  <w:rFonts w:ascii="Georgia" w:eastAsia="Times New Roman" w:hAnsi="Georgia"/>
                  <w:sz w:val="18"/>
                  <w:szCs w:val="18"/>
                </w:rPr>
                <w:delText>in</w:delText>
              </w:r>
            </w:del>
            <w:r>
              <w:rPr>
                <w:rFonts w:ascii="Georgia" w:eastAsia="Times New Roman" w:hAnsi="Georgia"/>
                <w:sz w:val="18"/>
                <w:szCs w:val="18"/>
              </w:rPr>
              <w:t xml:space="preserve"> India, Myanmar, Laos and Thailand </w:t>
            </w:r>
            <w:ins w:id="44" w:author="Jack Plummer" w:date="2022-08-19T16:33:00Z">
              <w:r w:rsidR="00FC4753">
                <w:rPr>
                  <w:rFonts w:ascii="Georgia" w:eastAsia="Times New Roman" w:hAnsi="Georgia"/>
                  <w:sz w:val="18"/>
                  <w:szCs w:val="18"/>
                </w:rPr>
                <w:t>was</w:t>
              </w:r>
            </w:ins>
            <w:del w:id="45" w:author="Jack Plummer" w:date="2022-08-19T16:33:00Z">
              <w:r w:rsidDel="00FC4753">
                <w:rPr>
                  <w:rFonts w:ascii="Georgia" w:eastAsia="Times New Roman" w:hAnsi="Georgia"/>
                  <w:sz w:val="18"/>
                  <w:szCs w:val="18"/>
                </w:rPr>
                <w:delText>is</w:delText>
              </w:r>
            </w:del>
            <w:r>
              <w:rPr>
                <w:rFonts w:ascii="Georgia" w:eastAsia="Times New Roman" w:hAnsi="Georgia"/>
                <w:sz w:val="18"/>
                <w:szCs w:val="18"/>
              </w:rPr>
              <w:t xml:space="preserve"> 19, 16, 23 and 5.7% respectively (WWF-Greater Mekong 2013).</w:t>
            </w:r>
          </w:p>
        </w:tc>
      </w:tr>
    </w:tbl>
    <w:p w14:paraId="4D6E7519" w14:textId="77777777" w:rsidR="00146DE4" w:rsidRDefault="00960C47">
      <w:pPr>
        <w:pStyle w:val="Heading2"/>
        <w:divId w:val="730731208"/>
        <w:rPr>
          <w:rFonts w:ascii="Georgia" w:eastAsia="Times New Roman" w:hAnsi="Georgia"/>
          <w:sz w:val="27"/>
          <w:szCs w:val="27"/>
        </w:rPr>
      </w:pPr>
      <w:r>
        <w:rPr>
          <w:rFonts w:ascii="Georgia" w:eastAsia="Times New Roman" w:hAnsi="Georgia"/>
          <w:sz w:val="27"/>
          <w:szCs w:val="27"/>
        </w:rPr>
        <w:t>Systems</w:t>
      </w:r>
    </w:p>
    <w:p w14:paraId="218F252A" w14:textId="77777777" w:rsidR="00146DE4" w:rsidRDefault="00960C47">
      <w:pPr>
        <w:pStyle w:val="NormalWeb"/>
        <w:divId w:val="730731208"/>
        <w:rPr>
          <w:rFonts w:ascii="Georgia" w:hAnsi="Georgia"/>
        </w:rPr>
      </w:pPr>
      <w:r>
        <w:rPr>
          <w:rStyle w:val="datalabel1"/>
          <w:rFonts w:ascii="Georgia" w:hAnsi="Georgia"/>
        </w:rPr>
        <w:t xml:space="preserve">System: </w:t>
      </w:r>
      <w:r>
        <w:rPr>
          <w:rFonts w:ascii="Georgia" w:hAnsi="Georgia"/>
        </w:rPr>
        <w:t>Terrestrial</w:t>
      </w:r>
    </w:p>
    <w:p w14:paraId="0B917103" w14:textId="77777777" w:rsidR="00146DE4" w:rsidRDefault="00960C47">
      <w:pPr>
        <w:pStyle w:val="Heading2"/>
        <w:divId w:val="730731208"/>
        <w:rPr>
          <w:rFonts w:ascii="Georgia" w:eastAsia="Times New Roman" w:hAnsi="Georgia"/>
          <w:sz w:val="27"/>
          <w:szCs w:val="27"/>
        </w:rPr>
      </w:pPr>
      <w:r>
        <w:rPr>
          <w:rFonts w:ascii="Georgia" w:eastAsia="Times New Roman" w:hAnsi="Georgia"/>
          <w:sz w:val="27"/>
          <w:szCs w:val="27"/>
        </w:rPr>
        <w:lastRenderedPageBreak/>
        <w:t>Plant Specific</w:t>
      </w:r>
    </w:p>
    <w:p w14:paraId="65A92EC5" w14:textId="77777777" w:rsidR="00146DE4" w:rsidRDefault="00960C47">
      <w:pPr>
        <w:pStyle w:val="NormalWeb"/>
        <w:divId w:val="730731208"/>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146DE4" w14:paraId="4F549DB8" w14:textId="77777777">
        <w:trPr>
          <w:divId w:val="730731208"/>
          <w:tblCellSpacing w:w="15" w:type="dxa"/>
        </w:trPr>
        <w:tc>
          <w:tcPr>
            <w:tcW w:w="0" w:type="auto"/>
            <w:tcBorders>
              <w:bottom w:val="single" w:sz="6" w:space="0" w:color="000000"/>
            </w:tcBorders>
            <w:shd w:val="clear" w:color="auto" w:fill="BBBBBB"/>
            <w:vAlign w:val="center"/>
            <w:hideMark/>
          </w:tcPr>
          <w:p w14:paraId="26741BA0"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146DE4" w14:paraId="5DA0E776" w14:textId="77777777">
        <w:trPr>
          <w:divId w:val="730731208"/>
          <w:tblCellSpacing w:w="15" w:type="dxa"/>
        </w:trPr>
        <w:tc>
          <w:tcPr>
            <w:tcW w:w="0" w:type="auto"/>
            <w:tcBorders>
              <w:bottom w:val="single" w:sz="6" w:space="0" w:color="CCCCCC"/>
            </w:tcBorders>
            <w:vAlign w:val="center"/>
            <w:hideMark/>
          </w:tcPr>
          <w:p w14:paraId="7C337874" w14:textId="77777777" w:rsidR="00146DE4" w:rsidRDefault="00960C47">
            <w:pPr>
              <w:spacing w:after="75"/>
              <w:rPr>
                <w:rFonts w:ascii="Georgia" w:eastAsia="Times New Roman" w:hAnsi="Georgia"/>
                <w:sz w:val="18"/>
                <w:szCs w:val="18"/>
              </w:rPr>
            </w:pPr>
            <w:r>
              <w:rPr>
                <w:rFonts w:ascii="Georgia" w:eastAsia="Times New Roman" w:hAnsi="Georgia"/>
                <w:sz w:val="18"/>
                <w:szCs w:val="18"/>
              </w:rPr>
              <w:t>Tree - large</w:t>
            </w:r>
          </w:p>
        </w:tc>
      </w:tr>
    </w:tbl>
    <w:p w14:paraId="00DC744F" w14:textId="77777777" w:rsidR="00146DE4" w:rsidRDefault="00960C47">
      <w:pPr>
        <w:pStyle w:val="Heading1"/>
        <w:divId w:val="381943986"/>
        <w:rPr>
          <w:rFonts w:ascii="Georgia" w:eastAsia="Times New Roman" w:hAnsi="Georgia"/>
          <w:sz w:val="29"/>
          <w:szCs w:val="29"/>
        </w:rPr>
      </w:pPr>
      <w:r>
        <w:rPr>
          <w:rFonts w:ascii="Georgia" w:eastAsia="Times New Roman" w:hAnsi="Georgia"/>
          <w:sz w:val="29"/>
          <w:szCs w:val="29"/>
        </w:rPr>
        <w:t>Use and Trade</w:t>
      </w:r>
    </w:p>
    <w:p w14:paraId="2466B765" w14:textId="77777777" w:rsidR="00146DE4" w:rsidRDefault="00960C47">
      <w:pPr>
        <w:pStyle w:val="Heading2"/>
        <w:divId w:val="381943986"/>
        <w:rPr>
          <w:rFonts w:ascii="Georgia" w:eastAsia="Times New Roman" w:hAnsi="Georgia"/>
          <w:sz w:val="27"/>
          <w:szCs w:val="27"/>
        </w:rPr>
      </w:pPr>
      <w:r>
        <w:rPr>
          <w:rFonts w:ascii="Georgia" w:eastAsia="Times New Roman" w:hAnsi="Georgia"/>
          <w:sz w:val="27"/>
          <w:szCs w:val="27"/>
        </w:rPr>
        <w:t>General Use and Trade Information</w:t>
      </w:r>
    </w:p>
    <w:p w14:paraId="1396561E" w14:textId="6FBFC7F3" w:rsidR="00146DE4" w:rsidDel="00FC4753" w:rsidRDefault="00960C47">
      <w:pPr>
        <w:pStyle w:val="NormalWeb"/>
        <w:divId w:val="381943986"/>
        <w:rPr>
          <w:del w:id="46" w:author="Jack Plummer" w:date="2022-08-19T16:33:00Z"/>
          <w:rFonts w:ascii="Georgia" w:hAnsi="Georgia"/>
        </w:rPr>
      </w:pPr>
      <w:r>
        <w:rPr>
          <w:rFonts w:ascii="Georgia" w:hAnsi="Georgia"/>
        </w:rPr>
        <w:t xml:space="preserve">The poisonous black latex is the source of </w:t>
      </w:r>
      <w:ins w:id="47" w:author="Jack Plummer" w:date="2022-08-19T16:34:00Z">
        <w:r w:rsidR="00FC4753">
          <w:rPr>
            <w:rFonts w:ascii="Georgia" w:hAnsi="Georgia"/>
          </w:rPr>
          <w:t xml:space="preserve">a </w:t>
        </w:r>
      </w:ins>
      <w:r>
        <w:rPr>
          <w:rFonts w:ascii="Georgia" w:hAnsi="Georgia"/>
        </w:rPr>
        <w:t xml:space="preserve">lacquer. </w:t>
      </w:r>
      <w:ins w:id="48" w:author="Jack Plummer" w:date="2022-08-19T16:34:00Z">
        <w:r w:rsidR="00FC4753">
          <w:rPr>
            <w:rFonts w:ascii="Georgia" w:hAnsi="Georgia"/>
          </w:rPr>
          <w:t xml:space="preserve">The </w:t>
        </w:r>
      </w:ins>
      <w:del w:id="49" w:author="Jack Plummer" w:date="2022-08-19T16:34:00Z">
        <w:r w:rsidDel="00FC4753">
          <w:rPr>
            <w:rFonts w:ascii="Georgia" w:hAnsi="Georgia"/>
          </w:rPr>
          <w:delText>W</w:delText>
        </w:r>
      </w:del>
      <w:ins w:id="50" w:author="Jack Plummer" w:date="2022-08-19T16:34:00Z">
        <w:r w:rsidR="00FC4753">
          <w:rPr>
            <w:rFonts w:ascii="Georgia" w:hAnsi="Georgia"/>
          </w:rPr>
          <w:t>w</w:t>
        </w:r>
      </w:ins>
      <w:r>
        <w:rPr>
          <w:rFonts w:ascii="Georgia" w:hAnsi="Georgia"/>
        </w:rPr>
        <w:t xml:space="preserve">ood </w:t>
      </w:r>
      <w:ins w:id="51" w:author="Jack Plummer" w:date="2022-08-19T16:34:00Z">
        <w:r w:rsidR="00FC4753">
          <w:rPr>
            <w:rFonts w:ascii="Georgia" w:hAnsi="Georgia"/>
          </w:rPr>
          <w:t xml:space="preserve">is </w:t>
        </w:r>
      </w:ins>
      <w:r>
        <w:rPr>
          <w:rFonts w:ascii="Georgia" w:hAnsi="Georgia"/>
        </w:rPr>
        <w:t>red</w:t>
      </w:r>
      <w:ins w:id="52" w:author="Jack Plummer" w:date="2022-08-19T16:35:00Z">
        <w:r w:rsidR="00FC4753">
          <w:rPr>
            <w:rFonts w:ascii="Georgia" w:hAnsi="Georgia"/>
          </w:rPr>
          <w:t>-</w:t>
        </w:r>
      </w:ins>
      <w:del w:id="53" w:author="Jack Plummer" w:date="2022-08-19T16:35:00Z">
        <w:r w:rsidDel="00FC4753">
          <w:rPr>
            <w:rFonts w:ascii="Georgia" w:hAnsi="Georgia"/>
          </w:rPr>
          <w:delText xml:space="preserve"> </w:delText>
        </w:r>
      </w:del>
      <w:r>
        <w:rPr>
          <w:rFonts w:ascii="Georgia" w:hAnsi="Georgia"/>
        </w:rPr>
        <w:t>brown, close and fine-grained</w:t>
      </w:r>
      <w:ins w:id="54" w:author="Jack Plummer" w:date="2022-08-19T16:35:00Z">
        <w:r w:rsidR="00FC4753">
          <w:rPr>
            <w:rFonts w:ascii="Georgia" w:hAnsi="Georgia"/>
          </w:rPr>
          <w:t>, and is</w:t>
        </w:r>
      </w:ins>
      <w:del w:id="55" w:author="Jack Plummer" w:date="2022-08-19T16:35:00Z">
        <w:r w:rsidDel="00FC4753">
          <w:rPr>
            <w:rFonts w:ascii="Georgia" w:hAnsi="Georgia"/>
          </w:rPr>
          <w:delText>. U</w:delText>
        </w:r>
      </w:del>
      <w:ins w:id="56" w:author="Jack Plummer" w:date="2022-08-19T16:35:00Z">
        <w:r w:rsidR="00FC4753">
          <w:rPr>
            <w:rFonts w:ascii="Georgia" w:hAnsi="Georgia"/>
          </w:rPr>
          <w:t xml:space="preserve"> u</w:t>
        </w:r>
      </w:ins>
      <w:r>
        <w:rPr>
          <w:rFonts w:ascii="Georgia" w:hAnsi="Georgia"/>
        </w:rPr>
        <w:t xml:space="preserve">sed for stocks of Burmese anchors, tool-helves, and is recommended for handles of tools and for machinery generally, </w:t>
      </w:r>
      <w:del w:id="57" w:author="Jack Plummer" w:date="2022-08-19T16:35:00Z">
        <w:r w:rsidDel="00FC4753">
          <w:rPr>
            <w:rFonts w:ascii="Georgia" w:hAnsi="Georgia"/>
          </w:rPr>
          <w:delText xml:space="preserve">for </w:delText>
        </w:r>
      </w:del>
      <w:ins w:id="58" w:author="Jack Plummer" w:date="2022-08-19T16:35:00Z">
        <w:r w:rsidR="00FC4753">
          <w:rPr>
            <w:rFonts w:ascii="Georgia" w:hAnsi="Georgia"/>
          </w:rPr>
          <w:t xml:space="preserve">such as </w:t>
        </w:r>
      </w:ins>
      <w:r>
        <w:rPr>
          <w:rFonts w:ascii="Georgia" w:hAnsi="Georgia"/>
        </w:rPr>
        <w:t>railway-sleepers</w:t>
      </w:r>
      <w:ins w:id="59" w:author="Jack Plummer" w:date="2022-08-19T16:35:00Z">
        <w:r w:rsidR="00FC4753">
          <w:rPr>
            <w:rFonts w:ascii="Georgia" w:hAnsi="Georgia"/>
          </w:rPr>
          <w:t xml:space="preserve"> and</w:t>
        </w:r>
      </w:ins>
      <w:del w:id="60" w:author="Jack Plummer" w:date="2022-08-19T16:35:00Z">
        <w:r w:rsidDel="00FC4753">
          <w:rPr>
            <w:rFonts w:ascii="Georgia" w:hAnsi="Georgia"/>
          </w:rPr>
          <w:delText>,</w:delText>
        </w:r>
      </w:del>
      <w:r>
        <w:rPr>
          <w:rFonts w:ascii="Georgia" w:hAnsi="Georgia"/>
        </w:rPr>
        <w:t xml:space="preserve"> gun-stocks. The tree ex</w:t>
      </w:r>
      <w:del w:id="61" w:author="Jack Plummer" w:date="2022-08-19T16:35:00Z">
        <w:r w:rsidDel="00FC4753">
          <w:rPr>
            <w:rFonts w:ascii="Georgia" w:hAnsi="Georgia"/>
          </w:rPr>
          <w:delText>c</w:delText>
        </w:r>
      </w:del>
      <w:r>
        <w:rPr>
          <w:rFonts w:ascii="Georgia" w:hAnsi="Georgia"/>
        </w:rPr>
        <w:t>udes a black gum</w:t>
      </w:r>
      <w:ins w:id="62" w:author="Jack Plummer" w:date="2022-08-19T16:36:00Z">
        <w:r w:rsidR="00FC4753">
          <w:rPr>
            <w:rFonts w:ascii="Georgia" w:hAnsi="Georgia"/>
          </w:rPr>
          <w:t>,</w:t>
        </w:r>
      </w:ins>
      <w:r>
        <w:rPr>
          <w:rFonts w:ascii="Georgia" w:hAnsi="Georgia"/>
        </w:rPr>
        <w:t xml:space="preserve"> </w:t>
      </w:r>
      <w:del w:id="63" w:author="Jack Plummer" w:date="2022-08-19T16:35:00Z">
        <w:r w:rsidDel="00FC4753">
          <w:rPr>
            <w:rFonts w:ascii="Georgia" w:hAnsi="Georgia"/>
          </w:rPr>
          <w:delText>- The</w:delText>
        </w:r>
      </w:del>
      <w:ins w:id="64" w:author="Jack Plummer" w:date="2022-08-19T16:35:00Z">
        <w:r w:rsidR="00FC4753">
          <w:rPr>
            <w:rFonts w:ascii="Georgia" w:hAnsi="Georgia"/>
          </w:rPr>
          <w:t>used to produce the</w:t>
        </w:r>
      </w:ins>
      <w:r>
        <w:rPr>
          <w:rFonts w:ascii="Georgia" w:hAnsi="Georgia"/>
        </w:rPr>
        <w:t xml:space="preserve"> famous </w:t>
      </w:r>
      <w:proofErr w:type="spellStart"/>
      <w:r>
        <w:rPr>
          <w:rFonts w:ascii="Georgia" w:hAnsi="Georgia"/>
        </w:rPr>
        <w:t>Martaburi</w:t>
      </w:r>
      <w:proofErr w:type="spellEnd"/>
      <w:r>
        <w:rPr>
          <w:rFonts w:ascii="Georgia" w:hAnsi="Georgia"/>
        </w:rPr>
        <w:t xml:space="preserve"> varnish</w:t>
      </w:r>
      <w:ins w:id="65" w:author="Jack Plummer" w:date="2022-08-19T16:35:00Z">
        <w:r w:rsidR="00FC4753">
          <w:rPr>
            <w:rFonts w:ascii="Georgia" w:hAnsi="Georgia"/>
          </w:rPr>
          <w:t>,</w:t>
        </w:r>
      </w:ins>
      <w:del w:id="66" w:author="Jack Plummer" w:date="2022-08-19T16:35:00Z">
        <w:r w:rsidDel="00FC4753">
          <w:rPr>
            <w:rFonts w:ascii="Georgia" w:hAnsi="Georgia"/>
          </w:rPr>
          <w:delText xml:space="preserve"> -</w:delText>
        </w:r>
      </w:del>
      <w:r>
        <w:rPr>
          <w:rFonts w:ascii="Georgia" w:hAnsi="Georgia"/>
        </w:rPr>
        <w:t xml:space="preserve"> with which almost every vessel in a Burmese house, intended to contain either solid or liquid food, is lacquered (Tropical Plants Database 2022).</w:t>
      </w:r>
    </w:p>
    <w:p w14:paraId="09727343" w14:textId="77777777" w:rsidR="00146DE4" w:rsidRDefault="00146DE4">
      <w:pPr>
        <w:pStyle w:val="NormalWeb"/>
        <w:divId w:val="381943986"/>
        <w:rPr>
          <w:rFonts w:ascii="Georgia" w:hAnsi="Georgia"/>
        </w:rPr>
      </w:pPr>
    </w:p>
    <w:p w14:paraId="06BC8F92" w14:textId="77777777" w:rsidR="00146DE4" w:rsidRDefault="00146DE4">
      <w:pPr>
        <w:pStyle w:val="NormalWeb"/>
        <w:divId w:val="381943986"/>
        <w:rPr>
          <w:rFonts w:ascii="Georgia" w:hAnsi="Georgia"/>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3824"/>
        <w:gridCol w:w="1399"/>
        <w:gridCol w:w="2530"/>
      </w:tblGrid>
      <w:tr w:rsidR="00146DE4" w14:paraId="77CB77A1" w14:textId="77777777">
        <w:trPr>
          <w:divId w:val="381943986"/>
          <w:tblCellSpacing w:w="15" w:type="dxa"/>
        </w:trPr>
        <w:tc>
          <w:tcPr>
            <w:tcW w:w="0" w:type="auto"/>
            <w:tcBorders>
              <w:bottom w:val="single" w:sz="6" w:space="0" w:color="000000"/>
            </w:tcBorders>
            <w:shd w:val="clear" w:color="auto" w:fill="BBBBBB"/>
            <w:vAlign w:val="center"/>
            <w:hideMark/>
          </w:tcPr>
          <w:p w14:paraId="0ADC950B"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4B4E7D48"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1D2910C8"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4B758DBD"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146DE4" w14:paraId="10DE2BDE" w14:textId="77777777">
        <w:trPr>
          <w:divId w:val="381943986"/>
          <w:tblCellSpacing w:w="15" w:type="dxa"/>
        </w:trPr>
        <w:tc>
          <w:tcPr>
            <w:tcW w:w="0" w:type="auto"/>
            <w:vAlign w:val="center"/>
            <w:hideMark/>
          </w:tcPr>
          <w:p w14:paraId="53B951E0" w14:textId="77777777" w:rsidR="00146DE4" w:rsidRDefault="00960C4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786D7EB" w14:textId="7F932579" w:rsidR="00146DE4" w:rsidRDefault="00960C47">
            <w:pPr>
              <w:spacing w:after="75"/>
              <w:rPr>
                <w:rFonts w:ascii="Georgia" w:eastAsia="Times New Roman" w:hAnsi="Georgia"/>
                <w:sz w:val="18"/>
                <w:szCs w:val="18"/>
              </w:rPr>
            </w:pPr>
            <w:r>
              <w:rPr>
                <w:rFonts w:ascii="Georgia" w:eastAsia="Times New Roman" w:hAnsi="Georgia"/>
                <w:sz w:val="18"/>
                <w:szCs w:val="18"/>
              </w:rPr>
              <w:t xml:space="preserve">The </w:t>
            </w:r>
            <w:del w:id="67" w:author="Jack Plummer" w:date="2022-08-19T16:34:00Z">
              <w:r w:rsidDel="00FC4753">
                <w:rPr>
                  <w:rFonts w:ascii="Georgia" w:eastAsia="Times New Roman" w:hAnsi="Georgia"/>
                  <w:sz w:val="18"/>
                  <w:szCs w:val="18"/>
                </w:rPr>
                <w:delText xml:space="preserve">tree </w:delText>
              </w:r>
            </w:del>
            <w:ins w:id="68" w:author="Jack Plummer" w:date="2022-08-19T16:34:00Z">
              <w:r w:rsidR="00FC4753">
                <w:rPr>
                  <w:rFonts w:ascii="Georgia" w:eastAsia="Times New Roman" w:hAnsi="Georgia"/>
                  <w:sz w:val="18"/>
                  <w:szCs w:val="18"/>
                </w:rPr>
                <w:t xml:space="preserve">latex </w:t>
              </w:r>
            </w:ins>
            <w:r>
              <w:rPr>
                <w:rFonts w:ascii="Georgia" w:eastAsia="Times New Roman" w:hAnsi="Georgia"/>
                <w:sz w:val="18"/>
                <w:szCs w:val="18"/>
              </w:rPr>
              <w:t xml:space="preserve">is </w:t>
            </w:r>
            <w:del w:id="69" w:author="Jack Plummer" w:date="2022-08-19T16:34:00Z">
              <w:r w:rsidDel="00FC4753">
                <w:rPr>
                  <w:rFonts w:ascii="Georgia" w:eastAsia="Times New Roman" w:hAnsi="Georgia"/>
                  <w:sz w:val="18"/>
                  <w:szCs w:val="18"/>
                </w:rPr>
                <w:delText xml:space="preserve">largely </w:delText>
              </w:r>
            </w:del>
            <w:r>
              <w:rPr>
                <w:rFonts w:ascii="Georgia" w:eastAsia="Times New Roman" w:hAnsi="Georgia"/>
                <w:sz w:val="18"/>
                <w:szCs w:val="18"/>
              </w:rPr>
              <w:t>utilised</w:t>
            </w:r>
            <w:del w:id="70" w:author="Jack Plummer" w:date="2022-08-19T16:34:00Z">
              <w:r w:rsidDel="00FC4753">
                <w:rPr>
                  <w:rFonts w:ascii="Georgia" w:eastAsia="Times New Roman" w:hAnsi="Georgia"/>
                  <w:sz w:val="18"/>
                  <w:szCs w:val="18"/>
                </w:rPr>
                <w:delText xml:space="preserve"> in its liquid state</w:delText>
              </w:r>
            </w:del>
            <w:r>
              <w:rPr>
                <w:rFonts w:ascii="Georgia" w:eastAsia="Times New Roman" w:hAnsi="Georgia"/>
                <w:sz w:val="18"/>
                <w:szCs w:val="18"/>
              </w:rPr>
              <w:t xml:space="preserve"> as a natural varnish, and has the great merit of preserving woodwork (Tropical Plants Database 2022). </w:t>
            </w:r>
          </w:p>
        </w:tc>
        <w:tc>
          <w:tcPr>
            <w:tcW w:w="0" w:type="auto"/>
            <w:vAlign w:val="center"/>
            <w:hideMark/>
          </w:tcPr>
          <w:p w14:paraId="5B16082B" w14:textId="77777777" w:rsidR="00146DE4" w:rsidRDefault="00960C4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744437E"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36459720" w14:textId="77777777" w:rsidR="00146DE4" w:rsidRDefault="00960C47">
      <w:pPr>
        <w:pStyle w:val="NormalWeb"/>
        <w:divId w:val="381943986"/>
        <w:rPr>
          <w:rFonts w:ascii="Georgia" w:hAnsi="Georgia"/>
        </w:rPr>
      </w:pPr>
      <w:r>
        <w:rPr>
          <w:rStyle w:val="datalabel1"/>
          <w:rFonts w:ascii="Georgia" w:hAnsi="Georgia"/>
        </w:rPr>
        <w:t xml:space="preserve">National Commercial Value: </w:t>
      </w:r>
      <w:r>
        <w:rPr>
          <w:rFonts w:ascii="Georgia" w:hAnsi="Georgia"/>
        </w:rPr>
        <w:t>Yes</w:t>
      </w:r>
    </w:p>
    <w:p w14:paraId="26C3784C" w14:textId="77777777" w:rsidR="00146DE4" w:rsidRDefault="00960C47">
      <w:pPr>
        <w:pStyle w:val="NormalWeb"/>
        <w:divId w:val="381943986"/>
        <w:rPr>
          <w:rFonts w:ascii="Georgia" w:hAnsi="Georgia"/>
        </w:rPr>
      </w:pPr>
      <w:r>
        <w:rPr>
          <w:rStyle w:val="datalabel1"/>
          <w:rFonts w:ascii="Georgia" w:hAnsi="Georgia"/>
        </w:rPr>
        <w:t xml:space="preserve">International Commercial Value: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47"/>
        <w:gridCol w:w="1161"/>
        <w:gridCol w:w="862"/>
        <w:gridCol w:w="1307"/>
        <w:gridCol w:w="2111"/>
      </w:tblGrid>
      <w:tr w:rsidR="00146DE4" w14:paraId="77487307" w14:textId="77777777">
        <w:trPr>
          <w:divId w:val="381943986"/>
          <w:tblCellSpacing w:w="15" w:type="dxa"/>
        </w:trPr>
        <w:tc>
          <w:tcPr>
            <w:tcW w:w="0" w:type="auto"/>
            <w:tcBorders>
              <w:bottom w:val="single" w:sz="6" w:space="0" w:color="000000"/>
            </w:tcBorders>
            <w:shd w:val="clear" w:color="auto" w:fill="BBBBBB"/>
            <w:vAlign w:val="center"/>
            <w:hideMark/>
          </w:tcPr>
          <w:p w14:paraId="33EAD500"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52FA2F39"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62F28FD2"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0E845DA2"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0708CA60"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146DE4" w14:paraId="32DE495F" w14:textId="77777777">
        <w:trPr>
          <w:divId w:val="381943986"/>
          <w:tblCellSpacing w:w="15" w:type="dxa"/>
        </w:trPr>
        <w:tc>
          <w:tcPr>
            <w:tcW w:w="0" w:type="auto"/>
            <w:tcBorders>
              <w:bottom w:val="single" w:sz="6" w:space="0" w:color="CCCCCC"/>
            </w:tcBorders>
            <w:vAlign w:val="center"/>
            <w:hideMark/>
          </w:tcPr>
          <w:p w14:paraId="3171CF8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4. Poisons</w:t>
            </w:r>
          </w:p>
        </w:tc>
        <w:tc>
          <w:tcPr>
            <w:tcW w:w="0" w:type="auto"/>
            <w:tcBorders>
              <w:bottom w:val="single" w:sz="6" w:space="0" w:color="CCCCCC"/>
            </w:tcBorders>
            <w:vAlign w:val="center"/>
            <w:hideMark/>
          </w:tcPr>
          <w:p w14:paraId="76341F5F"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8A486D5"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AD57504"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9F6F9EA"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r w:rsidR="00146DE4" w14:paraId="4CD68619" w14:textId="77777777">
        <w:trPr>
          <w:divId w:val="381943986"/>
          <w:tblCellSpacing w:w="15" w:type="dxa"/>
        </w:trPr>
        <w:tc>
          <w:tcPr>
            <w:tcW w:w="0" w:type="auto"/>
            <w:tcBorders>
              <w:bottom w:val="single" w:sz="6" w:space="0" w:color="CCCCCC"/>
            </w:tcBorders>
            <w:vAlign w:val="center"/>
            <w:hideMark/>
          </w:tcPr>
          <w:p w14:paraId="14B1804E" w14:textId="77777777" w:rsidR="00146DE4" w:rsidRDefault="00960C47">
            <w:pPr>
              <w:spacing w:after="75"/>
              <w:rPr>
                <w:rFonts w:ascii="Georgia" w:eastAsia="Times New Roman" w:hAnsi="Georgia"/>
                <w:sz w:val="18"/>
                <w:szCs w:val="18"/>
              </w:rPr>
            </w:pPr>
            <w:r>
              <w:rPr>
                <w:rFonts w:ascii="Georgia" w:eastAsia="Times New Roman" w:hAnsi="Georgia"/>
                <w:sz w:val="18"/>
                <w:szCs w:val="18"/>
              </w:rPr>
              <w:t>9. Construction or structural materials</w:t>
            </w:r>
          </w:p>
        </w:tc>
        <w:tc>
          <w:tcPr>
            <w:tcW w:w="0" w:type="auto"/>
            <w:tcBorders>
              <w:bottom w:val="single" w:sz="6" w:space="0" w:color="CCCCCC"/>
            </w:tcBorders>
            <w:vAlign w:val="center"/>
            <w:hideMark/>
          </w:tcPr>
          <w:p w14:paraId="7893EC0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DD3A602"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B947B29"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A45A4F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5CE35C46" w14:textId="77777777" w:rsidR="00146DE4" w:rsidRDefault="00960C47">
      <w:pPr>
        <w:pStyle w:val="NormalWeb"/>
        <w:divId w:val="381943986"/>
        <w:rPr>
          <w:rFonts w:ascii="Georgia" w:hAnsi="Georgia"/>
        </w:rPr>
      </w:pPr>
      <w:r>
        <w:rPr>
          <w:rStyle w:val="datalabel1"/>
          <w:rFonts w:ascii="Georgia" w:hAnsi="Georgia"/>
        </w:rPr>
        <w:t xml:space="preserve">Is there harvest from captive/cultivated sources of this species? </w:t>
      </w:r>
      <w:r>
        <w:rPr>
          <w:rFonts w:ascii="Georgia" w:hAnsi="Georgia"/>
        </w:rPr>
        <w:t>Unknown</w:t>
      </w:r>
    </w:p>
    <w:p w14:paraId="1957D88D" w14:textId="77777777" w:rsidR="00146DE4" w:rsidRDefault="00960C47">
      <w:pPr>
        <w:pStyle w:val="Heading1"/>
        <w:divId w:val="1318149457"/>
        <w:rPr>
          <w:rFonts w:ascii="Georgia" w:eastAsia="Times New Roman" w:hAnsi="Georgia"/>
          <w:sz w:val="29"/>
          <w:szCs w:val="29"/>
        </w:rPr>
      </w:pPr>
      <w:r>
        <w:rPr>
          <w:rFonts w:ascii="Georgia" w:eastAsia="Times New Roman" w:hAnsi="Georgia"/>
          <w:sz w:val="29"/>
          <w:szCs w:val="29"/>
        </w:rPr>
        <w:t>Threats</w:t>
      </w:r>
    </w:p>
    <w:p w14:paraId="5A1B5B02" w14:textId="3272E2C9" w:rsidR="00146DE4" w:rsidRDefault="00960C47">
      <w:pPr>
        <w:pStyle w:val="NormalWeb"/>
        <w:divId w:val="1318149457"/>
        <w:rPr>
          <w:rFonts w:ascii="Georgia" w:hAnsi="Georgia"/>
        </w:rPr>
      </w:pPr>
      <w:r>
        <w:rPr>
          <w:rFonts w:ascii="Georgia" w:hAnsi="Georgia"/>
        </w:rPr>
        <w:t>Conversion of forest cover to cash crop plantations is the dominant driver of forest change in Southeast Asia, followed by selective logging, and establishment of tree plantations (</w:t>
      </w:r>
      <w:proofErr w:type="spellStart"/>
      <w:r>
        <w:rPr>
          <w:rFonts w:ascii="Georgia" w:hAnsi="Georgia"/>
        </w:rPr>
        <w:t>Stibig</w:t>
      </w:r>
      <w:proofErr w:type="spellEnd"/>
      <w:r>
        <w:rPr>
          <w:rFonts w:ascii="Georgia" w:hAnsi="Georgia"/>
        </w:rPr>
        <w:t xml:space="preserve"> </w:t>
      </w:r>
      <w:r>
        <w:rPr>
          <w:rStyle w:val="Emphasis"/>
          <w:rFonts w:ascii="Georgia" w:hAnsi="Georgia"/>
        </w:rPr>
        <w:t>et al</w:t>
      </w:r>
      <w:r>
        <w:rPr>
          <w:rFonts w:ascii="Georgia" w:hAnsi="Georgia"/>
        </w:rPr>
        <w:t>. 2013). However, this species is found</w:t>
      </w:r>
      <w:ins w:id="71" w:author="Jack Plummer" w:date="2022-08-19T16:31:00Z">
        <w:r w:rsidR="00FC4753">
          <w:rPr>
            <w:rFonts w:ascii="Georgia" w:hAnsi="Georgia"/>
          </w:rPr>
          <w:t xml:space="preserve"> commonly</w:t>
        </w:r>
      </w:ins>
      <w:r>
        <w:rPr>
          <w:rFonts w:ascii="Georgia" w:hAnsi="Georgia"/>
        </w:rPr>
        <w:t xml:space="preserve"> throughout the north and northeast of Thailand. </w:t>
      </w:r>
      <w:del w:id="72" w:author="Jack Plummer" w:date="2022-08-19T16:31:00Z">
        <w:r w:rsidDel="00FC4753">
          <w:rPr>
            <w:rFonts w:ascii="Georgia" w:hAnsi="Georgia"/>
          </w:rPr>
          <w:delText xml:space="preserve">In Northern Thailand </w:delText>
        </w:r>
        <w:r w:rsidDel="00FC4753">
          <w:rPr>
            <w:rStyle w:val="Emphasis"/>
            <w:rFonts w:ascii="Georgia" w:hAnsi="Georgia"/>
          </w:rPr>
          <w:delText>Gluta usitata</w:delText>
        </w:r>
      </w:del>
      <w:ins w:id="73" w:author="Jack Plummer" w:date="2022-08-19T16:31:00Z">
        <w:r w:rsidR="00FC4753">
          <w:rPr>
            <w:rFonts w:ascii="Georgia" w:hAnsi="Georgia"/>
          </w:rPr>
          <w:t>This</w:t>
        </w:r>
      </w:ins>
      <w:r>
        <w:rPr>
          <w:rFonts w:ascii="Georgia" w:hAnsi="Georgia"/>
        </w:rPr>
        <w:t xml:space="preserve"> is a common species in fire-prone deciduous dipterocarp-oak</w:t>
      </w:r>
      <w:del w:id="74" w:author="Jack Plummer" w:date="2022-08-19T16:31:00Z">
        <w:r w:rsidDel="00FC4753">
          <w:rPr>
            <w:rFonts w:ascii="Georgia" w:hAnsi="Georgia"/>
          </w:rPr>
          <w:delText>:</w:delText>
        </w:r>
      </w:del>
      <w:ins w:id="75" w:author="Jack Plummer" w:date="2022-08-19T16:31:00Z">
        <w:r w:rsidR="00FC4753">
          <w:rPr>
            <w:rFonts w:ascii="Georgia" w:hAnsi="Georgia"/>
          </w:rPr>
          <w:t xml:space="preserve"> forest</w:t>
        </w:r>
      </w:ins>
      <w:r>
        <w:rPr>
          <w:rFonts w:ascii="Georgia" w:hAnsi="Georgia"/>
        </w:rPr>
        <w:t xml:space="preserve"> and bamboo deciduous forest. It is therefore considered unlikely that any ongoing threats will affect the extinction risk of this species in a short time</w:t>
      </w:r>
      <w:ins w:id="76" w:author="Jack Plummer" w:date="2022-08-19T16:31:00Z">
        <w:r w:rsidR="00FC4753">
          <w:rPr>
            <w:rFonts w:ascii="Georgia" w:hAnsi="Georgia"/>
          </w:rPr>
          <w:t xml:space="preserve"> </w:t>
        </w:r>
      </w:ins>
      <w:del w:id="77" w:author="Jack Plummer" w:date="2022-08-19T16:31:00Z">
        <w:r w:rsidDel="00FC4753">
          <w:rPr>
            <w:rFonts w:ascii="Georgia" w:hAnsi="Georgia"/>
          </w:rPr>
          <w:delText xml:space="preserve">. </w:delText>
        </w:r>
      </w:del>
      <w:r>
        <w:rPr>
          <w:rFonts w:ascii="Georgia" w:hAnsi="Georgia"/>
        </w:rPr>
        <w:t>(Elliott</w:t>
      </w:r>
      <w:r>
        <w:rPr>
          <w:rStyle w:val="Emphasis"/>
          <w:rFonts w:ascii="Georgia" w:hAnsi="Georgia"/>
        </w:rPr>
        <w:t xml:space="preserve"> et al.</w:t>
      </w:r>
      <w:r>
        <w:rPr>
          <w:rFonts w:ascii="Georgia" w:hAnsi="Georgia"/>
        </w:rPr>
        <w:t xml:space="preserve"> 1997).</w:t>
      </w:r>
    </w:p>
    <w:p w14:paraId="667F47FF" w14:textId="77777777" w:rsidR="00146DE4" w:rsidRDefault="00960C47">
      <w:pPr>
        <w:pStyle w:val="Heading2"/>
        <w:divId w:val="1318149457"/>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146DE4" w14:paraId="0C978D56" w14:textId="77777777">
        <w:trPr>
          <w:divId w:val="1318149457"/>
          <w:tblCellSpacing w:w="15" w:type="dxa"/>
        </w:trPr>
        <w:tc>
          <w:tcPr>
            <w:tcW w:w="0" w:type="auto"/>
            <w:tcBorders>
              <w:bottom w:val="single" w:sz="6" w:space="0" w:color="000000"/>
            </w:tcBorders>
            <w:shd w:val="clear" w:color="auto" w:fill="BBBBBB"/>
            <w:vAlign w:val="center"/>
            <w:hideMark/>
          </w:tcPr>
          <w:p w14:paraId="3BF9ED89" w14:textId="77777777" w:rsidR="00146DE4" w:rsidRDefault="00960C47">
            <w:pPr>
              <w:spacing w:after="75"/>
              <w:rPr>
                <w:rFonts w:ascii="Georgia" w:eastAsia="Times New Roman" w:hAnsi="Georgia"/>
                <w:b/>
                <w:bCs/>
                <w:sz w:val="18"/>
                <w:szCs w:val="18"/>
              </w:rPr>
            </w:pPr>
            <w:commentRangeStart w:id="78"/>
            <w:r>
              <w:rPr>
                <w:rFonts w:ascii="Georgia" w:eastAsia="Times New Roman" w:hAnsi="Georgia"/>
                <w:b/>
                <w:bCs/>
                <w:sz w:val="18"/>
                <w:szCs w:val="18"/>
              </w:rPr>
              <w:t>Threa</w:t>
            </w:r>
            <w:commentRangeEnd w:id="78"/>
            <w:r w:rsidR="00B5578E">
              <w:rPr>
                <w:rStyle w:val="CommentReference"/>
              </w:rPr>
              <w:commentReference w:id="78"/>
            </w:r>
            <w:r>
              <w:rPr>
                <w:rFonts w:ascii="Georgia" w:eastAsia="Times New Roman" w:hAnsi="Georgia"/>
                <w:b/>
                <w:bCs/>
                <w:sz w:val="18"/>
                <w:szCs w:val="18"/>
              </w:rPr>
              <w:t>t</w:t>
            </w:r>
          </w:p>
        </w:tc>
        <w:tc>
          <w:tcPr>
            <w:tcW w:w="0" w:type="auto"/>
            <w:tcBorders>
              <w:bottom w:val="single" w:sz="6" w:space="0" w:color="000000"/>
            </w:tcBorders>
            <w:shd w:val="clear" w:color="auto" w:fill="BBBBBB"/>
            <w:vAlign w:val="center"/>
            <w:hideMark/>
          </w:tcPr>
          <w:p w14:paraId="7E1A69D2"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65AA150"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DEB55FF"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84F12F7"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146DE4" w14:paraId="2ADD5642" w14:textId="77777777">
        <w:trPr>
          <w:divId w:val="1318149457"/>
          <w:tblCellSpacing w:w="15" w:type="dxa"/>
        </w:trPr>
        <w:tc>
          <w:tcPr>
            <w:tcW w:w="0" w:type="auto"/>
            <w:vAlign w:val="center"/>
            <w:hideMark/>
          </w:tcPr>
          <w:p w14:paraId="2D15DC9B" w14:textId="77777777" w:rsidR="00146DE4" w:rsidRDefault="00960C47">
            <w:pPr>
              <w:spacing w:after="75"/>
              <w:rPr>
                <w:rFonts w:ascii="Georgia" w:eastAsia="Times New Roman" w:hAnsi="Georgia"/>
                <w:sz w:val="18"/>
                <w:szCs w:val="18"/>
              </w:rPr>
            </w:pPr>
            <w:r>
              <w:rPr>
                <w:rFonts w:ascii="Georgia" w:eastAsia="Times New Roman" w:hAnsi="Georgia"/>
                <w:sz w:val="18"/>
                <w:szCs w:val="18"/>
              </w:rPr>
              <w:lastRenderedPageBreak/>
              <w:t>1.1. Residential &amp; commercial development -&gt; Housing &amp; urban areas</w:t>
            </w:r>
          </w:p>
        </w:tc>
        <w:tc>
          <w:tcPr>
            <w:tcW w:w="0" w:type="auto"/>
            <w:vAlign w:val="center"/>
            <w:hideMark/>
          </w:tcPr>
          <w:p w14:paraId="3ABD0146" w14:textId="77777777" w:rsidR="00146DE4" w:rsidRDefault="00960C4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FE6A18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CFED12"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CC69F62" w14:textId="77777777" w:rsidR="00146DE4" w:rsidRDefault="00960C47">
            <w:pPr>
              <w:spacing w:after="75"/>
              <w:rPr>
                <w:rFonts w:ascii="Georgia" w:eastAsia="Times New Roman" w:hAnsi="Georgia"/>
                <w:sz w:val="18"/>
                <w:szCs w:val="18"/>
              </w:rPr>
            </w:pPr>
            <w:r>
              <w:rPr>
                <w:rFonts w:ascii="Georgia" w:eastAsia="Times New Roman" w:hAnsi="Georgia"/>
                <w:sz w:val="18"/>
                <w:szCs w:val="18"/>
              </w:rPr>
              <w:t>Low Impact: 3</w:t>
            </w:r>
          </w:p>
        </w:tc>
      </w:tr>
      <w:tr w:rsidR="00146DE4" w14:paraId="67DEA396" w14:textId="77777777">
        <w:trPr>
          <w:divId w:val="1318149457"/>
          <w:tblCellSpacing w:w="15" w:type="dxa"/>
        </w:trPr>
        <w:tc>
          <w:tcPr>
            <w:tcW w:w="0" w:type="auto"/>
            <w:vAlign w:val="center"/>
            <w:hideMark/>
          </w:tcPr>
          <w:p w14:paraId="0842EBC9" w14:textId="77777777" w:rsidR="00146DE4" w:rsidRDefault="00960C47">
            <w:pPr>
              <w:spacing w:after="75"/>
              <w:rPr>
                <w:rFonts w:ascii="Georgia" w:eastAsia="Times New Roman" w:hAnsi="Georgia"/>
                <w:sz w:val="18"/>
                <w:szCs w:val="18"/>
              </w:rPr>
            </w:pPr>
            <w:r>
              <w:rPr>
                <w:rFonts w:ascii="Georgia" w:eastAsia="Times New Roman" w:hAnsi="Georgia"/>
                <w:sz w:val="18"/>
                <w:szCs w:val="18"/>
              </w:rPr>
              <w:t>1.2. Residential &amp; commercial development -&gt; Commercial &amp; industrial areas</w:t>
            </w:r>
          </w:p>
        </w:tc>
        <w:tc>
          <w:tcPr>
            <w:tcW w:w="0" w:type="auto"/>
            <w:vAlign w:val="center"/>
            <w:hideMark/>
          </w:tcPr>
          <w:p w14:paraId="0A5C2E4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D680C5F"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BAF634A"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280F25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Low Impact: 3</w:t>
            </w:r>
          </w:p>
        </w:tc>
      </w:tr>
      <w:tr w:rsidR="00146DE4" w14:paraId="314BF1D1" w14:textId="77777777">
        <w:trPr>
          <w:divId w:val="1318149457"/>
          <w:tblCellSpacing w:w="15" w:type="dxa"/>
        </w:trPr>
        <w:tc>
          <w:tcPr>
            <w:tcW w:w="0" w:type="auto"/>
            <w:vAlign w:val="center"/>
            <w:hideMark/>
          </w:tcPr>
          <w:p w14:paraId="6336AE79" w14:textId="77777777" w:rsidR="00146DE4" w:rsidRDefault="00960C47">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43D030E6" w14:textId="77777777" w:rsidR="00146DE4" w:rsidRDefault="00960C4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4F0B256"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0F64B5C"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3B5D22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Low Impact: 3</w:t>
            </w:r>
          </w:p>
        </w:tc>
      </w:tr>
    </w:tbl>
    <w:p w14:paraId="4988BBFD" w14:textId="77777777" w:rsidR="00146DE4" w:rsidRDefault="00960C47">
      <w:pPr>
        <w:pStyle w:val="Heading1"/>
        <w:divId w:val="2108116408"/>
        <w:rPr>
          <w:rFonts w:ascii="Georgia" w:eastAsia="Times New Roman" w:hAnsi="Georgia"/>
          <w:sz w:val="29"/>
          <w:szCs w:val="29"/>
        </w:rPr>
      </w:pPr>
      <w:r>
        <w:rPr>
          <w:rFonts w:ascii="Georgia" w:eastAsia="Times New Roman" w:hAnsi="Georgia"/>
          <w:sz w:val="29"/>
          <w:szCs w:val="29"/>
        </w:rPr>
        <w:t>Conservation</w:t>
      </w:r>
    </w:p>
    <w:p w14:paraId="1DA0A351" w14:textId="57F9361B" w:rsidR="00146DE4" w:rsidRDefault="00960C47">
      <w:pPr>
        <w:pStyle w:val="NormalWeb"/>
        <w:divId w:val="2108116408"/>
        <w:rPr>
          <w:rFonts w:ascii="Georgia" w:hAnsi="Georgia"/>
        </w:rPr>
      </w:pPr>
      <w:r>
        <w:rPr>
          <w:rFonts w:ascii="Georgia" w:hAnsi="Georgia"/>
        </w:rPr>
        <w:t>The species is</w:t>
      </w:r>
      <w:del w:id="79" w:author="Jack Plummer" w:date="2022-08-19T16:39:00Z">
        <w:r w:rsidDel="00B5578E">
          <w:rPr>
            <w:rFonts w:ascii="Georgia" w:hAnsi="Georgia"/>
          </w:rPr>
          <w:delText> </w:delText>
        </w:r>
      </w:del>
      <w:r>
        <w:rPr>
          <w:rFonts w:ascii="Georgia" w:hAnsi="Georgia"/>
        </w:rPr>
        <w:t xml:space="preserve"> known to be represented in </w:t>
      </w:r>
      <w:r>
        <w:rPr>
          <w:rStyle w:val="Emphasis"/>
          <w:rFonts w:ascii="Georgia" w:hAnsi="Georgia"/>
        </w:rPr>
        <w:t>ex situ</w:t>
      </w:r>
      <w:r>
        <w:rPr>
          <w:rFonts w:ascii="Georgia" w:hAnsi="Georgia"/>
        </w:rPr>
        <w:t xml:space="preserve"> conservation in botanic gardens (BGCI 2021). The species has been recorded from multiple protected areas across its range, </w:t>
      </w:r>
      <w:del w:id="80" w:author="Jack Plummer" w:date="2022-08-19T16:40:00Z">
        <w:r w:rsidDel="00B5578E">
          <w:rPr>
            <w:rFonts w:ascii="Georgia" w:hAnsi="Georgia"/>
          </w:rPr>
          <w:delText>i. e.</w:delText>
        </w:r>
      </w:del>
      <w:ins w:id="81" w:author="Jack Plummer" w:date="2022-09-14T15:26:00Z">
        <w:r w:rsidR="000009FE">
          <w:rPr>
            <w:rFonts w:ascii="Georgia" w:hAnsi="Georgia"/>
          </w:rPr>
          <w:t>including</w:t>
        </w:r>
      </w:ins>
      <w:r>
        <w:rPr>
          <w:rFonts w:ascii="Georgia" w:hAnsi="Georgia"/>
        </w:rPr>
        <w:t xml:space="preserve"> Doi Suthep </w:t>
      </w:r>
      <w:proofErr w:type="spellStart"/>
      <w:r>
        <w:rPr>
          <w:rFonts w:ascii="Georgia" w:hAnsi="Georgia"/>
        </w:rPr>
        <w:t>Pui</w:t>
      </w:r>
      <w:proofErr w:type="spellEnd"/>
      <w:r>
        <w:rPr>
          <w:rFonts w:ascii="Georgia" w:hAnsi="Georgia"/>
        </w:rPr>
        <w:t xml:space="preserve"> National Park, Doi </w:t>
      </w:r>
      <w:proofErr w:type="spellStart"/>
      <w:r>
        <w:rPr>
          <w:rFonts w:ascii="Georgia" w:hAnsi="Georgia"/>
        </w:rPr>
        <w:t>Luang</w:t>
      </w:r>
      <w:proofErr w:type="spellEnd"/>
      <w:r>
        <w:rPr>
          <w:rFonts w:ascii="Georgia" w:hAnsi="Georgia"/>
        </w:rPr>
        <w:t xml:space="preserve"> National Park, Doi Chiang Dao wildlife Sanctuary, Doi </w:t>
      </w:r>
      <w:proofErr w:type="spellStart"/>
      <w:r>
        <w:rPr>
          <w:rFonts w:ascii="Georgia" w:hAnsi="Georgia"/>
        </w:rPr>
        <w:t>Khuntan</w:t>
      </w:r>
      <w:proofErr w:type="spellEnd"/>
      <w:r>
        <w:rPr>
          <w:rFonts w:ascii="Georgia" w:hAnsi="Georgia"/>
        </w:rPr>
        <w:t xml:space="preserve"> National Park, Jae Sawn National Park and </w:t>
      </w:r>
      <w:proofErr w:type="spellStart"/>
      <w:r>
        <w:rPr>
          <w:rFonts w:ascii="Georgia" w:hAnsi="Georgia"/>
        </w:rPr>
        <w:t>Obluang</w:t>
      </w:r>
      <w:proofErr w:type="spellEnd"/>
      <w:r>
        <w:rPr>
          <w:rFonts w:ascii="Georgia" w:hAnsi="Georgia"/>
        </w:rPr>
        <w:t xml:space="preserve"> National Park (CMU herbarium Database 2022).</w:t>
      </w:r>
    </w:p>
    <w:p w14:paraId="36A61C10" w14:textId="77777777" w:rsidR="00146DE4" w:rsidRDefault="00960C47">
      <w:pPr>
        <w:pStyle w:val="Heading2"/>
        <w:divId w:val="2108116408"/>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23"/>
        <w:gridCol w:w="6387"/>
      </w:tblGrid>
      <w:tr w:rsidR="00146DE4" w14:paraId="5B042F6F" w14:textId="77777777">
        <w:trPr>
          <w:divId w:val="2108116408"/>
          <w:tblCellSpacing w:w="15" w:type="dxa"/>
        </w:trPr>
        <w:tc>
          <w:tcPr>
            <w:tcW w:w="0" w:type="auto"/>
            <w:tcBorders>
              <w:bottom w:val="single" w:sz="6" w:space="0" w:color="000000"/>
            </w:tcBorders>
            <w:shd w:val="clear" w:color="auto" w:fill="BBBBBB"/>
            <w:vAlign w:val="center"/>
            <w:hideMark/>
          </w:tcPr>
          <w:p w14:paraId="1D8F7026"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22CE2F95"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Note</w:t>
            </w:r>
          </w:p>
        </w:tc>
      </w:tr>
      <w:tr w:rsidR="00146DE4" w14:paraId="18AAF100" w14:textId="77777777">
        <w:trPr>
          <w:divId w:val="2108116408"/>
          <w:tblCellSpacing w:w="15" w:type="dxa"/>
        </w:trPr>
        <w:tc>
          <w:tcPr>
            <w:tcW w:w="0" w:type="auto"/>
            <w:vAlign w:val="center"/>
            <w:hideMark/>
          </w:tcPr>
          <w:p w14:paraId="4A9C9A07" w14:textId="77777777" w:rsidR="00146DE4" w:rsidRDefault="00960C4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4CDDD2D" w14:textId="77777777" w:rsidR="00146DE4" w:rsidRDefault="00960C47">
            <w:pPr>
              <w:spacing w:after="75"/>
              <w:rPr>
                <w:rFonts w:ascii="Georgia" w:eastAsia="Times New Roman" w:hAnsi="Georgia"/>
                <w:sz w:val="18"/>
                <w:szCs w:val="18"/>
              </w:rPr>
            </w:pPr>
            <w:r>
              <w:rPr>
                <w:rFonts w:ascii="Georgia" w:eastAsia="Times New Roman" w:hAnsi="Georgia"/>
                <w:sz w:val="18"/>
                <w:szCs w:val="18"/>
              </w:rPr>
              <w:t>The species is known to be represented in ex situ conservation in botanic gardens (BGCI 2021).</w:t>
            </w:r>
          </w:p>
        </w:tc>
      </w:tr>
    </w:tbl>
    <w:p w14:paraId="70EC44F8" w14:textId="77777777" w:rsidR="00146DE4" w:rsidRDefault="00960C47">
      <w:pPr>
        <w:pStyle w:val="Heading2"/>
        <w:divId w:val="2108116408"/>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146DE4" w14:paraId="3FA059E4" w14:textId="77777777">
        <w:trPr>
          <w:divId w:val="2108116408"/>
          <w:tblCellSpacing w:w="15" w:type="dxa"/>
        </w:trPr>
        <w:tc>
          <w:tcPr>
            <w:tcW w:w="0" w:type="auto"/>
            <w:tcBorders>
              <w:bottom w:val="single" w:sz="6" w:space="0" w:color="000000"/>
            </w:tcBorders>
            <w:shd w:val="clear" w:color="auto" w:fill="BBBBBB"/>
            <w:vAlign w:val="center"/>
            <w:hideMark/>
          </w:tcPr>
          <w:p w14:paraId="331ED23C"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40741041"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Note</w:t>
            </w:r>
          </w:p>
        </w:tc>
      </w:tr>
      <w:tr w:rsidR="00146DE4" w14:paraId="44C92C2A" w14:textId="77777777">
        <w:trPr>
          <w:divId w:val="2108116408"/>
          <w:tblCellSpacing w:w="15" w:type="dxa"/>
        </w:trPr>
        <w:tc>
          <w:tcPr>
            <w:tcW w:w="0" w:type="auto"/>
            <w:tcBorders>
              <w:bottom w:val="single" w:sz="6" w:space="0" w:color="CCCCCC"/>
            </w:tcBorders>
            <w:vAlign w:val="center"/>
            <w:hideMark/>
          </w:tcPr>
          <w:p w14:paraId="05A55639" w14:textId="77777777" w:rsidR="00146DE4" w:rsidRDefault="00960C47">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2E98CBE"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r w:rsidR="00146DE4" w14:paraId="602386B1" w14:textId="77777777">
        <w:trPr>
          <w:divId w:val="2108116408"/>
          <w:tblCellSpacing w:w="15" w:type="dxa"/>
        </w:trPr>
        <w:tc>
          <w:tcPr>
            <w:tcW w:w="0" w:type="auto"/>
            <w:tcBorders>
              <w:bottom w:val="single" w:sz="6" w:space="0" w:color="CCCCCC"/>
            </w:tcBorders>
            <w:vAlign w:val="center"/>
            <w:hideMark/>
          </w:tcPr>
          <w:p w14:paraId="74B02A9C" w14:textId="77777777" w:rsidR="00146DE4" w:rsidRDefault="00960C47">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255F9D55"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4DF312B6" w14:textId="77777777" w:rsidR="00146DE4" w:rsidRDefault="00960C47">
      <w:pPr>
        <w:pStyle w:val="Heading2"/>
        <w:divId w:val="2108116408"/>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146DE4" w14:paraId="5FD3BEAC" w14:textId="77777777">
        <w:trPr>
          <w:divId w:val="2108116408"/>
          <w:tblCellSpacing w:w="15" w:type="dxa"/>
        </w:trPr>
        <w:tc>
          <w:tcPr>
            <w:tcW w:w="0" w:type="auto"/>
            <w:tcBorders>
              <w:bottom w:val="single" w:sz="6" w:space="0" w:color="000000"/>
            </w:tcBorders>
            <w:shd w:val="clear" w:color="auto" w:fill="BBBBBB"/>
            <w:vAlign w:val="center"/>
            <w:hideMark/>
          </w:tcPr>
          <w:p w14:paraId="0121A4DE"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2BE7679" w14:textId="77777777" w:rsidR="00146DE4" w:rsidRDefault="00960C47">
            <w:pPr>
              <w:spacing w:after="75"/>
              <w:rPr>
                <w:rFonts w:ascii="Georgia" w:eastAsia="Times New Roman" w:hAnsi="Georgia"/>
                <w:b/>
                <w:bCs/>
                <w:sz w:val="18"/>
                <w:szCs w:val="18"/>
              </w:rPr>
            </w:pPr>
            <w:r>
              <w:rPr>
                <w:rFonts w:ascii="Georgia" w:eastAsia="Times New Roman" w:hAnsi="Georgia"/>
                <w:b/>
                <w:bCs/>
                <w:sz w:val="18"/>
                <w:szCs w:val="18"/>
              </w:rPr>
              <w:t>Note</w:t>
            </w:r>
          </w:p>
        </w:tc>
      </w:tr>
      <w:tr w:rsidR="00146DE4" w14:paraId="3C79E90A" w14:textId="77777777">
        <w:trPr>
          <w:divId w:val="2108116408"/>
          <w:tblCellSpacing w:w="15" w:type="dxa"/>
        </w:trPr>
        <w:tc>
          <w:tcPr>
            <w:tcW w:w="0" w:type="auto"/>
            <w:tcBorders>
              <w:bottom w:val="single" w:sz="6" w:space="0" w:color="CCCCCC"/>
            </w:tcBorders>
            <w:vAlign w:val="center"/>
            <w:hideMark/>
          </w:tcPr>
          <w:p w14:paraId="5946B318" w14:textId="77777777" w:rsidR="00146DE4" w:rsidRDefault="00960C47">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085192D0" w14:textId="77777777" w:rsidR="00146DE4" w:rsidRDefault="00960C47">
            <w:pPr>
              <w:spacing w:after="75"/>
              <w:rPr>
                <w:rFonts w:ascii="Georgia" w:eastAsia="Times New Roman" w:hAnsi="Georgia"/>
                <w:sz w:val="18"/>
                <w:szCs w:val="18"/>
              </w:rPr>
            </w:pPr>
            <w:r>
              <w:rPr>
                <w:rFonts w:ascii="Georgia" w:eastAsia="Times New Roman" w:hAnsi="Georgia"/>
                <w:sz w:val="18"/>
                <w:szCs w:val="18"/>
              </w:rPr>
              <w:t>-</w:t>
            </w:r>
          </w:p>
        </w:tc>
      </w:tr>
    </w:tbl>
    <w:p w14:paraId="2BEDF64E" w14:textId="77777777" w:rsidR="00146DE4" w:rsidRDefault="00960C47">
      <w:pPr>
        <w:pStyle w:val="Heading1"/>
        <w:rPr>
          <w:rFonts w:ascii="Georgia" w:eastAsia="Times New Roman" w:hAnsi="Georgia"/>
          <w:sz w:val="29"/>
          <w:szCs w:val="29"/>
        </w:rPr>
      </w:pPr>
      <w:r>
        <w:rPr>
          <w:rFonts w:ascii="Georgia" w:eastAsia="Times New Roman" w:hAnsi="Georgia"/>
          <w:sz w:val="29"/>
          <w:szCs w:val="29"/>
        </w:rPr>
        <w:t>Bibliography</w:t>
      </w:r>
    </w:p>
    <w:p w14:paraId="630EE7B9" w14:textId="77777777" w:rsidR="00146DE4" w:rsidRDefault="00960C47">
      <w:pPr>
        <w:pStyle w:val="NormalWeb"/>
        <w:divId w:val="690648586"/>
        <w:rPr>
          <w:rFonts w:ascii="Georgia" w:hAnsi="Georgia"/>
        </w:rPr>
      </w:pPr>
      <w:r>
        <w:rPr>
          <w:rFonts w:ascii="Georgia" w:hAnsi="Georgia"/>
        </w:rPr>
        <w:t xml:space="preserve">BGCI. 2021.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4" w:history="1">
        <w:r>
          <w:rPr>
            <w:rStyle w:val="Hyperlink"/>
            <w:rFonts w:ascii="Georgia" w:hAnsi="Georgia"/>
          </w:rPr>
          <w:t>https://tools.bgci.org/plant_search.php</w:t>
        </w:r>
      </w:hyperlink>
      <w:r>
        <w:rPr>
          <w:rFonts w:ascii="Georgia" w:hAnsi="Georgia"/>
        </w:rPr>
        <w:t>. (Accessed: 10 May, 2022).</w:t>
      </w:r>
    </w:p>
    <w:p w14:paraId="4DDC98CC" w14:textId="77777777" w:rsidR="00146DE4" w:rsidRDefault="00960C47">
      <w:pPr>
        <w:pStyle w:val="NormalWeb"/>
        <w:divId w:val="690648586"/>
        <w:rPr>
          <w:rFonts w:ascii="Georgia" w:hAnsi="Georgia"/>
        </w:rPr>
      </w:pPr>
      <w:r>
        <w:rPr>
          <w:rFonts w:ascii="Georgia" w:hAnsi="Georgia"/>
        </w:rPr>
        <w:t xml:space="preserve">Bachman, S., Moat, J., Hill, A.W., de la Torre, J. and Scott.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V. Smith and L. </w:t>
      </w:r>
      <w:proofErr w:type="spellStart"/>
      <w:r>
        <w:rPr>
          <w:rFonts w:ascii="Georgia" w:hAnsi="Georgia"/>
        </w:rPr>
        <w:t>Penev</w:t>
      </w:r>
      <w:proofErr w:type="spellEnd"/>
      <w:r>
        <w:rPr>
          <w:rFonts w:ascii="Georgia" w:hAnsi="Georgia"/>
        </w:rPr>
        <w:t xml:space="preserve"> (eds). </w:t>
      </w:r>
      <w:r>
        <w:rPr>
          <w:rFonts w:ascii="Georgia" w:hAnsi="Georgia"/>
          <w:i/>
          <w:iCs/>
        </w:rPr>
        <w:t>e-Infrastructures for data publishing in biodiversity science</w:t>
      </w:r>
      <w:r>
        <w:rPr>
          <w:rFonts w:ascii="Georgia" w:hAnsi="Georgia"/>
        </w:rPr>
        <w:t xml:space="preserve"> .: 117-126.</w:t>
      </w:r>
    </w:p>
    <w:p w14:paraId="22DE95DD" w14:textId="77777777" w:rsidR="00146DE4" w:rsidRDefault="00960C47">
      <w:pPr>
        <w:pStyle w:val="NormalWeb"/>
        <w:divId w:val="690648586"/>
        <w:rPr>
          <w:rFonts w:ascii="Georgia" w:hAnsi="Georgia"/>
        </w:rPr>
      </w:pPr>
      <w:proofErr w:type="spellStart"/>
      <w:r>
        <w:rPr>
          <w:rFonts w:ascii="Georgia" w:hAnsi="Georgia"/>
        </w:rPr>
        <w:t>Chayamarit</w:t>
      </w:r>
      <w:proofErr w:type="spellEnd"/>
      <w:r>
        <w:rPr>
          <w:rFonts w:ascii="Georgia" w:hAnsi="Georgia"/>
        </w:rPr>
        <w:t xml:space="preserve">, K. 1994. Preliminary Checklist of the Family </w:t>
      </w:r>
      <w:proofErr w:type="spellStart"/>
      <w:r>
        <w:rPr>
          <w:rFonts w:ascii="Georgia" w:hAnsi="Georgia"/>
        </w:rPr>
        <w:t>Anacardiaceae</w:t>
      </w:r>
      <w:proofErr w:type="spellEnd"/>
      <w:r>
        <w:rPr>
          <w:rFonts w:ascii="Georgia" w:hAnsi="Georgia"/>
        </w:rPr>
        <w:t xml:space="preserve"> in Thailand. </w:t>
      </w:r>
      <w:r>
        <w:rPr>
          <w:rFonts w:ascii="Georgia" w:hAnsi="Georgia"/>
          <w:i/>
          <w:iCs/>
        </w:rPr>
        <w:t>Thai For Bull</w:t>
      </w:r>
      <w:r>
        <w:rPr>
          <w:rFonts w:ascii="Georgia" w:hAnsi="Georgia"/>
        </w:rPr>
        <w:t xml:space="preserve"> 22: 1-25.</w:t>
      </w:r>
    </w:p>
    <w:p w14:paraId="50280B43" w14:textId="77777777" w:rsidR="00146DE4" w:rsidRDefault="00960C47">
      <w:pPr>
        <w:pStyle w:val="NormalWeb"/>
        <w:divId w:val="690648586"/>
        <w:rPr>
          <w:rFonts w:ascii="Georgia" w:hAnsi="Georgia"/>
        </w:rPr>
      </w:pPr>
      <w:proofErr w:type="spellStart"/>
      <w:r>
        <w:rPr>
          <w:rFonts w:ascii="Georgia" w:hAnsi="Georgia"/>
        </w:rPr>
        <w:t>Chayamarit</w:t>
      </w:r>
      <w:proofErr w:type="spellEnd"/>
      <w:r>
        <w:rPr>
          <w:rFonts w:ascii="Georgia" w:hAnsi="Georgia"/>
        </w:rPr>
        <w:t xml:space="preserve">, K. 2010. </w:t>
      </w:r>
      <w:proofErr w:type="spellStart"/>
      <w:r>
        <w:rPr>
          <w:rFonts w:ascii="Georgia" w:hAnsi="Georgia"/>
        </w:rPr>
        <w:t>Anacardiaceae</w:t>
      </w:r>
      <w:proofErr w:type="spellEnd"/>
      <w:r>
        <w:rPr>
          <w:rFonts w:ascii="Georgia" w:hAnsi="Georgia"/>
        </w:rPr>
        <w:t xml:space="preserve">. In: </w:t>
      </w:r>
      <w:proofErr w:type="spellStart"/>
      <w:r>
        <w:rPr>
          <w:rFonts w:ascii="Georgia" w:hAnsi="Georgia"/>
        </w:rPr>
        <w:t>Santisuk</w:t>
      </w:r>
      <w:proofErr w:type="spellEnd"/>
      <w:r>
        <w:rPr>
          <w:rFonts w:ascii="Georgia" w:hAnsi="Georgia"/>
        </w:rPr>
        <w:t xml:space="preserve">, T. and Larsen, K. (eds), </w:t>
      </w:r>
      <w:r>
        <w:rPr>
          <w:rFonts w:ascii="Georgia" w:hAnsi="Georgia"/>
          <w:i/>
          <w:iCs/>
        </w:rPr>
        <w:t>Flora of Thailand</w:t>
      </w:r>
      <w:r>
        <w:rPr>
          <w:rFonts w:ascii="Georgia" w:hAnsi="Georgia"/>
        </w:rPr>
        <w:t>, pp. 265-329. Department of National Parks, Wildlife and Plant Conservation, Thailand.</w:t>
      </w:r>
    </w:p>
    <w:p w14:paraId="2B44EA39" w14:textId="77777777" w:rsidR="00146DE4" w:rsidRDefault="00960C47">
      <w:pPr>
        <w:pStyle w:val="NormalWeb"/>
        <w:divId w:val="690648586"/>
        <w:rPr>
          <w:rFonts w:ascii="Georgia" w:hAnsi="Georgia"/>
        </w:rPr>
      </w:pPr>
      <w:r>
        <w:rPr>
          <w:rFonts w:ascii="Georgia" w:hAnsi="Georgia"/>
        </w:rPr>
        <w:t xml:space="preserve">Elliott, S., et al. 1997. Forest restoration research in northern Thailand: 2. the fruits, seeds and seedlings of </w:t>
      </w:r>
      <w:proofErr w:type="spellStart"/>
      <w:r>
        <w:rPr>
          <w:rFonts w:ascii="Georgia" w:hAnsi="Georgia"/>
        </w:rPr>
        <w:t>Gluta</w:t>
      </w:r>
      <w:proofErr w:type="spellEnd"/>
      <w:r>
        <w:rPr>
          <w:rFonts w:ascii="Georgia" w:hAnsi="Georgia"/>
        </w:rPr>
        <w:t xml:space="preserve"> </w:t>
      </w:r>
      <w:proofErr w:type="spellStart"/>
      <w:r>
        <w:rPr>
          <w:rFonts w:ascii="Georgia" w:hAnsi="Georgia"/>
        </w:rPr>
        <w:t>usitata</w:t>
      </w:r>
      <w:proofErr w:type="spellEnd"/>
      <w:r>
        <w:rPr>
          <w:rFonts w:ascii="Georgia" w:hAnsi="Georgia"/>
        </w:rPr>
        <w:t xml:space="preserve"> (Wall.) Hou (</w:t>
      </w:r>
      <w:proofErr w:type="spellStart"/>
      <w:r>
        <w:rPr>
          <w:rFonts w:ascii="Georgia" w:hAnsi="Georgia"/>
        </w:rPr>
        <w:t>Anacardiaceae</w:t>
      </w:r>
      <w:proofErr w:type="spellEnd"/>
      <w:r>
        <w:rPr>
          <w:rFonts w:ascii="Georgia" w:hAnsi="Georgia"/>
        </w:rPr>
        <w:t xml:space="preserve">). </w:t>
      </w:r>
      <w:r>
        <w:rPr>
          <w:rFonts w:ascii="Georgia" w:hAnsi="Georgia"/>
          <w:i/>
          <w:iCs/>
        </w:rPr>
        <w:t>Nat. Hist. Bull. Siam Soc.</w:t>
      </w:r>
      <w:r>
        <w:rPr>
          <w:rFonts w:ascii="Georgia" w:hAnsi="Georgia"/>
        </w:rPr>
        <w:t xml:space="preserve"> 45: 205-215.</w:t>
      </w:r>
    </w:p>
    <w:p w14:paraId="0DDA613B" w14:textId="5B9BF8B2" w:rsidR="00146DE4" w:rsidRDefault="00960C47">
      <w:pPr>
        <w:pStyle w:val="NormalWeb"/>
        <w:divId w:val="690648586"/>
        <w:rPr>
          <w:rFonts w:ascii="Georgia" w:hAnsi="Georgia"/>
        </w:rPr>
      </w:pPr>
      <w:r>
        <w:rPr>
          <w:rFonts w:ascii="Georgia" w:hAnsi="Georgia"/>
        </w:rPr>
        <w:lastRenderedPageBreak/>
        <w:t xml:space="preserve">GBIF.org. 2022. Global Biodiversity Information Facility (GBIF) data portal. Collection of online herbarium specimens. GBIF. Available at: </w:t>
      </w:r>
      <w:r>
        <w:rPr>
          <w:rFonts w:ascii="Georgia" w:hAnsi="Georgia"/>
        </w:rPr>
        <w:fldChar w:fldCharType="begin"/>
      </w:r>
      <w:ins w:id="82" w:author="Jack Plummer" w:date="2022-08-19T16:41:00Z">
        <w:r>
          <w:rPr>
            <w:rFonts w:ascii="Georgia" w:hAnsi="Georgia"/>
          </w:rPr>
          <w:instrText>HYPERLINK "https://rbgkew.sharepoint.com/sites/KewPlantAssessment2022-2/Shared Documents/General/Projects/Threatened Biodiversity Hotspots Programme/Thailand/FORRU_reviews/Available at: https:/www.gbif.org/occurrence/"</w:instrText>
        </w:r>
      </w:ins>
      <w:del w:id="83" w:author="Jack Plummer" w:date="2022-08-19T16:41:00Z">
        <w:r w:rsidDel="00960C47">
          <w:rPr>
            <w:rFonts w:ascii="Georgia" w:hAnsi="Georgia"/>
          </w:rPr>
          <w:delInstrText xml:space="preserve"> HYPERLINK "Available at: https://www.gbif.org/occurrence/" </w:delInstrText>
        </w:r>
      </w:del>
      <w:r>
        <w:rPr>
          <w:rFonts w:ascii="Georgia" w:hAnsi="Georgia"/>
        </w:rPr>
        <w:fldChar w:fldCharType="separate"/>
      </w:r>
      <w:r>
        <w:rPr>
          <w:rStyle w:val="Hyperlink"/>
          <w:rFonts w:ascii="Georgia" w:hAnsi="Georgia"/>
        </w:rPr>
        <w:t>Available at: https://www.gbif.org/occurrence/</w:t>
      </w:r>
      <w:r>
        <w:rPr>
          <w:rFonts w:ascii="Georgia" w:hAnsi="Georgia"/>
        </w:rPr>
        <w:fldChar w:fldCharType="end"/>
      </w:r>
      <w:r>
        <w:rPr>
          <w:rFonts w:ascii="Georgia" w:hAnsi="Georgia"/>
        </w:rPr>
        <w:t>. (Accessed: 10 May, 2022).</w:t>
      </w:r>
    </w:p>
    <w:p w14:paraId="0DD0C3B7" w14:textId="77777777" w:rsidR="00146DE4" w:rsidRDefault="00960C47">
      <w:pPr>
        <w:pStyle w:val="NormalWeb"/>
        <w:divId w:val="690648586"/>
        <w:rPr>
          <w:rFonts w:ascii="Georgia" w:hAnsi="Georgia"/>
        </w:rPr>
      </w:pPr>
      <w:proofErr w:type="spellStart"/>
      <w:r>
        <w:rPr>
          <w:rFonts w:ascii="Georgia" w:hAnsi="Georgia"/>
        </w:rPr>
        <w:t>Jøker</w:t>
      </w:r>
      <w:proofErr w:type="spellEnd"/>
      <w:r>
        <w:rPr>
          <w:rFonts w:ascii="Georgia" w:hAnsi="Georgia"/>
        </w:rPr>
        <w:t xml:space="preserve">, D. 2000. </w:t>
      </w:r>
      <w:proofErr w:type="spellStart"/>
      <w:r>
        <w:rPr>
          <w:rFonts w:ascii="Georgia" w:hAnsi="Georgia"/>
        </w:rPr>
        <w:t>Afzelia</w:t>
      </w:r>
      <w:proofErr w:type="spellEnd"/>
      <w:r>
        <w:rPr>
          <w:rFonts w:ascii="Georgia" w:hAnsi="Georgia"/>
        </w:rPr>
        <w:t xml:space="preserve"> </w:t>
      </w:r>
      <w:proofErr w:type="spellStart"/>
      <w:r>
        <w:rPr>
          <w:rFonts w:ascii="Georgia" w:hAnsi="Georgia"/>
        </w:rPr>
        <w:t>xylocarpa</w:t>
      </w:r>
      <w:proofErr w:type="spellEnd"/>
      <w:r>
        <w:rPr>
          <w:rFonts w:ascii="Georgia" w:hAnsi="Georgia"/>
        </w:rPr>
        <w:t xml:space="preserve">. Seed Leaflet No. 6. Available at: </w:t>
      </w:r>
      <w:hyperlink r:id="rId15" w:history="1">
        <w:r>
          <w:rPr>
            <w:rStyle w:val="Hyperlink"/>
            <w:rFonts w:ascii="Georgia" w:hAnsi="Georgia"/>
          </w:rPr>
          <w:t>https://curis.ku.dk/ws/files/20646176/afzelia_xylocarpa.pdf</w:t>
        </w:r>
      </w:hyperlink>
      <w:r>
        <w:rPr>
          <w:rFonts w:ascii="Georgia" w:hAnsi="Georgia"/>
        </w:rPr>
        <w:t>. (Accessed: 10 May, 2022).</w:t>
      </w:r>
    </w:p>
    <w:p w14:paraId="1CF10E90" w14:textId="77777777" w:rsidR="00146DE4" w:rsidRDefault="00960C47">
      <w:pPr>
        <w:pStyle w:val="NormalWeb"/>
        <w:divId w:val="690648586"/>
        <w:rPr>
          <w:rFonts w:ascii="Georgia" w:hAnsi="Georgia"/>
        </w:rPr>
      </w:pPr>
      <w:r>
        <w:rPr>
          <w:rFonts w:ascii="Georgia" w:hAnsi="Georgia"/>
        </w:rPr>
        <w:t xml:space="preserve">Stephen, E., </w:t>
      </w:r>
      <w:proofErr w:type="spellStart"/>
      <w:r>
        <w:rPr>
          <w:rFonts w:ascii="Georgia" w:hAnsi="Georgia"/>
        </w:rPr>
        <w:t>Kopachon</w:t>
      </w:r>
      <w:proofErr w:type="spellEnd"/>
      <w:r>
        <w:rPr>
          <w:rFonts w:ascii="Georgia" w:hAnsi="Georgia"/>
        </w:rPr>
        <w:t xml:space="preserve">, S., </w:t>
      </w:r>
      <w:proofErr w:type="spellStart"/>
      <w:r>
        <w:rPr>
          <w:rFonts w:ascii="Georgia" w:hAnsi="Georgia"/>
        </w:rPr>
        <w:t>Suriya</w:t>
      </w:r>
      <w:proofErr w:type="spellEnd"/>
      <w:r>
        <w:rPr>
          <w:rFonts w:ascii="Georgia" w:hAnsi="Georgia"/>
        </w:rPr>
        <w:t xml:space="preserve">, K, </w:t>
      </w:r>
      <w:proofErr w:type="spellStart"/>
      <w:r>
        <w:rPr>
          <w:rFonts w:ascii="Georgia" w:hAnsi="Georgia"/>
        </w:rPr>
        <w:t>Plukum</w:t>
      </w:r>
      <w:proofErr w:type="spellEnd"/>
      <w:r>
        <w:rPr>
          <w:rFonts w:ascii="Georgia" w:hAnsi="Georgia"/>
        </w:rPr>
        <w:t xml:space="preserve">, S., </w:t>
      </w:r>
      <w:proofErr w:type="spellStart"/>
      <w:r>
        <w:rPr>
          <w:rFonts w:ascii="Georgia" w:hAnsi="Georgia"/>
        </w:rPr>
        <w:t>Pakaad</w:t>
      </w:r>
      <w:proofErr w:type="spellEnd"/>
      <w:r>
        <w:rPr>
          <w:rFonts w:ascii="Georgia" w:hAnsi="Georgia"/>
        </w:rPr>
        <w:t xml:space="preserve">, G., </w:t>
      </w:r>
      <w:proofErr w:type="spellStart"/>
      <w:r>
        <w:rPr>
          <w:rFonts w:ascii="Georgia" w:hAnsi="Georgia"/>
        </w:rPr>
        <w:t>Navakitbumrung</w:t>
      </w:r>
      <w:proofErr w:type="spellEnd"/>
      <w:r>
        <w:rPr>
          <w:rFonts w:ascii="MS Mincho" w:eastAsia="MS Mincho" w:hAnsi="MS Mincho" w:cs="MS Mincho" w:hint="eastAsia"/>
        </w:rPr>
        <w:t>，</w:t>
      </w:r>
      <w:r>
        <w:rPr>
          <w:rFonts w:ascii="Georgia" w:hAnsi="Georgia"/>
        </w:rPr>
        <w:t xml:space="preserve"> P., Maxwell, J.F., </w:t>
      </w:r>
      <w:proofErr w:type="spellStart"/>
      <w:r>
        <w:rPr>
          <w:rFonts w:ascii="Georgia" w:hAnsi="Georgia"/>
        </w:rPr>
        <w:t>Anusarnsunthorn</w:t>
      </w:r>
      <w:proofErr w:type="spellEnd"/>
      <w:r>
        <w:rPr>
          <w:rFonts w:ascii="Georgia" w:hAnsi="Georgia"/>
        </w:rPr>
        <w:t xml:space="preserve">, V., Garwood, N.C., </w:t>
      </w:r>
      <w:proofErr w:type="spellStart"/>
      <w:r>
        <w:rPr>
          <w:rFonts w:ascii="Georgia" w:hAnsi="Georgia"/>
        </w:rPr>
        <w:t>Blakesley</w:t>
      </w:r>
      <w:proofErr w:type="spellEnd"/>
      <w:r>
        <w:rPr>
          <w:rFonts w:ascii="Georgia" w:hAnsi="Georgia"/>
        </w:rPr>
        <w:t xml:space="preserve">, D. 1999. Forest restoration research in Northern Thailand: 2. The fruits, seeds and seedlings of </w:t>
      </w:r>
      <w:proofErr w:type="spellStart"/>
      <w:r>
        <w:rPr>
          <w:rFonts w:ascii="Georgia" w:hAnsi="Georgia"/>
        </w:rPr>
        <w:t>Gluta</w:t>
      </w:r>
      <w:proofErr w:type="spellEnd"/>
      <w:r>
        <w:rPr>
          <w:rFonts w:ascii="Georgia" w:hAnsi="Georgia"/>
        </w:rPr>
        <w:t xml:space="preserve"> </w:t>
      </w:r>
      <w:proofErr w:type="spellStart"/>
      <w:r>
        <w:rPr>
          <w:rFonts w:ascii="Georgia" w:hAnsi="Georgia"/>
        </w:rPr>
        <w:t>usitata</w:t>
      </w:r>
      <w:proofErr w:type="spellEnd"/>
      <w:r>
        <w:rPr>
          <w:rFonts w:ascii="Georgia" w:hAnsi="Georgia"/>
        </w:rPr>
        <w:t xml:space="preserve"> (Wall.) Hou (</w:t>
      </w:r>
      <w:proofErr w:type="spellStart"/>
      <w:r>
        <w:rPr>
          <w:rFonts w:ascii="Georgia" w:hAnsi="Georgia"/>
        </w:rPr>
        <w:t>Anacardiaceae</w:t>
      </w:r>
      <w:proofErr w:type="spellEnd"/>
      <w:r>
        <w:rPr>
          <w:rFonts w:ascii="Georgia" w:hAnsi="Georgia"/>
        </w:rPr>
        <w:t xml:space="preserve">). </w:t>
      </w:r>
      <w:r>
        <w:rPr>
          <w:rFonts w:ascii="Georgia" w:hAnsi="Georgia"/>
          <w:i/>
          <w:iCs/>
        </w:rPr>
        <w:t>NAT. HIST. BULL. SIAM Soc</w:t>
      </w:r>
      <w:r>
        <w:rPr>
          <w:rFonts w:ascii="Georgia" w:hAnsi="Georgia"/>
        </w:rPr>
        <w:t xml:space="preserve"> 45: 205-215.</w:t>
      </w:r>
    </w:p>
    <w:p w14:paraId="66C85DF0" w14:textId="77777777" w:rsidR="00146DE4" w:rsidRDefault="00960C47">
      <w:pPr>
        <w:pStyle w:val="NormalWeb"/>
        <w:divId w:val="690648586"/>
        <w:rPr>
          <w:rFonts w:ascii="Georgia" w:hAnsi="Georgia"/>
        </w:rPr>
      </w:pPr>
      <w:proofErr w:type="spellStart"/>
      <w:r>
        <w:rPr>
          <w:rFonts w:ascii="Georgia" w:hAnsi="Georgia"/>
        </w:rPr>
        <w:t>Stibig</w:t>
      </w:r>
      <w:proofErr w:type="spellEnd"/>
      <w:r>
        <w:rPr>
          <w:rFonts w:ascii="Georgia" w:hAnsi="Georgia"/>
        </w:rPr>
        <w:t xml:space="preserve">, H.-J., </w:t>
      </w:r>
      <w:proofErr w:type="spellStart"/>
      <w:r>
        <w:rPr>
          <w:rFonts w:ascii="Georgia" w:hAnsi="Georgia"/>
        </w:rPr>
        <w:t>Achard</w:t>
      </w:r>
      <w:proofErr w:type="spellEnd"/>
      <w:r>
        <w:rPr>
          <w:rFonts w:ascii="Georgia" w:hAnsi="Georgia"/>
        </w:rPr>
        <w:t xml:space="preserve">, F., </w:t>
      </w:r>
      <w:proofErr w:type="spellStart"/>
      <w:r>
        <w:rPr>
          <w:rFonts w:ascii="Georgia" w:hAnsi="Georgia"/>
        </w:rPr>
        <w:t>Carboni</w:t>
      </w:r>
      <w:proofErr w:type="spellEnd"/>
      <w:r>
        <w:rPr>
          <w:rFonts w:ascii="Georgia" w:hAnsi="Georgia"/>
        </w:rPr>
        <w:t xml:space="preserve">, S., </w:t>
      </w:r>
      <w:proofErr w:type="spellStart"/>
      <w:r>
        <w:rPr>
          <w:rFonts w:ascii="Georgia" w:hAnsi="Georgia"/>
        </w:rPr>
        <w:t>Raši</w:t>
      </w:r>
      <w:proofErr w:type="spellEnd"/>
      <w:r>
        <w:rPr>
          <w:rFonts w:ascii="Georgia" w:hAnsi="Georgia"/>
        </w:rPr>
        <w:t xml:space="preserve">, R. and Miettinen, J. 2013. Change in tropical forest cover of Southeast Asia from 1990 to 2010. </w:t>
      </w:r>
      <w:proofErr w:type="spellStart"/>
      <w:r>
        <w:rPr>
          <w:rFonts w:ascii="Georgia" w:hAnsi="Georgia"/>
          <w:i/>
          <w:iCs/>
        </w:rPr>
        <w:t>Biogeosciences</w:t>
      </w:r>
      <w:proofErr w:type="spellEnd"/>
      <w:r>
        <w:rPr>
          <w:rFonts w:ascii="Georgia" w:hAnsi="Georgia"/>
          <w:i/>
          <w:iCs/>
        </w:rPr>
        <w:t xml:space="preserve"> Discussions</w:t>
      </w:r>
      <w:r>
        <w:rPr>
          <w:rFonts w:ascii="Georgia" w:hAnsi="Georgia"/>
        </w:rPr>
        <w:t xml:space="preserve"> 10(8): 12625-12653.</w:t>
      </w:r>
    </w:p>
    <w:p w14:paraId="2FC89FCC" w14:textId="77777777" w:rsidR="00146DE4" w:rsidRDefault="00960C47">
      <w:pPr>
        <w:pStyle w:val="NormalWeb"/>
        <w:divId w:val="690648586"/>
        <w:rPr>
          <w:rFonts w:ascii="Georgia" w:hAnsi="Georgia"/>
        </w:rPr>
      </w:pPr>
      <w:r>
        <w:rPr>
          <w:rFonts w:ascii="Georgia" w:hAnsi="Georgia"/>
        </w:rPr>
        <w:t xml:space="preserve">Tropical Plants Database, Ken Fern. 2022. tropical.theferns.info. Available at: </w:t>
      </w:r>
      <w:hyperlink r:id="rId16" w:history="1">
        <w:r>
          <w:rPr>
            <w:rStyle w:val="Hyperlink"/>
            <w:rFonts w:ascii="Georgia" w:hAnsi="Georgia"/>
          </w:rPr>
          <w:t>https://tropical.theferns.info/viewtropical.php?id=Gluta+usitata</w:t>
        </w:r>
      </w:hyperlink>
      <w:r>
        <w:rPr>
          <w:rFonts w:ascii="Georgia" w:hAnsi="Georgia"/>
        </w:rPr>
        <w:t>. (Accessed: 13 May, 2022).</w:t>
      </w:r>
    </w:p>
    <w:sectPr w:rsidR="00146DE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8-19T16:36:00Z" w:initials="JP">
    <w:p w14:paraId="2ED062FA" w14:textId="77777777" w:rsidR="00B5578E" w:rsidRDefault="00B5578E" w:rsidP="007D0173">
      <w:pPr>
        <w:pStyle w:val="CommentText"/>
      </w:pPr>
      <w:r>
        <w:rPr>
          <w:rStyle w:val="CommentReference"/>
        </w:rPr>
        <w:annotationRef/>
      </w:r>
      <w:r>
        <w:t>Consider LC if very common? Could also add B2b(iii,v) to reflect possible overexploitation?</w:t>
      </w:r>
    </w:p>
  </w:comment>
  <w:comment w:id="24" w:author="Jack Plummer" w:date="2022-08-19T16:29:00Z" w:initials="JP">
    <w:p w14:paraId="17A977F0" w14:textId="5A7BB049" w:rsidR="00C52F31" w:rsidRDefault="00C52F31" w:rsidP="0096122D">
      <w:pPr>
        <w:pStyle w:val="CommentText"/>
      </w:pPr>
      <w:r>
        <w:rPr>
          <w:rStyle w:val="CommentReference"/>
        </w:rPr>
        <w:annotationRef/>
      </w:r>
      <w:r>
        <w:t>Add Myanmar at country level</w:t>
      </w:r>
    </w:p>
  </w:comment>
  <w:comment w:id="34" w:author="Jack Plummer" w:date="2022-09-14T15:19:00Z" w:initials="JP">
    <w:p w14:paraId="38CB75B9" w14:textId="77777777" w:rsidR="0043540E" w:rsidRDefault="0043540E" w:rsidP="0065027F">
      <w:pPr>
        <w:pStyle w:val="CommentText"/>
      </w:pPr>
      <w:r>
        <w:rPr>
          <w:rStyle w:val="CommentReference"/>
        </w:rPr>
        <w:annotationRef/>
      </w:r>
      <w:r>
        <w:t>What's the basis?? I recommend removing</w:t>
      </w:r>
    </w:p>
  </w:comment>
  <w:comment w:id="41" w:author="Jack Plummer" w:date="2022-08-19T16:29:00Z" w:initials="JP">
    <w:p w14:paraId="20B93437" w14:textId="3A6D2C64" w:rsidR="00C52F31" w:rsidRDefault="00C52F31" w:rsidP="00F63FFF">
      <w:pPr>
        <w:pStyle w:val="CommentText"/>
      </w:pPr>
      <w:r>
        <w:rPr>
          <w:rStyle w:val="CommentReference"/>
        </w:rPr>
        <w:annotationRef/>
      </w:r>
      <w:r>
        <w:t>Other habitats to code</w:t>
      </w:r>
    </w:p>
  </w:comment>
  <w:comment w:id="78" w:author="Jack Plummer" w:date="2022-08-19T16:40:00Z" w:initials="JP">
    <w:p w14:paraId="1EDF2D7C" w14:textId="77777777" w:rsidR="00B5578E" w:rsidRDefault="00B5578E" w:rsidP="00690EC6">
      <w:pPr>
        <w:pStyle w:val="CommentText"/>
      </w:pPr>
      <w:r>
        <w:rPr>
          <w:rStyle w:val="CommentReference"/>
        </w:rPr>
        <w:annotationRef/>
      </w:r>
      <w:r>
        <w:t>Make sure these match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D062FA" w15:done="0"/>
  <w15:commentEx w15:paraId="17A977F0" w15:done="0"/>
  <w15:commentEx w15:paraId="38CB75B9" w15:done="0"/>
  <w15:commentEx w15:paraId="20B93437" w15:done="0"/>
  <w15:commentEx w15:paraId="1EDF2D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3A93" w16cex:dateUtc="2022-08-19T15:36:00Z"/>
  <w16cex:commentExtensible w16cex:durableId="26AA38DF" w16cex:dateUtc="2022-08-19T15:29:00Z"/>
  <w16cex:commentExtensible w16cex:durableId="26CC6F86" w16cex:dateUtc="2022-09-14T14:19:00Z"/>
  <w16cex:commentExtensible w16cex:durableId="26AA3906" w16cex:dateUtc="2022-08-19T15:29:00Z"/>
  <w16cex:commentExtensible w16cex:durableId="26AA3B78" w16cex:dateUtc="2022-08-19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D062FA" w16cid:durableId="26AA3A93"/>
  <w16cid:commentId w16cid:paraId="17A977F0" w16cid:durableId="26AA38DF"/>
  <w16cid:commentId w16cid:paraId="38CB75B9" w16cid:durableId="26CC6F86"/>
  <w16cid:commentId w16cid:paraId="20B93437" w16cid:durableId="26AA3906"/>
  <w16cid:commentId w16cid:paraId="1EDF2D7C" w16cid:durableId="26AA3B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F31"/>
    <w:rsid w:val="000009FE"/>
    <w:rsid w:val="00146DE4"/>
    <w:rsid w:val="0043540E"/>
    <w:rsid w:val="00960C47"/>
    <w:rsid w:val="00B5578E"/>
    <w:rsid w:val="00C52F31"/>
    <w:rsid w:val="00FC47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3A6D3"/>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C52F31"/>
    <w:rPr>
      <w:rFonts w:eastAsiaTheme="minorEastAsia"/>
      <w:sz w:val="24"/>
      <w:szCs w:val="24"/>
    </w:rPr>
  </w:style>
  <w:style w:type="character" w:styleId="CommentReference">
    <w:name w:val="annotation reference"/>
    <w:basedOn w:val="DefaultParagraphFont"/>
    <w:uiPriority w:val="99"/>
    <w:semiHidden/>
    <w:unhideWhenUsed/>
    <w:rsid w:val="00C52F31"/>
    <w:rPr>
      <w:sz w:val="16"/>
      <w:szCs w:val="16"/>
    </w:rPr>
  </w:style>
  <w:style w:type="paragraph" w:styleId="CommentText">
    <w:name w:val="annotation text"/>
    <w:basedOn w:val="Normal"/>
    <w:link w:val="CommentTextChar"/>
    <w:uiPriority w:val="99"/>
    <w:unhideWhenUsed/>
    <w:rsid w:val="00C52F31"/>
    <w:rPr>
      <w:sz w:val="20"/>
      <w:szCs w:val="20"/>
    </w:rPr>
  </w:style>
  <w:style w:type="character" w:customStyle="1" w:styleId="CommentTextChar">
    <w:name w:val="Comment Text Char"/>
    <w:basedOn w:val="DefaultParagraphFont"/>
    <w:link w:val="CommentText"/>
    <w:uiPriority w:val="99"/>
    <w:rsid w:val="00C52F31"/>
    <w:rPr>
      <w:rFonts w:eastAsiaTheme="minorEastAsia"/>
    </w:rPr>
  </w:style>
  <w:style w:type="paragraph" w:styleId="CommentSubject">
    <w:name w:val="annotation subject"/>
    <w:basedOn w:val="CommentText"/>
    <w:next w:val="CommentText"/>
    <w:link w:val="CommentSubjectChar"/>
    <w:uiPriority w:val="99"/>
    <w:semiHidden/>
    <w:unhideWhenUsed/>
    <w:rsid w:val="00C52F31"/>
    <w:rPr>
      <w:b/>
      <w:bCs/>
    </w:rPr>
  </w:style>
  <w:style w:type="character" w:customStyle="1" w:styleId="CommentSubjectChar">
    <w:name w:val="Comment Subject Char"/>
    <w:basedOn w:val="CommentTextChar"/>
    <w:link w:val="CommentSubject"/>
    <w:uiPriority w:val="99"/>
    <w:semiHidden/>
    <w:rsid w:val="00C52F31"/>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943986">
      <w:marLeft w:val="0"/>
      <w:marRight w:val="0"/>
      <w:marTop w:val="0"/>
      <w:marBottom w:val="0"/>
      <w:divBdr>
        <w:top w:val="none" w:sz="0" w:space="0" w:color="auto"/>
        <w:left w:val="none" w:sz="0" w:space="0" w:color="auto"/>
        <w:bottom w:val="none" w:sz="0" w:space="0" w:color="auto"/>
        <w:right w:val="none" w:sz="0" w:space="0" w:color="auto"/>
      </w:divBdr>
    </w:div>
    <w:div w:id="638609383">
      <w:marLeft w:val="0"/>
      <w:marRight w:val="0"/>
      <w:marTop w:val="0"/>
      <w:marBottom w:val="0"/>
      <w:divBdr>
        <w:top w:val="none" w:sz="0" w:space="0" w:color="auto"/>
        <w:left w:val="none" w:sz="0" w:space="0" w:color="auto"/>
        <w:bottom w:val="none" w:sz="0" w:space="0" w:color="auto"/>
        <w:right w:val="none" w:sz="0" w:space="0" w:color="auto"/>
      </w:divBdr>
      <w:divsChild>
        <w:div w:id="950866593">
          <w:marLeft w:val="0"/>
          <w:marRight w:val="0"/>
          <w:marTop w:val="0"/>
          <w:marBottom w:val="150"/>
          <w:divBdr>
            <w:top w:val="single" w:sz="12" w:space="0" w:color="000000"/>
            <w:left w:val="none" w:sz="0" w:space="0" w:color="auto"/>
            <w:bottom w:val="single" w:sz="12" w:space="0" w:color="000000"/>
            <w:right w:val="none" w:sz="0" w:space="0" w:color="auto"/>
          </w:divBdr>
        </w:div>
      </w:divsChild>
    </w:div>
    <w:div w:id="660739697">
      <w:marLeft w:val="0"/>
      <w:marRight w:val="0"/>
      <w:marTop w:val="0"/>
      <w:marBottom w:val="0"/>
      <w:divBdr>
        <w:top w:val="none" w:sz="0" w:space="0" w:color="auto"/>
        <w:left w:val="none" w:sz="0" w:space="0" w:color="auto"/>
        <w:bottom w:val="none" w:sz="0" w:space="0" w:color="auto"/>
        <w:right w:val="none" w:sz="0" w:space="0" w:color="auto"/>
      </w:divBdr>
    </w:div>
    <w:div w:id="690648586">
      <w:marLeft w:val="0"/>
      <w:marRight w:val="0"/>
      <w:marTop w:val="0"/>
      <w:marBottom w:val="0"/>
      <w:divBdr>
        <w:top w:val="none" w:sz="0" w:space="0" w:color="auto"/>
        <w:left w:val="none" w:sz="0" w:space="0" w:color="auto"/>
        <w:bottom w:val="none" w:sz="0" w:space="0" w:color="auto"/>
        <w:right w:val="none" w:sz="0" w:space="0" w:color="auto"/>
      </w:divBdr>
    </w:div>
    <w:div w:id="730731208">
      <w:marLeft w:val="0"/>
      <w:marRight w:val="0"/>
      <w:marTop w:val="0"/>
      <w:marBottom w:val="0"/>
      <w:divBdr>
        <w:top w:val="none" w:sz="0" w:space="0" w:color="auto"/>
        <w:left w:val="none" w:sz="0" w:space="0" w:color="auto"/>
        <w:bottom w:val="none" w:sz="0" w:space="0" w:color="auto"/>
        <w:right w:val="none" w:sz="0" w:space="0" w:color="auto"/>
      </w:divBdr>
    </w:div>
    <w:div w:id="796487641">
      <w:marLeft w:val="0"/>
      <w:marRight w:val="0"/>
      <w:marTop w:val="0"/>
      <w:marBottom w:val="0"/>
      <w:divBdr>
        <w:top w:val="none" w:sz="0" w:space="0" w:color="auto"/>
        <w:left w:val="none" w:sz="0" w:space="0" w:color="auto"/>
        <w:bottom w:val="none" w:sz="0" w:space="0" w:color="auto"/>
        <w:right w:val="none" w:sz="0" w:space="0" w:color="auto"/>
      </w:divBdr>
    </w:div>
    <w:div w:id="1122462517">
      <w:marLeft w:val="0"/>
      <w:marRight w:val="0"/>
      <w:marTop w:val="0"/>
      <w:marBottom w:val="0"/>
      <w:divBdr>
        <w:top w:val="none" w:sz="0" w:space="0" w:color="auto"/>
        <w:left w:val="none" w:sz="0" w:space="0" w:color="auto"/>
        <w:bottom w:val="none" w:sz="0" w:space="0" w:color="auto"/>
        <w:right w:val="none" w:sz="0" w:space="0" w:color="auto"/>
      </w:divBdr>
    </w:div>
    <w:div w:id="1318149457">
      <w:marLeft w:val="0"/>
      <w:marRight w:val="0"/>
      <w:marTop w:val="0"/>
      <w:marBottom w:val="0"/>
      <w:divBdr>
        <w:top w:val="none" w:sz="0" w:space="0" w:color="auto"/>
        <w:left w:val="none" w:sz="0" w:space="0" w:color="auto"/>
        <w:bottom w:val="none" w:sz="0" w:space="0" w:color="auto"/>
        <w:right w:val="none" w:sz="0" w:space="0" w:color="auto"/>
      </w:divBdr>
    </w:div>
    <w:div w:id="1428040558">
      <w:marLeft w:val="0"/>
      <w:marRight w:val="0"/>
      <w:marTop w:val="0"/>
      <w:marBottom w:val="0"/>
      <w:divBdr>
        <w:top w:val="none" w:sz="0" w:space="0" w:color="auto"/>
        <w:left w:val="none" w:sz="0" w:space="0" w:color="auto"/>
        <w:bottom w:val="none" w:sz="0" w:space="0" w:color="auto"/>
        <w:right w:val="none" w:sz="0" w:space="0" w:color="auto"/>
      </w:divBdr>
    </w:div>
    <w:div w:id="1594776337">
      <w:marLeft w:val="0"/>
      <w:marRight w:val="0"/>
      <w:marTop w:val="0"/>
      <w:marBottom w:val="0"/>
      <w:divBdr>
        <w:top w:val="none" w:sz="0" w:space="0" w:color="auto"/>
        <w:left w:val="none" w:sz="0" w:space="0" w:color="auto"/>
        <w:bottom w:val="none" w:sz="0" w:space="0" w:color="auto"/>
        <w:right w:val="none" w:sz="0" w:space="0" w:color="auto"/>
      </w:divBdr>
    </w:div>
    <w:div w:id="210811640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ropical.theferns.info/viewtropical.php?id=Gluta+usitata"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curis.ku.dk/ws/files/20646176/afzelia_xylocarpa.pdf"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s://tools.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9A738A9E-1341-4BB0-AD48-7D2FB9C672C0}">
  <ds:schemaRefs>
    <ds:schemaRef ds:uri="Microsoft.SharePoint.Taxonomy.ContentTypeSync"/>
  </ds:schemaRefs>
</ds:datastoreItem>
</file>

<file path=customXml/itemProps2.xml><?xml version="1.0" encoding="utf-8"?>
<ds:datastoreItem xmlns:ds="http://schemas.openxmlformats.org/officeDocument/2006/customXml" ds:itemID="{266D7266-B914-4CEB-A5AD-5B01CC11D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11B392-1326-42B1-9EAE-D42307A2501F}">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4.xml><?xml version="1.0" encoding="utf-8"?>
<ds:datastoreItem xmlns:ds="http://schemas.openxmlformats.org/officeDocument/2006/customXml" ds:itemID="{E88B2345-EDE6-4841-A306-7D6C49BAEDCA}">
  <ds:schemaRefs>
    <ds:schemaRef ds:uri="http://schemas.microsoft.com/sharepoint/v3/contenttype/forms"/>
  </ds:schemaRefs>
</ds:datastoreItem>
</file>

<file path=customXml/itemProps5.xml><?xml version="1.0" encoding="utf-8"?>
<ds:datastoreItem xmlns:ds="http://schemas.openxmlformats.org/officeDocument/2006/customXml" ds:itemID="{9AE5C304-CB17-4BED-9662-3A079DACDF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Gluta usitata</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Gluta usitata</dc:title>
  <dc:subject/>
  <dc:creator>Jack Plummer</dc:creator>
  <cp:keywords/>
  <dc:description/>
  <cp:lastModifiedBy>Jack Plummer</cp:lastModifiedBy>
  <cp:revision>4</cp:revision>
  <dcterms:created xsi:type="dcterms:W3CDTF">2022-08-19T15:41:00Z</dcterms:created>
  <dcterms:modified xsi:type="dcterms:W3CDTF">2022-09-14T14:26:00Z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