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5F25E" w14:textId="77777777" w:rsidR="009F2BAC" w:rsidRDefault="009F2BAC">
      <w:pPr>
        <w:pBdr>
          <w:top w:val="single" w:sz="6" w:space="0" w:color="000000"/>
          <w:bottom w:val="single" w:sz="6" w:space="0" w:color="000000"/>
        </w:pBdr>
        <w:spacing w:after="75"/>
        <w:jc w:val="center"/>
        <w:rPr>
          <w:rFonts w:ascii="Georgia" w:hAnsi="Georgia"/>
          <w:b/>
          <w:bCs/>
          <w:sz w:val="33"/>
          <w:szCs w:val="33"/>
        </w:rPr>
      </w:pPr>
      <w:r>
        <w:rPr>
          <w:rFonts w:ascii="Georgia" w:hAnsi="Georgia"/>
          <w:b/>
          <w:bCs/>
          <w:sz w:val="33"/>
          <w:szCs w:val="33"/>
        </w:rPr>
        <w:t>Draft</w:t>
      </w:r>
    </w:p>
    <w:p w14:paraId="21EFA9F6" w14:textId="77777777" w:rsidR="009F2BAC" w:rsidRDefault="009F2BAC">
      <w:r>
        <w:rPr>
          <w:noProof/>
        </w:rPr>
        <w:drawing>
          <wp:inline distT="0" distB="0" distL="0" distR="0" wp14:anchorId="0D2CC0D2" wp14:editId="08EDED58">
            <wp:extent cx="304800"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58037C" w14:textId="77777777" w:rsidR="009F2BAC" w:rsidRDefault="009F2BAC">
      <w:pPr>
        <w:pStyle w:val="Heading1"/>
        <w:shd w:val="clear" w:color="auto" w:fill="FFFFFF"/>
      </w:pPr>
      <w:commentRangeStart w:id="0"/>
      <w:proofErr w:type="spellStart"/>
      <w:r>
        <w:rPr>
          <w:rStyle w:val="15"/>
          <w:rFonts w:ascii="SimSun" w:hAnsi="SimSun" w:hint="eastAsia"/>
          <w:shd w:val="clear" w:color="auto" w:fill="FFFFFF"/>
        </w:rPr>
        <w:t>Bulbostylis</w:t>
      </w:r>
      <w:proofErr w:type="spellEnd"/>
      <w:r>
        <w:rPr>
          <w:rStyle w:val="15"/>
          <w:rFonts w:ascii="SimSun" w:hAnsi="SimSun" w:hint="eastAsia"/>
          <w:shd w:val="clear" w:color="auto" w:fill="FFFFFF"/>
        </w:rPr>
        <w:t xml:space="preserve"> </w:t>
      </w:r>
      <w:proofErr w:type="spellStart"/>
      <w:r>
        <w:rPr>
          <w:rStyle w:val="15"/>
          <w:rFonts w:ascii="SimSun" w:hAnsi="SimSun" w:hint="eastAsia"/>
          <w:shd w:val="clear" w:color="auto" w:fill="FFFFFF"/>
        </w:rPr>
        <w:t>microelegans</w:t>
      </w:r>
      <w:proofErr w:type="spellEnd"/>
      <w:r>
        <w:rPr>
          <w:rFonts w:hint="eastAsia"/>
          <w:shd w:val="clear" w:color="auto" w:fill="FFFFFF"/>
        </w:rPr>
        <w:t xml:space="preserve"> - (Lye) </w:t>
      </w:r>
      <w:proofErr w:type="spellStart"/>
      <w:r>
        <w:rPr>
          <w:rFonts w:hint="eastAsia"/>
          <w:shd w:val="clear" w:color="auto" w:fill="FFFFFF"/>
        </w:rPr>
        <w:t>R.</w:t>
      </w:r>
      <w:proofErr w:type="gramStart"/>
      <w:r>
        <w:rPr>
          <w:rFonts w:hint="eastAsia"/>
          <w:shd w:val="clear" w:color="auto" w:fill="FFFFFF"/>
        </w:rPr>
        <w:t>W.Haines</w:t>
      </w:r>
      <w:commentRangeEnd w:id="0"/>
      <w:proofErr w:type="spellEnd"/>
      <w:proofErr w:type="gramEnd"/>
      <w:r>
        <w:rPr>
          <w:rStyle w:val="CommentReference"/>
          <w:rFonts w:ascii="Calibri" w:hAnsi="Calibri"/>
          <w:b w:val="0"/>
          <w:bCs w:val="0"/>
          <w:color w:val="auto"/>
          <w:kern w:val="0"/>
        </w:rPr>
        <w:commentReference w:id="0"/>
      </w:r>
    </w:p>
    <w:p w14:paraId="058A709C" w14:textId="77777777" w:rsidR="009F2BAC" w:rsidRDefault="009F2BAC">
      <w:pPr>
        <w:jc w:val="right"/>
        <w:rPr>
          <w:rFonts w:ascii="Georgia" w:hAnsi="Georgia" w:hint="eastAsia"/>
          <w:sz w:val="9"/>
          <w:szCs w:val="9"/>
        </w:rPr>
      </w:pPr>
      <w:r>
        <w:rPr>
          <w:rFonts w:ascii="Georgia" w:hAnsi="Georgia"/>
          <w:sz w:val="9"/>
          <w:szCs w:val="9"/>
        </w:rPr>
        <w:t xml:space="preserve">PLANTAE - TRACHEOPHYTA - LILIOPSIDA - POALES - CYPERACEAE - </w:t>
      </w:r>
      <w:proofErr w:type="spellStart"/>
      <w:r>
        <w:rPr>
          <w:rFonts w:ascii="Georgia" w:hAnsi="Georgia"/>
          <w:sz w:val="9"/>
          <w:szCs w:val="9"/>
        </w:rPr>
        <w:t>Bulbostylis</w:t>
      </w:r>
      <w:proofErr w:type="spellEnd"/>
      <w:r>
        <w:rPr>
          <w:rFonts w:ascii="Georgia" w:hAnsi="Georgia"/>
          <w:sz w:val="9"/>
          <w:szCs w:val="9"/>
        </w:rPr>
        <w:t xml:space="preserve"> - </w:t>
      </w:r>
      <w:proofErr w:type="spellStart"/>
      <w:r>
        <w:rPr>
          <w:rFonts w:ascii="Georgia" w:hAnsi="Georgia"/>
          <w:sz w:val="9"/>
          <w:szCs w:val="9"/>
        </w:rPr>
        <w:t>microelegans</w:t>
      </w:r>
      <w:proofErr w:type="spellEnd"/>
    </w:p>
    <w:p w14:paraId="2B0ECBDF" w14:textId="77777777" w:rsidR="009F2BAC" w:rsidRDefault="009F2BAC">
      <w:pPr>
        <w:pStyle w:val="NormalWeb"/>
      </w:pPr>
      <w:r>
        <w:rPr>
          <w:rStyle w:val="17"/>
          <w:rFonts w:ascii="Georgia" w:hAnsi="Georgia"/>
        </w:rPr>
        <w:t xml:space="preserve">Common Names: </w:t>
      </w:r>
      <w:r>
        <w:rPr>
          <w:rFonts w:ascii="Georgia" w:hAnsi="Georgia"/>
        </w:rPr>
        <w:t>No Common Names</w:t>
      </w:r>
      <w:r>
        <w:rPr>
          <w:rFonts w:ascii="Georgia" w:hAnsi="Georgia"/>
        </w:rPr>
        <w:br/>
      </w:r>
      <w:r>
        <w:rPr>
          <w:rStyle w:val="17"/>
          <w:rFonts w:ascii="Georgia" w:hAnsi="Georgia"/>
        </w:rPr>
        <w:t xml:space="preserve">Synonyms: </w:t>
      </w:r>
      <w:proofErr w:type="spellStart"/>
      <w:r>
        <w:rPr>
          <w:rFonts w:ascii="Georgia" w:hAnsi="Georgia"/>
        </w:rPr>
        <w:t>Abildgaardia</w:t>
      </w:r>
      <w:proofErr w:type="spellEnd"/>
      <w:r>
        <w:rPr>
          <w:rFonts w:ascii="Georgia" w:hAnsi="Georgia"/>
        </w:rPr>
        <w:t xml:space="preserve"> </w:t>
      </w:r>
      <w:proofErr w:type="spellStart"/>
      <w:r>
        <w:rPr>
          <w:rFonts w:ascii="Georgia" w:hAnsi="Georgia"/>
        </w:rPr>
        <w:t>micr</w:t>
      </w:r>
      <w:r>
        <w:rPr>
          <w:rFonts w:ascii="Georgia" w:hAnsi="Georgia"/>
        </w:rPr>
        <w:t>oelegans</w:t>
      </w:r>
      <w:proofErr w:type="spellEnd"/>
      <w:r>
        <w:rPr>
          <w:rFonts w:ascii="Georgia" w:hAnsi="Georgia"/>
        </w:rPr>
        <w:t xml:space="preserve"> Lye</w:t>
      </w:r>
    </w:p>
    <w:tbl>
      <w:tblPr>
        <w:tblW w:w="0" w:type="auto"/>
        <w:jc w:val="center"/>
        <w:tblCellSpacing w:w="15"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4050"/>
      </w:tblGrid>
      <w:tr w:rsidR="00000000" w14:paraId="035D53C6" w14:textId="77777777">
        <w:trPr>
          <w:tblCellSpacing w:w="15" w:type="dxa"/>
          <w:jc w:val="center"/>
        </w:trPr>
        <w:tc>
          <w:tcPr>
            <w:tcW w:w="0" w:type="auto"/>
            <w:tcBorders>
              <w:top w:val="nil"/>
              <w:left w:val="nil"/>
              <w:bottom w:val="single" w:sz="2" w:space="0" w:color="000000"/>
              <w:right w:val="nil"/>
            </w:tcBorders>
            <w:shd w:val="clear" w:color="auto" w:fill="BBBBBB"/>
            <w:vAlign w:val="center"/>
            <w:hideMark/>
          </w:tcPr>
          <w:p w14:paraId="71AFE126" w14:textId="77777777" w:rsidR="009F2BAC" w:rsidRDefault="009F2BAC">
            <w:pPr>
              <w:jc w:val="center"/>
              <w:rPr>
                <w:rFonts w:ascii="Georgia" w:hAnsi="Georgia"/>
                <w:b/>
                <w:bCs/>
                <w:sz w:val="23"/>
                <w:szCs w:val="23"/>
              </w:rPr>
            </w:pPr>
            <w:r>
              <w:rPr>
                <w:rFonts w:ascii="Georgia" w:hAnsi="Georgia"/>
                <w:b/>
                <w:bCs/>
                <w:sz w:val="23"/>
                <w:szCs w:val="23"/>
              </w:rPr>
              <w:t>Red List Status</w:t>
            </w:r>
          </w:p>
        </w:tc>
      </w:tr>
      <w:tr w:rsidR="00000000" w14:paraId="3CA94420" w14:textId="77777777">
        <w:trPr>
          <w:tblCellSpacing w:w="15" w:type="dxa"/>
          <w:jc w:val="center"/>
        </w:trPr>
        <w:tc>
          <w:tcPr>
            <w:tcW w:w="0" w:type="auto"/>
            <w:tcBorders>
              <w:top w:val="nil"/>
              <w:left w:val="nil"/>
              <w:bottom w:val="nil"/>
              <w:right w:val="nil"/>
            </w:tcBorders>
            <w:vAlign w:val="center"/>
            <w:hideMark/>
          </w:tcPr>
          <w:p w14:paraId="2E639072" w14:textId="77777777" w:rsidR="009F2BAC" w:rsidRDefault="009F2BAC">
            <w:pPr>
              <w:rPr>
                <w:rFonts w:ascii="Georgia" w:hAnsi="Georgia"/>
                <w:sz w:val="23"/>
                <w:szCs w:val="23"/>
              </w:rPr>
            </w:pPr>
            <w:r>
              <w:rPr>
                <w:rFonts w:ascii="Georgia" w:hAnsi="Georgia"/>
                <w:sz w:val="23"/>
                <w:szCs w:val="23"/>
              </w:rPr>
              <w:t>LC - Least Concern, (IUCN version 3.1)</w:t>
            </w:r>
          </w:p>
        </w:tc>
      </w:tr>
    </w:tbl>
    <w:p w14:paraId="44A749E1" w14:textId="77777777" w:rsidR="009F2BAC" w:rsidRDefault="009F2BAC">
      <w:pPr>
        <w:pStyle w:val="Heading1"/>
      </w:pPr>
      <w:r>
        <w:rPr>
          <w:rFonts w:hint="eastAsia"/>
        </w:rPr>
        <w:t>Red List Assessment</w:t>
      </w:r>
    </w:p>
    <w:p w14:paraId="60CA16CD" w14:textId="77777777" w:rsidR="009F2BAC" w:rsidRDefault="009F2BAC">
      <w:pPr>
        <w:pStyle w:val="Heading2"/>
        <w:rPr>
          <w:rFonts w:hint="eastAsia"/>
        </w:rPr>
      </w:pPr>
      <w:r>
        <w:rPr>
          <w:rFonts w:hint="eastAsia"/>
        </w:rPr>
        <w:t>Assessment Information</w:t>
      </w:r>
    </w:p>
    <w:p w14:paraId="43D99D0D" w14:textId="77777777" w:rsidR="009F2BAC" w:rsidRDefault="009F2BAC">
      <w:pPr>
        <w:pStyle w:val="NormalWeb"/>
        <w:rPr>
          <w:rFonts w:hint="eastAsia"/>
        </w:rPr>
      </w:pPr>
      <w:r>
        <w:rPr>
          <w:rStyle w:val="18"/>
          <w:rFonts w:ascii="Georgia" w:hAnsi="Georgia"/>
        </w:rPr>
        <w:t xml:space="preserve">Date of Assessment: </w:t>
      </w:r>
      <w:r>
        <w:rPr>
          <w:rFonts w:ascii="Georgia" w:hAnsi="Georgia"/>
        </w:rPr>
        <w:t>2022-12-18</w:t>
      </w:r>
    </w:p>
    <w:p w14:paraId="0E6AC8C1" w14:textId="77777777" w:rsidR="009F2BAC" w:rsidRDefault="009F2BAC">
      <w:pPr>
        <w:pStyle w:val="NormalWeb"/>
      </w:pPr>
      <w:r>
        <w:rPr>
          <w:rStyle w:val="18"/>
          <w:rFonts w:ascii="Georgia" w:hAnsi="Georgia"/>
        </w:rPr>
        <w:t xml:space="preserve">Assessor(s): </w:t>
      </w:r>
      <w:r>
        <w:rPr>
          <w:rFonts w:ascii="Georgia" w:hAnsi="Georgia"/>
        </w:rPr>
        <w:t>Laverick, M. &amp; Lyu, E</w:t>
      </w:r>
    </w:p>
    <w:p w14:paraId="31A43D1A" w14:textId="77777777" w:rsidR="009F2BAC" w:rsidRDefault="009F2BAC">
      <w:pPr>
        <w:pStyle w:val="NormalWeb"/>
      </w:pPr>
      <w:r>
        <w:rPr>
          <w:rStyle w:val="18"/>
          <w:rFonts w:ascii="Georgia" w:hAnsi="Georgia"/>
        </w:rPr>
        <w:t xml:space="preserve">Institution(s): </w:t>
      </w:r>
      <w:r>
        <w:rPr>
          <w:rFonts w:ascii="Georgia" w:hAnsi="Georgia"/>
        </w:rPr>
        <w:t>Royal Botanic Gardens, Kew</w:t>
      </w:r>
    </w:p>
    <w:p w14:paraId="04C8CFA3" w14:textId="77777777" w:rsidR="009F2BAC" w:rsidRDefault="009F2BAC">
      <w:pPr>
        <w:pStyle w:val="NormalWeb"/>
      </w:pPr>
      <w:r>
        <w:rPr>
          <w:rStyle w:val="18"/>
          <w:rFonts w:ascii="Georgia" w:hAnsi="Georgia"/>
        </w:rPr>
        <w:t xml:space="preserve">Regions: </w:t>
      </w:r>
      <w:r>
        <w:rPr>
          <w:rFonts w:ascii="Georgia" w:hAnsi="Georgia"/>
        </w:rPr>
        <w:t>Global</w:t>
      </w:r>
    </w:p>
    <w:p w14:paraId="26D254BE" w14:textId="77777777" w:rsidR="009F2BAC" w:rsidRDefault="009F2BAC">
      <w:pPr>
        <w:pStyle w:val="Heading2"/>
      </w:pPr>
      <w:r>
        <w:rPr>
          <w:rFonts w:hint="eastAsia"/>
        </w:rPr>
        <w:t>Assessment Rationale</w:t>
      </w:r>
    </w:p>
    <w:p w14:paraId="6E09BD29" w14:textId="03727AF7" w:rsidR="009F2BAC" w:rsidRDefault="009F2BAC">
      <w:pPr>
        <w:pStyle w:val="NormalWeb"/>
        <w:rPr>
          <w:rFonts w:hint="eastAsia"/>
        </w:rPr>
      </w:pPr>
      <w:r>
        <w:rPr>
          <w:rFonts w:ascii="Georgia" w:hAnsi="Georgia"/>
        </w:rPr>
        <w:br/>
        <w:t>The species occupies a wide range from southern Ethiopia to Tanzania. Its</w:t>
      </w:r>
      <w:ins w:id="1" w:author="Jack Plummer" w:date="2023-09-04T10:55:00Z">
        <w:r w:rsidR="00627505">
          <w:rPr>
            <w:rFonts w:ascii="Georgia" w:hAnsi="Georgia"/>
          </w:rPr>
          <w:t xml:space="preserve"> extent of occurrence</w:t>
        </w:r>
      </w:ins>
      <w:r>
        <w:rPr>
          <w:rFonts w:ascii="Georgia" w:hAnsi="Georgia"/>
        </w:rPr>
        <w:t xml:space="preserve"> </w:t>
      </w:r>
      <w:ins w:id="2" w:author="Jack Plummer" w:date="2023-09-04T10:55:00Z">
        <w:r w:rsidR="00627505">
          <w:rPr>
            <w:rFonts w:ascii="Georgia" w:hAnsi="Georgia"/>
          </w:rPr>
          <w:t>(</w:t>
        </w:r>
      </w:ins>
      <w:r>
        <w:rPr>
          <w:rFonts w:ascii="Georgia" w:hAnsi="Georgia"/>
        </w:rPr>
        <w:t>EOO</w:t>
      </w:r>
      <w:ins w:id="3" w:author="Jack Plummer" w:date="2023-09-04T10:55:00Z">
        <w:r w:rsidR="00627505">
          <w:rPr>
            <w:rFonts w:ascii="Georgia" w:hAnsi="Georgia"/>
          </w:rPr>
          <w:t>)</w:t>
        </w:r>
      </w:ins>
      <w:r>
        <w:rPr>
          <w:rFonts w:ascii="Georgia" w:hAnsi="Georgia"/>
        </w:rPr>
        <w:t xml:space="preserve">, exceeding 1,370,000 km2, surpasses the threshold value for threatened categories. Its minimal </w:t>
      </w:r>
      <w:ins w:id="4" w:author="Jack Plummer" w:date="2023-09-04T10:55:00Z">
        <w:r w:rsidR="00627505">
          <w:rPr>
            <w:rFonts w:ascii="Georgia" w:hAnsi="Georgia"/>
          </w:rPr>
          <w:t xml:space="preserve">area of occupancy </w:t>
        </w:r>
        <w:r w:rsidR="00571207">
          <w:rPr>
            <w:rFonts w:ascii="Georgia" w:hAnsi="Georgia"/>
          </w:rPr>
          <w:t>(100 km2)</w:t>
        </w:r>
      </w:ins>
      <w:del w:id="5" w:author="Jack Plummer" w:date="2023-09-04T10:55:00Z">
        <w:r w:rsidDel="00571207">
          <w:rPr>
            <w:rFonts w:ascii="Georgia" w:hAnsi="Georgia"/>
          </w:rPr>
          <w:delText>AOO</w:delText>
        </w:r>
      </w:del>
      <w:r>
        <w:rPr>
          <w:rFonts w:ascii="Georgia" w:hAnsi="Georgia"/>
        </w:rPr>
        <w:t xml:space="preserve"> and estimated number of locations </w:t>
      </w:r>
      <w:ins w:id="6" w:author="Jack Plummer" w:date="2023-09-04T10:55:00Z">
        <w:r w:rsidR="00571207">
          <w:rPr>
            <w:rFonts w:ascii="Georgia" w:hAnsi="Georgia"/>
          </w:rPr>
          <w:t xml:space="preserve">(41) </w:t>
        </w:r>
      </w:ins>
      <w:r>
        <w:rPr>
          <w:rFonts w:ascii="Georgia" w:hAnsi="Georgia"/>
        </w:rPr>
        <w:t xml:space="preserve">are suspected </w:t>
      </w:r>
      <w:del w:id="7" w:author="Jack Plummer" w:date="2023-09-04T10:45:00Z">
        <w:r w:rsidDel="007E7D5B">
          <w:rPr>
            <w:rFonts w:ascii="Georgia" w:hAnsi="Georgia"/>
          </w:rPr>
          <w:delText>of not re</w:delText>
        </w:r>
        <w:r w:rsidDel="007E7D5B">
          <w:rPr>
            <w:rFonts w:ascii="Georgia" w:hAnsi="Georgia"/>
          </w:rPr>
          <w:delText>flecting</w:delText>
        </w:r>
      </w:del>
      <w:ins w:id="8" w:author="Jack Plummer" w:date="2023-09-04T10:45:00Z">
        <w:r w:rsidR="007E7D5B">
          <w:rPr>
            <w:rFonts w:ascii="Georgia" w:hAnsi="Georgia"/>
          </w:rPr>
          <w:t>to represent significant underestimates</w:t>
        </w:r>
      </w:ins>
      <w:ins w:id="9" w:author="Jack Plummer" w:date="2023-09-04T10:56:00Z">
        <w:r w:rsidR="00571207">
          <w:rPr>
            <w:rFonts w:ascii="Georgia" w:hAnsi="Georgia"/>
          </w:rPr>
          <w:t xml:space="preserve"> owing to </w:t>
        </w:r>
        <w:r w:rsidR="0008756B">
          <w:rPr>
            <w:rFonts w:ascii="Georgia" w:hAnsi="Georgia"/>
          </w:rPr>
          <w:t xml:space="preserve">incomplete botanical </w:t>
        </w:r>
        <w:proofErr w:type="gramStart"/>
        <w:r w:rsidR="0008756B">
          <w:rPr>
            <w:rFonts w:ascii="Georgia" w:hAnsi="Georgia"/>
          </w:rPr>
          <w:t>inventory,</w:t>
        </w:r>
      </w:ins>
      <w:ins w:id="10" w:author="Jack Plummer" w:date="2023-09-04T10:45:00Z">
        <w:r w:rsidR="007E7D5B">
          <w:rPr>
            <w:rFonts w:ascii="Georgia" w:hAnsi="Georgia"/>
          </w:rPr>
          <w:t xml:space="preserve"> and</w:t>
        </w:r>
      </w:ins>
      <w:proofErr w:type="gramEnd"/>
      <w:ins w:id="11" w:author="Jack Plummer" w:date="2023-09-04T10:56:00Z">
        <w:r w:rsidR="0008756B">
          <w:rPr>
            <w:rFonts w:ascii="Georgia" w:hAnsi="Georgia"/>
          </w:rPr>
          <w:t xml:space="preserve"> are not thought</w:t>
        </w:r>
      </w:ins>
      <w:ins w:id="12" w:author="Jack Plummer" w:date="2023-09-04T10:45:00Z">
        <w:r w:rsidR="007E7D5B">
          <w:rPr>
            <w:rFonts w:ascii="Georgia" w:hAnsi="Georgia"/>
          </w:rPr>
          <w:t xml:space="preserve"> </w:t>
        </w:r>
      </w:ins>
      <w:ins w:id="13" w:author="Jack Plummer" w:date="2023-09-04T10:46:00Z">
        <w:r w:rsidR="007E7D5B">
          <w:rPr>
            <w:rFonts w:ascii="Georgia" w:hAnsi="Georgia"/>
          </w:rPr>
          <w:t>to reflect</w:t>
        </w:r>
      </w:ins>
      <w:r>
        <w:rPr>
          <w:rFonts w:ascii="Georgia" w:hAnsi="Georgia"/>
        </w:rPr>
        <w:t xml:space="preserve"> the true distribution of the species; therefore, the</w:t>
      </w:r>
      <w:ins w:id="14" w:author="Jack Plummer" w:date="2023-09-04T10:56:00Z">
        <w:r w:rsidR="0008756B">
          <w:rPr>
            <w:rFonts w:ascii="Georgia" w:hAnsi="Georgia"/>
          </w:rPr>
          <w:t>se distribution parameters</w:t>
        </w:r>
      </w:ins>
      <w:del w:id="15" w:author="Jack Plummer" w:date="2023-09-04T10:56:00Z">
        <w:r w:rsidDel="0008756B">
          <w:rPr>
            <w:rFonts w:ascii="Georgia" w:hAnsi="Georgia"/>
          </w:rPr>
          <w:delText>y</w:delText>
        </w:r>
      </w:del>
      <w:r>
        <w:rPr>
          <w:rFonts w:ascii="Georgia" w:hAnsi="Georgia"/>
        </w:rPr>
        <w:t xml:space="preserve"> are not utilized in this assessment. Population data are unavailable for this species. While the habitat of this species in East Africa experiences varying degrees of threat arising from urban </w:t>
      </w:r>
      <w:r>
        <w:rPr>
          <w:rFonts w:ascii="Georgia" w:hAnsi="Georgia"/>
        </w:rPr>
        <w:t xml:space="preserve">expansion, agricultural land-use conversion, fire incidence, and mining, due to the high adaptability of this species to urban and agricultural land-use areas and its rapid regenerative ability, </w:t>
      </w:r>
      <w:del w:id="16" w:author="Jack Plummer" w:date="2023-09-04T10:46:00Z">
        <w:r w:rsidDel="007E7D5B">
          <w:rPr>
            <w:rFonts w:ascii="Georgia" w:hAnsi="Georgia"/>
          </w:rPr>
          <w:delText xml:space="preserve">this </w:delText>
        </w:r>
      </w:del>
      <w:ins w:id="17" w:author="Jack Plummer" w:date="2023-09-04T10:46:00Z">
        <w:r w:rsidR="007E7D5B">
          <w:rPr>
            <w:rFonts w:ascii="Georgia" w:hAnsi="Georgia"/>
          </w:rPr>
          <w:t>these threats are considered unlikely to affect the extinction risk of this</w:t>
        </w:r>
        <w:r w:rsidR="007E7D5B">
          <w:rPr>
            <w:rFonts w:ascii="Georgia" w:hAnsi="Georgia"/>
          </w:rPr>
          <w:t xml:space="preserve"> </w:t>
        </w:r>
      </w:ins>
      <w:r>
        <w:rPr>
          <w:rFonts w:ascii="Georgia" w:hAnsi="Georgia"/>
        </w:rPr>
        <w:t xml:space="preserve">species </w:t>
      </w:r>
      <w:del w:id="18" w:author="Jack Plummer" w:date="2023-09-04T10:46:00Z">
        <w:r w:rsidDel="007E7D5B">
          <w:rPr>
            <w:rFonts w:ascii="Georgia" w:hAnsi="Georgia"/>
          </w:rPr>
          <w:delText>is not considered threatened by these activities</w:delText>
        </w:r>
        <w:r w:rsidDel="007E7D5B">
          <w:rPr>
            <w:rFonts w:ascii="Georgia" w:hAnsi="Georgia"/>
          </w:rPr>
          <w:delText xml:space="preserve"> </w:delText>
        </w:r>
      </w:del>
      <w:r>
        <w:rPr>
          <w:rFonts w:ascii="Georgia" w:hAnsi="Georgia"/>
        </w:rPr>
        <w:t>in the near future. As a result, it is listed as Least Concern (LC). Given that the species is not known to be represented in ex situ conservation, the collection of its seeds or wild plants is recommended.</w:t>
      </w:r>
    </w:p>
    <w:p w14:paraId="06AABA52" w14:textId="77777777" w:rsidR="009F2BAC" w:rsidRDefault="009F2BAC">
      <w:pPr>
        <w:pStyle w:val="Heading1"/>
      </w:pPr>
      <w:r>
        <w:rPr>
          <w:rFonts w:hint="eastAsia"/>
        </w:rPr>
        <w:t>Distribution</w:t>
      </w:r>
    </w:p>
    <w:p w14:paraId="5EBA88F8" w14:textId="77777777" w:rsidR="009F2BAC" w:rsidRDefault="009F2BAC">
      <w:pPr>
        <w:pStyle w:val="Heading2"/>
        <w:rPr>
          <w:rFonts w:hint="eastAsia"/>
        </w:rPr>
      </w:pPr>
      <w:r>
        <w:rPr>
          <w:rFonts w:hint="eastAsia"/>
        </w:rPr>
        <w:t>Geographic Range</w:t>
      </w:r>
    </w:p>
    <w:p w14:paraId="3525803D" w14:textId="2EF1170F" w:rsidR="009F2BAC" w:rsidRDefault="009F2BAC">
      <w:pPr>
        <w:pStyle w:val="NormalWeb"/>
        <w:rPr>
          <w:rFonts w:hint="eastAsia"/>
        </w:rPr>
      </w:pPr>
      <w:r>
        <w:rPr>
          <w:rFonts w:ascii="Georgia" w:hAnsi="Georgia"/>
        </w:rPr>
        <w:t>This species is wi</w:t>
      </w:r>
      <w:r>
        <w:rPr>
          <w:rFonts w:ascii="Georgia" w:hAnsi="Georgia"/>
        </w:rPr>
        <w:t xml:space="preserve">dely distributed in East Africa. It has been found in Burundi, Ethiopia, Kenya, Rwanda, </w:t>
      </w:r>
      <w:proofErr w:type="gramStart"/>
      <w:r>
        <w:rPr>
          <w:rFonts w:ascii="Georgia" w:hAnsi="Georgia"/>
        </w:rPr>
        <w:t>Uganda</w:t>
      </w:r>
      <w:proofErr w:type="gramEnd"/>
      <w:r>
        <w:rPr>
          <w:rFonts w:ascii="Georgia" w:hAnsi="Georgia"/>
        </w:rPr>
        <w:t xml:space="preserve"> and Tanzania. It occurs at elevation from 1</w:t>
      </w:r>
      <w:ins w:id="19" w:author="Jack Plummer" w:date="2023-09-04T10:46:00Z">
        <w:r w:rsidR="007E7D5B">
          <w:rPr>
            <w:rFonts w:ascii="Georgia" w:hAnsi="Georgia"/>
          </w:rPr>
          <w:t>,</w:t>
        </w:r>
      </w:ins>
      <w:r>
        <w:rPr>
          <w:rFonts w:ascii="Georgia" w:hAnsi="Georgia"/>
        </w:rPr>
        <w:t>200 m to</w:t>
      </w:r>
      <w:ins w:id="20" w:author="Jack Plummer" w:date="2023-09-04T10:46:00Z">
        <w:r w:rsidR="007E7D5B">
          <w:rPr>
            <w:rFonts w:ascii="Georgia" w:hAnsi="Georgia"/>
          </w:rPr>
          <w:t xml:space="preserve"> </w:t>
        </w:r>
      </w:ins>
      <w:r>
        <w:rPr>
          <w:rFonts w:ascii="Georgia" w:hAnsi="Georgia"/>
        </w:rPr>
        <w:t>1</w:t>
      </w:r>
      <w:ins w:id="21" w:author="Jack Plummer" w:date="2023-09-04T10:46:00Z">
        <w:r w:rsidR="007E7D5B">
          <w:rPr>
            <w:rFonts w:ascii="Georgia" w:hAnsi="Georgia"/>
          </w:rPr>
          <w:t>,</w:t>
        </w:r>
      </w:ins>
      <w:r>
        <w:rPr>
          <w:rFonts w:ascii="Georgia" w:hAnsi="Georgia"/>
        </w:rPr>
        <w:t>800 m</w:t>
      </w:r>
      <w:ins w:id="22" w:author="Jack Plummer" w:date="2023-09-04T10:46:00Z">
        <w:r w:rsidR="007E7D5B">
          <w:rPr>
            <w:rFonts w:ascii="Georgia" w:hAnsi="Georgia"/>
          </w:rPr>
          <w:t xml:space="preserve"> asl</w:t>
        </w:r>
      </w:ins>
      <w:r>
        <w:rPr>
          <w:rFonts w:ascii="Georgia" w:hAnsi="Georgia"/>
        </w:rPr>
        <w:t xml:space="preserve"> </w:t>
      </w:r>
      <w:commentRangeStart w:id="23"/>
      <w:r>
        <w:rPr>
          <w:rFonts w:ascii="Georgia" w:hAnsi="Georgia"/>
        </w:rPr>
        <w:t>(</w:t>
      </w:r>
      <w:proofErr w:type="spellStart"/>
      <w:r>
        <w:rPr>
          <w:rFonts w:ascii="Georgia" w:hAnsi="Georgia"/>
        </w:rPr>
        <w:t>Hoenselaar</w:t>
      </w:r>
      <w:proofErr w:type="spellEnd"/>
      <w:ins w:id="24" w:author="Jack Plummer" w:date="2023-09-04T10:47:00Z">
        <w:r w:rsidR="007E7D5B">
          <w:rPr>
            <w:rFonts w:ascii="Georgia" w:hAnsi="Georgia"/>
          </w:rPr>
          <w:t xml:space="preserve"> et al.</w:t>
        </w:r>
      </w:ins>
      <w:del w:id="25" w:author="Jack Plummer" w:date="2023-09-04T10:47:00Z">
        <w:r w:rsidDel="007E7D5B">
          <w:rPr>
            <w:rFonts w:ascii="Georgia" w:hAnsi="Georgia"/>
          </w:rPr>
          <w:delText xml:space="preserve">, Verdcourt </w:delText>
        </w:r>
        <w:r w:rsidDel="007E7D5B">
          <w:rPr>
            <w:rFonts w:ascii="Georgia" w:hAnsi="Georgia"/>
          </w:rPr>
          <w:delText>&amp;</w:delText>
        </w:r>
        <w:r w:rsidDel="007E7D5B">
          <w:rPr>
            <w:rFonts w:ascii="Georgia" w:hAnsi="Georgia"/>
          </w:rPr>
          <w:delText xml:space="preserve"> Beentje,</w:delText>
        </w:r>
      </w:del>
      <w:r>
        <w:rPr>
          <w:rFonts w:ascii="Georgia" w:hAnsi="Georgia"/>
        </w:rPr>
        <w:t xml:space="preserve"> 2010).</w:t>
      </w:r>
      <w:commentRangeEnd w:id="23"/>
      <w:r w:rsidR="00CA39C3">
        <w:rPr>
          <w:rStyle w:val="CommentReference"/>
        </w:rPr>
        <w:commentReference w:id="23"/>
      </w:r>
    </w:p>
    <w:p w14:paraId="7AB57E72" w14:textId="77777777" w:rsidR="009F2BAC" w:rsidRDefault="009F2BAC">
      <w:pPr>
        <w:pStyle w:val="Heading2"/>
      </w:pPr>
      <w:r>
        <w:rPr>
          <w:rFonts w:hint="eastAsia"/>
        </w:rPr>
        <w:t>Area of Occupancy (AOO)</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1602"/>
        <w:gridCol w:w="7366"/>
      </w:tblGrid>
      <w:tr w:rsidR="00000000" w14:paraId="73F292D0"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1FC0D6E6" w14:textId="77777777" w:rsidR="009F2BAC" w:rsidRDefault="009F2BAC">
            <w:pPr>
              <w:rPr>
                <w:rFonts w:ascii="Georgia" w:hAnsi="Georgia" w:hint="eastAsia"/>
                <w:b/>
                <w:bCs/>
                <w:sz w:val="9"/>
                <w:szCs w:val="9"/>
              </w:rPr>
            </w:pPr>
            <w:r>
              <w:rPr>
                <w:rFonts w:ascii="Georgia" w:hAnsi="Georgia"/>
                <w:b/>
                <w:bCs/>
                <w:sz w:val="9"/>
                <w:szCs w:val="9"/>
              </w:rPr>
              <w:t>Estimated area of occupancy (AOO) - in km2</w:t>
            </w:r>
          </w:p>
        </w:tc>
        <w:tc>
          <w:tcPr>
            <w:tcW w:w="0" w:type="auto"/>
            <w:tcBorders>
              <w:top w:val="nil"/>
              <w:left w:val="nil"/>
              <w:bottom w:val="single" w:sz="2" w:space="0" w:color="000000"/>
              <w:right w:val="nil"/>
            </w:tcBorders>
            <w:shd w:val="clear" w:color="auto" w:fill="BBBBBB"/>
            <w:vAlign w:val="center"/>
            <w:hideMark/>
          </w:tcPr>
          <w:p w14:paraId="4400F638" w14:textId="77777777" w:rsidR="009F2BAC" w:rsidRDefault="009F2BAC">
            <w:pPr>
              <w:rPr>
                <w:rFonts w:ascii="Georgia" w:hAnsi="Georgia"/>
                <w:b/>
                <w:bCs/>
                <w:sz w:val="9"/>
                <w:szCs w:val="9"/>
              </w:rPr>
            </w:pPr>
            <w:r>
              <w:rPr>
                <w:rFonts w:ascii="Georgia" w:hAnsi="Georgia"/>
                <w:b/>
                <w:bCs/>
                <w:sz w:val="9"/>
                <w:szCs w:val="9"/>
              </w:rPr>
              <w:t>Justification</w:t>
            </w:r>
          </w:p>
        </w:tc>
      </w:tr>
      <w:tr w:rsidR="00000000" w14:paraId="766BB70A" w14:textId="77777777">
        <w:trPr>
          <w:tblCellSpacing w:w="15" w:type="dxa"/>
        </w:trPr>
        <w:tc>
          <w:tcPr>
            <w:tcW w:w="0" w:type="auto"/>
            <w:tcBorders>
              <w:top w:val="nil"/>
              <w:left w:val="nil"/>
              <w:bottom w:val="nil"/>
              <w:right w:val="nil"/>
            </w:tcBorders>
            <w:vAlign w:val="center"/>
            <w:hideMark/>
          </w:tcPr>
          <w:p w14:paraId="3BF738EA" w14:textId="77777777" w:rsidR="009F2BAC" w:rsidRPr="003C575D" w:rsidRDefault="009F2BAC">
            <w:pPr>
              <w:rPr>
                <w:rFonts w:ascii="Georgia" w:hAnsi="Georgia"/>
                <w:strike/>
                <w:sz w:val="9"/>
                <w:szCs w:val="9"/>
                <w:rPrChange w:id="26" w:author="Jack Plummer" w:date="2023-09-04T10:52:00Z">
                  <w:rPr>
                    <w:rFonts w:ascii="Georgia" w:hAnsi="Georgia"/>
                    <w:sz w:val="9"/>
                    <w:szCs w:val="9"/>
                  </w:rPr>
                </w:rPrChange>
              </w:rPr>
            </w:pPr>
            <w:commentRangeStart w:id="27"/>
            <w:r w:rsidRPr="003C575D">
              <w:rPr>
                <w:rFonts w:ascii="Georgia" w:hAnsi="Georgia"/>
                <w:strike/>
                <w:sz w:val="9"/>
                <w:szCs w:val="9"/>
                <w:rPrChange w:id="28" w:author="Jack Plummer" w:date="2023-09-04T10:52:00Z">
                  <w:rPr>
                    <w:rFonts w:ascii="Georgia" w:hAnsi="Georgia"/>
                    <w:sz w:val="9"/>
                    <w:szCs w:val="9"/>
                  </w:rPr>
                </w:rPrChange>
              </w:rPr>
              <w:t>100</w:t>
            </w:r>
            <w:commentRangeEnd w:id="27"/>
            <w:r w:rsidR="00825C9F">
              <w:rPr>
                <w:rStyle w:val="CommentReference"/>
              </w:rPr>
              <w:commentReference w:id="27"/>
            </w:r>
          </w:p>
        </w:tc>
        <w:tc>
          <w:tcPr>
            <w:tcW w:w="0" w:type="auto"/>
            <w:tcBorders>
              <w:top w:val="nil"/>
              <w:left w:val="nil"/>
              <w:bottom w:val="nil"/>
              <w:right w:val="nil"/>
            </w:tcBorders>
            <w:vAlign w:val="center"/>
            <w:hideMark/>
          </w:tcPr>
          <w:p w14:paraId="164F2C85" w14:textId="6D56F1DE" w:rsidR="009F2BAC" w:rsidRPr="003C575D" w:rsidRDefault="009F2BAC">
            <w:pPr>
              <w:rPr>
                <w:rFonts w:ascii="Georgia" w:hAnsi="Georgia"/>
                <w:strike/>
                <w:sz w:val="9"/>
                <w:szCs w:val="9"/>
                <w:rPrChange w:id="29" w:author="Jack Plummer" w:date="2023-09-04T10:52:00Z">
                  <w:rPr>
                    <w:rFonts w:ascii="Georgia" w:hAnsi="Georgia"/>
                    <w:sz w:val="9"/>
                    <w:szCs w:val="9"/>
                  </w:rPr>
                </w:rPrChange>
              </w:rPr>
            </w:pPr>
            <w:r w:rsidRPr="003C575D">
              <w:rPr>
                <w:rFonts w:ascii="Georgia" w:hAnsi="Georgia"/>
                <w:strike/>
                <w:sz w:val="9"/>
                <w:szCs w:val="9"/>
                <w:rPrChange w:id="30" w:author="Jack Plummer" w:date="2023-09-04T10:52:00Z">
                  <w:rPr>
                    <w:rFonts w:ascii="Georgia" w:hAnsi="Georgia"/>
                    <w:sz w:val="9"/>
                    <w:szCs w:val="9"/>
                  </w:rPr>
                </w:rPrChange>
              </w:rPr>
              <w:t xml:space="preserve">Calculated in </w:t>
            </w:r>
            <w:proofErr w:type="spellStart"/>
            <w:r w:rsidRPr="003C575D">
              <w:rPr>
                <w:rFonts w:ascii="Georgia" w:hAnsi="Georgia"/>
                <w:strike/>
                <w:sz w:val="9"/>
                <w:szCs w:val="9"/>
                <w:rPrChange w:id="31" w:author="Jack Plummer" w:date="2023-09-04T10:52:00Z">
                  <w:rPr>
                    <w:rFonts w:ascii="Georgia" w:hAnsi="Georgia"/>
                    <w:sz w:val="9"/>
                    <w:szCs w:val="9"/>
                  </w:rPr>
                </w:rPrChange>
              </w:rPr>
              <w:t>GeoCat</w:t>
            </w:r>
            <w:proofErr w:type="spellEnd"/>
            <w:r w:rsidRPr="003C575D">
              <w:rPr>
                <w:rFonts w:ascii="Georgia" w:hAnsi="Georgia"/>
                <w:strike/>
                <w:sz w:val="9"/>
                <w:szCs w:val="9"/>
                <w:rPrChange w:id="32" w:author="Jack Plummer" w:date="2023-09-04T10:52:00Z">
                  <w:rPr>
                    <w:rFonts w:ascii="Georgia" w:hAnsi="Georgia"/>
                    <w:sz w:val="9"/>
                    <w:szCs w:val="9"/>
                  </w:rPr>
                </w:rPrChange>
              </w:rPr>
              <w:t xml:space="preserve"> (Moat et al</w:t>
            </w:r>
            <w:ins w:id="33" w:author="Jack Plummer" w:date="2023-09-04T10:50:00Z">
              <w:r w:rsidR="00311277" w:rsidRPr="003C575D">
                <w:rPr>
                  <w:rFonts w:ascii="Georgia" w:hAnsi="Georgia"/>
                  <w:strike/>
                  <w:sz w:val="9"/>
                  <w:szCs w:val="9"/>
                  <w:rPrChange w:id="34" w:author="Jack Plummer" w:date="2023-09-04T10:52:00Z">
                    <w:rPr>
                      <w:rFonts w:ascii="Georgia" w:hAnsi="Georgia"/>
                      <w:sz w:val="9"/>
                      <w:szCs w:val="9"/>
                    </w:rPr>
                  </w:rPrChange>
                </w:rPr>
                <w:t>.</w:t>
              </w:r>
            </w:ins>
            <w:del w:id="35" w:author="Jack Plummer" w:date="2023-09-04T10:50:00Z">
              <w:r w:rsidRPr="003C575D" w:rsidDel="00311277">
                <w:rPr>
                  <w:rFonts w:ascii="Georgia" w:hAnsi="Georgia"/>
                  <w:strike/>
                  <w:sz w:val="9"/>
                  <w:szCs w:val="9"/>
                  <w:rPrChange w:id="36" w:author="Jack Plummer" w:date="2023-09-04T10:52:00Z">
                    <w:rPr>
                      <w:rFonts w:ascii="Georgia" w:hAnsi="Georgia"/>
                      <w:sz w:val="9"/>
                      <w:szCs w:val="9"/>
                    </w:rPr>
                  </w:rPrChange>
                </w:rPr>
                <w:delText>,</w:delText>
              </w:r>
            </w:del>
            <w:r w:rsidRPr="003C575D">
              <w:rPr>
                <w:rFonts w:ascii="Georgia" w:hAnsi="Georgia"/>
                <w:strike/>
                <w:sz w:val="9"/>
                <w:szCs w:val="9"/>
                <w:rPrChange w:id="37" w:author="Jack Plummer" w:date="2023-09-04T10:52:00Z">
                  <w:rPr>
                    <w:rFonts w:ascii="Georgia" w:hAnsi="Georgia"/>
                    <w:sz w:val="9"/>
                    <w:szCs w:val="9"/>
                  </w:rPr>
                </w:rPrChange>
              </w:rPr>
              <w:t xml:space="preserve"> 2023) based on 41 georeferenced herbarium specimens. The species is widespread, especially in Burundi and Rwanda. Small AOO suggests a low collection effector a</w:t>
            </w:r>
            <w:r w:rsidRPr="003C575D">
              <w:rPr>
                <w:rFonts w:ascii="Georgia" w:hAnsi="Georgia"/>
                <w:strike/>
                <w:sz w:val="9"/>
                <w:szCs w:val="9"/>
                <w:rPrChange w:id="38" w:author="Jack Plummer" w:date="2023-09-04T10:52:00Z">
                  <w:rPr>
                    <w:rFonts w:ascii="Georgia" w:hAnsi="Georgia"/>
                    <w:sz w:val="9"/>
                    <w:szCs w:val="9"/>
                  </w:rPr>
                </w:rPrChange>
              </w:rPr>
              <w:t>nd therefore, cannot reflect the true area of occupancy of this species.</w:t>
            </w:r>
          </w:p>
        </w:tc>
      </w:tr>
    </w:tbl>
    <w:p w14:paraId="1D59FAD6" w14:textId="77777777" w:rsidR="009F2BAC" w:rsidRDefault="009F2BAC">
      <w:pPr>
        <w:rPr>
          <w:vanish/>
        </w:rPr>
      </w:pPr>
      <w:r>
        <w:rPr>
          <w:vanish/>
        </w:rPr>
        <w:t xml:space="preserve"> </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2243"/>
        <w:gridCol w:w="477"/>
        <w:gridCol w:w="659"/>
      </w:tblGrid>
      <w:tr w:rsidR="00000000" w14:paraId="23C2819D"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1FF8B57E" w14:textId="77777777" w:rsidR="009F2BAC" w:rsidRDefault="009F2BAC">
            <w:pPr>
              <w:rPr>
                <w:rFonts w:ascii="Georgia" w:hAnsi="Georgia"/>
                <w:b/>
                <w:bCs/>
                <w:sz w:val="9"/>
                <w:szCs w:val="9"/>
              </w:rPr>
            </w:pPr>
            <w:r>
              <w:rPr>
                <w:rFonts w:ascii="Georgia" w:hAnsi="Georgia"/>
                <w:b/>
                <w:bCs/>
                <w:sz w:val="9"/>
                <w:szCs w:val="9"/>
              </w:rPr>
              <w:t>Continuing decline in area of occupancy (AOO)</w:t>
            </w:r>
          </w:p>
        </w:tc>
        <w:tc>
          <w:tcPr>
            <w:tcW w:w="0" w:type="auto"/>
            <w:tcBorders>
              <w:top w:val="nil"/>
              <w:left w:val="nil"/>
              <w:bottom w:val="single" w:sz="2" w:space="0" w:color="000000"/>
              <w:right w:val="nil"/>
            </w:tcBorders>
            <w:shd w:val="clear" w:color="auto" w:fill="BBBBBB"/>
            <w:vAlign w:val="center"/>
            <w:hideMark/>
          </w:tcPr>
          <w:p w14:paraId="23575CC5" w14:textId="77777777" w:rsidR="009F2BAC" w:rsidRDefault="009F2BAC">
            <w:pPr>
              <w:rPr>
                <w:rFonts w:ascii="Georgia" w:hAnsi="Georgia"/>
                <w:b/>
                <w:bCs/>
                <w:sz w:val="9"/>
                <w:szCs w:val="9"/>
              </w:rPr>
            </w:pPr>
            <w:r>
              <w:rPr>
                <w:rFonts w:ascii="Georgia" w:hAnsi="Georgia"/>
                <w:b/>
                <w:bCs/>
                <w:sz w:val="9"/>
                <w:szCs w:val="9"/>
              </w:rPr>
              <w:t>Qualifier</w:t>
            </w:r>
          </w:p>
        </w:tc>
        <w:tc>
          <w:tcPr>
            <w:tcW w:w="0" w:type="auto"/>
            <w:tcBorders>
              <w:top w:val="nil"/>
              <w:left w:val="nil"/>
              <w:bottom w:val="single" w:sz="2" w:space="0" w:color="000000"/>
              <w:right w:val="nil"/>
            </w:tcBorders>
            <w:shd w:val="clear" w:color="auto" w:fill="BBBBBB"/>
            <w:vAlign w:val="center"/>
            <w:hideMark/>
          </w:tcPr>
          <w:p w14:paraId="698EBBAB" w14:textId="77777777" w:rsidR="009F2BAC" w:rsidRDefault="009F2BAC">
            <w:pPr>
              <w:rPr>
                <w:rFonts w:ascii="Georgia" w:hAnsi="Georgia"/>
                <w:b/>
                <w:bCs/>
                <w:sz w:val="9"/>
                <w:szCs w:val="9"/>
              </w:rPr>
            </w:pPr>
            <w:r>
              <w:rPr>
                <w:rFonts w:ascii="Georgia" w:hAnsi="Georgia"/>
                <w:b/>
                <w:bCs/>
                <w:sz w:val="9"/>
                <w:szCs w:val="9"/>
              </w:rPr>
              <w:t>Justification</w:t>
            </w:r>
          </w:p>
        </w:tc>
      </w:tr>
      <w:tr w:rsidR="00000000" w14:paraId="38C181AD" w14:textId="77777777">
        <w:trPr>
          <w:tblCellSpacing w:w="15" w:type="dxa"/>
        </w:trPr>
        <w:tc>
          <w:tcPr>
            <w:tcW w:w="0" w:type="auto"/>
            <w:tcBorders>
              <w:top w:val="nil"/>
              <w:left w:val="nil"/>
              <w:bottom w:val="nil"/>
              <w:right w:val="nil"/>
            </w:tcBorders>
            <w:vAlign w:val="center"/>
            <w:hideMark/>
          </w:tcPr>
          <w:p w14:paraId="77F32C7D" w14:textId="77777777" w:rsidR="009F2BAC" w:rsidRDefault="009F2BAC">
            <w:pPr>
              <w:rPr>
                <w:rFonts w:ascii="Georgia" w:hAnsi="Georgia"/>
                <w:sz w:val="9"/>
                <w:szCs w:val="9"/>
              </w:rPr>
            </w:pPr>
            <w:r>
              <w:rPr>
                <w:rFonts w:ascii="Georgia" w:hAnsi="Georgia"/>
                <w:sz w:val="9"/>
                <w:szCs w:val="9"/>
              </w:rPr>
              <w:t>Unknown</w:t>
            </w:r>
          </w:p>
        </w:tc>
        <w:tc>
          <w:tcPr>
            <w:tcW w:w="0" w:type="auto"/>
            <w:tcBorders>
              <w:top w:val="nil"/>
              <w:left w:val="nil"/>
              <w:bottom w:val="nil"/>
              <w:right w:val="nil"/>
            </w:tcBorders>
            <w:vAlign w:val="center"/>
            <w:hideMark/>
          </w:tcPr>
          <w:p w14:paraId="46FEAA0D"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nil"/>
              <w:right w:val="nil"/>
            </w:tcBorders>
            <w:vAlign w:val="center"/>
            <w:hideMark/>
          </w:tcPr>
          <w:p w14:paraId="32CE8B44" w14:textId="77777777" w:rsidR="009F2BAC" w:rsidRDefault="009F2BAC">
            <w:pPr>
              <w:rPr>
                <w:rFonts w:ascii="Georgia" w:hAnsi="Georgia"/>
                <w:sz w:val="9"/>
                <w:szCs w:val="9"/>
              </w:rPr>
            </w:pPr>
            <w:r>
              <w:rPr>
                <w:rFonts w:ascii="Georgia" w:hAnsi="Georgia"/>
                <w:sz w:val="9"/>
                <w:szCs w:val="9"/>
              </w:rPr>
              <w:t>-</w:t>
            </w:r>
          </w:p>
        </w:tc>
      </w:tr>
    </w:tbl>
    <w:p w14:paraId="729898BF" w14:textId="77777777" w:rsidR="009F2BAC" w:rsidRDefault="009F2BAC">
      <w:pPr>
        <w:rPr>
          <w:vanish/>
        </w:rPr>
      </w:pPr>
      <w:r>
        <w:rPr>
          <w:vanish/>
        </w:rPr>
        <w:t xml:space="preserve"> </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2341"/>
        <w:gridCol w:w="659"/>
      </w:tblGrid>
      <w:tr w:rsidR="00000000" w14:paraId="1B943070"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6328BB7D" w14:textId="77777777" w:rsidR="009F2BAC" w:rsidRDefault="009F2BAC">
            <w:pPr>
              <w:rPr>
                <w:rFonts w:ascii="Georgia" w:hAnsi="Georgia"/>
                <w:b/>
                <w:bCs/>
                <w:sz w:val="9"/>
                <w:szCs w:val="9"/>
              </w:rPr>
            </w:pPr>
            <w:r>
              <w:rPr>
                <w:rFonts w:ascii="Georgia" w:hAnsi="Georgia"/>
                <w:b/>
                <w:bCs/>
                <w:sz w:val="9"/>
                <w:szCs w:val="9"/>
              </w:rPr>
              <w:t>Extreme fluctuations in area of occupancy (AOO)</w:t>
            </w:r>
          </w:p>
        </w:tc>
        <w:tc>
          <w:tcPr>
            <w:tcW w:w="0" w:type="auto"/>
            <w:tcBorders>
              <w:top w:val="nil"/>
              <w:left w:val="nil"/>
              <w:bottom w:val="single" w:sz="2" w:space="0" w:color="000000"/>
              <w:right w:val="nil"/>
            </w:tcBorders>
            <w:shd w:val="clear" w:color="auto" w:fill="BBBBBB"/>
            <w:vAlign w:val="center"/>
            <w:hideMark/>
          </w:tcPr>
          <w:p w14:paraId="2CAD9E07" w14:textId="77777777" w:rsidR="009F2BAC" w:rsidRDefault="009F2BAC">
            <w:pPr>
              <w:rPr>
                <w:rFonts w:ascii="Georgia" w:hAnsi="Georgia"/>
                <w:b/>
                <w:bCs/>
                <w:sz w:val="9"/>
                <w:szCs w:val="9"/>
              </w:rPr>
            </w:pPr>
            <w:r>
              <w:rPr>
                <w:rFonts w:ascii="Georgia" w:hAnsi="Georgia"/>
                <w:b/>
                <w:bCs/>
                <w:sz w:val="9"/>
                <w:szCs w:val="9"/>
              </w:rPr>
              <w:t>Justification</w:t>
            </w:r>
          </w:p>
        </w:tc>
      </w:tr>
      <w:tr w:rsidR="00000000" w14:paraId="7A546DE1" w14:textId="77777777">
        <w:trPr>
          <w:tblCellSpacing w:w="15" w:type="dxa"/>
        </w:trPr>
        <w:tc>
          <w:tcPr>
            <w:tcW w:w="0" w:type="auto"/>
            <w:tcBorders>
              <w:top w:val="nil"/>
              <w:left w:val="nil"/>
              <w:bottom w:val="nil"/>
              <w:right w:val="nil"/>
            </w:tcBorders>
            <w:vAlign w:val="center"/>
            <w:hideMark/>
          </w:tcPr>
          <w:p w14:paraId="1F12ED84" w14:textId="77777777" w:rsidR="009F2BAC" w:rsidRDefault="009F2BAC">
            <w:pPr>
              <w:rPr>
                <w:rFonts w:ascii="Georgia" w:hAnsi="Georgia"/>
                <w:sz w:val="9"/>
                <w:szCs w:val="9"/>
              </w:rPr>
            </w:pPr>
            <w:r>
              <w:rPr>
                <w:rFonts w:ascii="Georgia" w:hAnsi="Georgia"/>
                <w:sz w:val="9"/>
                <w:szCs w:val="9"/>
              </w:rPr>
              <w:t>Unknown</w:t>
            </w:r>
          </w:p>
        </w:tc>
        <w:tc>
          <w:tcPr>
            <w:tcW w:w="0" w:type="auto"/>
            <w:tcBorders>
              <w:top w:val="nil"/>
              <w:left w:val="nil"/>
              <w:bottom w:val="nil"/>
              <w:right w:val="nil"/>
            </w:tcBorders>
            <w:vAlign w:val="center"/>
            <w:hideMark/>
          </w:tcPr>
          <w:p w14:paraId="342E969A" w14:textId="77777777" w:rsidR="009F2BAC" w:rsidRDefault="009F2BAC">
            <w:pPr>
              <w:rPr>
                <w:rFonts w:ascii="Georgia" w:hAnsi="Georgia"/>
                <w:sz w:val="9"/>
                <w:szCs w:val="9"/>
              </w:rPr>
            </w:pPr>
            <w:r>
              <w:rPr>
                <w:rFonts w:ascii="Georgia" w:hAnsi="Georgia"/>
                <w:sz w:val="9"/>
                <w:szCs w:val="9"/>
              </w:rPr>
              <w:t>-</w:t>
            </w:r>
          </w:p>
        </w:tc>
      </w:tr>
    </w:tbl>
    <w:p w14:paraId="14084C13" w14:textId="77777777" w:rsidR="009F2BAC" w:rsidRDefault="009F2BAC">
      <w:pPr>
        <w:pStyle w:val="Heading2"/>
      </w:pPr>
      <w:r>
        <w:rPr>
          <w:rFonts w:hint="eastAsia"/>
        </w:rPr>
        <w:t>Extent of Occurrence (EOO)</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1806"/>
        <w:gridCol w:w="2023"/>
        <w:gridCol w:w="5139"/>
      </w:tblGrid>
      <w:tr w:rsidR="00000000" w14:paraId="5A114BDF"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1D5B27C8" w14:textId="77777777" w:rsidR="009F2BAC" w:rsidRDefault="009F2BAC">
            <w:pPr>
              <w:rPr>
                <w:rFonts w:ascii="Georgia" w:hAnsi="Georgia" w:hint="eastAsia"/>
                <w:b/>
                <w:bCs/>
                <w:sz w:val="9"/>
                <w:szCs w:val="9"/>
              </w:rPr>
            </w:pPr>
            <w:r>
              <w:rPr>
                <w:rFonts w:ascii="Georgia" w:hAnsi="Georgia"/>
                <w:b/>
                <w:bCs/>
                <w:sz w:val="9"/>
                <w:szCs w:val="9"/>
              </w:rPr>
              <w:lastRenderedPageBreak/>
              <w:t>Estimated extent of occurrence (EOO)- in km2</w:t>
            </w:r>
          </w:p>
        </w:tc>
        <w:tc>
          <w:tcPr>
            <w:tcW w:w="0" w:type="auto"/>
            <w:tcBorders>
              <w:top w:val="nil"/>
              <w:left w:val="nil"/>
              <w:bottom w:val="single" w:sz="2" w:space="0" w:color="000000"/>
              <w:right w:val="nil"/>
            </w:tcBorders>
            <w:shd w:val="clear" w:color="auto" w:fill="BBBBBB"/>
            <w:vAlign w:val="center"/>
            <w:hideMark/>
          </w:tcPr>
          <w:p w14:paraId="4D11E3F2" w14:textId="77777777" w:rsidR="009F2BAC" w:rsidRDefault="009F2BAC">
            <w:pPr>
              <w:rPr>
                <w:rFonts w:ascii="Georgia" w:hAnsi="Georgia"/>
                <w:b/>
                <w:bCs/>
                <w:sz w:val="9"/>
                <w:szCs w:val="9"/>
              </w:rPr>
            </w:pPr>
            <w:r>
              <w:rPr>
                <w:rFonts w:ascii="Georgia" w:hAnsi="Georgia"/>
                <w:b/>
                <w:bCs/>
                <w:sz w:val="9"/>
                <w:szCs w:val="9"/>
              </w:rPr>
              <w:t>EOO estimate calculated from Minimum Convex Polygon</w:t>
            </w:r>
          </w:p>
        </w:tc>
        <w:tc>
          <w:tcPr>
            <w:tcW w:w="0" w:type="auto"/>
            <w:tcBorders>
              <w:top w:val="nil"/>
              <w:left w:val="nil"/>
              <w:bottom w:val="single" w:sz="2" w:space="0" w:color="000000"/>
              <w:right w:val="nil"/>
            </w:tcBorders>
            <w:shd w:val="clear" w:color="auto" w:fill="BBBBBB"/>
            <w:vAlign w:val="center"/>
            <w:hideMark/>
          </w:tcPr>
          <w:p w14:paraId="42628EE9" w14:textId="77777777" w:rsidR="009F2BAC" w:rsidRDefault="009F2BAC">
            <w:pPr>
              <w:rPr>
                <w:rFonts w:ascii="Georgia" w:hAnsi="Georgia"/>
                <w:b/>
                <w:bCs/>
                <w:sz w:val="9"/>
                <w:szCs w:val="9"/>
              </w:rPr>
            </w:pPr>
            <w:r>
              <w:rPr>
                <w:rFonts w:ascii="Georgia" w:hAnsi="Georgia"/>
                <w:b/>
                <w:bCs/>
                <w:sz w:val="9"/>
                <w:szCs w:val="9"/>
              </w:rPr>
              <w:t>Justification</w:t>
            </w:r>
          </w:p>
        </w:tc>
      </w:tr>
      <w:tr w:rsidR="00000000" w14:paraId="44E304FA" w14:textId="77777777">
        <w:trPr>
          <w:tblCellSpacing w:w="15" w:type="dxa"/>
        </w:trPr>
        <w:tc>
          <w:tcPr>
            <w:tcW w:w="0" w:type="auto"/>
            <w:tcBorders>
              <w:top w:val="nil"/>
              <w:left w:val="nil"/>
              <w:bottom w:val="nil"/>
              <w:right w:val="nil"/>
            </w:tcBorders>
            <w:vAlign w:val="center"/>
            <w:hideMark/>
          </w:tcPr>
          <w:p w14:paraId="649891EF" w14:textId="77777777" w:rsidR="009F2BAC" w:rsidRDefault="009F2BAC">
            <w:pPr>
              <w:rPr>
                <w:rFonts w:ascii="Georgia" w:hAnsi="Georgia"/>
                <w:sz w:val="9"/>
                <w:szCs w:val="9"/>
              </w:rPr>
            </w:pPr>
            <w:commentRangeStart w:id="39"/>
            <w:r>
              <w:rPr>
                <w:rFonts w:ascii="Georgia" w:hAnsi="Georgia"/>
                <w:sz w:val="9"/>
                <w:szCs w:val="9"/>
              </w:rPr>
              <w:t>1374729.470</w:t>
            </w:r>
            <w:commentRangeEnd w:id="39"/>
            <w:r w:rsidR="00627505">
              <w:rPr>
                <w:rStyle w:val="CommentReference"/>
              </w:rPr>
              <w:commentReference w:id="39"/>
            </w:r>
          </w:p>
        </w:tc>
        <w:tc>
          <w:tcPr>
            <w:tcW w:w="0" w:type="auto"/>
            <w:tcBorders>
              <w:top w:val="nil"/>
              <w:left w:val="nil"/>
              <w:bottom w:val="nil"/>
              <w:right w:val="nil"/>
            </w:tcBorders>
            <w:vAlign w:val="center"/>
            <w:hideMark/>
          </w:tcPr>
          <w:p w14:paraId="4C237B8E"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nil"/>
              <w:right w:val="nil"/>
            </w:tcBorders>
            <w:vAlign w:val="center"/>
            <w:hideMark/>
          </w:tcPr>
          <w:p w14:paraId="0847C87C" w14:textId="776A012C" w:rsidR="009F2BAC" w:rsidRDefault="009F2BAC">
            <w:pPr>
              <w:rPr>
                <w:rFonts w:ascii="Georgia" w:hAnsi="Georgia"/>
                <w:sz w:val="9"/>
                <w:szCs w:val="9"/>
              </w:rPr>
            </w:pPr>
            <w:r>
              <w:rPr>
                <w:rFonts w:ascii="Georgia" w:hAnsi="Georgia"/>
                <w:sz w:val="9"/>
                <w:szCs w:val="9"/>
              </w:rPr>
              <w:t xml:space="preserve">Calculated in </w:t>
            </w:r>
            <w:proofErr w:type="spellStart"/>
            <w:r>
              <w:rPr>
                <w:rFonts w:ascii="Georgia" w:hAnsi="Georgia"/>
                <w:sz w:val="9"/>
                <w:szCs w:val="9"/>
              </w:rPr>
              <w:t>GeoCat</w:t>
            </w:r>
            <w:proofErr w:type="spellEnd"/>
            <w:r>
              <w:rPr>
                <w:rFonts w:ascii="Georgia" w:hAnsi="Georgia"/>
                <w:sz w:val="9"/>
                <w:szCs w:val="9"/>
              </w:rPr>
              <w:t xml:space="preserve"> (Moat et al, 2023) based on 41 georeferenced herbarium specimens. The extent of </w:t>
            </w:r>
            <w:del w:id="40" w:author="Jack Plummer" w:date="2023-09-04T10:57:00Z">
              <w:r w:rsidDel="0008756B">
                <w:rPr>
                  <w:rFonts w:ascii="Georgia" w:hAnsi="Georgia"/>
                  <w:sz w:val="9"/>
                  <w:szCs w:val="9"/>
                </w:rPr>
                <w:delText>oc</w:delText>
              </w:r>
              <w:r w:rsidDel="0008756B">
                <w:rPr>
                  <w:rFonts w:ascii="Georgia" w:hAnsi="Georgia"/>
                  <w:sz w:val="9"/>
                  <w:szCs w:val="9"/>
                </w:rPr>
                <w:delText>curence</w:delText>
              </w:r>
            </w:del>
            <w:ins w:id="41" w:author="Jack Plummer" w:date="2023-09-04T10:57:00Z">
              <w:r w:rsidR="0008756B">
                <w:rPr>
                  <w:rFonts w:ascii="Georgia" w:hAnsi="Georgia"/>
                  <w:sz w:val="9"/>
                  <w:szCs w:val="9"/>
                </w:rPr>
                <w:t>occurrence</w:t>
              </w:r>
            </w:ins>
            <w:r>
              <w:rPr>
                <w:rFonts w:ascii="Georgia" w:hAnsi="Georgia"/>
                <w:sz w:val="9"/>
                <w:szCs w:val="9"/>
              </w:rPr>
              <w:t xml:space="preserve"> of this species extends from Ethiopia to Tanzania.</w:t>
            </w:r>
          </w:p>
        </w:tc>
      </w:tr>
    </w:tbl>
    <w:p w14:paraId="5442D30B" w14:textId="77777777" w:rsidR="009F2BAC" w:rsidRDefault="009F2BAC">
      <w:pPr>
        <w:rPr>
          <w:vanish/>
        </w:rPr>
      </w:pPr>
      <w:r>
        <w:rPr>
          <w:vanish/>
        </w:rPr>
        <w:t xml:space="preserve"> </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2357"/>
        <w:gridCol w:w="477"/>
        <w:gridCol w:w="659"/>
      </w:tblGrid>
      <w:tr w:rsidR="00000000" w14:paraId="02386286"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22A7403D" w14:textId="77777777" w:rsidR="009F2BAC" w:rsidRDefault="009F2BAC">
            <w:pPr>
              <w:rPr>
                <w:rFonts w:ascii="Georgia" w:hAnsi="Georgia"/>
                <w:b/>
                <w:bCs/>
                <w:sz w:val="9"/>
                <w:szCs w:val="9"/>
              </w:rPr>
            </w:pPr>
            <w:r>
              <w:rPr>
                <w:rFonts w:ascii="Georgia" w:hAnsi="Georgia"/>
                <w:b/>
                <w:bCs/>
                <w:sz w:val="9"/>
                <w:szCs w:val="9"/>
              </w:rPr>
              <w:t>Continuing decline in extent of occurrence (EOO)</w:t>
            </w:r>
          </w:p>
        </w:tc>
        <w:tc>
          <w:tcPr>
            <w:tcW w:w="0" w:type="auto"/>
            <w:tcBorders>
              <w:top w:val="nil"/>
              <w:left w:val="nil"/>
              <w:bottom w:val="single" w:sz="2" w:space="0" w:color="000000"/>
              <w:right w:val="nil"/>
            </w:tcBorders>
            <w:shd w:val="clear" w:color="auto" w:fill="BBBBBB"/>
            <w:vAlign w:val="center"/>
            <w:hideMark/>
          </w:tcPr>
          <w:p w14:paraId="05582594" w14:textId="77777777" w:rsidR="009F2BAC" w:rsidRDefault="009F2BAC">
            <w:pPr>
              <w:rPr>
                <w:rFonts w:ascii="Georgia" w:hAnsi="Georgia"/>
                <w:b/>
                <w:bCs/>
                <w:sz w:val="9"/>
                <w:szCs w:val="9"/>
              </w:rPr>
            </w:pPr>
            <w:r>
              <w:rPr>
                <w:rFonts w:ascii="Georgia" w:hAnsi="Georgia"/>
                <w:b/>
                <w:bCs/>
                <w:sz w:val="9"/>
                <w:szCs w:val="9"/>
              </w:rPr>
              <w:t>Qualifier</w:t>
            </w:r>
          </w:p>
        </w:tc>
        <w:tc>
          <w:tcPr>
            <w:tcW w:w="0" w:type="auto"/>
            <w:tcBorders>
              <w:top w:val="nil"/>
              <w:left w:val="nil"/>
              <w:bottom w:val="single" w:sz="2" w:space="0" w:color="000000"/>
              <w:right w:val="nil"/>
            </w:tcBorders>
            <w:shd w:val="clear" w:color="auto" w:fill="BBBBBB"/>
            <w:vAlign w:val="center"/>
            <w:hideMark/>
          </w:tcPr>
          <w:p w14:paraId="21A641D6" w14:textId="77777777" w:rsidR="009F2BAC" w:rsidRDefault="009F2BAC">
            <w:pPr>
              <w:rPr>
                <w:rFonts w:ascii="Georgia" w:hAnsi="Georgia"/>
                <w:b/>
                <w:bCs/>
                <w:sz w:val="9"/>
                <w:szCs w:val="9"/>
              </w:rPr>
            </w:pPr>
            <w:r>
              <w:rPr>
                <w:rFonts w:ascii="Georgia" w:hAnsi="Georgia"/>
                <w:b/>
                <w:bCs/>
                <w:sz w:val="9"/>
                <w:szCs w:val="9"/>
              </w:rPr>
              <w:t>Justification</w:t>
            </w:r>
          </w:p>
        </w:tc>
      </w:tr>
      <w:tr w:rsidR="00000000" w14:paraId="60D6DC30" w14:textId="77777777">
        <w:trPr>
          <w:tblCellSpacing w:w="15" w:type="dxa"/>
        </w:trPr>
        <w:tc>
          <w:tcPr>
            <w:tcW w:w="0" w:type="auto"/>
            <w:tcBorders>
              <w:top w:val="nil"/>
              <w:left w:val="nil"/>
              <w:bottom w:val="nil"/>
              <w:right w:val="nil"/>
            </w:tcBorders>
            <w:vAlign w:val="center"/>
            <w:hideMark/>
          </w:tcPr>
          <w:p w14:paraId="48284F80" w14:textId="77777777" w:rsidR="009F2BAC" w:rsidRDefault="009F2BAC">
            <w:pPr>
              <w:rPr>
                <w:rFonts w:ascii="Georgia" w:hAnsi="Georgia"/>
                <w:sz w:val="9"/>
                <w:szCs w:val="9"/>
              </w:rPr>
            </w:pPr>
            <w:r>
              <w:rPr>
                <w:rFonts w:ascii="Georgia" w:hAnsi="Georgia"/>
                <w:sz w:val="9"/>
                <w:szCs w:val="9"/>
              </w:rPr>
              <w:t>Unknown</w:t>
            </w:r>
          </w:p>
        </w:tc>
        <w:tc>
          <w:tcPr>
            <w:tcW w:w="0" w:type="auto"/>
            <w:tcBorders>
              <w:top w:val="nil"/>
              <w:left w:val="nil"/>
              <w:bottom w:val="nil"/>
              <w:right w:val="nil"/>
            </w:tcBorders>
            <w:vAlign w:val="center"/>
            <w:hideMark/>
          </w:tcPr>
          <w:p w14:paraId="4D7EAA68"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nil"/>
              <w:right w:val="nil"/>
            </w:tcBorders>
            <w:vAlign w:val="center"/>
            <w:hideMark/>
          </w:tcPr>
          <w:p w14:paraId="0F5C3E83" w14:textId="77777777" w:rsidR="009F2BAC" w:rsidRDefault="009F2BAC">
            <w:pPr>
              <w:rPr>
                <w:rFonts w:ascii="Georgia" w:hAnsi="Georgia"/>
                <w:sz w:val="9"/>
                <w:szCs w:val="9"/>
              </w:rPr>
            </w:pPr>
            <w:r>
              <w:rPr>
                <w:rFonts w:ascii="Georgia" w:hAnsi="Georgia"/>
                <w:sz w:val="9"/>
                <w:szCs w:val="9"/>
              </w:rPr>
              <w:t>-</w:t>
            </w:r>
          </w:p>
        </w:tc>
      </w:tr>
    </w:tbl>
    <w:p w14:paraId="2DCA0AE9" w14:textId="77777777" w:rsidR="009F2BAC" w:rsidRDefault="009F2BAC">
      <w:pPr>
        <w:pStyle w:val="Heading2"/>
      </w:pPr>
      <w:r>
        <w:rPr>
          <w:rFonts w:hint="eastAsia"/>
        </w:rPr>
        <w:t>Locations Information</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942"/>
        <w:gridCol w:w="8026"/>
      </w:tblGrid>
      <w:tr w:rsidR="00000000" w14:paraId="07ED9D1E"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3B114E95" w14:textId="77777777" w:rsidR="009F2BAC" w:rsidRDefault="009F2BAC">
            <w:pPr>
              <w:rPr>
                <w:rFonts w:ascii="Georgia" w:hAnsi="Georgia" w:hint="eastAsia"/>
                <w:b/>
                <w:bCs/>
                <w:sz w:val="9"/>
                <w:szCs w:val="9"/>
              </w:rPr>
            </w:pPr>
            <w:r>
              <w:rPr>
                <w:rFonts w:ascii="Georgia" w:hAnsi="Georgia"/>
                <w:b/>
                <w:bCs/>
                <w:sz w:val="9"/>
                <w:szCs w:val="9"/>
              </w:rPr>
              <w:t>Number of Locations</w:t>
            </w:r>
          </w:p>
        </w:tc>
        <w:tc>
          <w:tcPr>
            <w:tcW w:w="0" w:type="auto"/>
            <w:tcBorders>
              <w:top w:val="nil"/>
              <w:left w:val="nil"/>
              <w:bottom w:val="single" w:sz="2" w:space="0" w:color="000000"/>
              <w:right w:val="nil"/>
            </w:tcBorders>
            <w:shd w:val="clear" w:color="auto" w:fill="BBBBBB"/>
            <w:vAlign w:val="center"/>
            <w:hideMark/>
          </w:tcPr>
          <w:p w14:paraId="22007DFA" w14:textId="77777777" w:rsidR="009F2BAC" w:rsidRDefault="009F2BAC">
            <w:pPr>
              <w:rPr>
                <w:rFonts w:ascii="Georgia" w:hAnsi="Georgia"/>
                <w:b/>
                <w:bCs/>
                <w:sz w:val="9"/>
                <w:szCs w:val="9"/>
              </w:rPr>
            </w:pPr>
            <w:r>
              <w:rPr>
                <w:rFonts w:ascii="Georgia" w:hAnsi="Georgia"/>
                <w:b/>
                <w:bCs/>
                <w:sz w:val="9"/>
                <w:szCs w:val="9"/>
              </w:rPr>
              <w:t>Justification</w:t>
            </w:r>
          </w:p>
        </w:tc>
      </w:tr>
      <w:tr w:rsidR="00000000" w14:paraId="409586A6" w14:textId="77777777">
        <w:trPr>
          <w:tblCellSpacing w:w="15" w:type="dxa"/>
        </w:trPr>
        <w:tc>
          <w:tcPr>
            <w:tcW w:w="0" w:type="auto"/>
            <w:tcBorders>
              <w:top w:val="nil"/>
              <w:left w:val="nil"/>
              <w:bottom w:val="nil"/>
              <w:right w:val="nil"/>
            </w:tcBorders>
            <w:vAlign w:val="center"/>
            <w:hideMark/>
          </w:tcPr>
          <w:p w14:paraId="41B12B57" w14:textId="77777777" w:rsidR="009F2BAC" w:rsidRPr="0008756B" w:rsidRDefault="009F2BAC">
            <w:pPr>
              <w:rPr>
                <w:rFonts w:ascii="Georgia" w:hAnsi="Georgia"/>
                <w:strike/>
                <w:sz w:val="9"/>
                <w:szCs w:val="9"/>
                <w:rPrChange w:id="42" w:author="Jack Plummer" w:date="2023-09-04T10:57:00Z">
                  <w:rPr>
                    <w:rFonts w:ascii="Georgia" w:hAnsi="Georgia"/>
                    <w:sz w:val="9"/>
                    <w:szCs w:val="9"/>
                  </w:rPr>
                </w:rPrChange>
              </w:rPr>
            </w:pPr>
            <w:r w:rsidRPr="0008756B">
              <w:rPr>
                <w:rFonts w:ascii="Georgia" w:hAnsi="Georgia"/>
                <w:strike/>
                <w:sz w:val="9"/>
                <w:szCs w:val="9"/>
                <w:rPrChange w:id="43" w:author="Jack Plummer" w:date="2023-09-04T10:57:00Z">
                  <w:rPr>
                    <w:rFonts w:ascii="Georgia" w:hAnsi="Georgia"/>
                    <w:sz w:val="9"/>
                    <w:szCs w:val="9"/>
                  </w:rPr>
                </w:rPrChange>
              </w:rPr>
              <w:t>41</w:t>
            </w:r>
          </w:p>
        </w:tc>
        <w:tc>
          <w:tcPr>
            <w:tcW w:w="0" w:type="auto"/>
            <w:tcBorders>
              <w:top w:val="nil"/>
              <w:left w:val="nil"/>
              <w:bottom w:val="nil"/>
              <w:right w:val="nil"/>
            </w:tcBorders>
            <w:vAlign w:val="center"/>
            <w:hideMark/>
          </w:tcPr>
          <w:p w14:paraId="44D87F39" w14:textId="77777777" w:rsidR="009F2BAC" w:rsidRPr="0008756B" w:rsidRDefault="009F2BAC">
            <w:pPr>
              <w:rPr>
                <w:rFonts w:ascii="Georgia" w:hAnsi="Georgia"/>
                <w:strike/>
                <w:sz w:val="9"/>
                <w:szCs w:val="9"/>
                <w:rPrChange w:id="44" w:author="Jack Plummer" w:date="2023-09-04T10:57:00Z">
                  <w:rPr>
                    <w:rFonts w:ascii="Georgia" w:hAnsi="Georgia"/>
                    <w:sz w:val="9"/>
                    <w:szCs w:val="9"/>
                  </w:rPr>
                </w:rPrChange>
              </w:rPr>
            </w:pPr>
            <w:r w:rsidRPr="0008756B">
              <w:rPr>
                <w:rFonts w:ascii="Georgia" w:hAnsi="Georgia"/>
                <w:strike/>
                <w:sz w:val="9"/>
                <w:szCs w:val="9"/>
                <w:rPrChange w:id="45" w:author="Jack Plummer" w:date="2023-09-04T10:57:00Z">
                  <w:rPr>
                    <w:rFonts w:ascii="Georgia" w:hAnsi="Georgia"/>
                    <w:sz w:val="9"/>
                    <w:szCs w:val="9"/>
                  </w:rPr>
                </w:rPrChange>
              </w:rPr>
              <w:t xml:space="preserve">Calculated in </w:t>
            </w:r>
            <w:proofErr w:type="spellStart"/>
            <w:r w:rsidRPr="0008756B">
              <w:rPr>
                <w:rFonts w:ascii="Georgia" w:hAnsi="Georgia"/>
                <w:strike/>
                <w:sz w:val="9"/>
                <w:szCs w:val="9"/>
                <w:rPrChange w:id="46" w:author="Jack Plummer" w:date="2023-09-04T10:57:00Z">
                  <w:rPr>
                    <w:rFonts w:ascii="Georgia" w:hAnsi="Georgia"/>
                    <w:sz w:val="9"/>
                    <w:szCs w:val="9"/>
                  </w:rPr>
                </w:rPrChange>
              </w:rPr>
              <w:t>GeoCat</w:t>
            </w:r>
            <w:proofErr w:type="spellEnd"/>
            <w:r w:rsidRPr="0008756B">
              <w:rPr>
                <w:rFonts w:ascii="Georgia" w:hAnsi="Georgia"/>
                <w:strike/>
                <w:sz w:val="9"/>
                <w:szCs w:val="9"/>
                <w:rPrChange w:id="47" w:author="Jack Plummer" w:date="2023-09-04T10:57:00Z">
                  <w:rPr>
                    <w:rFonts w:ascii="Georgia" w:hAnsi="Georgia"/>
                    <w:sz w:val="9"/>
                    <w:szCs w:val="9"/>
                  </w:rPr>
                </w:rPrChange>
              </w:rPr>
              <w:t xml:space="preserve"> (Bachman et al., 2011) based on 41 georeferenced herbarium </w:t>
            </w:r>
            <w:proofErr w:type="spellStart"/>
            <w:proofErr w:type="gramStart"/>
            <w:r w:rsidRPr="0008756B">
              <w:rPr>
                <w:rFonts w:ascii="Georgia" w:hAnsi="Georgia"/>
                <w:strike/>
                <w:sz w:val="9"/>
                <w:szCs w:val="9"/>
                <w:rPrChange w:id="48" w:author="Jack Plummer" w:date="2023-09-04T10:57:00Z">
                  <w:rPr>
                    <w:rFonts w:ascii="Georgia" w:hAnsi="Georgia"/>
                    <w:sz w:val="9"/>
                    <w:szCs w:val="9"/>
                  </w:rPr>
                </w:rPrChange>
              </w:rPr>
              <w:t>specimens.Because</w:t>
            </w:r>
            <w:proofErr w:type="spellEnd"/>
            <w:proofErr w:type="gramEnd"/>
            <w:r w:rsidRPr="0008756B">
              <w:rPr>
                <w:rFonts w:ascii="Georgia" w:hAnsi="Georgia"/>
                <w:strike/>
                <w:sz w:val="9"/>
                <w:szCs w:val="9"/>
                <w:rPrChange w:id="49" w:author="Jack Plummer" w:date="2023-09-04T10:57:00Z">
                  <w:rPr>
                    <w:rFonts w:ascii="Georgia" w:hAnsi="Georgia"/>
                    <w:sz w:val="9"/>
                    <w:szCs w:val="9"/>
                  </w:rPr>
                </w:rPrChange>
              </w:rPr>
              <w:t xml:space="preserve"> the species is found abundant in East Africa, the actual number of locations is expected to be greater than 6 and therefore, not used in assessment.</w:t>
            </w:r>
          </w:p>
        </w:tc>
      </w:tr>
    </w:tbl>
    <w:p w14:paraId="435B5915" w14:textId="77777777" w:rsidR="009F2BAC" w:rsidRDefault="009F2BAC">
      <w:pPr>
        <w:pStyle w:val="Heading2"/>
      </w:pPr>
      <w:r>
        <w:rPr>
          <w:rFonts w:hint="eastAsia"/>
        </w:rPr>
        <w:t>Very res</w:t>
      </w:r>
      <w:r>
        <w:rPr>
          <w:rFonts w:hint="eastAsia"/>
        </w:rPr>
        <w:t>tricted AOO or number of locations (triggers VU D2)</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3051"/>
        <w:gridCol w:w="3394"/>
      </w:tblGrid>
      <w:tr w:rsidR="00000000" w14:paraId="0BE73392"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22755F1C" w14:textId="77777777" w:rsidR="009F2BAC" w:rsidRDefault="009F2BAC">
            <w:pPr>
              <w:rPr>
                <w:rFonts w:ascii="Georgia" w:hAnsi="Georgia" w:hint="eastAsia"/>
                <w:b/>
                <w:bCs/>
                <w:sz w:val="9"/>
                <w:szCs w:val="9"/>
              </w:rPr>
            </w:pPr>
            <w:r>
              <w:rPr>
                <w:rFonts w:ascii="Georgia" w:hAnsi="Georgia"/>
                <w:b/>
                <w:bCs/>
                <w:sz w:val="9"/>
                <w:szCs w:val="9"/>
              </w:rPr>
              <w:t>Very restricted in area of occupancy (AOO) and/or # of locations</w:t>
            </w:r>
          </w:p>
        </w:tc>
        <w:tc>
          <w:tcPr>
            <w:tcW w:w="0" w:type="auto"/>
            <w:tcBorders>
              <w:top w:val="nil"/>
              <w:left w:val="nil"/>
              <w:bottom w:val="single" w:sz="2" w:space="0" w:color="000000"/>
              <w:right w:val="nil"/>
            </w:tcBorders>
            <w:shd w:val="clear" w:color="auto" w:fill="BBBBBB"/>
            <w:vAlign w:val="center"/>
            <w:hideMark/>
          </w:tcPr>
          <w:p w14:paraId="0BCE7EE8" w14:textId="77777777" w:rsidR="009F2BAC" w:rsidRDefault="009F2BAC">
            <w:pPr>
              <w:rPr>
                <w:rFonts w:ascii="Georgia" w:hAnsi="Georgia"/>
                <w:b/>
                <w:bCs/>
                <w:sz w:val="9"/>
                <w:szCs w:val="9"/>
              </w:rPr>
            </w:pPr>
            <w:r>
              <w:rPr>
                <w:rFonts w:ascii="Georgia" w:hAnsi="Georgia"/>
                <w:b/>
                <w:bCs/>
                <w:sz w:val="9"/>
                <w:szCs w:val="9"/>
              </w:rPr>
              <w:t>Justification</w:t>
            </w:r>
          </w:p>
        </w:tc>
      </w:tr>
      <w:tr w:rsidR="00000000" w14:paraId="784C64CF" w14:textId="77777777">
        <w:trPr>
          <w:tblCellSpacing w:w="15" w:type="dxa"/>
        </w:trPr>
        <w:tc>
          <w:tcPr>
            <w:tcW w:w="0" w:type="auto"/>
            <w:tcBorders>
              <w:top w:val="nil"/>
              <w:left w:val="nil"/>
              <w:bottom w:val="nil"/>
              <w:right w:val="nil"/>
            </w:tcBorders>
            <w:vAlign w:val="center"/>
            <w:hideMark/>
          </w:tcPr>
          <w:p w14:paraId="3FB21EBD" w14:textId="77777777" w:rsidR="009F2BAC" w:rsidRDefault="009F2BAC">
            <w:pPr>
              <w:rPr>
                <w:rFonts w:ascii="Georgia" w:hAnsi="Georgia"/>
                <w:sz w:val="9"/>
                <w:szCs w:val="9"/>
              </w:rPr>
            </w:pPr>
            <w:r>
              <w:rPr>
                <w:rFonts w:ascii="Georgia" w:hAnsi="Georgia"/>
                <w:sz w:val="9"/>
                <w:szCs w:val="9"/>
              </w:rPr>
              <w:t>No</w:t>
            </w:r>
          </w:p>
        </w:tc>
        <w:tc>
          <w:tcPr>
            <w:tcW w:w="0" w:type="auto"/>
            <w:tcBorders>
              <w:top w:val="nil"/>
              <w:left w:val="nil"/>
              <w:bottom w:val="nil"/>
              <w:right w:val="nil"/>
            </w:tcBorders>
            <w:vAlign w:val="center"/>
            <w:hideMark/>
          </w:tcPr>
          <w:p w14:paraId="2F520311" w14:textId="77777777" w:rsidR="009F2BAC" w:rsidRDefault="009F2BAC">
            <w:pPr>
              <w:rPr>
                <w:rFonts w:ascii="Georgia" w:hAnsi="Georgia"/>
                <w:sz w:val="9"/>
                <w:szCs w:val="9"/>
              </w:rPr>
            </w:pPr>
            <w:r>
              <w:rPr>
                <w:rFonts w:ascii="Georgia" w:hAnsi="Georgia"/>
                <w:sz w:val="9"/>
                <w:szCs w:val="9"/>
              </w:rPr>
              <w:t>Over 10 locations have been found and the AOO is likely to be greater than 100 km2</w:t>
            </w:r>
          </w:p>
        </w:tc>
      </w:tr>
    </w:tbl>
    <w:p w14:paraId="25C45DE6" w14:textId="77777777" w:rsidR="009F2BAC" w:rsidRDefault="009F2BAC">
      <w:pPr>
        <w:pStyle w:val="Heading2"/>
      </w:pPr>
      <w:r>
        <w:rPr>
          <w:rFonts w:hint="eastAsia"/>
        </w:rPr>
        <w:t>Elevation / Depth / Depth Zones</w:t>
      </w:r>
    </w:p>
    <w:p w14:paraId="79530E67" w14:textId="77777777" w:rsidR="009F2BAC" w:rsidRDefault="009F2BAC">
      <w:pPr>
        <w:pStyle w:val="NormalWeb"/>
        <w:rPr>
          <w:rFonts w:hint="eastAsia"/>
        </w:rPr>
      </w:pPr>
      <w:r>
        <w:rPr>
          <w:rStyle w:val="18"/>
          <w:rFonts w:ascii="Georgia" w:hAnsi="Georgia"/>
        </w:rPr>
        <w:t>Eleva</w:t>
      </w:r>
      <w:r>
        <w:rPr>
          <w:rStyle w:val="18"/>
          <w:rFonts w:ascii="Georgia" w:hAnsi="Georgia"/>
        </w:rPr>
        <w:t xml:space="preserve">tion Lower Limit (in metres above sea level): </w:t>
      </w:r>
      <w:r>
        <w:rPr>
          <w:rFonts w:ascii="Georgia" w:hAnsi="Georgia"/>
        </w:rPr>
        <w:t>1200</w:t>
      </w:r>
    </w:p>
    <w:p w14:paraId="025C7B0F" w14:textId="77777777" w:rsidR="009F2BAC" w:rsidRDefault="009F2BAC">
      <w:pPr>
        <w:pStyle w:val="NormalWeb"/>
      </w:pPr>
      <w:r>
        <w:rPr>
          <w:rStyle w:val="18"/>
          <w:rFonts w:ascii="Georgia" w:hAnsi="Georgia"/>
        </w:rPr>
        <w:t xml:space="preserve">Elevation Upper Limit (in metres above sea level): </w:t>
      </w:r>
      <w:r>
        <w:rPr>
          <w:rFonts w:ascii="Georgia" w:hAnsi="Georgia"/>
        </w:rPr>
        <w:t>1800</w:t>
      </w:r>
    </w:p>
    <w:p w14:paraId="30E9A8D2" w14:textId="77777777" w:rsidR="009F2BAC" w:rsidRDefault="009F2BAC">
      <w:pPr>
        <w:pStyle w:val="Heading2"/>
      </w:pPr>
      <w:r>
        <w:rPr>
          <w:rFonts w:hint="eastAsia"/>
        </w:rPr>
        <w:t>Map Status</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486"/>
        <w:gridCol w:w="1164"/>
        <w:gridCol w:w="2707"/>
        <w:gridCol w:w="1274"/>
        <w:gridCol w:w="655"/>
        <w:gridCol w:w="644"/>
        <w:gridCol w:w="1109"/>
        <w:gridCol w:w="929"/>
      </w:tblGrid>
      <w:tr w:rsidR="00000000" w14:paraId="5B12D866"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0EFE46E1" w14:textId="77777777" w:rsidR="009F2BAC" w:rsidRDefault="009F2BAC">
            <w:pPr>
              <w:rPr>
                <w:rFonts w:ascii="Georgia" w:hAnsi="Georgia" w:hint="eastAsia"/>
                <w:b/>
                <w:bCs/>
                <w:sz w:val="9"/>
                <w:szCs w:val="9"/>
              </w:rPr>
            </w:pPr>
            <w:r>
              <w:rPr>
                <w:rFonts w:ascii="Georgia" w:hAnsi="Georgia"/>
                <w:b/>
                <w:bCs/>
                <w:sz w:val="9"/>
                <w:szCs w:val="9"/>
              </w:rPr>
              <w:t>Map Status</w:t>
            </w:r>
          </w:p>
        </w:tc>
        <w:tc>
          <w:tcPr>
            <w:tcW w:w="0" w:type="auto"/>
            <w:tcBorders>
              <w:top w:val="nil"/>
              <w:left w:val="nil"/>
              <w:bottom w:val="single" w:sz="2" w:space="0" w:color="000000"/>
              <w:right w:val="nil"/>
            </w:tcBorders>
            <w:shd w:val="clear" w:color="auto" w:fill="BBBBBB"/>
            <w:vAlign w:val="center"/>
            <w:hideMark/>
          </w:tcPr>
          <w:p w14:paraId="4BF1CDE6" w14:textId="77777777" w:rsidR="009F2BAC" w:rsidRDefault="009F2BAC">
            <w:pPr>
              <w:rPr>
                <w:rFonts w:ascii="Georgia" w:hAnsi="Georgia"/>
                <w:b/>
                <w:bCs/>
                <w:sz w:val="9"/>
                <w:szCs w:val="9"/>
              </w:rPr>
            </w:pPr>
            <w:r>
              <w:rPr>
                <w:rFonts w:ascii="Georgia" w:hAnsi="Georgia"/>
                <w:b/>
                <w:bCs/>
                <w:sz w:val="9"/>
                <w:szCs w:val="9"/>
              </w:rPr>
              <w:t>Use map from previous assessment</w:t>
            </w:r>
          </w:p>
        </w:tc>
        <w:tc>
          <w:tcPr>
            <w:tcW w:w="0" w:type="auto"/>
            <w:tcBorders>
              <w:top w:val="nil"/>
              <w:left w:val="nil"/>
              <w:bottom w:val="single" w:sz="2" w:space="0" w:color="000000"/>
              <w:right w:val="nil"/>
            </w:tcBorders>
            <w:shd w:val="clear" w:color="auto" w:fill="BBBBBB"/>
            <w:vAlign w:val="center"/>
            <w:hideMark/>
          </w:tcPr>
          <w:p w14:paraId="1674D82F" w14:textId="77777777" w:rsidR="009F2BAC" w:rsidRDefault="009F2BAC">
            <w:pPr>
              <w:rPr>
                <w:rFonts w:ascii="Georgia" w:hAnsi="Georgia"/>
                <w:b/>
                <w:bCs/>
                <w:sz w:val="9"/>
                <w:szCs w:val="9"/>
              </w:rPr>
            </w:pPr>
            <w:r>
              <w:rPr>
                <w:rFonts w:ascii="Georgia" w:hAnsi="Georgia"/>
                <w:b/>
                <w:bCs/>
                <w:sz w:val="9"/>
                <w:szCs w:val="9"/>
              </w:rPr>
              <w:t>How the map was created, including data sources/methods used:</w:t>
            </w:r>
          </w:p>
        </w:tc>
        <w:tc>
          <w:tcPr>
            <w:tcW w:w="0" w:type="auto"/>
            <w:tcBorders>
              <w:top w:val="nil"/>
              <w:left w:val="nil"/>
              <w:bottom w:val="single" w:sz="2" w:space="0" w:color="000000"/>
              <w:right w:val="nil"/>
            </w:tcBorders>
            <w:shd w:val="clear" w:color="auto" w:fill="BBBBBB"/>
            <w:vAlign w:val="center"/>
            <w:hideMark/>
          </w:tcPr>
          <w:p w14:paraId="1B963E92" w14:textId="77777777" w:rsidR="009F2BAC" w:rsidRDefault="009F2BAC">
            <w:pPr>
              <w:rPr>
                <w:rFonts w:ascii="Georgia" w:hAnsi="Georgia"/>
                <w:b/>
                <w:bCs/>
                <w:sz w:val="9"/>
                <w:szCs w:val="9"/>
              </w:rPr>
            </w:pPr>
            <w:r>
              <w:rPr>
                <w:rFonts w:ascii="Georgia" w:hAnsi="Georgia"/>
                <w:b/>
                <w:bCs/>
                <w:sz w:val="9"/>
                <w:szCs w:val="9"/>
              </w:rPr>
              <w:t>Please state reason for map not available:</w:t>
            </w:r>
          </w:p>
        </w:tc>
        <w:tc>
          <w:tcPr>
            <w:tcW w:w="0" w:type="auto"/>
            <w:tcBorders>
              <w:top w:val="nil"/>
              <w:left w:val="nil"/>
              <w:bottom w:val="single" w:sz="2" w:space="0" w:color="000000"/>
              <w:right w:val="nil"/>
            </w:tcBorders>
            <w:shd w:val="clear" w:color="auto" w:fill="BBBBBB"/>
            <w:vAlign w:val="center"/>
            <w:hideMark/>
          </w:tcPr>
          <w:p w14:paraId="6DEB230E" w14:textId="77777777" w:rsidR="009F2BAC" w:rsidRDefault="009F2BAC">
            <w:pPr>
              <w:rPr>
                <w:rFonts w:ascii="Georgia" w:hAnsi="Georgia"/>
                <w:b/>
                <w:bCs/>
                <w:sz w:val="9"/>
                <w:szCs w:val="9"/>
              </w:rPr>
            </w:pPr>
            <w:r>
              <w:rPr>
                <w:rFonts w:ascii="Georgia" w:hAnsi="Georgia"/>
                <w:b/>
                <w:bCs/>
                <w:sz w:val="9"/>
                <w:szCs w:val="9"/>
              </w:rPr>
              <w:t>Data Sensitive?</w:t>
            </w:r>
          </w:p>
        </w:tc>
        <w:tc>
          <w:tcPr>
            <w:tcW w:w="0" w:type="auto"/>
            <w:tcBorders>
              <w:top w:val="nil"/>
              <w:left w:val="nil"/>
              <w:bottom w:val="single" w:sz="2" w:space="0" w:color="000000"/>
              <w:right w:val="nil"/>
            </w:tcBorders>
            <w:shd w:val="clear" w:color="auto" w:fill="BBBBBB"/>
            <w:vAlign w:val="center"/>
            <w:hideMark/>
          </w:tcPr>
          <w:p w14:paraId="70ACBCE1" w14:textId="77777777" w:rsidR="009F2BAC" w:rsidRDefault="009F2BAC">
            <w:pPr>
              <w:rPr>
                <w:rFonts w:ascii="Georgia" w:hAnsi="Georgia"/>
                <w:b/>
                <w:bCs/>
                <w:sz w:val="9"/>
                <w:szCs w:val="9"/>
              </w:rPr>
            </w:pPr>
            <w:r>
              <w:rPr>
                <w:rFonts w:ascii="Georgia" w:hAnsi="Georgia"/>
                <w:b/>
                <w:bCs/>
                <w:sz w:val="9"/>
                <w:szCs w:val="9"/>
              </w:rPr>
              <w:t>Justification</w:t>
            </w:r>
          </w:p>
        </w:tc>
        <w:tc>
          <w:tcPr>
            <w:tcW w:w="0" w:type="auto"/>
            <w:tcBorders>
              <w:top w:val="nil"/>
              <w:left w:val="nil"/>
              <w:bottom w:val="single" w:sz="2" w:space="0" w:color="000000"/>
              <w:right w:val="nil"/>
            </w:tcBorders>
            <w:shd w:val="clear" w:color="auto" w:fill="BBBBBB"/>
            <w:vAlign w:val="center"/>
            <w:hideMark/>
          </w:tcPr>
          <w:p w14:paraId="2DD6FA0D" w14:textId="77777777" w:rsidR="009F2BAC" w:rsidRDefault="009F2BAC">
            <w:pPr>
              <w:rPr>
                <w:rFonts w:ascii="Georgia" w:hAnsi="Georgia"/>
                <w:b/>
                <w:bCs/>
                <w:sz w:val="9"/>
                <w:szCs w:val="9"/>
              </w:rPr>
            </w:pPr>
            <w:r>
              <w:rPr>
                <w:rFonts w:ascii="Georgia" w:hAnsi="Georgia"/>
                <w:b/>
                <w:bCs/>
                <w:sz w:val="9"/>
                <w:szCs w:val="9"/>
              </w:rPr>
              <w:t>Geographic range this applies to:</w:t>
            </w:r>
          </w:p>
        </w:tc>
        <w:tc>
          <w:tcPr>
            <w:tcW w:w="0" w:type="auto"/>
            <w:tcBorders>
              <w:top w:val="nil"/>
              <w:left w:val="nil"/>
              <w:bottom w:val="single" w:sz="2" w:space="0" w:color="000000"/>
              <w:right w:val="nil"/>
            </w:tcBorders>
            <w:shd w:val="clear" w:color="auto" w:fill="BBBBBB"/>
            <w:vAlign w:val="center"/>
            <w:hideMark/>
          </w:tcPr>
          <w:p w14:paraId="2B43975F" w14:textId="77777777" w:rsidR="009F2BAC" w:rsidRDefault="009F2BAC">
            <w:pPr>
              <w:rPr>
                <w:rFonts w:ascii="Georgia" w:hAnsi="Georgia"/>
                <w:b/>
                <w:bCs/>
                <w:sz w:val="9"/>
                <w:szCs w:val="9"/>
              </w:rPr>
            </w:pPr>
            <w:r>
              <w:rPr>
                <w:rFonts w:ascii="Georgia" w:hAnsi="Georgia"/>
                <w:b/>
                <w:bCs/>
                <w:sz w:val="9"/>
                <w:szCs w:val="9"/>
              </w:rPr>
              <w:t>Date restriction imposed:</w:t>
            </w:r>
          </w:p>
        </w:tc>
      </w:tr>
      <w:tr w:rsidR="00000000" w14:paraId="2D23832E" w14:textId="77777777">
        <w:trPr>
          <w:tblCellSpacing w:w="15" w:type="dxa"/>
        </w:trPr>
        <w:tc>
          <w:tcPr>
            <w:tcW w:w="0" w:type="auto"/>
            <w:tcBorders>
              <w:top w:val="nil"/>
              <w:left w:val="nil"/>
              <w:bottom w:val="nil"/>
              <w:right w:val="nil"/>
            </w:tcBorders>
            <w:vAlign w:val="center"/>
            <w:hideMark/>
          </w:tcPr>
          <w:p w14:paraId="7D04A66E" w14:textId="77777777" w:rsidR="009F2BAC" w:rsidRDefault="009F2BAC">
            <w:pPr>
              <w:rPr>
                <w:rFonts w:ascii="Georgia" w:hAnsi="Georgia"/>
                <w:sz w:val="9"/>
                <w:szCs w:val="9"/>
              </w:rPr>
            </w:pPr>
            <w:r>
              <w:rPr>
                <w:rFonts w:ascii="Georgia" w:hAnsi="Georgia"/>
                <w:sz w:val="9"/>
                <w:szCs w:val="9"/>
              </w:rPr>
              <w:t>Done</w:t>
            </w:r>
          </w:p>
        </w:tc>
        <w:tc>
          <w:tcPr>
            <w:tcW w:w="0" w:type="auto"/>
            <w:tcBorders>
              <w:top w:val="nil"/>
              <w:left w:val="nil"/>
              <w:bottom w:val="nil"/>
              <w:right w:val="nil"/>
            </w:tcBorders>
            <w:vAlign w:val="center"/>
            <w:hideMark/>
          </w:tcPr>
          <w:p w14:paraId="3671C0F3"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nil"/>
              <w:right w:val="nil"/>
            </w:tcBorders>
            <w:vAlign w:val="center"/>
            <w:hideMark/>
          </w:tcPr>
          <w:p w14:paraId="4503EED6" w14:textId="1D3E3949" w:rsidR="009F2BAC" w:rsidRDefault="009F2BAC">
            <w:pPr>
              <w:rPr>
                <w:rFonts w:ascii="Georgia" w:hAnsi="Georgia"/>
                <w:sz w:val="9"/>
                <w:szCs w:val="9"/>
              </w:rPr>
            </w:pPr>
            <w:r>
              <w:rPr>
                <w:rFonts w:ascii="Georgia" w:hAnsi="Georgia"/>
                <w:sz w:val="9"/>
                <w:szCs w:val="9"/>
              </w:rPr>
              <w:t xml:space="preserve">Prepared in </w:t>
            </w:r>
            <w:proofErr w:type="spellStart"/>
            <w:r>
              <w:rPr>
                <w:rFonts w:ascii="Georgia" w:hAnsi="Georgia"/>
                <w:sz w:val="9"/>
                <w:szCs w:val="9"/>
              </w:rPr>
              <w:t>GeoCat</w:t>
            </w:r>
            <w:proofErr w:type="spellEnd"/>
            <w:r>
              <w:rPr>
                <w:rFonts w:ascii="Georgia" w:hAnsi="Georgia"/>
                <w:sz w:val="9"/>
                <w:szCs w:val="9"/>
              </w:rPr>
              <w:t xml:space="preserve"> (</w:t>
            </w:r>
            <w:commentRangeStart w:id="50"/>
            <w:r>
              <w:rPr>
                <w:rFonts w:ascii="Georgia" w:hAnsi="Georgia"/>
                <w:sz w:val="9"/>
                <w:szCs w:val="9"/>
              </w:rPr>
              <w:t>Bachman et al.</w:t>
            </w:r>
            <w:del w:id="51" w:author="Jack Plummer" w:date="2023-09-04T11:01:00Z">
              <w:r w:rsidDel="00407F02">
                <w:rPr>
                  <w:rFonts w:ascii="Georgia" w:hAnsi="Georgia"/>
                  <w:sz w:val="9"/>
                  <w:szCs w:val="9"/>
                </w:rPr>
                <w:delText>,</w:delText>
              </w:r>
            </w:del>
            <w:r>
              <w:rPr>
                <w:rFonts w:ascii="Georgia" w:hAnsi="Georgia"/>
                <w:sz w:val="9"/>
                <w:szCs w:val="9"/>
              </w:rPr>
              <w:t xml:space="preserve"> 2011</w:t>
            </w:r>
            <w:commentRangeEnd w:id="50"/>
            <w:r w:rsidR="00407F02">
              <w:rPr>
                <w:rStyle w:val="CommentReference"/>
              </w:rPr>
              <w:commentReference w:id="50"/>
            </w:r>
            <w:r>
              <w:rPr>
                <w:rFonts w:ascii="Georgia" w:hAnsi="Georgia"/>
                <w:sz w:val="9"/>
                <w:szCs w:val="9"/>
              </w:rPr>
              <w:t>) based on 41</w:t>
            </w:r>
            <w:r>
              <w:rPr>
                <w:rFonts w:ascii="Georgia" w:hAnsi="Georgia"/>
                <w:sz w:val="9"/>
                <w:szCs w:val="9"/>
              </w:rPr>
              <w:t xml:space="preserve"> georeferenced herbarium specimens</w:t>
            </w:r>
            <w:commentRangeStart w:id="52"/>
            <w:ins w:id="53" w:author="Jack Plummer" w:date="2023-09-04T10:57:00Z">
              <w:r w:rsidR="002E5A60">
                <w:rPr>
                  <w:rFonts w:ascii="Georgia" w:hAnsi="Georgia"/>
                  <w:sz w:val="9"/>
                  <w:szCs w:val="9"/>
                </w:rPr>
                <w:t xml:space="preserve"> ()</w:t>
              </w:r>
              <w:commentRangeEnd w:id="52"/>
              <w:r w:rsidR="002E5A60">
                <w:rPr>
                  <w:rStyle w:val="CommentReference"/>
                </w:rPr>
                <w:commentReference w:id="52"/>
              </w:r>
            </w:ins>
          </w:p>
        </w:tc>
        <w:tc>
          <w:tcPr>
            <w:tcW w:w="0" w:type="auto"/>
            <w:tcBorders>
              <w:top w:val="nil"/>
              <w:left w:val="nil"/>
              <w:bottom w:val="nil"/>
              <w:right w:val="nil"/>
            </w:tcBorders>
            <w:vAlign w:val="center"/>
            <w:hideMark/>
          </w:tcPr>
          <w:p w14:paraId="42EE694D"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nil"/>
              <w:right w:val="nil"/>
            </w:tcBorders>
            <w:vAlign w:val="center"/>
            <w:hideMark/>
          </w:tcPr>
          <w:p w14:paraId="4F4A757B"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nil"/>
              <w:right w:val="nil"/>
            </w:tcBorders>
            <w:vAlign w:val="center"/>
            <w:hideMark/>
          </w:tcPr>
          <w:p w14:paraId="7689C699"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nil"/>
              <w:right w:val="nil"/>
            </w:tcBorders>
            <w:vAlign w:val="center"/>
            <w:hideMark/>
          </w:tcPr>
          <w:p w14:paraId="1E94D066"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nil"/>
              <w:right w:val="nil"/>
            </w:tcBorders>
            <w:vAlign w:val="center"/>
            <w:hideMark/>
          </w:tcPr>
          <w:p w14:paraId="4E0B936C" w14:textId="77777777" w:rsidR="009F2BAC" w:rsidRDefault="009F2BAC">
            <w:pPr>
              <w:rPr>
                <w:rFonts w:ascii="Georgia" w:hAnsi="Georgia"/>
                <w:sz w:val="9"/>
                <w:szCs w:val="9"/>
              </w:rPr>
            </w:pPr>
            <w:r>
              <w:rPr>
                <w:rFonts w:ascii="Georgia" w:hAnsi="Georgia"/>
                <w:sz w:val="9"/>
                <w:szCs w:val="9"/>
              </w:rPr>
              <w:t>-</w:t>
            </w:r>
          </w:p>
        </w:tc>
      </w:tr>
    </w:tbl>
    <w:p w14:paraId="466C5999" w14:textId="77777777" w:rsidR="009F2BAC" w:rsidRDefault="009F2BAC">
      <w:pPr>
        <w:pStyle w:val="Heading2"/>
      </w:pPr>
      <w:r>
        <w:rPr>
          <w:rFonts w:hint="eastAsia"/>
        </w:rPr>
        <w:t>Biogeographic Realms</w:t>
      </w:r>
    </w:p>
    <w:p w14:paraId="45B60CE9" w14:textId="77777777" w:rsidR="009F2BAC" w:rsidRDefault="009F2BAC">
      <w:pPr>
        <w:pStyle w:val="NormalWeb"/>
        <w:rPr>
          <w:rFonts w:hint="eastAsia"/>
        </w:rPr>
      </w:pPr>
      <w:r>
        <w:rPr>
          <w:rStyle w:val="18"/>
          <w:rFonts w:ascii="Georgia" w:hAnsi="Georgia"/>
        </w:rPr>
        <w:t xml:space="preserve">Biogeographic Realm: </w:t>
      </w:r>
      <w:r>
        <w:rPr>
          <w:rFonts w:ascii="Georgia" w:hAnsi="Georgia"/>
        </w:rPr>
        <w:t>Afrotropical</w:t>
      </w:r>
    </w:p>
    <w:p w14:paraId="741A27AC" w14:textId="77777777" w:rsidR="009F2BAC" w:rsidRDefault="009F2BAC">
      <w:pPr>
        <w:pStyle w:val="Heading1"/>
      </w:pPr>
      <w:r>
        <w:rPr>
          <w:rFonts w:hint="eastAsia"/>
        </w:rPr>
        <w:t>Occurrence</w:t>
      </w:r>
    </w:p>
    <w:p w14:paraId="2A70FA4E" w14:textId="77777777" w:rsidR="009F2BAC" w:rsidRDefault="009F2BAC">
      <w:pPr>
        <w:pStyle w:val="Heading2"/>
        <w:rPr>
          <w:rFonts w:hint="eastAsia"/>
        </w:rPr>
      </w:pPr>
      <w:r>
        <w:rPr>
          <w:rFonts w:hint="eastAsia"/>
        </w:rPr>
        <w:t>Countries of Occurrence</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1234"/>
        <w:gridCol w:w="481"/>
        <w:gridCol w:w="359"/>
        <w:gridCol w:w="745"/>
        <w:gridCol w:w="607"/>
      </w:tblGrid>
      <w:tr w:rsidR="00000000" w14:paraId="40C87A02"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4B3F4FE3" w14:textId="77777777" w:rsidR="009F2BAC" w:rsidRDefault="009F2BAC">
            <w:pPr>
              <w:rPr>
                <w:rFonts w:ascii="Georgia" w:hAnsi="Georgia" w:hint="eastAsia"/>
                <w:b/>
                <w:bCs/>
                <w:sz w:val="9"/>
                <w:szCs w:val="9"/>
              </w:rPr>
            </w:pPr>
            <w:r>
              <w:rPr>
                <w:rFonts w:ascii="Georgia" w:hAnsi="Georgia"/>
                <w:b/>
                <w:bCs/>
                <w:sz w:val="9"/>
                <w:szCs w:val="9"/>
              </w:rPr>
              <w:t>Country</w:t>
            </w:r>
          </w:p>
        </w:tc>
        <w:tc>
          <w:tcPr>
            <w:tcW w:w="0" w:type="auto"/>
            <w:tcBorders>
              <w:top w:val="nil"/>
              <w:left w:val="nil"/>
              <w:bottom w:val="single" w:sz="2" w:space="0" w:color="000000"/>
              <w:right w:val="nil"/>
            </w:tcBorders>
            <w:shd w:val="clear" w:color="auto" w:fill="BBBBBB"/>
            <w:vAlign w:val="center"/>
            <w:hideMark/>
          </w:tcPr>
          <w:p w14:paraId="56E8913A" w14:textId="77777777" w:rsidR="009F2BAC" w:rsidRDefault="009F2BAC">
            <w:pPr>
              <w:rPr>
                <w:rFonts w:ascii="Georgia" w:hAnsi="Georgia"/>
                <w:b/>
                <w:bCs/>
                <w:sz w:val="9"/>
                <w:szCs w:val="9"/>
              </w:rPr>
            </w:pPr>
            <w:r>
              <w:rPr>
                <w:rFonts w:ascii="Georgia" w:hAnsi="Georgia"/>
                <w:b/>
                <w:bCs/>
                <w:sz w:val="9"/>
                <w:szCs w:val="9"/>
              </w:rPr>
              <w:t>Presence</w:t>
            </w:r>
          </w:p>
        </w:tc>
        <w:tc>
          <w:tcPr>
            <w:tcW w:w="0" w:type="auto"/>
            <w:tcBorders>
              <w:top w:val="nil"/>
              <w:left w:val="nil"/>
              <w:bottom w:val="single" w:sz="2" w:space="0" w:color="000000"/>
              <w:right w:val="nil"/>
            </w:tcBorders>
            <w:shd w:val="clear" w:color="auto" w:fill="BBBBBB"/>
            <w:vAlign w:val="center"/>
            <w:hideMark/>
          </w:tcPr>
          <w:p w14:paraId="33184F23" w14:textId="77777777" w:rsidR="009F2BAC" w:rsidRDefault="009F2BAC">
            <w:pPr>
              <w:rPr>
                <w:rFonts w:ascii="Georgia" w:hAnsi="Georgia"/>
                <w:b/>
                <w:bCs/>
                <w:sz w:val="9"/>
                <w:szCs w:val="9"/>
              </w:rPr>
            </w:pPr>
            <w:r>
              <w:rPr>
                <w:rFonts w:ascii="Georgia" w:hAnsi="Georgia"/>
                <w:b/>
                <w:bCs/>
                <w:sz w:val="9"/>
                <w:szCs w:val="9"/>
              </w:rPr>
              <w:t>Origin</w:t>
            </w:r>
          </w:p>
        </w:tc>
        <w:tc>
          <w:tcPr>
            <w:tcW w:w="0" w:type="auto"/>
            <w:tcBorders>
              <w:top w:val="nil"/>
              <w:left w:val="nil"/>
              <w:bottom w:val="single" w:sz="2" w:space="0" w:color="000000"/>
              <w:right w:val="nil"/>
            </w:tcBorders>
            <w:shd w:val="clear" w:color="auto" w:fill="BBBBBB"/>
            <w:vAlign w:val="center"/>
            <w:hideMark/>
          </w:tcPr>
          <w:p w14:paraId="46A0CF3A" w14:textId="77777777" w:rsidR="009F2BAC" w:rsidRDefault="009F2BAC">
            <w:pPr>
              <w:rPr>
                <w:rFonts w:ascii="Georgia" w:hAnsi="Georgia"/>
                <w:b/>
                <w:bCs/>
                <w:sz w:val="9"/>
                <w:szCs w:val="9"/>
              </w:rPr>
            </w:pPr>
            <w:r>
              <w:rPr>
                <w:rFonts w:ascii="Georgia" w:hAnsi="Georgia"/>
                <w:b/>
                <w:bCs/>
                <w:sz w:val="9"/>
                <w:szCs w:val="9"/>
              </w:rPr>
              <w:t>Formerly Bred</w:t>
            </w:r>
          </w:p>
        </w:tc>
        <w:tc>
          <w:tcPr>
            <w:tcW w:w="0" w:type="auto"/>
            <w:tcBorders>
              <w:top w:val="nil"/>
              <w:left w:val="nil"/>
              <w:bottom w:val="single" w:sz="2" w:space="0" w:color="000000"/>
              <w:right w:val="nil"/>
            </w:tcBorders>
            <w:shd w:val="clear" w:color="auto" w:fill="BBBBBB"/>
            <w:vAlign w:val="center"/>
            <w:hideMark/>
          </w:tcPr>
          <w:p w14:paraId="223AB1EC" w14:textId="77777777" w:rsidR="009F2BAC" w:rsidRDefault="009F2BAC">
            <w:pPr>
              <w:rPr>
                <w:rFonts w:ascii="Georgia" w:hAnsi="Georgia"/>
                <w:b/>
                <w:bCs/>
                <w:sz w:val="9"/>
                <w:szCs w:val="9"/>
              </w:rPr>
            </w:pPr>
            <w:r>
              <w:rPr>
                <w:rFonts w:ascii="Georgia" w:hAnsi="Georgia"/>
                <w:b/>
                <w:bCs/>
                <w:sz w:val="9"/>
                <w:szCs w:val="9"/>
              </w:rPr>
              <w:t>Seasonality</w:t>
            </w:r>
          </w:p>
        </w:tc>
      </w:tr>
      <w:tr w:rsidR="00000000" w14:paraId="251094D3" w14:textId="77777777">
        <w:trPr>
          <w:tblCellSpacing w:w="15" w:type="dxa"/>
        </w:trPr>
        <w:tc>
          <w:tcPr>
            <w:tcW w:w="0" w:type="auto"/>
            <w:tcBorders>
              <w:top w:val="nil"/>
              <w:left w:val="nil"/>
              <w:bottom w:val="single" w:sz="2" w:space="0" w:color="CCCCCC"/>
              <w:right w:val="nil"/>
            </w:tcBorders>
            <w:vAlign w:val="center"/>
            <w:hideMark/>
          </w:tcPr>
          <w:p w14:paraId="65FD7F4F" w14:textId="77777777" w:rsidR="009F2BAC" w:rsidRDefault="009F2BAC">
            <w:pPr>
              <w:rPr>
                <w:rFonts w:ascii="Georgia" w:hAnsi="Georgia"/>
                <w:sz w:val="9"/>
                <w:szCs w:val="9"/>
              </w:rPr>
            </w:pPr>
            <w:r>
              <w:rPr>
                <w:rFonts w:ascii="Georgia" w:hAnsi="Georgia"/>
                <w:sz w:val="9"/>
                <w:szCs w:val="9"/>
              </w:rPr>
              <w:t>Burundi</w:t>
            </w:r>
          </w:p>
        </w:tc>
        <w:tc>
          <w:tcPr>
            <w:tcW w:w="0" w:type="auto"/>
            <w:tcBorders>
              <w:top w:val="nil"/>
              <w:left w:val="nil"/>
              <w:bottom w:val="single" w:sz="2" w:space="0" w:color="CCCCCC"/>
              <w:right w:val="nil"/>
            </w:tcBorders>
            <w:vAlign w:val="center"/>
            <w:hideMark/>
          </w:tcPr>
          <w:p w14:paraId="4909D8B5" w14:textId="77777777" w:rsidR="009F2BAC" w:rsidRDefault="009F2BAC">
            <w:pPr>
              <w:rPr>
                <w:rFonts w:ascii="Georgia" w:hAnsi="Georgia"/>
                <w:sz w:val="9"/>
                <w:szCs w:val="9"/>
              </w:rPr>
            </w:pPr>
            <w:r>
              <w:rPr>
                <w:rFonts w:ascii="Georgia" w:hAnsi="Georgia"/>
                <w:sz w:val="9"/>
                <w:szCs w:val="9"/>
              </w:rPr>
              <w:t>Extant</w:t>
            </w:r>
          </w:p>
        </w:tc>
        <w:tc>
          <w:tcPr>
            <w:tcW w:w="0" w:type="auto"/>
            <w:tcBorders>
              <w:top w:val="nil"/>
              <w:left w:val="nil"/>
              <w:bottom w:val="single" w:sz="2" w:space="0" w:color="CCCCCC"/>
              <w:right w:val="nil"/>
            </w:tcBorders>
            <w:vAlign w:val="center"/>
            <w:hideMark/>
          </w:tcPr>
          <w:p w14:paraId="19CB7DE2" w14:textId="77777777" w:rsidR="009F2BAC" w:rsidRDefault="009F2BAC">
            <w:pPr>
              <w:rPr>
                <w:rFonts w:ascii="Georgia" w:hAnsi="Georgia"/>
                <w:sz w:val="9"/>
                <w:szCs w:val="9"/>
              </w:rPr>
            </w:pPr>
            <w:r>
              <w:rPr>
                <w:rFonts w:ascii="Georgia" w:hAnsi="Georgia"/>
                <w:sz w:val="9"/>
                <w:szCs w:val="9"/>
              </w:rPr>
              <w:t>Native</w:t>
            </w:r>
          </w:p>
        </w:tc>
        <w:tc>
          <w:tcPr>
            <w:tcW w:w="0" w:type="auto"/>
            <w:tcBorders>
              <w:top w:val="nil"/>
              <w:left w:val="nil"/>
              <w:bottom w:val="single" w:sz="2" w:space="0" w:color="CCCCCC"/>
              <w:right w:val="nil"/>
            </w:tcBorders>
            <w:vAlign w:val="center"/>
            <w:hideMark/>
          </w:tcPr>
          <w:p w14:paraId="2EA910AF"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single" w:sz="2" w:space="0" w:color="CCCCCC"/>
              <w:right w:val="nil"/>
            </w:tcBorders>
            <w:vAlign w:val="center"/>
            <w:hideMark/>
          </w:tcPr>
          <w:p w14:paraId="26F1CB4A" w14:textId="77777777" w:rsidR="009F2BAC" w:rsidRDefault="009F2BAC">
            <w:pPr>
              <w:rPr>
                <w:rFonts w:ascii="Georgia" w:hAnsi="Georgia"/>
                <w:sz w:val="9"/>
                <w:szCs w:val="9"/>
              </w:rPr>
            </w:pPr>
            <w:r>
              <w:rPr>
                <w:rFonts w:ascii="Georgia" w:hAnsi="Georgia"/>
                <w:sz w:val="9"/>
                <w:szCs w:val="9"/>
              </w:rPr>
              <w:t>Resident</w:t>
            </w:r>
          </w:p>
        </w:tc>
      </w:tr>
      <w:tr w:rsidR="00000000" w14:paraId="763E09EF" w14:textId="77777777">
        <w:trPr>
          <w:tblCellSpacing w:w="15" w:type="dxa"/>
        </w:trPr>
        <w:tc>
          <w:tcPr>
            <w:tcW w:w="0" w:type="auto"/>
            <w:tcBorders>
              <w:top w:val="nil"/>
              <w:left w:val="nil"/>
              <w:bottom w:val="single" w:sz="2" w:space="0" w:color="CCCCCC"/>
              <w:right w:val="nil"/>
            </w:tcBorders>
            <w:vAlign w:val="center"/>
            <w:hideMark/>
          </w:tcPr>
          <w:p w14:paraId="082A2C50" w14:textId="77777777" w:rsidR="009F2BAC" w:rsidRDefault="009F2BAC">
            <w:pPr>
              <w:rPr>
                <w:rFonts w:ascii="Georgia" w:hAnsi="Georgia"/>
                <w:sz w:val="9"/>
                <w:szCs w:val="9"/>
              </w:rPr>
            </w:pPr>
            <w:r>
              <w:rPr>
                <w:rFonts w:ascii="Georgia" w:hAnsi="Georgia"/>
                <w:sz w:val="9"/>
                <w:szCs w:val="9"/>
              </w:rPr>
              <w:t>Ethiopia</w:t>
            </w:r>
          </w:p>
        </w:tc>
        <w:tc>
          <w:tcPr>
            <w:tcW w:w="0" w:type="auto"/>
            <w:tcBorders>
              <w:top w:val="nil"/>
              <w:left w:val="nil"/>
              <w:bottom w:val="single" w:sz="2" w:space="0" w:color="CCCCCC"/>
              <w:right w:val="nil"/>
            </w:tcBorders>
            <w:vAlign w:val="center"/>
            <w:hideMark/>
          </w:tcPr>
          <w:p w14:paraId="54F29B61" w14:textId="77777777" w:rsidR="009F2BAC" w:rsidRDefault="009F2BAC">
            <w:pPr>
              <w:rPr>
                <w:rFonts w:ascii="Georgia" w:hAnsi="Georgia"/>
                <w:sz w:val="9"/>
                <w:szCs w:val="9"/>
              </w:rPr>
            </w:pPr>
            <w:r>
              <w:rPr>
                <w:rFonts w:ascii="Georgia" w:hAnsi="Georgia"/>
                <w:sz w:val="9"/>
                <w:szCs w:val="9"/>
              </w:rPr>
              <w:t>Extant</w:t>
            </w:r>
          </w:p>
        </w:tc>
        <w:tc>
          <w:tcPr>
            <w:tcW w:w="0" w:type="auto"/>
            <w:tcBorders>
              <w:top w:val="nil"/>
              <w:left w:val="nil"/>
              <w:bottom w:val="single" w:sz="2" w:space="0" w:color="CCCCCC"/>
              <w:right w:val="nil"/>
            </w:tcBorders>
            <w:vAlign w:val="center"/>
            <w:hideMark/>
          </w:tcPr>
          <w:p w14:paraId="7A3FB96B" w14:textId="77777777" w:rsidR="009F2BAC" w:rsidRDefault="009F2BAC">
            <w:pPr>
              <w:rPr>
                <w:rFonts w:ascii="Georgia" w:hAnsi="Georgia"/>
                <w:sz w:val="9"/>
                <w:szCs w:val="9"/>
              </w:rPr>
            </w:pPr>
            <w:r>
              <w:rPr>
                <w:rFonts w:ascii="Georgia" w:hAnsi="Georgia"/>
                <w:sz w:val="9"/>
                <w:szCs w:val="9"/>
              </w:rPr>
              <w:t>Native</w:t>
            </w:r>
          </w:p>
        </w:tc>
        <w:tc>
          <w:tcPr>
            <w:tcW w:w="0" w:type="auto"/>
            <w:tcBorders>
              <w:top w:val="nil"/>
              <w:left w:val="nil"/>
              <w:bottom w:val="single" w:sz="2" w:space="0" w:color="CCCCCC"/>
              <w:right w:val="nil"/>
            </w:tcBorders>
            <w:vAlign w:val="center"/>
            <w:hideMark/>
          </w:tcPr>
          <w:p w14:paraId="79B92E43"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single" w:sz="2" w:space="0" w:color="CCCCCC"/>
              <w:right w:val="nil"/>
            </w:tcBorders>
            <w:vAlign w:val="center"/>
            <w:hideMark/>
          </w:tcPr>
          <w:p w14:paraId="5030ABDC" w14:textId="77777777" w:rsidR="009F2BAC" w:rsidRDefault="009F2BAC">
            <w:pPr>
              <w:rPr>
                <w:rFonts w:ascii="Georgia" w:hAnsi="Georgia"/>
                <w:sz w:val="9"/>
                <w:szCs w:val="9"/>
              </w:rPr>
            </w:pPr>
            <w:r>
              <w:rPr>
                <w:rFonts w:ascii="Georgia" w:hAnsi="Georgia"/>
                <w:sz w:val="9"/>
                <w:szCs w:val="9"/>
              </w:rPr>
              <w:t>Resident</w:t>
            </w:r>
          </w:p>
        </w:tc>
      </w:tr>
      <w:tr w:rsidR="00000000" w14:paraId="1D4DBDCC" w14:textId="77777777">
        <w:trPr>
          <w:tblCellSpacing w:w="15" w:type="dxa"/>
        </w:trPr>
        <w:tc>
          <w:tcPr>
            <w:tcW w:w="0" w:type="auto"/>
            <w:tcBorders>
              <w:top w:val="nil"/>
              <w:left w:val="nil"/>
              <w:bottom w:val="single" w:sz="2" w:space="0" w:color="CCCCCC"/>
              <w:right w:val="nil"/>
            </w:tcBorders>
            <w:vAlign w:val="center"/>
            <w:hideMark/>
          </w:tcPr>
          <w:p w14:paraId="45100F0F" w14:textId="77777777" w:rsidR="009F2BAC" w:rsidRDefault="009F2BAC">
            <w:pPr>
              <w:rPr>
                <w:rFonts w:ascii="Georgia" w:hAnsi="Georgia"/>
                <w:sz w:val="9"/>
                <w:szCs w:val="9"/>
              </w:rPr>
            </w:pPr>
            <w:r>
              <w:rPr>
                <w:rFonts w:ascii="Georgia" w:hAnsi="Georgia"/>
                <w:sz w:val="9"/>
                <w:szCs w:val="9"/>
              </w:rPr>
              <w:t>Kenya</w:t>
            </w:r>
          </w:p>
        </w:tc>
        <w:tc>
          <w:tcPr>
            <w:tcW w:w="0" w:type="auto"/>
            <w:tcBorders>
              <w:top w:val="nil"/>
              <w:left w:val="nil"/>
              <w:bottom w:val="single" w:sz="2" w:space="0" w:color="CCCCCC"/>
              <w:right w:val="nil"/>
            </w:tcBorders>
            <w:vAlign w:val="center"/>
            <w:hideMark/>
          </w:tcPr>
          <w:p w14:paraId="141E8865" w14:textId="77777777" w:rsidR="009F2BAC" w:rsidRDefault="009F2BAC">
            <w:pPr>
              <w:rPr>
                <w:rFonts w:ascii="Georgia" w:hAnsi="Georgia"/>
                <w:sz w:val="9"/>
                <w:szCs w:val="9"/>
              </w:rPr>
            </w:pPr>
            <w:r>
              <w:rPr>
                <w:rFonts w:ascii="Georgia" w:hAnsi="Georgia"/>
                <w:sz w:val="9"/>
                <w:szCs w:val="9"/>
              </w:rPr>
              <w:t>Extant</w:t>
            </w:r>
          </w:p>
        </w:tc>
        <w:tc>
          <w:tcPr>
            <w:tcW w:w="0" w:type="auto"/>
            <w:tcBorders>
              <w:top w:val="nil"/>
              <w:left w:val="nil"/>
              <w:bottom w:val="single" w:sz="2" w:space="0" w:color="CCCCCC"/>
              <w:right w:val="nil"/>
            </w:tcBorders>
            <w:vAlign w:val="center"/>
            <w:hideMark/>
          </w:tcPr>
          <w:p w14:paraId="72634B47" w14:textId="77777777" w:rsidR="009F2BAC" w:rsidRDefault="009F2BAC">
            <w:pPr>
              <w:rPr>
                <w:rFonts w:ascii="Georgia" w:hAnsi="Georgia"/>
                <w:sz w:val="9"/>
                <w:szCs w:val="9"/>
              </w:rPr>
            </w:pPr>
            <w:r>
              <w:rPr>
                <w:rFonts w:ascii="Georgia" w:hAnsi="Georgia"/>
                <w:sz w:val="9"/>
                <w:szCs w:val="9"/>
              </w:rPr>
              <w:t>Native</w:t>
            </w:r>
          </w:p>
        </w:tc>
        <w:tc>
          <w:tcPr>
            <w:tcW w:w="0" w:type="auto"/>
            <w:tcBorders>
              <w:top w:val="nil"/>
              <w:left w:val="nil"/>
              <w:bottom w:val="single" w:sz="2" w:space="0" w:color="CCCCCC"/>
              <w:right w:val="nil"/>
            </w:tcBorders>
            <w:vAlign w:val="center"/>
            <w:hideMark/>
          </w:tcPr>
          <w:p w14:paraId="664BD2A9"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single" w:sz="2" w:space="0" w:color="CCCCCC"/>
              <w:right w:val="nil"/>
            </w:tcBorders>
            <w:vAlign w:val="center"/>
            <w:hideMark/>
          </w:tcPr>
          <w:p w14:paraId="05DD7E95" w14:textId="77777777" w:rsidR="009F2BAC" w:rsidRDefault="009F2BAC">
            <w:pPr>
              <w:rPr>
                <w:rFonts w:ascii="Georgia" w:hAnsi="Georgia"/>
                <w:sz w:val="9"/>
                <w:szCs w:val="9"/>
              </w:rPr>
            </w:pPr>
            <w:r>
              <w:rPr>
                <w:rFonts w:ascii="Georgia" w:hAnsi="Georgia"/>
                <w:sz w:val="9"/>
                <w:szCs w:val="9"/>
              </w:rPr>
              <w:t>Resident</w:t>
            </w:r>
          </w:p>
        </w:tc>
      </w:tr>
      <w:tr w:rsidR="00000000" w14:paraId="22E6ABDE" w14:textId="77777777">
        <w:trPr>
          <w:tblCellSpacing w:w="15" w:type="dxa"/>
        </w:trPr>
        <w:tc>
          <w:tcPr>
            <w:tcW w:w="0" w:type="auto"/>
            <w:tcBorders>
              <w:top w:val="nil"/>
              <w:left w:val="nil"/>
              <w:bottom w:val="single" w:sz="2" w:space="0" w:color="CCCCCC"/>
              <w:right w:val="nil"/>
            </w:tcBorders>
            <w:vAlign w:val="center"/>
            <w:hideMark/>
          </w:tcPr>
          <w:p w14:paraId="4A770045" w14:textId="77777777" w:rsidR="009F2BAC" w:rsidRDefault="009F2BAC">
            <w:pPr>
              <w:rPr>
                <w:rFonts w:ascii="Georgia" w:hAnsi="Georgia"/>
                <w:sz w:val="9"/>
                <w:szCs w:val="9"/>
              </w:rPr>
            </w:pPr>
            <w:r>
              <w:rPr>
                <w:rFonts w:ascii="Georgia" w:hAnsi="Georgia"/>
                <w:sz w:val="9"/>
                <w:szCs w:val="9"/>
              </w:rPr>
              <w:t>Rwanda</w:t>
            </w:r>
          </w:p>
        </w:tc>
        <w:tc>
          <w:tcPr>
            <w:tcW w:w="0" w:type="auto"/>
            <w:tcBorders>
              <w:top w:val="nil"/>
              <w:left w:val="nil"/>
              <w:bottom w:val="single" w:sz="2" w:space="0" w:color="CCCCCC"/>
              <w:right w:val="nil"/>
            </w:tcBorders>
            <w:vAlign w:val="center"/>
            <w:hideMark/>
          </w:tcPr>
          <w:p w14:paraId="525223A4" w14:textId="77777777" w:rsidR="009F2BAC" w:rsidRDefault="009F2BAC">
            <w:pPr>
              <w:rPr>
                <w:rFonts w:ascii="Georgia" w:hAnsi="Georgia"/>
                <w:sz w:val="9"/>
                <w:szCs w:val="9"/>
              </w:rPr>
            </w:pPr>
            <w:r>
              <w:rPr>
                <w:rFonts w:ascii="Georgia" w:hAnsi="Georgia"/>
                <w:sz w:val="9"/>
                <w:szCs w:val="9"/>
              </w:rPr>
              <w:t>Extant</w:t>
            </w:r>
          </w:p>
        </w:tc>
        <w:tc>
          <w:tcPr>
            <w:tcW w:w="0" w:type="auto"/>
            <w:tcBorders>
              <w:top w:val="nil"/>
              <w:left w:val="nil"/>
              <w:bottom w:val="single" w:sz="2" w:space="0" w:color="CCCCCC"/>
              <w:right w:val="nil"/>
            </w:tcBorders>
            <w:vAlign w:val="center"/>
            <w:hideMark/>
          </w:tcPr>
          <w:p w14:paraId="342E3CD8" w14:textId="77777777" w:rsidR="009F2BAC" w:rsidRDefault="009F2BAC">
            <w:pPr>
              <w:rPr>
                <w:rFonts w:ascii="Georgia" w:hAnsi="Georgia"/>
                <w:sz w:val="9"/>
                <w:szCs w:val="9"/>
              </w:rPr>
            </w:pPr>
            <w:r>
              <w:rPr>
                <w:rFonts w:ascii="Georgia" w:hAnsi="Georgia"/>
                <w:sz w:val="9"/>
                <w:szCs w:val="9"/>
              </w:rPr>
              <w:t>Native</w:t>
            </w:r>
          </w:p>
        </w:tc>
        <w:tc>
          <w:tcPr>
            <w:tcW w:w="0" w:type="auto"/>
            <w:tcBorders>
              <w:top w:val="nil"/>
              <w:left w:val="nil"/>
              <w:bottom w:val="single" w:sz="2" w:space="0" w:color="CCCCCC"/>
              <w:right w:val="nil"/>
            </w:tcBorders>
            <w:vAlign w:val="center"/>
            <w:hideMark/>
          </w:tcPr>
          <w:p w14:paraId="6CE10461"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single" w:sz="2" w:space="0" w:color="CCCCCC"/>
              <w:right w:val="nil"/>
            </w:tcBorders>
            <w:vAlign w:val="center"/>
            <w:hideMark/>
          </w:tcPr>
          <w:p w14:paraId="0F71FC3F" w14:textId="77777777" w:rsidR="009F2BAC" w:rsidRDefault="009F2BAC">
            <w:pPr>
              <w:rPr>
                <w:rFonts w:ascii="Georgia" w:hAnsi="Georgia"/>
                <w:sz w:val="9"/>
                <w:szCs w:val="9"/>
              </w:rPr>
            </w:pPr>
            <w:r>
              <w:rPr>
                <w:rFonts w:ascii="Georgia" w:hAnsi="Georgia"/>
                <w:sz w:val="9"/>
                <w:szCs w:val="9"/>
              </w:rPr>
              <w:t>Resident</w:t>
            </w:r>
          </w:p>
        </w:tc>
      </w:tr>
      <w:tr w:rsidR="00000000" w14:paraId="6719C80F" w14:textId="77777777">
        <w:trPr>
          <w:tblCellSpacing w:w="15" w:type="dxa"/>
        </w:trPr>
        <w:tc>
          <w:tcPr>
            <w:tcW w:w="0" w:type="auto"/>
            <w:tcBorders>
              <w:top w:val="nil"/>
              <w:left w:val="nil"/>
              <w:bottom w:val="single" w:sz="2" w:space="0" w:color="CCCCCC"/>
              <w:right w:val="nil"/>
            </w:tcBorders>
            <w:vAlign w:val="center"/>
            <w:hideMark/>
          </w:tcPr>
          <w:p w14:paraId="065C3938" w14:textId="77777777" w:rsidR="009F2BAC" w:rsidRDefault="009F2BAC">
            <w:pPr>
              <w:rPr>
                <w:rFonts w:ascii="Georgia" w:hAnsi="Georgia"/>
                <w:sz w:val="9"/>
                <w:szCs w:val="9"/>
              </w:rPr>
            </w:pPr>
            <w:r>
              <w:rPr>
                <w:rFonts w:ascii="Georgia" w:hAnsi="Georgia"/>
                <w:sz w:val="9"/>
                <w:szCs w:val="9"/>
              </w:rPr>
              <w:t>Tanzania, United Republic of</w:t>
            </w:r>
          </w:p>
        </w:tc>
        <w:tc>
          <w:tcPr>
            <w:tcW w:w="0" w:type="auto"/>
            <w:tcBorders>
              <w:top w:val="nil"/>
              <w:left w:val="nil"/>
              <w:bottom w:val="single" w:sz="2" w:space="0" w:color="CCCCCC"/>
              <w:right w:val="nil"/>
            </w:tcBorders>
            <w:vAlign w:val="center"/>
            <w:hideMark/>
          </w:tcPr>
          <w:p w14:paraId="1B0BDD75" w14:textId="77777777" w:rsidR="009F2BAC" w:rsidRDefault="009F2BAC">
            <w:pPr>
              <w:rPr>
                <w:rFonts w:ascii="Georgia" w:hAnsi="Georgia"/>
                <w:sz w:val="9"/>
                <w:szCs w:val="9"/>
              </w:rPr>
            </w:pPr>
            <w:r>
              <w:rPr>
                <w:rFonts w:ascii="Georgia" w:hAnsi="Georgia"/>
                <w:sz w:val="9"/>
                <w:szCs w:val="9"/>
              </w:rPr>
              <w:t>Extant</w:t>
            </w:r>
          </w:p>
        </w:tc>
        <w:tc>
          <w:tcPr>
            <w:tcW w:w="0" w:type="auto"/>
            <w:tcBorders>
              <w:top w:val="nil"/>
              <w:left w:val="nil"/>
              <w:bottom w:val="single" w:sz="2" w:space="0" w:color="CCCCCC"/>
              <w:right w:val="nil"/>
            </w:tcBorders>
            <w:vAlign w:val="center"/>
            <w:hideMark/>
          </w:tcPr>
          <w:p w14:paraId="313B8940" w14:textId="77777777" w:rsidR="009F2BAC" w:rsidRDefault="009F2BAC">
            <w:pPr>
              <w:rPr>
                <w:rFonts w:ascii="Georgia" w:hAnsi="Georgia"/>
                <w:sz w:val="9"/>
                <w:szCs w:val="9"/>
              </w:rPr>
            </w:pPr>
            <w:r>
              <w:rPr>
                <w:rFonts w:ascii="Georgia" w:hAnsi="Georgia"/>
                <w:sz w:val="9"/>
                <w:szCs w:val="9"/>
              </w:rPr>
              <w:t>Native</w:t>
            </w:r>
          </w:p>
        </w:tc>
        <w:tc>
          <w:tcPr>
            <w:tcW w:w="0" w:type="auto"/>
            <w:tcBorders>
              <w:top w:val="nil"/>
              <w:left w:val="nil"/>
              <w:bottom w:val="single" w:sz="2" w:space="0" w:color="CCCCCC"/>
              <w:right w:val="nil"/>
            </w:tcBorders>
            <w:vAlign w:val="center"/>
            <w:hideMark/>
          </w:tcPr>
          <w:p w14:paraId="540D3B7C"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single" w:sz="2" w:space="0" w:color="CCCCCC"/>
              <w:right w:val="nil"/>
            </w:tcBorders>
            <w:vAlign w:val="center"/>
            <w:hideMark/>
          </w:tcPr>
          <w:p w14:paraId="1AAFD8B8" w14:textId="77777777" w:rsidR="009F2BAC" w:rsidRDefault="009F2BAC">
            <w:pPr>
              <w:rPr>
                <w:rFonts w:ascii="Georgia" w:hAnsi="Georgia"/>
                <w:sz w:val="9"/>
                <w:szCs w:val="9"/>
              </w:rPr>
            </w:pPr>
            <w:r>
              <w:rPr>
                <w:rFonts w:ascii="Georgia" w:hAnsi="Georgia"/>
                <w:sz w:val="9"/>
                <w:szCs w:val="9"/>
              </w:rPr>
              <w:t>Resident</w:t>
            </w:r>
          </w:p>
        </w:tc>
      </w:tr>
      <w:tr w:rsidR="00000000" w14:paraId="611CD255" w14:textId="77777777">
        <w:trPr>
          <w:tblCellSpacing w:w="15" w:type="dxa"/>
        </w:trPr>
        <w:tc>
          <w:tcPr>
            <w:tcW w:w="0" w:type="auto"/>
            <w:tcBorders>
              <w:top w:val="nil"/>
              <w:left w:val="nil"/>
              <w:bottom w:val="single" w:sz="2" w:space="0" w:color="CCCCCC"/>
              <w:right w:val="nil"/>
            </w:tcBorders>
            <w:vAlign w:val="center"/>
            <w:hideMark/>
          </w:tcPr>
          <w:p w14:paraId="631CD0A6" w14:textId="77777777" w:rsidR="009F2BAC" w:rsidRDefault="009F2BAC">
            <w:pPr>
              <w:rPr>
                <w:rFonts w:ascii="Georgia" w:hAnsi="Georgia"/>
                <w:sz w:val="9"/>
                <w:szCs w:val="9"/>
              </w:rPr>
            </w:pPr>
            <w:r>
              <w:rPr>
                <w:rFonts w:ascii="Georgia" w:hAnsi="Georgia"/>
                <w:sz w:val="9"/>
                <w:szCs w:val="9"/>
              </w:rPr>
              <w:t>Uganda</w:t>
            </w:r>
          </w:p>
        </w:tc>
        <w:tc>
          <w:tcPr>
            <w:tcW w:w="0" w:type="auto"/>
            <w:tcBorders>
              <w:top w:val="nil"/>
              <w:left w:val="nil"/>
              <w:bottom w:val="single" w:sz="2" w:space="0" w:color="CCCCCC"/>
              <w:right w:val="nil"/>
            </w:tcBorders>
            <w:vAlign w:val="center"/>
            <w:hideMark/>
          </w:tcPr>
          <w:p w14:paraId="637D4B0A" w14:textId="77777777" w:rsidR="009F2BAC" w:rsidRDefault="009F2BAC">
            <w:pPr>
              <w:rPr>
                <w:rFonts w:ascii="Georgia" w:hAnsi="Georgia"/>
                <w:sz w:val="9"/>
                <w:szCs w:val="9"/>
              </w:rPr>
            </w:pPr>
            <w:r>
              <w:rPr>
                <w:rFonts w:ascii="Georgia" w:hAnsi="Georgia"/>
                <w:sz w:val="9"/>
                <w:szCs w:val="9"/>
              </w:rPr>
              <w:t>Extant</w:t>
            </w:r>
          </w:p>
        </w:tc>
        <w:tc>
          <w:tcPr>
            <w:tcW w:w="0" w:type="auto"/>
            <w:tcBorders>
              <w:top w:val="nil"/>
              <w:left w:val="nil"/>
              <w:bottom w:val="single" w:sz="2" w:space="0" w:color="CCCCCC"/>
              <w:right w:val="nil"/>
            </w:tcBorders>
            <w:vAlign w:val="center"/>
            <w:hideMark/>
          </w:tcPr>
          <w:p w14:paraId="58B4BD8F" w14:textId="77777777" w:rsidR="009F2BAC" w:rsidRDefault="009F2BAC">
            <w:pPr>
              <w:rPr>
                <w:rFonts w:ascii="Georgia" w:hAnsi="Georgia"/>
                <w:sz w:val="9"/>
                <w:szCs w:val="9"/>
              </w:rPr>
            </w:pPr>
            <w:r>
              <w:rPr>
                <w:rFonts w:ascii="Georgia" w:hAnsi="Georgia"/>
                <w:sz w:val="9"/>
                <w:szCs w:val="9"/>
              </w:rPr>
              <w:t>Native</w:t>
            </w:r>
          </w:p>
        </w:tc>
        <w:tc>
          <w:tcPr>
            <w:tcW w:w="0" w:type="auto"/>
            <w:tcBorders>
              <w:top w:val="nil"/>
              <w:left w:val="nil"/>
              <w:bottom w:val="single" w:sz="2" w:space="0" w:color="CCCCCC"/>
              <w:right w:val="nil"/>
            </w:tcBorders>
            <w:vAlign w:val="center"/>
            <w:hideMark/>
          </w:tcPr>
          <w:p w14:paraId="28D90B9D"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single" w:sz="2" w:space="0" w:color="CCCCCC"/>
              <w:right w:val="nil"/>
            </w:tcBorders>
            <w:vAlign w:val="center"/>
            <w:hideMark/>
          </w:tcPr>
          <w:p w14:paraId="299F58C2" w14:textId="77777777" w:rsidR="009F2BAC" w:rsidRDefault="009F2BAC">
            <w:pPr>
              <w:rPr>
                <w:rFonts w:ascii="Georgia" w:hAnsi="Georgia"/>
                <w:sz w:val="9"/>
                <w:szCs w:val="9"/>
              </w:rPr>
            </w:pPr>
            <w:r>
              <w:rPr>
                <w:rFonts w:ascii="Georgia" w:hAnsi="Georgia"/>
                <w:sz w:val="9"/>
                <w:szCs w:val="9"/>
              </w:rPr>
              <w:t>Resident</w:t>
            </w:r>
          </w:p>
        </w:tc>
      </w:tr>
    </w:tbl>
    <w:p w14:paraId="29BDE823" w14:textId="77777777" w:rsidR="009F2BAC" w:rsidRDefault="009F2BAC">
      <w:pPr>
        <w:pStyle w:val="Heading1"/>
      </w:pPr>
      <w:r>
        <w:rPr>
          <w:rFonts w:hint="eastAsia"/>
        </w:rPr>
        <w:t>Population</w:t>
      </w:r>
    </w:p>
    <w:p w14:paraId="757F57B6" w14:textId="303828AD" w:rsidR="009F2BAC" w:rsidRDefault="009F2BAC">
      <w:pPr>
        <w:pStyle w:val="NormalWeb"/>
        <w:rPr>
          <w:rFonts w:hint="eastAsia"/>
        </w:rPr>
      </w:pPr>
      <w:r>
        <w:rPr>
          <w:rFonts w:ascii="Georgia" w:hAnsi="Georgia"/>
        </w:rPr>
        <w:t xml:space="preserve">There is no detailed population level information </w:t>
      </w:r>
      <w:del w:id="54" w:author="Jack Plummer" w:date="2023-09-04T10:57:00Z">
        <w:r w:rsidDel="002E5A60">
          <w:rPr>
            <w:rFonts w:ascii="Georgia" w:hAnsi="Georgia"/>
          </w:rPr>
          <w:delText>avaiable</w:delText>
        </w:r>
      </w:del>
      <w:ins w:id="55" w:author="Jack Plummer" w:date="2023-09-04T10:57:00Z">
        <w:r w:rsidR="002E5A60">
          <w:rPr>
            <w:rFonts w:ascii="Georgia" w:hAnsi="Georgia"/>
          </w:rPr>
          <w:t>available</w:t>
        </w:r>
      </w:ins>
      <w:r>
        <w:rPr>
          <w:rFonts w:ascii="Georgia" w:hAnsi="Georgia"/>
        </w:rPr>
        <w:t xml:space="preserve"> for this species.</w:t>
      </w:r>
      <w:ins w:id="56" w:author="Jack Plummer" w:date="2023-09-04T10:57:00Z">
        <w:r w:rsidR="00162D48">
          <w:rPr>
            <w:rFonts w:ascii="Georgia" w:hAnsi="Georgia"/>
          </w:rPr>
          <w:t xml:space="preserve"> The current population trend is </w:t>
        </w:r>
      </w:ins>
      <w:ins w:id="57" w:author="Jack Plummer" w:date="2023-09-04T10:58:00Z">
        <w:r w:rsidR="00162D48">
          <w:rPr>
            <w:rFonts w:ascii="Georgia" w:hAnsi="Georgia"/>
          </w:rPr>
          <w:t>unknown.</w:t>
        </w:r>
      </w:ins>
    </w:p>
    <w:p w14:paraId="3154C885" w14:textId="77777777" w:rsidR="009F2BAC" w:rsidRDefault="009F2BAC">
      <w:pPr>
        <w:pStyle w:val="Heading2"/>
      </w:pPr>
      <w:r>
        <w:rPr>
          <w:rFonts w:hint="eastAsia"/>
        </w:rPr>
        <w:t>Population Information</w:t>
      </w:r>
    </w:p>
    <w:p w14:paraId="1C9D6345" w14:textId="77777777" w:rsidR="009F2BAC" w:rsidRDefault="009F2BAC">
      <w:pPr>
        <w:pStyle w:val="NormalWeb"/>
        <w:rPr>
          <w:rFonts w:hint="eastAsia"/>
        </w:rPr>
      </w:pPr>
      <w:r>
        <w:rPr>
          <w:rStyle w:val="18"/>
          <w:rFonts w:ascii="Georgia" w:hAnsi="Georgia"/>
        </w:rPr>
        <w:t xml:space="preserve">Current Population Trend: </w:t>
      </w:r>
      <w:r>
        <w:rPr>
          <w:rFonts w:ascii="Georgia" w:hAnsi="Georgia"/>
        </w:rPr>
        <w:t>Unknown</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2405"/>
        <w:gridCol w:w="659"/>
      </w:tblGrid>
      <w:tr w:rsidR="00000000" w14:paraId="7E91C981"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5CF61672" w14:textId="77777777" w:rsidR="009F2BAC" w:rsidRDefault="009F2BAC">
            <w:pPr>
              <w:rPr>
                <w:rFonts w:ascii="Georgia" w:hAnsi="Georgia"/>
                <w:b/>
                <w:bCs/>
                <w:sz w:val="9"/>
                <w:szCs w:val="9"/>
              </w:rPr>
            </w:pPr>
            <w:r>
              <w:rPr>
                <w:rFonts w:ascii="Georgia" w:hAnsi="Georgia"/>
                <w:b/>
                <w:bCs/>
                <w:sz w:val="9"/>
                <w:szCs w:val="9"/>
              </w:rPr>
              <w:lastRenderedPageBreak/>
              <w:t>Extreme fluctuations? (in # of mature individuals)</w:t>
            </w:r>
          </w:p>
        </w:tc>
        <w:tc>
          <w:tcPr>
            <w:tcW w:w="0" w:type="auto"/>
            <w:tcBorders>
              <w:top w:val="nil"/>
              <w:left w:val="nil"/>
              <w:bottom w:val="single" w:sz="2" w:space="0" w:color="000000"/>
              <w:right w:val="nil"/>
            </w:tcBorders>
            <w:shd w:val="clear" w:color="auto" w:fill="BBBBBB"/>
            <w:vAlign w:val="center"/>
            <w:hideMark/>
          </w:tcPr>
          <w:p w14:paraId="67C7FF15" w14:textId="77777777" w:rsidR="009F2BAC" w:rsidRDefault="009F2BAC">
            <w:pPr>
              <w:rPr>
                <w:rFonts w:ascii="Georgia" w:hAnsi="Georgia"/>
                <w:b/>
                <w:bCs/>
                <w:sz w:val="9"/>
                <w:szCs w:val="9"/>
              </w:rPr>
            </w:pPr>
            <w:r>
              <w:rPr>
                <w:rFonts w:ascii="Georgia" w:hAnsi="Georgia"/>
                <w:b/>
                <w:bCs/>
                <w:sz w:val="9"/>
                <w:szCs w:val="9"/>
              </w:rPr>
              <w:t>Justification</w:t>
            </w:r>
          </w:p>
        </w:tc>
      </w:tr>
      <w:tr w:rsidR="00000000" w14:paraId="552D4174" w14:textId="77777777">
        <w:trPr>
          <w:tblCellSpacing w:w="15" w:type="dxa"/>
        </w:trPr>
        <w:tc>
          <w:tcPr>
            <w:tcW w:w="0" w:type="auto"/>
            <w:tcBorders>
              <w:top w:val="nil"/>
              <w:left w:val="nil"/>
              <w:bottom w:val="nil"/>
              <w:right w:val="nil"/>
            </w:tcBorders>
            <w:vAlign w:val="center"/>
            <w:hideMark/>
          </w:tcPr>
          <w:p w14:paraId="39EC43E3" w14:textId="77777777" w:rsidR="009F2BAC" w:rsidRDefault="009F2BAC">
            <w:pPr>
              <w:rPr>
                <w:rFonts w:ascii="Georgia" w:hAnsi="Georgia"/>
                <w:sz w:val="9"/>
                <w:szCs w:val="9"/>
              </w:rPr>
            </w:pPr>
            <w:r>
              <w:rPr>
                <w:rFonts w:ascii="Georgia" w:hAnsi="Georgia"/>
                <w:sz w:val="9"/>
                <w:szCs w:val="9"/>
              </w:rPr>
              <w:t>Unknown</w:t>
            </w:r>
          </w:p>
        </w:tc>
        <w:tc>
          <w:tcPr>
            <w:tcW w:w="0" w:type="auto"/>
            <w:tcBorders>
              <w:top w:val="nil"/>
              <w:left w:val="nil"/>
              <w:bottom w:val="nil"/>
              <w:right w:val="nil"/>
            </w:tcBorders>
            <w:vAlign w:val="center"/>
            <w:hideMark/>
          </w:tcPr>
          <w:p w14:paraId="37F53634" w14:textId="77777777" w:rsidR="009F2BAC" w:rsidRDefault="009F2BAC">
            <w:pPr>
              <w:rPr>
                <w:rFonts w:ascii="Georgia" w:hAnsi="Georgia"/>
                <w:sz w:val="9"/>
                <w:szCs w:val="9"/>
              </w:rPr>
            </w:pPr>
            <w:r>
              <w:rPr>
                <w:rFonts w:ascii="Georgia" w:hAnsi="Georgia"/>
                <w:sz w:val="9"/>
                <w:szCs w:val="9"/>
              </w:rPr>
              <w:t>-</w:t>
            </w:r>
          </w:p>
        </w:tc>
      </w:tr>
    </w:tbl>
    <w:p w14:paraId="4434F3CE" w14:textId="77777777" w:rsidR="009F2BAC" w:rsidRDefault="009F2BAC">
      <w:pPr>
        <w:pStyle w:val="Heading1"/>
      </w:pPr>
      <w:r>
        <w:rPr>
          <w:rFonts w:hint="eastAsia"/>
        </w:rPr>
        <w:t>Habitats and Ecology</w:t>
      </w:r>
    </w:p>
    <w:p w14:paraId="3E79F88F" w14:textId="25203A88" w:rsidR="009F2BAC" w:rsidRDefault="009F2BAC">
      <w:pPr>
        <w:pStyle w:val="NormalWeb"/>
        <w:rPr>
          <w:rFonts w:hint="eastAsia"/>
        </w:rPr>
      </w:pPr>
      <w:proofErr w:type="spellStart"/>
      <w:r>
        <w:rPr>
          <w:rStyle w:val="15"/>
          <w:rFonts w:ascii="Georgia" w:hAnsi="Georgia"/>
        </w:rPr>
        <w:t>Bulbostylis</w:t>
      </w:r>
      <w:proofErr w:type="spellEnd"/>
      <w:r>
        <w:rPr>
          <w:rStyle w:val="15"/>
          <w:rFonts w:ascii="Georgia" w:hAnsi="Georgia"/>
        </w:rPr>
        <w:t xml:space="preserve"> </w:t>
      </w:r>
      <w:proofErr w:type="spellStart"/>
      <w:r>
        <w:rPr>
          <w:rStyle w:val="15"/>
          <w:rFonts w:ascii="Georgia" w:hAnsi="Georgia"/>
        </w:rPr>
        <w:t>microelegans</w:t>
      </w:r>
      <w:proofErr w:type="spellEnd"/>
      <w:r>
        <w:rPr>
          <w:rFonts w:ascii="Georgia" w:hAnsi="Georgia"/>
        </w:rPr>
        <w:t xml:space="preserve"> is an annual f</w:t>
      </w:r>
      <w:ins w:id="58" w:author="Jack Plummer" w:date="2023-09-04T10:58:00Z">
        <w:r w:rsidR="00E9054B">
          <w:rPr>
            <w:rFonts w:ascii="Georgia" w:hAnsi="Georgia"/>
          </w:rPr>
          <w:t>lower</w:t>
        </w:r>
      </w:ins>
      <w:del w:id="59" w:author="Jack Plummer" w:date="2023-09-04T10:58:00Z">
        <w:r w:rsidDel="00E9054B">
          <w:rPr>
            <w:rFonts w:ascii="Georgia" w:hAnsi="Georgia"/>
          </w:rPr>
          <w:delText>avor</w:delText>
        </w:r>
      </w:del>
      <w:r>
        <w:rPr>
          <w:rFonts w:ascii="Georgia" w:hAnsi="Georgia"/>
        </w:rPr>
        <w:t xml:space="preserve">ing </w:t>
      </w:r>
      <w:commentRangeStart w:id="60"/>
      <w:r>
        <w:rPr>
          <w:rFonts w:ascii="Georgia" w:hAnsi="Georgia"/>
        </w:rPr>
        <w:t>plant</w:t>
      </w:r>
      <w:commentRangeEnd w:id="60"/>
      <w:r w:rsidR="00750312">
        <w:rPr>
          <w:rStyle w:val="CommentReference"/>
        </w:rPr>
        <w:commentReference w:id="60"/>
      </w:r>
      <w:r>
        <w:rPr>
          <w:rFonts w:ascii="Georgia" w:hAnsi="Georgia"/>
        </w:rPr>
        <w:t xml:space="preserve"> and often found in seasonally dry biomes (POWO 2022). It occupies a range of habitat including wooded grasslands, savannah, short lawns, valley bottom grasslands, hillsides, rocky outcrops, and seepage areas. Substrate preferen</w:t>
      </w:r>
      <w:r>
        <w:rPr>
          <w:rFonts w:ascii="Georgia" w:hAnsi="Georgia"/>
        </w:rPr>
        <w:t>ces</w:t>
      </w:r>
      <w:ins w:id="61" w:author="Jack Plummer" w:date="2023-09-04T10:58:00Z">
        <w:r w:rsidR="00E9054B">
          <w:rPr>
            <w:rFonts w:ascii="Georgia" w:hAnsi="Georgia"/>
          </w:rPr>
          <w:t xml:space="preserve"> are</w:t>
        </w:r>
      </w:ins>
      <w:r>
        <w:rPr>
          <w:rFonts w:ascii="Georgia" w:hAnsi="Georgia"/>
        </w:rPr>
        <w:t xml:space="preserve"> varied and include</w:t>
      </w:r>
      <w:del w:id="62" w:author="Jack Plummer" w:date="2023-09-04T10:58:00Z">
        <w:r w:rsidDel="00E9054B">
          <w:rPr>
            <w:rFonts w:ascii="Georgia" w:hAnsi="Georgia"/>
          </w:rPr>
          <w:delText>d</w:delText>
        </w:r>
      </w:del>
      <w:r>
        <w:rPr>
          <w:rFonts w:ascii="Georgia" w:hAnsi="Georgia"/>
        </w:rPr>
        <w:t xml:space="preserve"> clay, fallow, quartz, granite, lateritic slabs, murram pits, ironstone, and shallow soils (</w:t>
      </w:r>
      <w:commentRangeStart w:id="63"/>
      <w:r>
        <w:rPr>
          <w:rFonts w:ascii="Georgia" w:hAnsi="Georgia"/>
        </w:rPr>
        <w:t>reference</w:t>
      </w:r>
      <w:commentRangeEnd w:id="63"/>
      <w:r w:rsidR="00E9054B">
        <w:rPr>
          <w:rStyle w:val="CommentReference"/>
        </w:rPr>
        <w:commentReference w:id="63"/>
      </w:r>
      <w:r>
        <w:rPr>
          <w:rFonts w:ascii="Georgia" w:hAnsi="Georgia"/>
        </w:rPr>
        <w:t xml:space="preserve">).  It is also adapted to </w:t>
      </w:r>
      <w:commentRangeStart w:id="64"/>
      <w:r>
        <w:rPr>
          <w:rFonts w:ascii="Georgia" w:hAnsi="Georgia"/>
        </w:rPr>
        <w:t>rough</w:t>
      </w:r>
      <w:commentRangeEnd w:id="64"/>
      <w:r w:rsidR="00C259E6">
        <w:rPr>
          <w:rStyle w:val="CommentReference"/>
        </w:rPr>
        <w:commentReference w:id="64"/>
      </w:r>
      <w:r>
        <w:rPr>
          <w:rFonts w:ascii="Georgia" w:hAnsi="Georgia"/>
        </w:rPr>
        <w:t xml:space="preserve"> environment</w:t>
      </w:r>
      <w:ins w:id="65" w:author="Jack Plummer" w:date="2023-09-04T11:00:00Z">
        <w:r w:rsidR="00C259E6">
          <w:rPr>
            <w:rFonts w:ascii="Georgia" w:hAnsi="Georgia"/>
          </w:rPr>
          <w:t>s</w:t>
        </w:r>
      </w:ins>
      <w:r>
        <w:rPr>
          <w:rFonts w:ascii="Georgia" w:hAnsi="Georgia"/>
        </w:rPr>
        <w:t xml:space="preserve"> including scrub on poor soil, shallow wet soil over rocks, bare soil at edge of grasslan</w:t>
      </w:r>
      <w:r>
        <w:rPr>
          <w:rFonts w:ascii="Georgia" w:hAnsi="Georgia"/>
        </w:rPr>
        <w:t>d paths</w:t>
      </w:r>
      <w:ins w:id="66" w:author="Jack Plummer" w:date="2023-09-04T11:00:00Z">
        <w:r w:rsidR="00C259E6">
          <w:rPr>
            <w:rFonts w:ascii="Georgia" w:hAnsi="Georgia"/>
          </w:rPr>
          <w:t xml:space="preserve"> </w:t>
        </w:r>
        <w:proofErr w:type="spellStart"/>
        <w:r w:rsidR="00C259E6">
          <w:rPr>
            <w:rFonts w:ascii="Georgia" w:hAnsi="Georgia"/>
          </w:rPr>
          <w:t>and</w:t>
        </w:r>
      </w:ins>
      <w:del w:id="67" w:author="Jack Plummer" w:date="2023-09-04T11:00:00Z">
        <w:r w:rsidDel="00C259E6">
          <w:rPr>
            <w:rFonts w:ascii="Georgia" w:hAnsi="Georgia"/>
          </w:rPr>
          <w:delText xml:space="preserve">, </w:delText>
        </w:r>
      </w:del>
      <w:r>
        <w:rPr>
          <w:rFonts w:ascii="Georgia" w:hAnsi="Georgia"/>
        </w:rPr>
        <w:t>murram</w:t>
      </w:r>
      <w:proofErr w:type="spellEnd"/>
      <w:r>
        <w:rPr>
          <w:rFonts w:ascii="Georgia" w:hAnsi="Georgia"/>
        </w:rPr>
        <w:t xml:space="preserve"> pits (</w:t>
      </w:r>
      <w:proofErr w:type="spellStart"/>
      <w:r>
        <w:rPr>
          <w:rFonts w:ascii="Georgia" w:hAnsi="Georgia"/>
        </w:rPr>
        <w:t>Hoenselaar</w:t>
      </w:r>
      <w:proofErr w:type="spellEnd"/>
      <w:ins w:id="68" w:author="Jack Plummer" w:date="2023-09-04T11:00:00Z">
        <w:r w:rsidR="00C259E6">
          <w:rPr>
            <w:rFonts w:ascii="Georgia" w:hAnsi="Georgia"/>
          </w:rPr>
          <w:t xml:space="preserve"> </w:t>
        </w:r>
        <w:r w:rsidR="00407F02">
          <w:rPr>
            <w:rFonts w:ascii="Georgia" w:hAnsi="Georgia"/>
            <w:i/>
            <w:iCs/>
          </w:rPr>
          <w:t>et al.</w:t>
        </w:r>
      </w:ins>
      <w:del w:id="69" w:author="Jack Plummer" w:date="2023-09-04T11:00:00Z">
        <w:r w:rsidDel="00C259E6">
          <w:rPr>
            <w:rFonts w:ascii="Georgia" w:hAnsi="Georgia"/>
          </w:rPr>
          <w:delText xml:space="preserve">, </w:delText>
        </w:r>
        <w:r w:rsidDel="00C259E6">
          <w:rPr>
            <w:rFonts w:ascii="Georgia" w:hAnsi="Georgia"/>
          </w:rPr>
          <w:delText xml:space="preserve">Verdcourt &amp; Beentje, </w:delText>
        </w:r>
      </w:del>
      <w:r>
        <w:rPr>
          <w:rFonts w:ascii="Georgia" w:hAnsi="Georgia"/>
        </w:rPr>
        <w:t>2010). Many herbarium specimens have been collected from wet and damp areas.</w:t>
      </w:r>
    </w:p>
    <w:p w14:paraId="68414DCE" w14:textId="77777777" w:rsidR="009F2BAC" w:rsidRDefault="009F2BAC">
      <w:pPr>
        <w:pStyle w:val="Heading2"/>
      </w:pPr>
      <w:r>
        <w:rPr>
          <w:rFonts w:hint="eastAsia"/>
        </w:rPr>
        <w:t>IUCN Habitats Classification Scheme</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3087"/>
        <w:gridCol w:w="412"/>
        <w:gridCol w:w="540"/>
        <w:gridCol w:w="974"/>
      </w:tblGrid>
      <w:tr w:rsidR="00000000" w14:paraId="69A74177"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2C52B918" w14:textId="77777777" w:rsidR="009F2BAC" w:rsidRDefault="009F2BAC">
            <w:pPr>
              <w:rPr>
                <w:rFonts w:ascii="Georgia" w:hAnsi="Georgia" w:hint="eastAsia"/>
                <w:b/>
                <w:bCs/>
                <w:sz w:val="9"/>
                <w:szCs w:val="9"/>
              </w:rPr>
            </w:pPr>
            <w:r>
              <w:rPr>
                <w:rFonts w:ascii="Georgia" w:hAnsi="Georgia"/>
                <w:b/>
                <w:bCs/>
                <w:sz w:val="9"/>
                <w:szCs w:val="9"/>
              </w:rPr>
              <w:t>Habitat</w:t>
            </w:r>
          </w:p>
        </w:tc>
        <w:tc>
          <w:tcPr>
            <w:tcW w:w="0" w:type="auto"/>
            <w:tcBorders>
              <w:top w:val="nil"/>
              <w:left w:val="nil"/>
              <w:bottom w:val="single" w:sz="2" w:space="0" w:color="000000"/>
              <w:right w:val="nil"/>
            </w:tcBorders>
            <w:shd w:val="clear" w:color="auto" w:fill="BBBBBB"/>
            <w:vAlign w:val="center"/>
            <w:hideMark/>
          </w:tcPr>
          <w:p w14:paraId="7C939EB6" w14:textId="77777777" w:rsidR="009F2BAC" w:rsidRDefault="009F2BAC">
            <w:pPr>
              <w:rPr>
                <w:rFonts w:ascii="Georgia" w:hAnsi="Georgia"/>
                <w:b/>
                <w:bCs/>
                <w:sz w:val="9"/>
                <w:szCs w:val="9"/>
              </w:rPr>
            </w:pPr>
            <w:r>
              <w:rPr>
                <w:rFonts w:ascii="Georgia" w:hAnsi="Georgia"/>
                <w:b/>
                <w:bCs/>
                <w:sz w:val="9"/>
                <w:szCs w:val="9"/>
              </w:rPr>
              <w:t>Season</w:t>
            </w:r>
          </w:p>
        </w:tc>
        <w:tc>
          <w:tcPr>
            <w:tcW w:w="0" w:type="auto"/>
            <w:tcBorders>
              <w:top w:val="nil"/>
              <w:left w:val="nil"/>
              <w:bottom w:val="single" w:sz="2" w:space="0" w:color="000000"/>
              <w:right w:val="nil"/>
            </w:tcBorders>
            <w:shd w:val="clear" w:color="auto" w:fill="BBBBBB"/>
            <w:vAlign w:val="center"/>
            <w:hideMark/>
          </w:tcPr>
          <w:p w14:paraId="463CB9E2" w14:textId="77777777" w:rsidR="009F2BAC" w:rsidRDefault="009F2BAC">
            <w:pPr>
              <w:rPr>
                <w:rFonts w:ascii="Georgia" w:hAnsi="Georgia"/>
                <w:b/>
                <w:bCs/>
                <w:sz w:val="9"/>
                <w:szCs w:val="9"/>
              </w:rPr>
            </w:pPr>
            <w:r>
              <w:rPr>
                <w:rFonts w:ascii="Georgia" w:hAnsi="Georgia"/>
                <w:b/>
                <w:bCs/>
                <w:sz w:val="9"/>
                <w:szCs w:val="9"/>
              </w:rPr>
              <w:t>Suitability</w:t>
            </w:r>
          </w:p>
        </w:tc>
        <w:tc>
          <w:tcPr>
            <w:tcW w:w="0" w:type="auto"/>
            <w:tcBorders>
              <w:top w:val="nil"/>
              <w:left w:val="nil"/>
              <w:bottom w:val="single" w:sz="2" w:space="0" w:color="000000"/>
              <w:right w:val="nil"/>
            </w:tcBorders>
            <w:shd w:val="clear" w:color="auto" w:fill="BBBBBB"/>
            <w:vAlign w:val="center"/>
            <w:hideMark/>
          </w:tcPr>
          <w:p w14:paraId="22B3E00E" w14:textId="77777777" w:rsidR="009F2BAC" w:rsidRDefault="009F2BAC">
            <w:pPr>
              <w:rPr>
                <w:rFonts w:ascii="Georgia" w:hAnsi="Georgia"/>
                <w:b/>
                <w:bCs/>
                <w:sz w:val="9"/>
                <w:szCs w:val="9"/>
              </w:rPr>
            </w:pPr>
            <w:r>
              <w:rPr>
                <w:rFonts w:ascii="Georgia" w:hAnsi="Georgia"/>
                <w:b/>
                <w:bCs/>
                <w:sz w:val="9"/>
                <w:szCs w:val="9"/>
              </w:rPr>
              <w:t>Major Importance?</w:t>
            </w:r>
          </w:p>
        </w:tc>
      </w:tr>
      <w:tr w:rsidR="00000000" w14:paraId="332FC116" w14:textId="77777777">
        <w:trPr>
          <w:tblCellSpacing w:w="15" w:type="dxa"/>
        </w:trPr>
        <w:tc>
          <w:tcPr>
            <w:tcW w:w="0" w:type="auto"/>
            <w:tcBorders>
              <w:top w:val="nil"/>
              <w:left w:val="nil"/>
              <w:bottom w:val="single" w:sz="2" w:space="0" w:color="CCCCCC"/>
              <w:right w:val="nil"/>
            </w:tcBorders>
            <w:vAlign w:val="center"/>
            <w:hideMark/>
          </w:tcPr>
          <w:p w14:paraId="50875DE7" w14:textId="77777777" w:rsidR="009F2BAC" w:rsidRDefault="009F2BAC">
            <w:pPr>
              <w:rPr>
                <w:rFonts w:ascii="Georgia" w:hAnsi="Georgia"/>
                <w:sz w:val="9"/>
                <w:szCs w:val="9"/>
              </w:rPr>
            </w:pPr>
            <w:r>
              <w:rPr>
                <w:rFonts w:ascii="Georgia" w:hAnsi="Georgia"/>
                <w:sz w:val="9"/>
                <w:szCs w:val="9"/>
              </w:rPr>
              <w:t>2.2. Savanna -&gt; Savanna - Moist</w:t>
            </w:r>
          </w:p>
        </w:tc>
        <w:tc>
          <w:tcPr>
            <w:tcW w:w="0" w:type="auto"/>
            <w:tcBorders>
              <w:top w:val="nil"/>
              <w:left w:val="nil"/>
              <w:bottom w:val="single" w:sz="2" w:space="0" w:color="CCCCCC"/>
              <w:right w:val="nil"/>
            </w:tcBorders>
            <w:vAlign w:val="center"/>
            <w:hideMark/>
          </w:tcPr>
          <w:p w14:paraId="742A416E" w14:textId="77777777" w:rsidR="009F2BAC" w:rsidRDefault="009F2BAC">
            <w:pPr>
              <w:rPr>
                <w:rFonts w:ascii="Georgia" w:hAnsi="Georgia"/>
                <w:sz w:val="9"/>
                <w:szCs w:val="9"/>
              </w:rPr>
            </w:pPr>
            <w:r>
              <w:rPr>
                <w:rFonts w:ascii="Georgia" w:hAnsi="Georgia"/>
                <w:sz w:val="9"/>
                <w:szCs w:val="9"/>
              </w:rPr>
              <w:t>Resident</w:t>
            </w:r>
          </w:p>
        </w:tc>
        <w:tc>
          <w:tcPr>
            <w:tcW w:w="0" w:type="auto"/>
            <w:tcBorders>
              <w:top w:val="nil"/>
              <w:left w:val="nil"/>
              <w:bottom w:val="single" w:sz="2" w:space="0" w:color="CCCCCC"/>
              <w:right w:val="nil"/>
            </w:tcBorders>
            <w:vAlign w:val="center"/>
            <w:hideMark/>
          </w:tcPr>
          <w:p w14:paraId="141D02FD" w14:textId="77777777" w:rsidR="009F2BAC" w:rsidRDefault="009F2BAC">
            <w:pPr>
              <w:rPr>
                <w:rFonts w:ascii="Georgia" w:hAnsi="Georgia"/>
                <w:sz w:val="9"/>
                <w:szCs w:val="9"/>
              </w:rPr>
            </w:pPr>
            <w:r>
              <w:rPr>
                <w:rFonts w:ascii="Georgia" w:hAnsi="Georgia"/>
                <w:sz w:val="9"/>
                <w:szCs w:val="9"/>
              </w:rPr>
              <w:t>Suitable</w:t>
            </w:r>
          </w:p>
        </w:tc>
        <w:tc>
          <w:tcPr>
            <w:tcW w:w="0" w:type="auto"/>
            <w:tcBorders>
              <w:top w:val="nil"/>
              <w:left w:val="nil"/>
              <w:bottom w:val="single" w:sz="2" w:space="0" w:color="CCCCCC"/>
              <w:right w:val="nil"/>
            </w:tcBorders>
            <w:vAlign w:val="center"/>
            <w:hideMark/>
          </w:tcPr>
          <w:p w14:paraId="38085849" w14:textId="77777777" w:rsidR="009F2BAC" w:rsidRDefault="009F2BAC">
            <w:pPr>
              <w:rPr>
                <w:rFonts w:ascii="Georgia" w:hAnsi="Georgia"/>
                <w:sz w:val="9"/>
                <w:szCs w:val="9"/>
              </w:rPr>
            </w:pPr>
            <w:r>
              <w:rPr>
                <w:rFonts w:ascii="Georgia" w:hAnsi="Georgia"/>
                <w:sz w:val="9"/>
                <w:szCs w:val="9"/>
              </w:rPr>
              <w:t>-</w:t>
            </w:r>
          </w:p>
        </w:tc>
      </w:tr>
      <w:tr w:rsidR="00000000" w14:paraId="7B0C02EA" w14:textId="77777777">
        <w:trPr>
          <w:tblCellSpacing w:w="15" w:type="dxa"/>
        </w:trPr>
        <w:tc>
          <w:tcPr>
            <w:tcW w:w="0" w:type="auto"/>
            <w:tcBorders>
              <w:top w:val="nil"/>
              <w:left w:val="nil"/>
              <w:bottom w:val="single" w:sz="2" w:space="0" w:color="CCCCCC"/>
              <w:right w:val="nil"/>
            </w:tcBorders>
            <w:vAlign w:val="center"/>
            <w:hideMark/>
          </w:tcPr>
          <w:p w14:paraId="4A0F374B" w14:textId="77777777" w:rsidR="009F2BAC" w:rsidRDefault="009F2BAC">
            <w:pPr>
              <w:rPr>
                <w:rFonts w:ascii="Georgia" w:hAnsi="Georgia"/>
                <w:sz w:val="9"/>
                <w:szCs w:val="9"/>
              </w:rPr>
            </w:pPr>
            <w:r>
              <w:rPr>
                <w:rFonts w:ascii="Georgia" w:hAnsi="Georgia"/>
                <w:sz w:val="9"/>
                <w:szCs w:val="9"/>
              </w:rPr>
              <w:t>4.6. Grassland -&gt; Grassland - Subtropical/Tropical Seasonally Wet/Flooded</w:t>
            </w:r>
          </w:p>
        </w:tc>
        <w:tc>
          <w:tcPr>
            <w:tcW w:w="0" w:type="auto"/>
            <w:tcBorders>
              <w:top w:val="nil"/>
              <w:left w:val="nil"/>
              <w:bottom w:val="single" w:sz="2" w:space="0" w:color="CCCCCC"/>
              <w:right w:val="nil"/>
            </w:tcBorders>
            <w:vAlign w:val="center"/>
            <w:hideMark/>
          </w:tcPr>
          <w:p w14:paraId="44C90AF8" w14:textId="77777777" w:rsidR="009F2BAC" w:rsidRDefault="009F2BAC">
            <w:pPr>
              <w:rPr>
                <w:rFonts w:ascii="Georgia" w:hAnsi="Georgia"/>
                <w:sz w:val="9"/>
                <w:szCs w:val="9"/>
              </w:rPr>
            </w:pPr>
            <w:r>
              <w:rPr>
                <w:rFonts w:ascii="Georgia" w:hAnsi="Georgia"/>
                <w:sz w:val="9"/>
                <w:szCs w:val="9"/>
              </w:rPr>
              <w:t>Resident</w:t>
            </w:r>
          </w:p>
        </w:tc>
        <w:tc>
          <w:tcPr>
            <w:tcW w:w="0" w:type="auto"/>
            <w:tcBorders>
              <w:top w:val="nil"/>
              <w:left w:val="nil"/>
              <w:bottom w:val="single" w:sz="2" w:space="0" w:color="CCCCCC"/>
              <w:right w:val="nil"/>
            </w:tcBorders>
            <w:vAlign w:val="center"/>
            <w:hideMark/>
          </w:tcPr>
          <w:p w14:paraId="6FB693F3" w14:textId="77777777" w:rsidR="009F2BAC" w:rsidRDefault="009F2BAC">
            <w:pPr>
              <w:rPr>
                <w:rFonts w:ascii="Georgia" w:hAnsi="Georgia"/>
                <w:sz w:val="9"/>
                <w:szCs w:val="9"/>
              </w:rPr>
            </w:pPr>
            <w:r>
              <w:rPr>
                <w:rFonts w:ascii="Georgia" w:hAnsi="Georgia"/>
                <w:sz w:val="9"/>
                <w:szCs w:val="9"/>
              </w:rPr>
              <w:t>Suitable</w:t>
            </w:r>
          </w:p>
        </w:tc>
        <w:tc>
          <w:tcPr>
            <w:tcW w:w="0" w:type="auto"/>
            <w:tcBorders>
              <w:top w:val="nil"/>
              <w:left w:val="nil"/>
              <w:bottom w:val="single" w:sz="2" w:space="0" w:color="CCCCCC"/>
              <w:right w:val="nil"/>
            </w:tcBorders>
            <w:vAlign w:val="center"/>
            <w:hideMark/>
          </w:tcPr>
          <w:p w14:paraId="4A56B289" w14:textId="77777777" w:rsidR="009F2BAC" w:rsidRDefault="009F2BAC">
            <w:pPr>
              <w:rPr>
                <w:rFonts w:ascii="Georgia" w:hAnsi="Georgia"/>
                <w:sz w:val="9"/>
                <w:szCs w:val="9"/>
              </w:rPr>
            </w:pPr>
            <w:r>
              <w:rPr>
                <w:rFonts w:ascii="Georgia" w:hAnsi="Georgia"/>
                <w:sz w:val="9"/>
                <w:szCs w:val="9"/>
              </w:rPr>
              <w:t>-</w:t>
            </w:r>
          </w:p>
        </w:tc>
      </w:tr>
      <w:tr w:rsidR="00000000" w14:paraId="585393AF" w14:textId="77777777">
        <w:trPr>
          <w:tblCellSpacing w:w="15" w:type="dxa"/>
        </w:trPr>
        <w:tc>
          <w:tcPr>
            <w:tcW w:w="0" w:type="auto"/>
            <w:tcBorders>
              <w:top w:val="nil"/>
              <w:left w:val="nil"/>
              <w:bottom w:val="single" w:sz="2" w:space="0" w:color="CCCCCC"/>
              <w:right w:val="nil"/>
            </w:tcBorders>
            <w:vAlign w:val="center"/>
            <w:hideMark/>
          </w:tcPr>
          <w:p w14:paraId="16D8C059" w14:textId="77777777" w:rsidR="009F2BAC" w:rsidRDefault="009F2BAC">
            <w:pPr>
              <w:rPr>
                <w:rFonts w:ascii="Georgia" w:hAnsi="Georgia"/>
                <w:sz w:val="9"/>
                <w:szCs w:val="9"/>
              </w:rPr>
            </w:pPr>
            <w:r>
              <w:rPr>
                <w:rFonts w:ascii="Georgia" w:hAnsi="Georgia"/>
                <w:sz w:val="9"/>
                <w:szCs w:val="9"/>
              </w:rPr>
              <w:t>6. Rocky areas (</w:t>
            </w:r>
            <w:proofErr w:type="spellStart"/>
            <w:r>
              <w:rPr>
                <w:rFonts w:ascii="Georgia" w:hAnsi="Georgia"/>
                <w:sz w:val="9"/>
                <w:szCs w:val="9"/>
              </w:rPr>
              <w:t>eg.</w:t>
            </w:r>
            <w:proofErr w:type="spellEnd"/>
            <w:r>
              <w:rPr>
                <w:rFonts w:ascii="Georgia" w:hAnsi="Georgia"/>
                <w:sz w:val="9"/>
                <w:szCs w:val="9"/>
              </w:rPr>
              <w:t xml:space="preserve"> inland cliffs, mountain peaks)</w:t>
            </w:r>
          </w:p>
        </w:tc>
        <w:tc>
          <w:tcPr>
            <w:tcW w:w="0" w:type="auto"/>
            <w:tcBorders>
              <w:top w:val="nil"/>
              <w:left w:val="nil"/>
              <w:bottom w:val="single" w:sz="2" w:space="0" w:color="CCCCCC"/>
              <w:right w:val="nil"/>
            </w:tcBorders>
            <w:vAlign w:val="center"/>
            <w:hideMark/>
          </w:tcPr>
          <w:p w14:paraId="1457DB32" w14:textId="77777777" w:rsidR="009F2BAC" w:rsidRDefault="009F2BAC">
            <w:pPr>
              <w:rPr>
                <w:rFonts w:ascii="Georgia" w:hAnsi="Georgia"/>
                <w:sz w:val="9"/>
                <w:szCs w:val="9"/>
              </w:rPr>
            </w:pPr>
            <w:r>
              <w:rPr>
                <w:rFonts w:ascii="Georgia" w:hAnsi="Georgia"/>
                <w:sz w:val="9"/>
                <w:szCs w:val="9"/>
              </w:rPr>
              <w:t>Resident</w:t>
            </w:r>
          </w:p>
        </w:tc>
        <w:tc>
          <w:tcPr>
            <w:tcW w:w="0" w:type="auto"/>
            <w:tcBorders>
              <w:top w:val="nil"/>
              <w:left w:val="nil"/>
              <w:bottom w:val="single" w:sz="2" w:space="0" w:color="CCCCCC"/>
              <w:right w:val="nil"/>
            </w:tcBorders>
            <w:vAlign w:val="center"/>
            <w:hideMark/>
          </w:tcPr>
          <w:p w14:paraId="0980BDDF" w14:textId="77777777" w:rsidR="009F2BAC" w:rsidRDefault="009F2BAC">
            <w:pPr>
              <w:rPr>
                <w:rFonts w:ascii="Georgia" w:hAnsi="Georgia"/>
                <w:sz w:val="9"/>
                <w:szCs w:val="9"/>
              </w:rPr>
            </w:pPr>
            <w:r>
              <w:rPr>
                <w:rFonts w:ascii="Georgia" w:hAnsi="Georgia"/>
                <w:sz w:val="9"/>
                <w:szCs w:val="9"/>
              </w:rPr>
              <w:t>Suitable</w:t>
            </w:r>
          </w:p>
        </w:tc>
        <w:tc>
          <w:tcPr>
            <w:tcW w:w="0" w:type="auto"/>
            <w:tcBorders>
              <w:top w:val="nil"/>
              <w:left w:val="nil"/>
              <w:bottom w:val="single" w:sz="2" w:space="0" w:color="CCCCCC"/>
              <w:right w:val="nil"/>
            </w:tcBorders>
            <w:vAlign w:val="center"/>
            <w:hideMark/>
          </w:tcPr>
          <w:p w14:paraId="2B00CA09" w14:textId="77777777" w:rsidR="009F2BAC" w:rsidRDefault="009F2BAC">
            <w:pPr>
              <w:rPr>
                <w:rFonts w:ascii="Georgia" w:hAnsi="Georgia"/>
                <w:sz w:val="9"/>
                <w:szCs w:val="9"/>
              </w:rPr>
            </w:pPr>
            <w:r>
              <w:rPr>
                <w:rFonts w:ascii="Georgia" w:hAnsi="Georgia"/>
                <w:sz w:val="9"/>
                <w:szCs w:val="9"/>
              </w:rPr>
              <w:t>-</w:t>
            </w:r>
          </w:p>
        </w:tc>
      </w:tr>
    </w:tbl>
    <w:p w14:paraId="1955874E" w14:textId="77777777" w:rsidR="009F2BAC" w:rsidRDefault="009F2BAC">
      <w:pPr>
        <w:pStyle w:val="Heading2"/>
      </w:pPr>
      <w:r>
        <w:rPr>
          <w:rFonts w:hint="eastAsia"/>
        </w:rPr>
        <w:t>Continuing Decline in Habitat</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2848"/>
        <w:gridCol w:w="477"/>
        <w:gridCol w:w="659"/>
      </w:tblGrid>
      <w:tr w:rsidR="00000000" w14:paraId="19AEA42C"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01346FF1" w14:textId="77777777" w:rsidR="009F2BAC" w:rsidRDefault="009F2BAC">
            <w:pPr>
              <w:rPr>
                <w:rFonts w:ascii="Georgia" w:hAnsi="Georgia" w:hint="eastAsia"/>
                <w:b/>
                <w:bCs/>
                <w:sz w:val="9"/>
                <w:szCs w:val="9"/>
              </w:rPr>
            </w:pPr>
            <w:r>
              <w:rPr>
                <w:rFonts w:ascii="Georgia" w:hAnsi="Georgia"/>
                <w:b/>
                <w:bCs/>
                <w:sz w:val="9"/>
                <w:szCs w:val="9"/>
              </w:rPr>
              <w:t>Continuing decline in area, extent and/or quali</w:t>
            </w:r>
            <w:r>
              <w:rPr>
                <w:rFonts w:ascii="Georgia" w:hAnsi="Georgia"/>
                <w:b/>
                <w:bCs/>
                <w:sz w:val="9"/>
                <w:szCs w:val="9"/>
              </w:rPr>
              <w:t>ty of habitat?</w:t>
            </w:r>
          </w:p>
        </w:tc>
        <w:tc>
          <w:tcPr>
            <w:tcW w:w="0" w:type="auto"/>
            <w:tcBorders>
              <w:top w:val="nil"/>
              <w:left w:val="nil"/>
              <w:bottom w:val="single" w:sz="2" w:space="0" w:color="000000"/>
              <w:right w:val="nil"/>
            </w:tcBorders>
            <w:shd w:val="clear" w:color="auto" w:fill="BBBBBB"/>
            <w:vAlign w:val="center"/>
            <w:hideMark/>
          </w:tcPr>
          <w:p w14:paraId="53B7114B" w14:textId="77777777" w:rsidR="009F2BAC" w:rsidRDefault="009F2BAC">
            <w:pPr>
              <w:rPr>
                <w:rFonts w:ascii="Georgia" w:hAnsi="Georgia"/>
                <w:b/>
                <w:bCs/>
                <w:sz w:val="9"/>
                <w:szCs w:val="9"/>
              </w:rPr>
            </w:pPr>
            <w:r>
              <w:rPr>
                <w:rFonts w:ascii="Georgia" w:hAnsi="Georgia"/>
                <w:b/>
                <w:bCs/>
                <w:sz w:val="9"/>
                <w:szCs w:val="9"/>
              </w:rPr>
              <w:t>Qualifier</w:t>
            </w:r>
          </w:p>
        </w:tc>
        <w:tc>
          <w:tcPr>
            <w:tcW w:w="0" w:type="auto"/>
            <w:tcBorders>
              <w:top w:val="nil"/>
              <w:left w:val="nil"/>
              <w:bottom w:val="single" w:sz="2" w:space="0" w:color="000000"/>
              <w:right w:val="nil"/>
            </w:tcBorders>
            <w:shd w:val="clear" w:color="auto" w:fill="BBBBBB"/>
            <w:vAlign w:val="center"/>
            <w:hideMark/>
          </w:tcPr>
          <w:p w14:paraId="311F528C" w14:textId="77777777" w:rsidR="009F2BAC" w:rsidRDefault="009F2BAC">
            <w:pPr>
              <w:rPr>
                <w:rFonts w:ascii="Georgia" w:hAnsi="Georgia"/>
                <w:b/>
                <w:bCs/>
                <w:sz w:val="9"/>
                <w:szCs w:val="9"/>
              </w:rPr>
            </w:pPr>
            <w:r>
              <w:rPr>
                <w:rFonts w:ascii="Georgia" w:hAnsi="Georgia"/>
                <w:b/>
                <w:bCs/>
                <w:sz w:val="9"/>
                <w:szCs w:val="9"/>
              </w:rPr>
              <w:t>Justification</w:t>
            </w:r>
          </w:p>
        </w:tc>
      </w:tr>
      <w:tr w:rsidR="00000000" w14:paraId="357B4DC6" w14:textId="77777777">
        <w:trPr>
          <w:tblCellSpacing w:w="15" w:type="dxa"/>
        </w:trPr>
        <w:tc>
          <w:tcPr>
            <w:tcW w:w="0" w:type="auto"/>
            <w:tcBorders>
              <w:top w:val="nil"/>
              <w:left w:val="nil"/>
              <w:bottom w:val="nil"/>
              <w:right w:val="nil"/>
            </w:tcBorders>
            <w:vAlign w:val="center"/>
            <w:hideMark/>
          </w:tcPr>
          <w:p w14:paraId="5BDCE142" w14:textId="77777777" w:rsidR="009F2BAC" w:rsidRDefault="009F2BAC">
            <w:pPr>
              <w:rPr>
                <w:rFonts w:ascii="Georgia" w:hAnsi="Georgia"/>
                <w:sz w:val="9"/>
                <w:szCs w:val="9"/>
              </w:rPr>
            </w:pPr>
            <w:r>
              <w:rPr>
                <w:rFonts w:ascii="Georgia" w:hAnsi="Georgia"/>
                <w:sz w:val="9"/>
                <w:szCs w:val="9"/>
              </w:rPr>
              <w:t>Unknown</w:t>
            </w:r>
          </w:p>
        </w:tc>
        <w:tc>
          <w:tcPr>
            <w:tcW w:w="0" w:type="auto"/>
            <w:tcBorders>
              <w:top w:val="nil"/>
              <w:left w:val="nil"/>
              <w:bottom w:val="nil"/>
              <w:right w:val="nil"/>
            </w:tcBorders>
            <w:vAlign w:val="center"/>
            <w:hideMark/>
          </w:tcPr>
          <w:p w14:paraId="43BA806F" w14:textId="77777777" w:rsidR="009F2BAC" w:rsidRDefault="009F2BAC">
            <w:pPr>
              <w:rPr>
                <w:rFonts w:ascii="Georgia" w:hAnsi="Georgia"/>
                <w:sz w:val="9"/>
                <w:szCs w:val="9"/>
              </w:rPr>
            </w:pPr>
            <w:r>
              <w:rPr>
                <w:rFonts w:ascii="Georgia" w:hAnsi="Georgia"/>
                <w:sz w:val="9"/>
                <w:szCs w:val="9"/>
              </w:rPr>
              <w:t>-</w:t>
            </w:r>
          </w:p>
        </w:tc>
        <w:tc>
          <w:tcPr>
            <w:tcW w:w="0" w:type="auto"/>
            <w:tcBorders>
              <w:top w:val="nil"/>
              <w:left w:val="nil"/>
              <w:bottom w:val="nil"/>
              <w:right w:val="nil"/>
            </w:tcBorders>
            <w:vAlign w:val="center"/>
            <w:hideMark/>
          </w:tcPr>
          <w:p w14:paraId="64DE0BE5" w14:textId="77777777" w:rsidR="009F2BAC" w:rsidRDefault="009F2BAC">
            <w:pPr>
              <w:rPr>
                <w:rFonts w:ascii="Georgia" w:hAnsi="Georgia"/>
                <w:sz w:val="9"/>
                <w:szCs w:val="9"/>
              </w:rPr>
            </w:pPr>
            <w:r>
              <w:rPr>
                <w:rFonts w:ascii="Georgia" w:hAnsi="Georgia"/>
                <w:sz w:val="9"/>
                <w:szCs w:val="9"/>
              </w:rPr>
              <w:t>-</w:t>
            </w:r>
          </w:p>
        </w:tc>
      </w:tr>
    </w:tbl>
    <w:p w14:paraId="566368E3" w14:textId="77777777" w:rsidR="009F2BAC" w:rsidRDefault="009F2BAC">
      <w:pPr>
        <w:pStyle w:val="Heading2"/>
      </w:pPr>
      <w:r>
        <w:rPr>
          <w:rFonts w:hint="eastAsia"/>
        </w:rPr>
        <w:t>Systems</w:t>
      </w:r>
    </w:p>
    <w:p w14:paraId="3EBBC300" w14:textId="77777777" w:rsidR="009F2BAC" w:rsidRDefault="009F2BAC">
      <w:pPr>
        <w:pStyle w:val="NormalWeb"/>
        <w:rPr>
          <w:rFonts w:hint="eastAsia"/>
        </w:rPr>
      </w:pPr>
      <w:r>
        <w:rPr>
          <w:rStyle w:val="18"/>
          <w:rFonts w:ascii="Georgia" w:hAnsi="Georgia"/>
        </w:rPr>
        <w:t xml:space="preserve">System: </w:t>
      </w:r>
      <w:r>
        <w:rPr>
          <w:rFonts w:ascii="Georgia" w:hAnsi="Georgia"/>
        </w:rPr>
        <w:t>Terrestrial</w:t>
      </w:r>
    </w:p>
    <w:p w14:paraId="4434BE7A" w14:textId="77777777" w:rsidR="009F2BAC" w:rsidRDefault="009F2BAC">
      <w:pPr>
        <w:pStyle w:val="Heading2"/>
      </w:pPr>
      <w:r>
        <w:rPr>
          <w:rFonts w:hint="eastAsia"/>
        </w:rPr>
        <w:t>Plant / Fungi Specific</w:t>
      </w:r>
    </w:p>
    <w:p w14:paraId="367C223E" w14:textId="77777777" w:rsidR="009F2BAC" w:rsidRDefault="009F2BAC">
      <w:pPr>
        <w:pStyle w:val="NormalWeb"/>
        <w:rPr>
          <w:rFonts w:hint="eastAsia"/>
        </w:rPr>
      </w:pPr>
      <w:r>
        <w:rPr>
          <w:rStyle w:val="18"/>
          <w:rFonts w:ascii="Georgia" w:hAnsi="Georgia"/>
        </w:rPr>
        <w:t xml:space="preserve">Wild relative of a crop? </w:t>
      </w:r>
      <w:r>
        <w:rPr>
          <w:rFonts w:ascii="Georgia" w:hAnsi="Georgia"/>
        </w:rPr>
        <w:t>No</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1576"/>
      </w:tblGrid>
      <w:tr w:rsidR="00000000" w14:paraId="02D2ACB5"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533A68C8" w14:textId="77777777" w:rsidR="009F2BAC" w:rsidRDefault="009F2BAC">
            <w:pPr>
              <w:rPr>
                <w:rFonts w:ascii="Georgia" w:hAnsi="Georgia"/>
                <w:b/>
                <w:bCs/>
                <w:sz w:val="9"/>
                <w:szCs w:val="9"/>
              </w:rPr>
            </w:pPr>
            <w:r>
              <w:rPr>
                <w:rFonts w:ascii="Georgia" w:hAnsi="Georgia"/>
                <w:b/>
                <w:bCs/>
                <w:sz w:val="9"/>
                <w:szCs w:val="9"/>
              </w:rPr>
              <w:t>Plant and Fungal Growth Forms</w:t>
            </w:r>
          </w:p>
        </w:tc>
      </w:tr>
      <w:tr w:rsidR="00000000" w14:paraId="75D72105" w14:textId="77777777">
        <w:trPr>
          <w:tblCellSpacing w:w="15" w:type="dxa"/>
        </w:trPr>
        <w:tc>
          <w:tcPr>
            <w:tcW w:w="0" w:type="auto"/>
            <w:tcBorders>
              <w:top w:val="nil"/>
              <w:left w:val="nil"/>
              <w:bottom w:val="single" w:sz="2" w:space="0" w:color="CCCCCC"/>
              <w:right w:val="nil"/>
            </w:tcBorders>
            <w:vAlign w:val="center"/>
            <w:hideMark/>
          </w:tcPr>
          <w:p w14:paraId="67384C61" w14:textId="77777777" w:rsidR="009F2BAC" w:rsidRDefault="009F2BAC">
            <w:pPr>
              <w:rPr>
                <w:rFonts w:ascii="Georgia" w:hAnsi="Georgia"/>
                <w:sz w:val="9"/>
                <w:szCs w:val="9"/>
              </w:rPr>
            </w:pPr>
            <w:r>
              <w:rPr>
                <w:rFonts w:ascii="Georgia" w:hAnsi="Georgia"/>
                <w:sz w:val="9"/>
                <w:szCs w:val="9"/>
              </w:rPr>
              <w:t>Annual</w:t>
            </w:r>
          </w:p>
        </w:tc>
      </w:tr>
      <w:tr w:rsidR="00000000" w14:paraId="6FEC707E" w14:textId="77777777">
        <w:trPr>
          <w:tblCellSpacing w:w="15" w:type="dxa"/>
        </w:trPr>
        <w:tc>
          <w:tcPr>
            <w:tcW w:w="0" w:type="auto"/>
            <w:tcBorders>
              <w:top w:val="nil"/>
              <w:left w:val="nil"/>
              <w:bottom w:val="single" w:sz="2" w:space="0" w:color="CCCCCC"/>
              <w:right w:val="nil"/>
            </w:tcBorders>
            <w:vAlign w:val="center"/>
            <w:hideMark/>
          </w:tcPr>
          <w:p w14:paraId="591AB05B" w14:textId="77777777" w:rsidR="009F2BAC" w:rsidRDefault="009F2BAC">
            <w:pPr>
              <w:rPr>
                <w:rFonts w:ascii="Georgia" w:hAnsi="Georgia"/>
                <w:sz w:val="9"/>
                <w:szCs w:val="9"/>
              </w:rPr>
            </w:pPr>
            <w:r>
              <w:rPr>
                <w:rFonts w:ascii="Georgia" w:hAnsi="Georgia"/>
                <w:sz w:val="9"/>
                <w:szCs w:val="9"/>
              </w:rPr>
              <w:t>Graminoid</w:t>
            </w:r>
          </w:p>
        </w:tc>
      </w:tr>
    </w:tbl>
    <w:p w14:paraId="5CA47F04" w14:textId="77777777" w:rsidR="009F2BAC" w:rsidRDefault="009F2BAC">
      <w:pPr>
        <w:pStyle w:val="Heading1"/>
      </w:pPr>
      <w:r>
        <w:rPr>
          <w:rFonts w:hint="eastAsia"/>
        </w:rPr>
        <w:t>Use and Trade</w:t>
      </w:r>
    </w:p>
    <w:p w14:paraId="2DA9B65D" w14:textId="77777777" w:rsidR="009F2BAC" w:rsidRDefault="009F2BAC">
      <w:pPr>
        <w:pStyle w:val="Heading2"/>
        <w:rPr>
          <w:rFonts w:hint="eastAsia"/>
        </w:rPr>
      </w:pPr>
      <w:r>
        <w:rPr>
          <w:rFonts w:hint="eastAsia"/>
        </w:rPr>
        <w:t>General Use and Trade Information</w:t>
      </w:r>
    </w:p>
    <w:p w14:paraId="62C5D591" w14:textId="77777777" w:rsidR="009F2BAC" w:rsidRDefault="009F2BAC">
      <w:pPr>
        <w:pStyle w:val="NormalWeb"/>
        <w:rPr>
          <w:rFonts w:hint="eastAsia"/>
        </w:rPr>
      </w:pPr>
      <w:r>
        <w:rPr>
          <w:rStyle w:val="18"/>
          <w:rFonts w:ascii="Georgia" w:hAnsi="Georgia"/>
        </w:rPr>
        <w:t xml:space="preserve">Species not utilized: </w:t>
      </w:r>
      <w:proofErr w:type="gramStart"/>
      <w:r>
        <w:rPr>
          <w:rFonts w:ascii="Georgia" w:hAnsi="Georgia"/>
        </w:rPr>
        <w:t>true</w:t>
      </w:r>
      <w:proofErr w:type="gramEnd"/>
    </w:p>
    <w:p w14:paraId="5A9EF5F7" w14:textId="1D560BA7" w:rsidR="009F2BAC" w:rsidRDefault="009F2BAC">
      <w:pPr>
        <w:pStyle w:val="NormalWeb"/>
      </w:pPr>
      <w:r>
        <w:rPr>
          <w:rFonts w:ascii="Georgia" w:hAnsi="Georgia"/>
        </w:rPr>
        <w:t>Th</w:t>
      </w:r>
      <w:del w:id="70" w:author="Jack Plummer" w:date="2023-09-04T11:02:00Z">
        <w:r w:rsidDel="00407F02">
          <w:rPr>
            <w:rFonts w:ascii="Georgia" w:hAnsi="Georgia"/>
          </w:rPr>
          <w:delText>ere is no use/trade information available</w:delText>
        </w:r>
      </w:del>
      <w:ins w:id="71" w:author="Jack Plummer" w:date="2023-09-04T11:02:00Z">
        <w:r w:rsidR="00407F02">
          <w:rPr>
            <w:rFonts w:ascii="Georgia" w:hAnsi="Georgia"/>
          </w:rPr>
          <w:t>is species is not known to be utilised</w:t>
        </w:r>
      </w:ins>
      <w:r>
        <w:rPr>
          <w:rFonts w:ascii="Georgia" w:hAnsi="Georgia"/>
        </w:rPr>
        <w:t xml:space="preserve">. However, since this species is a </w:t>
      </w:r>
      <w:proofErr w:type="gramStart"/>
      <w:r>
        <w:rPr>
          <w:rFonts w:ascii="Georgia" w:hAnsi="Georgia"/>
        </w:rPr>
        <w:t>sedge</w:t>
      </w:r>
      <w:proofErr w:type="gramEnd"/>
      <w:r>
        <w:rPr>
          <w:rFonts w:ascii="Georgia" w:hAnsi="Georgia"/>
        </w:rPr>
        <w:t xml:space="preserve"> it is likely a good indicator for wetlands, </w:t>
      </w:r>
      <w:ins w:id="72" w:author="Jack Plummer" w:date="2023-09-04T11:02:00Z">
        <w:r w:rsidR="00407F02">
          <w:rPr>
            <w:rFonts w:ascii="Georgia" w:hAnsi="Georgia"/>
          </w:rPr>
          <w:t xml:space="preserve">and </w:t>
        </w:r>
      </w:ins>
      <w:r>
        <w:rPr>
          <w:rFonts w:ascii="Georgia" w:hAnsi="Georgia"/>
        </w:rPr>
        <w:t>could help in soil erosion control, water quality, nutrient cycling</w:t>
      </w:r>
      <w:r>
        <w:rPr>
          <w:rFonts w:ascii="Georgia" w:hAnsi="Georgia"/>
        </w:rPr>
        <w:t xml:space="preserve">, and habitat creation (Mishra </w:t>
      </w:r>
      <w:r>
        <w:rPr>
          <w:rStyle w:val="15"/>
          <w:rFonts w:ascii="Georgia" w:hAnsi="Georgia"/>
        </w:rPr>
        <w:t xml:space="preserve">et al. </w:t>
      </w:r>
      <w:r>
        <w:rPr>
          <w:rFonts w:ascii="Georgia" w:hAnsi="Georgia"/>
        </w:rPr>
        <w:t xml:space="preserve">2015) but more research </w:t>
      </w:r>
      <w:del w:id="73" w:author="Jack Plummer" w:date="2023-09-04T11:02:00Z">
        <w:r w:rsidDel="00407F02">
          <w:rPr>
            <w:rFonts w:ascii="Georgia" w:hAnsi="Georgia"/>
          </w:rPr>
          <w:delText>shoud</w:delText>
        </w:r>
      </w:del>
      <w:ins w:id="74" w:author="Jack Plummer" w:date="2023-09-04T11:02:00Z">
        <w:r w:rsidR="00407F02">
          <w:rPr>
            <w:rFonts w:ascii="Georgia" w:hAnsi="Georgia"/>
          </w:rPr>
          <w:t>should</w:t>
        </w:r>
      </w:ins>
      <w:r>
        <w:rPr>
          <w:rFonts w:ascii="Georgia" w:hAnsi="Georgia"/>
        </w:rPr>
        <w:t xml:space="preserve"> be done to confirm</w:t>
      </w:r>
      <w:ins w:id="75" w:author="Jack Plummer" w:date="2023-09-04T11:02:00Z">
        <w:r w:rsidR="00407F02">
          <w:rPr>
            <w:rFonts w:ascii="Georgia" w:hAnsi="Georgia"/>
          </w:rPr>
          <w:t xml:space="preserve"> this</w:t>
        </w:r>
      </w:ins>
      <w:r>
        <w:rPr>
          <w:rFonts w:ascii="Georgia" w:hAnsi="Georgia"/>
        </w:rPr>
        <w:t>.</w:t>
      </w:r>
    </w:p>
    <w:p w14:paraId="1F4ED9DA" w14:textId="77777777" w:rsidR="009F2BAC" w:rsidRDefault="009F2BAC">
      <w:pPr>
        <w:pStyle w:val="Heading1"/>
      </w:pPr>
      <w:r>
        <w:rPr>
          <w:rFonts w:hint="eastAsia"/>
        </w:rPr>
        <w:t>Threats</w:t>
      </w:r>
    </w:p>
    <w:p w14:paraId="2F0840DC" w14:textId="0D0AD30E" w:rsidR="009F2BAC" w:rsidRDefault="009F2BAC">
      <w:pPr>
        <w:pStyle w:val="NormalWeb"/>
        <w:rPr>
          <w:rFonts w:hint="eastAsia"/>
        </w:rPr>
      </w:pPr>
      <w:r>
        <w:rPr>
          <w:rFonts w:ascii="Georgia" w:hAnsi="Georgia"/>
        </w:rPr>
        <w:t xml:space="preserve"> There are five sources of threats that affect the habitat of this species. Urban expansion and agricultural land-use conversion are two major threats that are </w:t>
      </w:r>
      <w:r>
        <w:rPr>
          <w:rFonts w:ascii="Georgia" w:hAnsi="Georgia"/>
        </w:rPr>
        <w:t xml:space="preserve">happening in all countries where the species is found (Norton-Griffiths and Southey 1995, </w:t>
      </w:r>
      <w:proofErr w:type="spellStart"/>
      <w:r>
        <w:rPr>
          <w:rFonts w:ascii="Georgia" w:hAnsi="Georgia"/>
        </w:rPr>
        <w:t>Kideghesho</w:t>
      </w:r>
      <w:proofErr w:type="spellEnd"/>
      <w:r>
        <w:rPr>
          <w:rFonts w:ascii="Georgia" w:hAnsi="Georgia"/>
        </w:rPr>
        <w:t xml:space="preserve"> </w:t>
      </w:r>
      <w:r>
        <w:rPr>
          <w:rStyle w:val="15"/>
          <w:rFonts w:ascii="Georgia" w:hAnsi="Georgia"/>
        </w:rPr>
        <w:t>et al.</w:t>
      </w:r>
      <w:r>
        <w:rPr>
          <w:rFonts w:ascii="Georgia" w:hAnsi="Georgia"/>
        </w:rPr>
        <w:t xml:space="preserve"> 2013,</w:t>
      </w:r>
      <w:ins w:id="76" w:author="Jack Plummer" w:date="2023-09-04T11:02:00Z">
        <w:r w:rsidR="00407F02">
          <w:rPr>
            <w:rFonts w:ascii="Georgia" w:hAnsi="Georgia"/>
          </w:rPr>
          <w:t xml:space="preserve"> </w:t>
        </w:r>
      </w:ins>
      <w:r>
        <w:rPr>
          <w:rFonts w:ascii="Georgia" w:hAnsi="Georgia"/>
        </w:rPr>
        <w:t>Google Earth Pro</w:t>
      </w:r>
      <w:del w:id="77" w:author="Jack Plummer" w:date="2023-09-04T11:03:00Z">
        <w:r w:rsidDel="00407F02">
          <w:rPr>
            <w:rFonts w:ascii="Georgia" w:hAnsi="Georgia"/>
          </w:rPr>
          <w:delText>,</w:delText>
        </w:r>
      </w:del>
      <w:r>
        <w:rPr>
          <w:rFonts w:ascii="Georgia" w:hAnsi="Georgia"/>
        </w:rPr>
        <w:t xml:space="preserve"> 2023), especially in Burundi and Rwanda</w:t>
      </w:r>
      <w:ins w:id="78" w:author="Jack Plummer" w:date="2023-09-04T11:03:00Z">
        <w:r w:rsidR="00407F02">
          <w:rPr>
            <w:rFonts w:ascii="Georgia" w:hAnsi="Georgia"/>
          </w:rPr>
          <w:t xml:space="preserve"> </w:t>
        </w:r>
      </w:ins>
      <w:r>
        <w:rPr>
          <w:rFonts w:ascii="Georgia" w:hAnsi="Georgia"/>
        </w:rPr>
        <w:t>(Google Earth Pro</w:t>
      </w:r>
      <w:del w:id="79" w:author="Jack Plummer" w:date="2023-09-04T11:03:00Z">
        <w:r w:rsidDel="00407F02">
          <w:rPr>
            <w:rFonts w:ascii="Georgia" w:hAnsi="Georgia"/>
          </w:rPr>
          <w:delText>,</w:delText>
        </w:r>
      </w:del>
      <w:r>
        <w:rPr>
          <w:rFonts w:ascii="Georgia" w:hAnsi="Georgia"/>
        </w:rPr>
        <w:t xml:space="preserve"> 2023). Agricultural land </w:t>
      </w:r>
      <w:del w:id="80" w:author="Jack Plummer" w:date="2023-09-04T11:03:00Z">
        <w:r w:rsidDel="00407F02">
          <w:rPr>
            <w:rFonts w:ascii="Georgia" w:hAnsi="Georgia"/>
          </w:rPr>
          <w:delText>is expanding</w:delText>
        </w:r>
      </w:del>
      <w:ins w:id="81" w:author="Jack Plummer" w:date="2023-09-04T11:03:00Z">
        <w:r w:rsidR="00407F02">
          <w:rPr>
            <w:rFonts w:ascii="Georgia" w:hAnsi="Georgia"/>
          </w:rPr>
          <w:t>has expanded</w:t>
        </w:r>
      </w:ins>
      <w:r>
        <w:rPr>
          <w:rFonts w:ascii="Georgia" w:hAnsi="Georgia"/>
        </w:rPr>
        <w:t xml:space="preserve"> rapidly in these countries fr</w:t>
      </w:r>
      <w:r>
        <w:rPr>
          <w:rFonts w:ascii="Georgia" w:hAnsi="Georgia"/>
        </w:rPr>
        <w:t>om 2004 to 2022 (Google Earth Pro</w:t>
      </w:r>
      <w:del w:id="82" w:author="Jack Plummer" w:date="2023-09-04T11:03:00Z">
        <w:r w:rsidDel="00407F02">
          <w:rPr>
            <w:rFonts w:ascii="Georgia" w:hAnsi="Georgia"/>
          </w:rPr>
          <w:delText>,</w:delText>
        </w:r>
      </w:del>
      <w:r>
        <w:rPr>
          <w:rFonts w:ascii="Georgia" w:hAnsi="Georgia"/>
        </w:rPr>
        <w:t xml:space="preserve"> 2023), and the trend is expected to continue in the future. The palm oil industry is responsible for the loss of forest in Burundi</w:t>
      </w:r>
      <w:ins w:id="83" w:author="Jack Plummer" w:date="2023-09-04T11:03:00Z">
        <w:r w:rsidR="00407F02">
          <w:rPr>
            <w:rFonts w:ascii="Georgia" w:hAnsi="Georgia"/>
          </w:rPr>
          <w:t xml:space="preserve"> </w:t>
        </w:r>
      </w:ins>
      <w:r>
        <w:rPr>
          <w:rFonts w:ascii="Georgia" w:hAnsi="Georgia"/>
        </w:rPr>
        <w:t>(Benoit 2022). However, since this species can live in a wide range of land-use types and i</w:t>
      </w:r>
      <w:r>
        <w:rPr>
          <w:rFonts w:ascii="Georgia" w:hAnsi="Georgia"/>
        </w:rPr>
        <w:t xml:space="preserve">s adapted to harsh environments, this species is expected to persist in agricultural land and urban environments and would not be significantly affected by these threats </w:t>
      </w:r>
      <w:proofErr w:type="gramStart"/>
      <w:r>
        <w:rPr>
          <w:rFonts w:ascii="Georgia" w:hAnsi="Georgia"/>
        </w:rPr>
        <w:t>in the near future</w:t>
      </w:r>
      <w:proofErr w:type="gramEnd"/>
      <w:r>
        <w:rPr>
          <w:rFonts w:ascii="Georgia" w:hAnsi="Georgia"/>
        </w:rPr>
        <w:t>. Instances of fire have been reported in Ethiopia, which could seve</w:t>
      </w:r>
      <w:r>
        <w:rPr>
          <w:rFonts w:ascii="Georgia" w:hAnsi="Georgia"/>
        </w:rPr>
        <w:t>rely affect the local population of the species</w:t>
      </w:r>
      <w:ins w:id="84" w:author="Jack Plummer" w:date="2023-09-04T11:03:00Z">
        <w:r w:rsidR="003250C2">
          <w:rPr>
            <w:rFonts w:ascii="Georgia" w:hAnsi="Georgia"/>
          </w:rPr>
          <w:t xml:space="preserve"> </w:t>
        </w:r>
      </w:ins>
      <w:r>
        <w:rPr>
          <w:rFonts w:ascii="Georgia" w:hAnsi="Georgia"/>
        </w:rPr>
        <w:t>(Global Forest Watch</w:t>
      </w:r>
      <w:ins w:id="85" w:author="Jack Plummer" w:date="2023-09-04T11:03:00Z">
        <w:r w:rsidR="003250C2">
          <w:rPr>
            <w:rFonts w:ascii="Georgia" w:hAnsi="Georgia"/>
          </w:rPr>
          <w:t xml:space="preserve"> </w:t>
        </w:r>
      </w:ins>
      <w:del w:id="86" w:author="Jack Plummer" w:date="2023-09-04T11:03:00Z">
        <w:r w:rsidDel="003250C2">
          <w:rPr>
            <w:rFonts w:ascii="Georgia" w:hAnsi="Georgia"/>
          </w:rPr>
          <w:delText>,</w:delText>
        </w:r>
      </w:del>
      <w:r>
        <w:rPr>
          <w:rFonts w:ascii="Georgia" w:hAnsi="Georgia"/>
        </w:rPr>
        <w:t xml:space="preserve">2023). Similarly, the mining industry is also impacting </w:t>
      </w:r>
      <w:ins w:id="87" w:author="Jack Plummer" w:date="2023-09-04T11:03:00Z">
        <w:r w:rsidR="003250C2">
          <w:rPr>
            <w:rFonts w:ascii="Georgia" w:hAnsi="Georgia"/>
          </w:rPr>
          <w:t>sub</w:t>
        </w:r>
      </w:ins>
      <w:r>
        <w:rPr>
          <w:rFonts w:ascii="Georgia" w:hAnsi="Georgia"/>
        </w:rPr>
        <w:t xml:space="preserve">populations in most of the countries </w:t>
      </w:r>
      <w:del w:id="88" w:author="Jack Plummer" w:date="2023-09-04T11:04:00Z">
        <w:r w:rsidDel="003250C2">
          <w:rPr>
            <w:rFonts w:ascii="Georgia" w:hAnsi="Georgia"/>
          </w:rPr>
          <w:delText xml:space="preserve">where </w:delText>
        </w:r>
      </w:del>
      <w:r>
        <w:rPr>
          <w:rFonts w:ascii="Georgia" w:hAnsi="Georgia"/>
        </w:rPr>
        <w:t xml:space="preserve">the species </w:t>
      </w:r>
      <w:proofErr w:type="gramStart"/>
      <w:r>
        <w:rPr>
          <w:rFonts w:ascii="Georgia" w:hAnsi="Georgia"/>
        </w:rPr>
        <w:t>inhabits(</w:t>
      </w:r>
      <w:proofErr w:type="gramEnd"/>
      <w:r>
        <w:rPr>
          <w:rFonts w:ascii="Georgia" w:hAnsi="Georgia"/>
        </w:rPr>
        <w:t>Global Forest Watch</w:t>
      </w:r>
      <w:ins w:id="89" w:author="Jack Plummer" w:date="2023-09-04T11:04:00Z">
        <w:r w:rsidR="003250C2">
          <w:rPr>
            <w:rFonts w:ascii="Georgia" w:hAnsi="Georgia"/>
          </w:rPr>
          <w:t xml:space="preserve"> </w:t>
        </w:r>
      </w:ins>
      <w:del w:id="90" w:author="Jack Plummer" w:date="2023-09-04T11:04:00Z">
        <w:r w:rsidDel="003250C2">
          <w:rPr>
            <w:rFonts w:ascii="Georgia" w:hAnsi="Georgia"/>
          </w:rPr>
          <w:delText>,</w:delText>
        </w:r>
      </w:del>
      <w:r>
        <w:rPr>
          <w:rFonts w:ascii="Georgia" w:hAnsi="Georgia"/>
        </w:rPr>
        <w:t>2023). Even though the threats of fire and minin</w:t>
      </w:r>
      <w:r>
        <w:rPr>
          <w:rFonts w:ascii="Georgia" w:hAnsi="Georgia"/>
        </w:rPr>
        <w:t xml:space="preserve">g could cause destructive damage to </w:t>
      </w:r>
      <w:del w:id="91" w:author="Jack Plummer" w:date="2023-09-04T11:04:00Z">
        <w:r w:rsidDel="003250C2">
          <w:rPr>
            <w:rFonts w:ascii="Georgia" w:hAnsi="Georgia"/>
          </w:rPr>
          <w:delText xml:space="preserve">the </w:delText>
        </w:r>
      </w:del>
      <w:r>
        <w:rPr>
          <w:rFonts w:ascii="Georgia" w:hAnsi="Georgia"/>
        </w:rPr>
        <w:t xml:space="preserve">local </w:t>
      </w:r>
      <w:ins w:id="92" w:author="Jack Plummer" w:date="2023-09-04T11:04:00Z">
        <w:r w:rsidR="003250C2">
          <w:rPr>
            <w:rFonts w:ascii="Georgia" w:hAnsi="Georgia"/>
          </w:rPr>
          <w:t>sub</w:t>
        </w:r>
      </w:ins>
      <w:r>
        <w:rPr>
          <w:rFonts w:ascii="Georgia" w:hAnsi="Georgia"/>
        </w:rPr>
        <w:t>population</w:t>
      </w:r>
      <w:ins w:id="93" w:author="Jack Plummer" w:date="2023-09-04T11:04:00Z">
        <w:r w:rsidR="003250C2">
          <w:rPr>
            <w:rFonts w:ascii="Georgia" w:hAnsi="Georgia"/>
          </w:rPr>
          <w:t>s</w:t>
        </w:r>
      </w:ins>
      <w:r>
        <w:rPr>
          <w:rFonts w:ascii="Georgia" w:hAnsi="Georgia"/>
        </w:rPr>
        <w:t>, given the wide range of habitat and the regenerat</w:t>
      </w:r>
      <w:ins w:id="94" w:author="Jack Plummer" w:date="2023-09-04T11:04:00Z">
        <w:r w:rsidR="003250C2">
          <w:rPr>
            <w:rFonts w:ascii="Georgia" w:hAnsi="Georgia"/>
          </w:rPr>
          <w:t>ive</w:t>
        </w:r>
      </w:ins>
      <w:del w:id="95" w:author="Jack Plummer" w:date="2023-09-04T11:04:00Z">
        <w:r w:rsidDel="003250C2">
          <w:rPr>
            <w:rFonts w:ascii="Georgia" w:hAnsi="Georgia"/>
          </w:rPr>
          <w:delText>ing</w:delText>
        </w:r>
      </w:del>
      <w:r>
        <w:rPr>
          <w:rFonts w:ascii="Georgia" w:hAnsi="Georgia"/>
        </w:rPr>
        <w:t xml:space="preserve"> ability of the species, these threats are unlikely to affect the</w:t>
      </w:r>
      <w:ins w:id="96" w:author="Jack Plummer" w:date="2023-09-04T11:04:00Z">
        <w:r w:rsidR="003250C2">
          <w:rPr>
            <w:rFonts w:ascii="Georgia" w:hAnsi="Georgia"/>
          </w:rPr>
          <w:t xml:space="preserve"> overall extinction risk of the</w:t>
        </w:r>
      </w:ins>
      <w:r>
        <w:rPr>
          <w:rFonts w:ascii="Georgia" w:hAnsi="Georgia"/>
        </w:rPr>
        <w:t xml:space="preserve"> species </w:t>
      </w:r>
      <w:del w:id="97" w:author="Jack Plummer" w:date="2023-09-04T11:04:00Z">
        <w:r w:rsidDel="003250C2">
          <w:rPr>
            <w:rFonts w:ascii="Georgia" w:hAnsi="Georgia"/>
          </w:rPr>
          <w:delText xml:space="preserve">as a whole </w:delText>
        </w:r>
      </w:del>
      <w:proofErr w:type="gramStart"/>
      <w:r>
        <w:rPr>
          <w:rFonts w:ascii="Georgia" w:hAnsi="Georgia"/>
        </w:rPr>
        <w:t>in the near future</w:t>
      </w:r>
      <w:proofErr w:type="gramEnd"/>
      <w:ins w:id="98" w:author="Jack Plummer" w:date="2023-09-04T11:04:00Z">
        <w:r w:rsidR="003250C2">
          <w:rPr>
            <w:rFonts w:ascii="Georgia" w:hAnsi="Georgia"/>
          </w:rPr>
          <w:t>.</w:t>
        </w:r>
      </w:ins>
    </w:p>
    <w:p w14:paraId="6AAD0865" w14:textId="77777777" w:rsidR="009F2BAC" w:rsidRDefault="009F2BAC">
      <w:pPr>
        <w:pStyle w:val="Heading1"/>
      </w:pPr>
      <w:r>
        <w:rPr>
          <w:rFonts w:hint="eastAsia"/>
        </w:rPr>
        <w:t>Conservation</w:t>
      </w:r>
    </w:p>
    <w:p w14:paraId="0B27E7AE" w14:textId="42ECEF2D" w:rsidR="009F2BAC" w:rsidRDefault="009F2BAC">
      <w:pPr>
        <w:pStyle w:val="NormalWeb"/>
        <w:rPr>
          <w:rFonts w:hint="eastAsia"/>
        </w:rPr>
      </w:pPr>
      <w:proofErr w:type="spellStart"/>
      <w:r>
        <w:rPr>
          <w:rStyle w:val="15"/>
          <w:rFonts w:ascii="Georgia" w:hAnsi="Georgia"/>
        </w:rPr>
        <w:t>Bulbostylis</w:t>
      </w:r>
      <w:proofErr w:type="spellEnd"/>
      <w:r>
        <w:rPr>
          <w:rStyle w:val="15"/>
          <w:rFonts w:ascii="Georgia" w:hAnsi="Georgia"/>
        </w:rPr>
        <w:t xml:space="preserve"> </w:t>
      </w:r>
      <w:proofErr w:type="spellStart"/>
      <w:r>
        <w:rPr>
          <w:rStyle w:val="15"/>
          <w:rFonts w:ascii="Georgia" w:hAnsi="Georgia"/>
        </w:rPr>
        <w:t>microelegans</w:t>
      </w:r>
      <w:proofErr w:type="spellEnd"/>
      <w:r>
        <w:rPr>
          <w:rStyle w:val="15"/>
          <w:rFonts w:ascii="Georgia" w:hAnsi="Georgia"/>
        </w:rPr>
        <w:t xml:space="preserve"> </w:t>
      </w:r>
      <w:r>
        <w:rPr>
          <w:rFonts w:ascii="Georgia" w:hAnsi="Georgia"/>
        </w:rPr>
        <w:t xml:space="preserve">has </w:t>
      </w:r>
      <w:r>
        <w:rPr>
          <w:rFonts w:ascii="Georgia" w:hAnsi="Georgia"/>
        </w:rPr>
        <w:t>no known conservation actions in place, but it has been found occurring in several protected areas across its distribution range</w:t>
      </w:r>
      <w:ins w:id="99" w:author="Jack Plummer" w:date="2023-09-04T11:04:00Z">
        <w:r w:rsidR="003250C2">
          <w:rPr>
            <w:rFonts w:ascii="Georgia" w:hAnsi="Georgia"/>
          </w:rPr>
          <w:t xml:space="preserve"> (</w:t>
        </w:r>
        <w:commentRangeStart w:id="100"/>
        <w:r w:rsidR="003250C2">
          <w:rPr>
            <w:rFonts w:ascii="Georgia" w:hAnsi="Georgia"/>
          </w:rPr>
          <w:t>IUCN and UNEP</w:t>
        </w:r>
      </w:ins>
      <w:ins w:id="101" w:author="Jack Plummer" w:date="2023-09-04T11:05:00Z">
        <w:r w:rsidR="003250C2">
          <w:rPr>
            <w:rFonts w:ascii="Georgia" w:hAnsi="Georgia"/>
          </w:rPr>
          <w:t>-WCMC 2023</w:t>
        </w:r>
        <w:commentRangeEnd w:id="100"/>
        <w:r w:rsidR="003250C2">
          <w:rPr>
            <w:rStyle w:val="CommentReference"/>
          </w:rPr>
          <w:commentReference w:id="100"/>
        </w:r>
        <w:r w:rsidR="003250C2">
          <w:rPr>
            <w:rFonts w:ascii="Georgia" w:hAnsi="Georgia"/>
          </w:rPr>
          <w:t>)</w:t>
        </w:r>
      </w:ins>
      <w:r>
        <w:rPr>
          <w:rFonts w:ascii="Georgia" w:hAnsi="Georgia"/>
        </w:rPr>
        <w:t xml:space="preserve">. </w:t>
      </w:r>
      <w:del w:id="102" w:author="Jack Plummer" w:date="2023-09-04T11:05:00Z">
        <w:r w:rsidDel="003250C2">
          <w:rPr>
            <w:rFonts w:ascii="Georgia" w:hAnsi="Georgia"/>
          </w:rPr>
          <w:delText xml:space="preserve">Ex-situ preservation of </w:delText>
        </w:r>
      </w:del>
      <w:ins w:id="103" w:author="Jack Plummer" w:date="2023-09-04T11:05:00Z">
        <w:r w:rsidR="003250C2">
          <w:rPr>
            <w:rFonts w:ascii="Georgia" w:hAnsi="Georgia"/>
          </w:rPr>
          <w:t>T</w:t>
        </w:r>
      </w:ins>
      <w:del w:id="104" w:author="Jack Plummer" w:date="2023-09-04T11:05:00Z">
        <w:r w:rsidDel="003250C2">
          <w:rPr>
            <w:rFonts w:ascii="Georgia" w:hAnsi="Georgia"/>
          </w:rPr>
          <w:delText>t</w:delText>
        </w:r>
      </w:del>
      <w:r>
        <w:rPr>
          <w:rFonts w:ascii="Georgia" w:hAnsi="Georgia"/>
        </w:rPr>
        <w:t xml:space="preserve">his species </w:t>
      </w:r>
      <w:proofErr w:type="spellStart"/>
      <w:r>
        <w:rPr>
          <w:rFonts w:ascii="Georgia" w:hAnsi="Georgia"/>
        </w:rPr>
        <w:t>is</w:t>
      </w:r>
      <w:del w:id="105" w:author="Jack Plummer" w:date="2023-09-04T11:05:00Z">
        <w:r w:rsidDel="003250C2">
          <w:rPr>
            <w:rFonts w:ascii="Georgia" w:hAnsi="Georgia"/>
          </w:rPr>
          <w:delText xml:space="preserve"> </w:delText>
        </w:r>
      </w:del>
      <w:ins w:id="106" w:author="Jack Plummer" w:date="2023-09-04T11:05:00Z">
        <w:r w:rsidR="003250C2">
          <w:rPr>
            <w:rFonts w:ascii="Georgia" w:hAnsi="Georgia"/>
          </w:rPr>
          <w:t>not</w:t>
        </w:r>
        <w:proofErr w:type="spellEnd"/>
        <w:r w:rsidR="003250C2">
          <w:rPr>
            <w:rFonts w:ascii="Georgia" w:hAnsi="Georgia"/>
          </w:rPr>
          <w:t xml:space="preserve"> known to be represented in </w:t>
        </w:r>
        <w:r w:rsidR="003250C2">
          <w:rPr>
            <w:rFonts w:ascii="Georgia" w:hAnsi="Georgia"/>
            <w:i/>
            <w:iCs/>
          </w:rPr>
          <w:t xml:space="preserve">ex </w:t>
        </w:r>
        <w:r w:rsidR="003250C2" w:rsidRPr="003250C2">
          <w:rPr>
            <w:rFonts w:ascii="Georgia" w:hAnsi="Georgia"/>
            <w:rPrChange w:id="107" w:author="Jack Plummer" w:date="2023-09-04T11:05:00Z">
              <w:rPr>
                <w:rFonts w:ascii="Georgia" w:hAnsi="Georgia"/>
                <w:i/>
                <w:iCs/>
              </w:rPr>
            </w:rPrChange>
          </w:rPr>
          <w:t>situ</w:t>
        </w:r>
        <w:r w:rsidR="003250C2">
          <w:rPr>
            <w:rFonts w:ascii="Georgia" w:hAnsi="Georgia"/>
          </w:rPr>
          <w:t xml:space="preserve"> conservation (</w:t>
        </w:r>
        <w:commentRangeStart w:id="108"/>
        <w:r w:rsidR="003250C2">
          <w:rPr>
            <w:rFonts w:ascii="Georgia" w:hAnsi="Georgia"/>
          </w:rPr>
          <w:t>BGCI 202</w:t>
        </w:r>
      </w:ins>
      <w:ins w:id="109" w:author="Jack Plummer" w:date="2023-09-04T11:06:00Z">
        <w:r w:rsidR="003250C2">
          <w:rPr>
            <w:rFonts w:ascii="Georgia" w:hAnsi="Georgia"/>
          </w:rPr>
          <w:t>3</w:t>
        </w:r>
        <w:commentRangeEnd w:id="108"/>
        <w:r>
          <w:rPr>
            <w:rStyle w:val="CommentReference"/>
          </w:rPr>
          <w:commentReference w:id="108"/>
        </w:r>
        <w:r w:rsidR="003250C2">
          <w:rPr>
            <w:rFonts w:ascii="Georgia" w:hAnsi="Georgia"/>
          </w:rPr>
          <w:t>).</w:t>
        </w:r>
      </w:ins>
      <w:del w:id="110" w:author="Jack Plummer" w:date="2023-09-04T11:05:00Z">
        <w:r w:rsidRPr="003250C2" w:rsidDel="003250C2">
          <w:rPr>
            <w:rFonts w:ascii="Georgia" w:hAnsi="Georgia"/>
          </w:rPr>
          <w:delText>currently</w:delText>
        </w:r>
        <w:r w:rsidDel="003250C2">
          <w:rPr>
            <w:rFonts w:ascii="Georgia" w:hAnsi="Georgia"/>
          </w:rPr>
          <w:delText xml:space="preserve"> lacking</w:delText>
        </w:r>
      </w:del>
      <w:r>
        <w:rPr>
          <w:rFonts w:ascii="Georgia" w:hAnsi="Georgia"/>
        </w:rPr>
        <w:t>.</w:t>
      </w:r>
    </w:p>
    <w:p w14:paraId="14EFC1A6" w14:textId="77777777" w:rsidR="009F2BAC" w:rsidRDefault="009F2BAC">
      <w:pPr>
        <w:pStyle w:val="Heading2"/>
      </w:pPr>
      <w:r>
        <w:rPr>
          <w:rFonts w:hint="eastAsia"/>
        </w:rPr>
        <w:t>Conservation Actions In- Place</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1170"/>
        <w:gridCol w:w="3364"/>
      </w:tblGrid>
      <w:tr w:rsidR="00000000" w14:paraId="743BEF39"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4CE4C310" w14:textId="77777777" w:rsidR="009F2BAC" w:rsidRDefault="009F2BAC">
            <w:pPr>
              <w:rPr>
                <w:rFonts w:ascii="Georgia" w:hAnsi="Georgia" w:hint="eastAsia"/>
                <w:b/>
                <w:bCs/>
                <w:sz w:val="9"/>
                <w:szCs w:val="9"/>
              </w:rPr>
            </w:pPr>
            <w:r>
              <w:rPr>
                <w:rFonts w:ascii="Georgia" w:hAnsi="Georgia"/>
                <w:b/>
                <w:bCs/>
                <w:sz w:val="9"/>
                <w:szCs w:val="9"/>
              </w:rPr>
              <w:lastRenderedPageBreak/>
              <w:t>Occur in at least one PA</w:t>
            </w:r>
          </w:p>
        </w:tc>
        <w:tc>
          <w:tcPr>
            <w:tcW w:w="0" w:type="auto"/>
            <w:tcBorders>
              <w:top w:val="nil"/>
              <w:left w:val="nil"/>
              <w:bottom w:val="single" w:sz="2" w:space="0" w:color="000000"/>
              <w:right w:val="nil"/>
            </w:tcBorders>
            <w:shd w:val="clear" w:color="auto" w:fill="BBBBBB"/>
            <w:vAlign w:val="center"/>
            <w:hideMark/>
          </w:tcPr>
          <w:p w14:paraId="7F1C1AC5" w14:textId="77777777" w:rsidR="009F2BAC" w:rsidRDefault="009F2BAC">
            <w:pPr>
              <w:rPr>
                <w:rFonts w:ascii="Georgia" w:hAnsi="Georgia"/>
                <w:b/>
                <w:bCs/>
                <w:sz w:val="9"/>
                <w:szCs w:val="9"/>
              </w:rPr>
            </w:pPr>
            <w:r>
              <w:rPr>
                <w:rFonts w:ascii="Georgia" w:hAnsi="Georgia"/>
                <w:b/>
                <w:bCs/>
                <w:sz w:val="9"/>
                <w:szCs w:val="9"/>
              </w:rPr>
              <w:t>Note</w:t>
            </w:r>
          </w:p>
        </w:tc>
      </w:tr>
      <w:tr w:rsidR="00000000" w14:paraId="5E978D18" w14:textId="77777777">
        <w:trPr>
          <w:tblCellSpacing w:w="15" w:type="dxa"/>
        </w:trPr>
        <w:tc>
          <w:tcPr>
            <w:tcW w:w="0" w:type="auto"/>
            <w:tcBorders>
              <w:top w:val="nil"/>
              <w:left w:val="nil"/>
              <w:bottom w:val="nil"/>
              <w:right w:val="nil"/>
            </w:tcBorders>
            <w:vAlign w:val="center"/>
            <w:hideMark/>
          </w:tcPr>
          <w:p w14:paraId="3A55610F" w14:textId="77777777" w:rsidR="009F2BAC" w:rsidRDefault="009F2BAC">
            <w:pPr>
              <w:rPr>
                <w:rFonts w:ascii="Georgia" w:hAnsi="Georgia"/>
                <w:sz w:val="9"/>
                <w:szCs w:val="9"/>
              </w:rPr>
            </w:pPr>
            <w:r>
              <w:rPr>
                <w:rFonts w:ascii="Georgia" w:hAnsi="Georgia"/>
                <w:sz w:val="9"/>
                <w:szCs w:val="9"/>
              </w:rPr>
              <w:t>Yes</w:t>
            </w:r>
          </w:p>
        </w:tc>
        <w:tc>
          <w:tcPr>
            <w:tcW w:w="0" w:type="auto"/>
            <w:tcBorders>
              <w:top w:val="nil"/>
              <w:left w:val="nil"/>
              <w:bottom w:val="nil"/>
              <w:right w:val="nil"/>
            </w:tcBorders>
            <w:vAlign w:val="center"/>
            <w:hideMark/>
          </w:tcPr>
          <w:p w14:paraId="78793FF5" w14:textId="77777777" w:rsidR="009F2BAC" w:rsidRDefault="009F2BAC">
            <w:pPr>
              <w:rPr>
                <w:rFonts w:ascii="Georgia" w:hAnsi="Georgia"/>
                <w:sz w:val="9"/>
                <w:szCs w:val="9"/>
              </w:rPr>
            </w:pPr>
            <w:proofErr w:type="spellStart"/>
            <w:r>
              <w:rPr>
                <w:rFonts w:ascii="Georgia" w:hAnsi="Georgia"/>
                <w:sz w:val="9"/>
                <w:szCs w:val="9"/>
              </w:rPr>
              <w:t>Akegra</w:t>
            </w:r>
            <w:proofErr w:type="spellEnd"/>
            <w:r>
              <w:rPr>
                <w:rFonts w:ascii="Georgia" w:hAnsi="Georgia"/>
                <w:sz w:val="9"/>
                <w:szCs w:val="9"/>
              </w:rPr>
              <w:t xml:space="preserve"> National Park, Rwanda Nairobi National Park, Keyna Selous Game Reserve</w:t>
            </w:r>
          </w:p>
        </w:tc>
      </w:tr>
    </w:tbl>
    <w:p w14:paraId="770CAB8E" w14:textId="77777777" w:rsidR="009F2BAC" w:rsidRDefault="009F2BAC">
      <w:pPr>
        <w:rPr>
          <w:vanish/>
        </w:rPr>
      </w:pPr>
      <w:r>
        <w:rPr>
          <w:vanish/>
        </w:rPr>
        <w:t xml:space="preserve"> </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1497"/>
        <w:gridCol w:w="2628"/>
      </w:tblGrid>
      <w:tr w:rsidR="00000000" w14:paraId="2A570D23"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3C1E5E9F" w14:textId="77777777" w:rsidR="009F2BAC" w:rsidRDefault="009F2BAC">
            <w:pPr>
              <w:rPr>
                <w:rFonts w:ascii="Georgia" w:hAnsi="Georgia"/>
                <w:b/>
                <w:bCs/>
                <w:sz w:val="9"/>
                <w:szCs w:val="9"/>
              </w:rPr>
            </w:pPr>
            <w:r>
              <w:rPr>
                <w:rFonts w:ascii="Georgia" w:hAnsi="Georgia"/>
                <w:b/>
                <w:bCs/>
                <w:sz w:val="9"/>
                <w:szCs w:val="9"/>
              </w:rPr>
              <w:t>Subject to ex-situ conservation</w:t>
            </w:r>
          </w:p>
        </w:tc>
        <w:tc>
          <w:tcPr>
            <w:tcW w:w="0" w:type="auto"/>
            <w:tcBorders>
              <w:top w:val="nil"/>
              <w:left w:val="nil"/>
              <w:bottom w:val="single" w:sz="2" w:space="0" w:color="000000"/>
              <w:right w:val="nil"/>
            </w:tcBorders>
            <w:shd w:val="clear" w:color="auto" w:fill="BBBBBB"/>
            <w:vAlign w:val="center"/>
            <w:hideMark/>
          </w:tcPr>
          <w:p w14:paraId="7420D34C" w14:textId="77777777" w:rsidR="009F2BAC" w:rsidRDefault="009F2BAC">
            <w:pPr>
              <w:rPr>
                <w:rFonts w:ascii="Georgia" w:hAnsi="Georgia"/>
                <w:b/>
                <w:bCs/>
                <w:sz w:val="9"/>
                <w:szCs w:val="9"/>
              </w:rPr>
            </w:pPr>
            <w:r>
              <w:rPr>
                <w:rFonts w:ascii="Georgia" w:hAnsi="Georgia"/>
                <w:b/>
                <w:bCs/>
                <w:sz w:val="9"/>
                <w:szCs w:val="9"/>
              </w:rPr>
              <w:t>Note</w:t>
            </w:r>
          </w:p>
        </w:tc>
      </w:tr>
      <w:tr w:rsidR="00000000" w14:paraId="168D7BBC" w14:textId="77777777">
        <w:trPr>
          <w:tblCellSpacing w:w="15" w:type="dxa"/>
        </w:trPr>
        <w:tc>
          <w:tcPr>
            <w:tcW w:w="0" w:type="auto"/>
            <w:tcBorders>
              <w:top w:val="nil"/>
              <w:left w:val="nil"/>
              <w:bottom w:val="nil"/>
              <w:right w:val="nil"/>
            </w:tcBorders>
            <w:vAlign w:val="center"/>
            <w:hideMark/>
          </w:tcPr>
          <w:p w14:paraId="689FBB5F" w14:textId="77777777" w:rsidR="009F2BAC" w:rsidRDefault="009F2BAC">
            <w:pPr>
              <w:rPr>
                <w:rFonts w:ascii="Georgia" w:hAnsi="Georgia"/>
                <w:sz w:val="9"/>
                <w:szCs w:val="9"/>
              </w:rPr>
            </w:pPr>
            <w:r>
              <w:rPr>
                <w:rFonts w:ascii="Georgia" w:hAnsi="Georgia"/>
                <w:sz w:val="9"/>
                <w:szCs w:val="9"/>
              </w:rPr>
              <w:t>No</w:t>
            </w:r>
          </w:p>
        </w:tc>
        <w:tc>
          <w:tcPr>
            <w:tcW w:w="0" w:type="auto"/>
            <w:tcBorders>
              <w:top w:val="nil"/>
              <w:left w:val="nil"/>
              <w:bottom w:val="nil"/>
              <w:right w:val="nil"/>
            </w:tcBorders>
            <w:vAlign w:val="center"/>
            <w:hideMark/>
          </w:tcPr>
          <w:p w14:paraId="52E42C8A" w14:textId="77777777" w:rsidR="009F2BAC" w:rsidRDefault="009F2BAC">
            <w:pPr>
              <w:rPr>
                <w:rFonts w:ascii="Georgia" w:hAnsi="Georgia"/>
                <w:sz w:val="9"/>
                <w:szCs w:val="9"/>
              </w:rPr>
            </w:pPr>
            <w:r>
              <w:rPr>
                <w:rFonts w:ascii="Georgia" w:hAnsi="Georgia"/>
                <w:sz w:val="9"/>
                <w:szCs w:val="9"/>
              </w:rPr>
              <w:t>The species is not conserved in any botanic garden or seed bank.</w:t>
            </w:r>
          </w:p>
        </w:tc>
      </w:tr>
    </w:tbl>
    <w:p w14:paraId="4CD0875B" w14:textId="77777777" w:rsidR="009F2BAC" w:rsidRDefault="009F2BAC">
      <w:pPr>
        <w:pStyle w:val="Heading2"/>
      </w:pPr>
      <w:r>
        <w:rPr>
          <w:rFonts w:hint="eastAsia"/>
        </w:rPr>
        <w:t>Important Conservation Actions Ne</w:t>
      </w:r>
      <w:r>
        <w:rPr>
          <w:rFonts w:hint="eastAsia"/>
        </w:rPr>
        <w:t>eded</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3160"/>
        <w:gridCol w:w="295"/>
      </w:tblGrid>
      <w:tr w:rsidR="00000000" w14:paraId="7479B18A"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76E58067" w14:textId="77777777" w:rsidR="009F2BAC" w:rsidRDefault="009F2BAC">
            <w:pPr>
              <w:rPr>
                <w:rFonts w:ascii="Georgia" w:hAnsi="Georgia" w:hint="eastAsia"/>
                <w:b/>
                <w:bCs/>
                <w:sz w:val="9"/>
                <w:szCs w:val="9"/>
              </w:rPr>
            </w:pPr>
            <w:r>
              <w:rPr>
                <w:rFonts w:ascii="Georgia" w:hAnsi="Georgia"/>
                <w:b/>
                <w:bCs/>
                <w:sz w:val="9"/>
                <w:szCs w:val="9"/>
              </w:rPr>
              <w:t>Conservation Actions</w:t>
            </w:r>
          </w:p>
        </w:tc>
        <w:tc>
          <w:tcPr>
            <w:tcW w:w="0" w:type="auto"/>
            <w:tcBorders>
              <w:top w:val="nil"/>
              <w:left w:val="nil"/>
              <w:bottom w:val="single" w:sz="2" w:space="0" w:color="000000"/>
              <w:right w:val="nil"/>
            </w:tcBorders>
            <w:shd w:val="clear" w:color="auto" w:fill="BBBBBB"/>
            <w:vAlign w:val="center"/>
            <w:hideMark/>
          </w:tcPr>
          <w:p w14:paraId="5D7BE128" w14:textId="77777777" w:rsidR="009F2BAC" w:rsidRDefault="009F2BAC">
            <w:pPr>
              <w:rPr>
                <w:rFonts w:ascii="Georgia" w:hAnsi="Georgia"/>
                <w:b/>
                <w:bCs/>
                <w:sz w:val="9"/>
                <w:szCs w:val="9"/>
              </w:rPr>
            </w:pPr>
            <w:r>
              <w:rPr>
                <w:rFonts w:ascii="Georgia" w:hAnsi="Georgia"/>
                <w:b/>
                <w:bCs/>
                <w:sz w:val="9"/>
                <w:szCs w:val="9"/>
              </w:rPr>
              <w:t>Note</w:t>
            </w:r>
          </w:p>
        </w:tc>
      </w:tr>
      <w:tr w:rsidR="00000000" w14:paraId="02A7EA84" w14:textId="77777777">
        <w:trPr>
          <w:tblCellSpacing w:w="15" w:type="dxa"/>
        </w:trPr>
        <w:tc>
          <w:tcPr>
            <w:tcW w:w="0" w:type="auto"/>
            <w:tcBorders>
              <w:top w:val="nil"/>
              <w:left w:val="nil"/>
              <w:bottom w:val="single" w:sz="2" w:space="0" w:color="CCCCCC"/>
              <w:right w:val="nil"/>
            </w:tcBorders>
            <w:vAlign w:val="center"/>
            <w:hideMark/>
          </w:tcPr>
          <w:p w14:paraId="7B9CFE8E" w14:textId="77777777" w:rsidR="009F2BAC" w:rsidRDefault="009F2BAC">
            <w:pPr>
              <w:rPr>
                <w:rFonts w:ascii="Georgia" w:hAnsi="Georgia"/>
                <w:sz w:val="9"/>
                <w:szCs w:val="9"/>
              </w:rPr>
            </w:pPr>
            <w:r>
              <w:rPr>
                <w:rFonts w:ascii="Georgia" w:hAnsi="Georgia"/>
                <w:sz w:val="9"/>
                <w:szCs w:val="9"/>
              </w:rPr>
              <w:t>3.4.2. Species management -&gt; Ex-situ conservation -&gt; Genome resource bank</w:t>
            </w:r>
          </w:p>
        </w:tc>
        <w:tc>
          <w:tcPr>
            <w:tcW w:w="0" w:type="auto"/>
            <w:tcBorders>
              <w:top w:val="nil"/>
              <w:left w:val="nil"/>
              <w:bottom w:val="single" w:sz="2" w:space="0" w:color="CCCCCC"/>
              <w:right w:val="nil"/>
            </w:tcBorders>
            <w:vAlign w:val="center"/>
            <w:hideMark/>
          </w:tcPr>
          <w:p w14:paraId="50DE7E81" w14:textId="77777777" w:rsidR="009F2BAC" w:rsidRDefault="009F2BAC">
            <w:pPr>
              <w:rPr>
                <w:rFonts w:ascii="Georgia" w:hAnsi="Georgia"/>
                <w:sz w:val="9"/>
                <w:szCs w:val="9"/>
              </w:rPr>
            </w:pPr>
            <w:r>
              <w:rPr>
                <w:rFonts w:ascii="Georgia" w:hAnsi="Georgia"/>
                <w:sz w:val="9"/>
                <w:szCs w:val="9"/>
              </w:rPr>
              <w:t>-</w:t>
            </w:r>
          </w:p>
        </w:tc>
      </w:tr>
    </w:tbl>
    <w:p w14:paraId="7EDC80A6" w14:textId="77777777" w:rsidR="009F2BAC" w:rsidRDefault="009F2BAC">
      <w:pPr>
        <w:pStyle w:val="Heading2"/>
      </w:pPr>
      <w:r>
        <w:rPr>
          <w:rFonts w:hint="eastAsia"/>
        </w:rPr>
        <w:t>Research Needed</w:t>
      </w:r>
    </w:p>
    <w:tbl>
      <w:tblPr>
        <w:tblW w:w="0" w:type="auto"/>
        <w:tblCellSpacing w:w="15" w:type="dxa"/>
        <w:tblInd w:w="58" w:type="dxa"/>
        <w:tblBorders>
          <w:top w:val="single" w:sz="2" w:space="0" w:color="808080"/>
          <w:left w:val="single" w:sz="2" w:space="0" w:color="808080"/>
          <w:bottom w:val="single" w:sz="2" w:space="0" w:color="808080"/>
          <w:right w:val="single" w:sz="2" w:space="0" w:color="808080"/>
        </w:tblBorders>
        <w:tblCellMar>
          <w:top w:w="15" w:type="dxa"/>
          <w:left w:w="15" w:type="dxa"/>
          <w:bottom w:w="15" w:type="dxa"/>
          <w:right w:w="15" w:type="dxa"/>
        </w:tblCellMar>
        <w:tblLook w:val="04A0" w:firstRow="1" w:lastRow="0" w:firstColumn="1" w:lastColumn="0" w:noHBand="0" w:noVBand="1"/>
      </w:tblPr>
      <w:tblGrid>
        <w:gridCol w:w="2222"/>
        <w:gridCol w:w="295"/>
      </w:tblGrid>
      <w:tr w:rsidR="00000000" w14:paraId="2D678FD7" w14:textId="77777777">
        <w:trPr>
          <w:tblCellSpacing w:w="15" w:type="dxa"/>
        </w:trPr>
        <w:tc>
          <w:tcPr>
            <w:tcW w:w="0" w:type="auto"/>
            <w:tcBorders>
              <w:top w:val="nil"/>
              <w:left w:val="nil"/>
              <w:bottom w:val="single" w:sz="2" w:space="0" w:color="000000"/>
              <w:right w:val="nil"/>
            </w:tcBorders>
            <w:shd w:val="clear" w:color="auto" w:fill="BBBBBB"/>
            <w:vAlign w:val="center"/>
            <w:hideMark/>
          </w:tcPr>
          <w:p w14:paraId="6C405112" w14:textId="77777777" w:rsidR="009F2BAC" w:rsidRDefault="009F2BAC">
            <w:pPr>
              <w:rPr>
                <w:rFonts w:ascii="Georgia" w:hAnsi="Georgia" w:hint="eastAsia"/>
                <w:b/>
                <w:bCs/>
                <w:sz w:val="9"/>
                <w:szCs w:val="9"/>
              </w:rPr>
            </w:pPr>
            <w:r>
              <w:rPr>
                <w:rFonts w:ascii="Georgia" w:hAnsi="Georgia"/>
                <w:b/>
                <w:bCs/>
                <w:sz w:val="9"/>
                <w:szCs w:val="9"/>
              </w:rPr>
              <w:t>Research</w:t>
            </w:r>
          </w:p>
        </w:tc>
        <w:tc>
          <w:tcPr>
            <w:tcW w:w="0" w:type="auto"/>
            <w:tcBorders>
              <w:top w:val="nil"/>
              <w:left w:val="nil"/>
              <w:bottom w:val="single" w:sz="2" w:space="0" w:color="000000"/>
              <w:right w:val="nil"/>
            </w:tcBorders>
            <w:shd w:val="clear" w:color="auto" w:fill="BBBBBB"/>
            <w:vAlign w:val="center"/>
            <w:hideMark/>
          </w:tcPr>
          <w:p w14:paraId="7A731E8A" w14:textId="77777777" w:rsidR="009F2BAC" w:rsidRDefault="009F2BAC">
            <w:pPr>
              <w:rPr>
                <w:rFonts w:ascii="Georgia" w:hAnsi="Georgia"/>
                <w:b/>
                <w:bCs/>
                <w:sz w:val="9"/>
                <w:szCs w:val="9"/>
              </w:rPr>
            </w:pPr>
            <w:r>
              <w:rPr>
                <w:rFonts w:ascii="Georgia" w:hAnsi="Georgia"/>
                <w:b/>
                <w:bCs/>
                <w:sz w:val="9"/>
                <w:szCs w:val="9"/>
              </w:rPr>
              <w:t>Note</w:t>
            </w:r>
          </w:p>
        </w:tc>
      </w:tr>
      <w:tr w:rsidR="00000000" w14:paraId="185BEF28" w14:textId="77777777">
        <w:trPr>
          <w:tblCellSpacing w:w="15" w:type="dxa"/>
        </w:trPr>
        <w:tc>
          <w:tcPr>
            <w:tcW w:w="0" w:type="auto"/>
            <w:tcBorders>
              <w:top w:val="nil"/>
              <w:left w:val="nil"/>
              <w:bottom w:val="single" w:sz="2" w:space="0" w:color="CCCCCC"/>
              <w:right w:val="nil"/>
            </w:tcBorders>
            <w:vAlign w:val="center"/>
            <w:hideMark/>
          </w:tcPr>
          <w:p w14:paraId="790600BF" w14:textId="77777777" w:rsidR="009F2BAC" w:rsidRDefault="009F2BAC">
            <w:pPr>
              <w:rPr>
                <w:rFonts w:ascii="Georgia" w:hAnsi="Georgia"/>
                <w:sz w:val="9"/>
                <w:szCs w:val="9"/>
              </w:rPr>
            </w:pPr>
            <w:r>
              <w:rPr>
                <w:rFonts w:ascii="Georgia" w:hAnsi="Georgia"/>
                <w:sz w:val="9"/>
                <w:szCs w:val="9"/>
              </w:rPr>
              <w:t>1.2. Research -&gt; Population size, distribution &amp; trends</w:t>
            </w:r>
          </w:p>
        </w:tc>
        <w:tc>
          <w:tcPr>
            <w:tcW w:w="0" w:type="auto"/>
            <w:tcBorders>
              <w:top w:val="nil"/>
              <w:left w:val="nil"/>
              <w:bottom w:val="single" w:sz="2" w:space="0" w:color="CCCCCC"/>
              <w:right w:val="nil"/>
            </w:tcBorders>
            <w:vAlign w:val="center"/>
            <w:hideMark/>
          </w:tcPr>
          <w:p w14:paraId="765790D3" w14:textId="77777777" w:rsidR="009F2BAC" w:rsidRDefault="009F2BAC">
            <w:pPr>
              <w:rPr>
                <w:rFonts w:ascii="Georgia" w:hAnsi="Georgia"/>
                <w:sz w:val="9"/>
                <w:szCs w:val="9"/>
              </w:rPr>
            </w:pPr>
            <w:r>
              <w:rPr>
                <w:rFonts w:ascii="Georgia" w:hAnsi="Georgia"/>
                <w:sz w:val="9"/>
                <w:szCs w:val="9"/>
              </w:rPr>
              <w:t>-</w:t>
            </w:r>
          </w:p>
        </w:tc>
      </w:tr>
      <w:tr w:rsidR="00000000" w14:paraId="408CA894" w14:textId="77777777">
        <w:trPr>
          <w:tblCellSpacing w:w="15" w:type="dxa"/>
        </w:trPr>
        <w:tc>
          <w:tcPr>
            <w:tcW w:w="0" w:type="auto"/>
            <w:tcBorders>
              <w:top w:val="nil"/>
              <w:left w:val="nil"/>
              <w:bottom w:val="single" w:sz="2" w:space="0" w:color="CCCCCC"/>
              <w:right w:val="nil"/>
            </w:tcBorders>
            <w:vAlign w:val="center"/>
            <w:hideMark/>
          </w:tcPr>
          <w:p w14:paraId="19F298CA" w14:textId="77777777" w:rsidR="009F2BAC" w:rsidRDefault="009F2BAC">
            <w:pPr>
              <w:rPr>
                <w:rFonts w:ascii="Georgia" w:hAnsi="Georgia"/>
                <w:sz w:val="9"/>
                <w:szCs w:val="9"/>
              </w:rPr>
            </w:pPr>
            <w:r>
              <w:rPr>
                <w:rFonts w:ascii="Georgia" w:hAnsi="Georgia"/>
                <w:sz w:val="9"/>
                <w:szCs w:val="9"/>
              </w:rPr>
              <w:t>3.1. Monitoring -&gt; Population trends</w:t>
            </w:r>
          </w:p>
        </w:tc>
        <w:tc>
          <w:tcPr>
            <w:tcW w:w="0" w:type="auto"/>
            <w:tcBorders>
              <w:top w:val="nil"/>
              <w:left w:val="nil"/>
              <w:bottom w:val="single" w:sz="2" w:space="0" w:color="CCCCCC"/>
              <w:right w:val="nil"/>
            </w:tcBorders>
            <w:vAlign w:val="center"/>
            <w:hideMark/>
          </w:tcPr>
          <w:p w14:paraId="0ADC4D43" w14:textId="77777777" w:rsidR="009F2BAC" w:rsidRDefault="009F2BAC">
            <w:pPr>
              <w:rPr>
                <w:rFonts w:ascii="Georgia" w:hAnsi="Georgia"/>
                <w:sz w:val="9"/>
                <w:szCs w:val="9"/>
              </w:rPr>
            </w:pPr>
            <w:r>
              <w:rPr>
                <w:rFonts w:ascii="Georgia" w:hAnsi="Georgia"/>
                <w:sz w:val="9"/>
                <w:szCs w:val="9"/>
              </w:rPr>
              <w:t>-</w:t>
            </w:r>
          </w:p>
        </w:tc>
      </w:tr>
      <w:tr w:rsidR="00000000" w14:paraId="0F5F8F3C" w14:textId="77777777">
        <w:trPr>
          <w:tblCellSpacing w:w="15" w:type="dxa"/>
        </w:trPr>
        <w:tc>
          <w:tcPr>
            <w:tcW w:w="0" w:type="auto"/>
            <w:tcBorders>
              <w:top w:val="nil"/>
              <w:left w:val="nil"/>
              <w:bottom w:val="single" w:sz="2" w:space="0" w:color="CCCCCC"/>
              <w:right w:val="nil"/>
            </w:tcBorders>
            <w:vAlign w:val="center"/>
            <w:hideMark/>
          </w:tcPr>
          <w:p w14:paraId="6F2C1A2B" w14:textId="77777777" w:rsidR="009F2BAC" w:rsidRDefault="009F2BAC">
            <w:pPr>
              <w:rPr>
                <w:rFonts w:ascii="Georgia" w:hAnsi="Georgia"/>
                <w:sz w:val="9"/>
                <w:szCs w:val="9"/>
              </w:rPr>
            </w:pPr>
            <w:r>
              <w:rPr>
                <w:rFonts w:ascii="Georgia" w:hAnsi="Georgia"/>
                <w:sz w:val="9"/>
                <w:szCs w:val="9"/>
              </w:rPr>
              <w:t>3.4. Monitoring -&gt; Habitat trends</w:t>
            </w:r>
          </w:p>
        </w:tc>
        <w:tc>
          <w:tcPr>
            <w:tcW w:w="0" w:type="auto"/>
            <w:tcBorders>
              <w:top w:val="nil"/>
              <w:left w:val="nil"/>
              <w:bottom w:val="single" w:sz="2" w:space="0" w:color="CCCCCC"/>
              <w:right w:val="nil"/>
            </w:tcBorders>
            <w:vAlign w:val="center"/>
            <w:hideMark/>
          </w:tcPr>
          <w:p w14:paraId="09F4CCC0" w14:textId="77777777" w:rsidR="009F2BAC" w:rsidRDefault="009F2BAC">
            <w:pPr>
              <w:rPr>
                <w:rFonts w:ascii="Georgia" w:hAnsi="Georgia"/>
                <w:sz w:val="9"/>
                <w:szCs w:val="9"/>
              </w:rPr>
            </w:pPr>
            <w:r>
              <w:rPr>
                <w:rFonts w:ascii="Georgia" w:hAnsi="Georgia"/>
                <w:sz w:val="9"/>
                <w:szCs w:val="9"/>
              </w:rPr>
              <w:t>-</w:t>
            </w:r>
          </w:p>
        </w:tc>
      </w:tr>
    </w:tbl>
    <w:p w14:paraId="6006AE16" w14:textId="77777777" w:rsidR="009F2BAC" w:rsidRDefault="009F2BAC">
      <w:pPr>
        <w:pStyle w:val="Heading1"/>
      </w:pPr>
      <w:commentRangeStart w:id="111"/>
      <w:r>
        <w:rPr>
          <w:rFonts w:hint="eastAsia"/>
        </w:rPr>
        <w:t>Bibliography</w:t>
      </w:r>
      <w:commentRangeEnd w:id="111"/>
      <w:r>
        <w:rPr>
          <w:rStyle w:val="CommentReference"/>
          <w:rFonts w:ascii="Calibri" w:hAnsi="Calibri"/>
          <w:b w:val="0"/>
          <w:bCs w:val="0"/>
          <w:color w:val="auto"/>
          <w:kern w:val="0"/>
        </w:rPr>
        <w:commentReference w:id="111"/>
      </w:r>
    </w:p>
    <w:p w14:paraId="7B517228" w14:textId="77777777" w:rsidR="009F2BAC" w:rsidRDefault="009F2BAC">
      <w:pPr>
        <w:pStyle w:val="NormalWeb"/>
        <w:rPr>
          <w:rFonts w:hint="eastAsia"/>
        </w:rPr>
      </w:pPr>
      <w:r>
        <w:rPr>
          <w:rFonts w:ascii="Georgia" w:hAnsi="Georgia"/>
        </w:rPr>
        <w:t xml:space="preserve">Bachman S, Moat J, Hill AW, de la Torre J, Scott B. 2011. Supporting Red List threat assessments with GeoCAT: geospatial conservation </w:t>
      </w:r>
      <w:proofErr w:type="spellStart"/>
      <w:r>
        <w:rPr>
          <w:rFonts w:ascii="Georgia" w:hAnsi="Georgia"/>
        </w:rPr>
        <w:t>assesment</w:t>
      </w:r>
      <w:proofErr w:type="spellEnd"/>
      <w:r>
        <w:rPr>
          <w:rFonts w:ascii="Georgia" w:hAnsi="Georgia"/>
        </w:rPr>
        <w:t xml:space="preserve"> tool. Smith V, Penev L (Eds) e-Infrastructures for data publis</w:t>
      </w:r>
      <w:r>
        <w:rPr>
          <w:rFonts w:ascii="Georgia" w:hAnsi="Georgia"/>
        </w:rPr>
        <w:t xml:space="preserve">hing in </w:t>
      </w:r>
      <w:proofErr w:type="spellStart"/>
      <w:r>
        <w:rPr>
          <w:rFonts w:ascii="Georgia" w:hAnsi="Georgia"/>
        </w:rPr>
        <w:t>biodiveristy</w:t>
      </w:r>
      <w:proofErr w:type="spellEnd"/>
      <w:r>
        <w:rPr>
          <w:rFonts w:ascii="Georgia" w:hAnsi="Georgia"/>
        </w:rPr>
        <w:t xml:space="preserve"> science. (Accessed: 12-12-2022).</w:t>
      </w:r>
    </w:p>
    <w:p w14:paraId="7E956582" w14:textId="77777777" w:rsidR="009F2BAC" w:rsidRDefault="009F2BAC">
      <w:pPr>
        <w:pStyle w:val="NormalWeb"/>
      </w:pPr>
      <w:r>
        <w:rPr>
          <w:rFonts w:ascii="Georgia" w:hAnsi="Georgia"/>
        </w:rPr>
        <w:t xml:space="preserve">GBIF: the Global Biodiversity Information Facility. 2022. </w:t>
      </w:r>
      <w:proofErr w:type="spellStart"/>
      <w:r>
        <w:rPr>
          <w:rFonts w:ascii="Georgia" w:hAnsi="Georgia"/>
        </w:rPr>
        <w:t>Bulbostylis</w:t>
      </w:r>
      <w:proofErr w:type="spellEnd"/>
      <w:r>
        <w:rPr>
          <w:rFonts w:ascii="Georgia" w:hAnsi="Georgia"/>
        </w:rPr>
        <w:t xml:space="preserve"> </w:t>
      </w:r>
      <w:proofErr w:type="spellStart"/>
      <w:r>
        <w:rPr>
          <w:rFonts w:ascii="Georgia" w:hAnsi="Georgia"/>
        </w:rPr>
        <w:t>microelegans</w:t>
      </w:r>
      <w:proofErr w:type="spellEnd"/>
      <w:r>
        <w:rPr>
          <w:rFonts w:ascii="Georgia" w:hAnsi="Georgia"/>
        </w:rPr>
        <w:t xml:space="preserve">. </w:t>
      </w:r>
      <w:proofErr w:type="spellStart"/>
      <w:r>
        <w:rPr>
          <w:rFonts w:ascii="Georgia" w:hAnsi="Georgia"/>
        </w:rPr>
        <w:t>Occurance</w:t>
      </w:r>
      <w:proofErr w:type="spellEnd"/>
      <w:r>
        <w:rPr>
          <w:rFonts w:ascii="Georgia" w:hAnsi="Georgia"/>
        </w:rPr>
        <w:t xml:space="preserve"> data for </w:t>
      </w:r>
      <w:proofErr w:type="spellStart"/>
      <w:r>
        <w:rPr>
          <w:rFonts w:ascii="Georgia" w:hAnsi="Georgia"/>
        </w:rPr>
        <w:t>Bulbostylis</w:t>
      </w:r>
      <w:proofErr w:type="spellEnd"/>
      <w:r>
        <w:rPr>
          <w:rFonts w:ascii="Georgia" w:hAnsi="Georgia"/>
        </w:rPr>
        <w:t xml:space="preserve"> </w:t>
      </w:r>
      <w:proofErr w:type="spellStart"/>
      <w:r>
        <w:rPr>
          <w:rFonts w:ascii="Georgia" w:hAnsi="Georgia"/>
        </w:rPr>
        <w:t>microelegans</w:t>
      </w:r>
      <w:proofErr w:type="spellEnd"/>
      <w:r>
        <w:rPr>
          <w:rFonts w:ascii="Georgia" w:hAnsi="Georgia"/>
        </w:rPr>
        <w:t xml:space="preserve">. GBIF. Available at: </w:t>
      </w:r>
      <w:hyperlink r:id="rId14" w:history="1">
        <w:r>
          <w:rPr>
            <w:rStyle w:val="16"/>
            <w:rFonts w:ascii="Georgia" w:hAnsi="Georgia"/>
          </w:rPr>
          <w:t>https://doi.org/10.15468/dl.d2ruwt</w:t>
        </w:r>
      </w:hyperlink>
      <w:r>
        <w:rPr>
          <w:rFonts w:ascii="Georgia" w:hAnsi="Georgia"/>
        </w:rPr>
        <w:t>. (Accessed: 09 December 2022).</w:t>
      </w:r>
    </w:p>
    <w:p w14:paraId="44642B88" w14:textId="77777777" w:rsidR="009F2BAC" w:rsidRDefault="009F2BAC">
      <w:pPr>
        <w:pStyle w:val="NormalWeb"/>
      </w:pPr>
      <w:proofErr w:type="spellStart"/>
      <w:r>
        <w:rPr>
          <w:rFonts w:ascii="Georgia" w:hAnsi="Georgia"/>
        </w:rPr>
        <w:t>Hoenselaar.K</w:t>
      </w:r>
      <w:proofErr w:type="spellEnd"/>
      <w:r>
        <w:rPr>
          <w:rFonts w:ascii="Georgia" w:hAnsi="Georgia"/>
        </w:rPr>
        <w:t xml:space="preserve">, </w:t>
      </w:r>
      <w:proofErr w:type="spellStart"/>
      <w:r>
        <w:rPr>
          <w:rFonts w:ascii="Georgia" w:hAnsi="Georgia"/>
        </w:rPr>
        <w:t>Verdcourt.B</w:t>
      </w:r>
      <w:proofErr w:type="spellEnd"/>
      <w:r>
        <w:rPr>
          <w:rFonts w:ascii="Georgia" w:hAnsi="Georgia"/>
        </w:rPr>
        <w:t xml:space="preserve"> &amp; </w:t>
      </w:r>
      <w:proofErr w:type="spellStart"/>
      <w:r>
        <w:rPr>
          <w:rFonts w:ascii="Georgia" w:hAnsi="Georgia"/>
        </w:rPr>
        <w:t>Beentje.H.J</w:t>
      </w:r>
      <w:proofErr w:type="spellEnd"/>
      <w:r>
        <w:rPr>
          <w:rFonts w:ascii="Georgia" w:hAnsi="Georgia"/>
        </w:rPr>
        <w:t xml:space="preserve">. 2010. </w:t>
      </w:r>
      <w:r>
        <w:rPr>
          <w:rFonts w:ascii="Georgia" w:hAnsi="Georgia"/>
          <w:i/>
          <w:iCs/>
        </w:rPr>
        <w:t>Flora of Tropical East Africa</w:t>
      </w:r>
      <w:r>
        <w:rPr>
          <w:rFonts w:ascii="Georgia" w:hAnsi="Georgia"/>
        </w:rPr>
        <w:t>. Royal Botanic Gardens Kew, London.</w:t>
      </w:r>
    </w:p>
    <w:p w14:paraId="51E6CB42" w14:textId="77777777" w:rsidR="009F2BAC" w:rsidRDefault="009F2BAC">
      <w:pPr>
        <w:pStyle w:val="NormalWeb"/>
      </w:pPr>
      <w:r>
        <w:rPr>
          <w:rFonts w:ascii="Georgia" w:hAnsi="Georgia"/>
        </w:rPr>
        <w:t>IUCN. 2020. 8.21 Tanzania. STATE OF PROTECTED AND CONSERVED AREAS REPORT. IUCN.</w:t>
      </w:r>
    </w:p>
    <w:p w14:paraId="1E108E6D" w14:textId="77777777" w:rsidR="009F2BAC" w:rsidRDefault="009F2BAC">
      <w:pPr>
        <w:pStyle w:val="NormalWeb"/>
      </w:pPr>
      <w:r>
        <w:rPr>
          <w:rFonts w:ascii="Georgia" w:hAnsi="Georgia"/>
        </w:rPr>
        <w:t xml:space="preserve">Jafari </w:t>
      </w:r>
      <w:proofErr w:type="spellStart"/>
      <w:r>
        <w:rPr>
          <w:rFonts w:ascii="Georgia" w:hAnsi="Georgia"/>
        </w:rPr>
        <w:t>Kideghesho</w:t>
      </w:r>
      <w:proofErr w:type="spellEnd"/>
      <w:r>
        <w:rPr>
          <w:rFonts w:ascii="Georgia" w:hAnsi="Georgia"/>
        </w:rPr>
        <w:t xml:space="preserve">, </w:t>
      </w:r>
      <w:proofErr w:type="spellStart"/>
      <w:r>
        <w:rPr>
          <w:rFonts w:ascii="Georgia" w:hAnsi="Georgia"/>
        </w:rPr>
        <w:t>Alfan</w:t>
      </w:r>
      <w:proofErr w:type="spellEnd"/>
      <w:r>
        <w:rPr>
          <w:rFonts w:ascii="Georgia" w:hAnsi="Georgia"/>
        </w:rPr>
        <w:t xml:space="preserve"> Rija, </w:t>
      </w:r>
      <w:proofErr w:type="spellStart"/>
      <w:r>
        <w:rPr>
          <w:rFonts w:ascii="Georgia" w:hAnsi="Georgia"/>
        </w:rPr>
        <w:t>Kuruthumu</w:t>
      </w:r>
      <w:proofErr w:type="spellEnd"/>
      <w:r>
        <w:rPr>
          <w:rFonts w:ascii="Georgia" w:hAnsi="Georgia"/>
        </w:rPr>
        <w:t xml:space="preserve"> </w:t>
      </w:r>
      <w:proofErr w:type="spellStart"/>
      <w:r>
        <w:rPr>
          <w:rFonts w:ascii="Georgia" w:hAnsi="Georgia"/>
        </w:rPr>
        <w:t>Mwamende</w:t>
      </w:r>
      <w:proofErr w:type="spellEnd"/>
      <w:r>
        <w:rPr>
          <w:rFonts w:ascii="Georgia" w:hAnsi="Georgia"/>
        </w:rPr>
        <w:t xml:space="preserve">, Ismail Selemani. 2013. Emerging issues and challenges in conservation of </w:t>
      </w:r>
      <w:proofErr w:type="spellStart"/>
      <w:r>
        <w:rPr>
          <w:rFonts w:ascii="Georgia" w:hAnsi="Georgia"/>
        </w:rPr>
        <w:t>biodiveristy</w:t>
      </w:r>
      <w:proofErr w:type="spellEnd"/>
      <w:r>
        <w:rPr>
          <w:rFonts w:ascii="Georgia" w:hAnsi="Georgia"/>
        </w:rPr>
        <w:t xml:space="preserve"> in the rangelands of Tanzania. </w:t>
      </w:r>
      <w:r>
        <w:rPr>
          <w:rFonts w:ascii="Georgia" w:hAnsi="Georgia"/>
          <w:i/>
          <w:iCs/>
        </w:rPr>
        <w:t>Nature C</w:t>
      </w:r>
      <w:r>
        <w:rPr>
          <w:rFonts w:ascii="Georgia" w:hAnsi="Georgia"/>
          <w:i/>
          <w:iCs/>
        </w:rPr>
        <w:t>onservation</w:t>
      </w:r>
      <w:r>
        <w:rPr>
          <w:rFonts w:ascii="Georgia" w:hAnsi="Georgia"/>
        </w:rPr>
        <w:t xml:space="preserve"> 6: 1-29.</w:t>
      </w:r>
    </w:p>
    <w:p w14:paraId="7C34B134" w14:textId="77777777" w:rsidR="009F2BAC" w:rsidRDefault="009F2BAC">
      <w:pPr>
        <w:pStyle w:val="NormalWeb"/>
      </w:pPr>
      <w:r>
        <w:rPr>
          <w:rFonts w:ascii="Georgia" w:hAnsi="Georgia"/>
        </w:rPr>
        <w:t xml:space="preserve">Masumi S. </w:t>
      </w:r>
      <w:proofErr w:type="spellStart"/>
      <w:r>
        <w:rPr>
          <w:rFonts w:ascii="Georgia" w:hAnsi="Georgia"/>
        </w:rPr>
        <w:t>Gudka</w:t>
      </w:r>
      <w:proofErr w:type="spellEnd"/>
      <w:r>
        <w:rPr>
          <w:rFonts w:ascii="Georgia" w:hAnsi="Georgia"/>
        </w:rPr>
        <w:t>. 2020. Kenya National Biodiversity Threat Assessment. BIODEV2030.</w:t>
      </w:r>
    </w:p>
    <w:p w14:paraId="0C7F0E48" w14:textId="77777777" w:rsidR="009F2BAC" w:rsidRDefault="009F2BAC">
      <w:pPr>
        <w:pStyle w:val="NormalWeb"/>
      </w:pPr>
      <w:r>
        <w:rPr>
          <w:rFonts w:ascii="Georgia" w:hAnsi="Georgia"/>
        </w:rPr>
        <w:t xml:space="preserve">Michael Norton-Griffiths, Clive </w:t>
      </w:r>
      <w:proofErr w:type="spellStart"/>
      <w:r>
        <w:rPr>
          <w:rFonts w:ascii="Georgia" w:hAnsi="Georgia"/>
        </w:rPr>
        <w:t>Southley</w:t>
      </w:r>
      <w:proofErr w:type="spellEnd"/>
      <w:r>
        <w:rPr>
          <w:rFonts w:ascii="Georgia" w:hAnsi="Georgia"/>
        </w:rPr>
        <w:t xml:space="preserve">. 1995. The opportunity costs of biodiversity conservation in Kenya. </w:t>
      </w:r>
      <w:r>
        <w:rPr>
          <w:rFonts w:ascii="Georgia" w:hAnsi="Georgia"/>
          <w:i/>
          <w:iCs/>
        </w:rPr>
        <w:t>Ecological Economics</w:t>
      </w:r>
      <w:r>
        <w:rPr>
          <w:rFonts w:ascii="Georgia" w:hAnsi="Georgia"/>
        </w:rPr>
        <w:t xml:space="preserve"> 12: 125-139.</w:t>
      </w:r>
    </w:p>
    <w:p w14:paraId="01539356" w14:textId="77777777" w:rsidR="009F2BAC" w:rsidRDefault="009F2BAC">
      <w:pPr>
        <w:pStyle w:val="NormalWeb"/>
      </w:pPr>
      <w:r>
        <w:rPr>
          <w:rFonts w:ascii="Georgia" w:hAnsi="Georgia"/>
        </w:rPr>
        <w:t xml:space="preserve">Moat, J., Bachman, S., &amp; Walker, B. 2023. </w:t>
      </w:r>
      <w:r>
        <w:rPr>
          <w:rFonts w:ascii="Georgia" w:hAnsi="Georgia"/>
          <w:i/>
          <w:iCs/>
        </w:rPr>
        <w:t xml:space="preserve">(2023). </w:t>
      </w:r>
      <w:proofErr w:type="spellStart"/>
      <w:r>
        <w:rPr>
          <w:rFonts w:ascii="Georgia" w:hAnsi="Georgia"/>
          <w:i/>
          <w:iCs/>
        </w:rPr>
        <w:t>ShinyGeoCAT</w:t>
      </w:r>
      <w:proofErr w:type="spellEnd"/>
      <w:r>
        <w:rPr>
          <w:rFonts w:ascii="Georgia" w:hAnsi="Georgia"/>
          <w:i/>
          <w:iCs/>
        </w:rPr>
        <w:t xml:space="preserve"> - Geospatial Conservation Assessment Tools (BETA)</w:t>
      </w:r>
      <w:r>
        <w:rPr>
          <w:rFonts w:ascii="Georgia" w:hAnsi="Georgia"/>
        </w:rPr>
        <w:t>.</w:t>
      </w:r>
    </w:p>
    <w:p w14:paraId="7E48000A" w14:textId="77777777" w:rsidR="009F2BAC" w:rsidRDefault="009F2BAC">
      <w:pPr>
        <w:pStyle w:val="NormalWeb"/>
      </w:pPr>
      <w:proofErr w:type="spellStart"/>
      <w:r>
        <w:rPr>
          <w:rFonts w:ascii="Georgia" w:hAnsi="Georgia"/>
        </w:rPr>
        <w:t>Nzokizwa</w:t>
      </w:r>
      <w:proofErr w:type="spellEnd"/>
      <w:r>
        <w:rPr>
          <w:rFonts w:ascii="Georgia" w:hAnsi="Georgia"/>
        </w:rPr>
        <w:t xml:space="preserve"> Benoit. 2022. The Politics of Palm Oil and Ecology Towards Poverty Alleviation in </w:t>
      </w:r>
      <w:proofErr w:type="spellStart"/>
      <w:r>
        <w:rPr>
          <w:rFonts w:ascii="Georgia" w:hAnsi="Georgia"/>
        </w:rPr>
        <w:t>Rumonge</w:t>
      </w:r>
      <w:proofErr w:type="spellEnd"/>
      <w:r>
        <w:rPr>
          <w:rFonts w:ascii="Georgia" w:hAnsi="Georgia"/>
        </w:rPr>
        <w:t xml:space="preserve"> </w:t>
      </w:r>
      <w:proofErr w:type="spellStart"/>
      <w:r>
        <w:rPr>
          <w:rFonts w:ascii="Georgia" w:hAnsi="Georgia"/>
        </w:rPr>
        <w:t>Distrit</w:t>
      </w:r>
      <w:proofErr w:type="spellEnd"/>
      <w:r>
        <w:rPr>
          <w:rFonts w:ascii="Georgia" w:hAnsi="Georgia"/>
        </w:rPr>
        <w:t xml:space="preserve">, Burundi: Challenges and Prospects. </w:t>
      </w:r>
      <w:r>
        <w:rPr>
          <w:rFonts w:ascii="Georgia" w:hAnsi="Georgia"/>
          <w:i/>
          <w:iCs/>
        </w:rPr>
        <w:t xml:space="preserve">International Journal of Renaissance </w:t>
      </w:r>
      <w:proofErr w:type="spellStart"/>
      <w:r>
        <w:rPr>
          <w:rFonts w:ascii="Georgia" w:hAnsi="Georgia"/>
          <w:i/>
          <w:iCs/>
        </w:rPr>
        <w:t>Studes</w:t>
      </w:r>
      <w:proofErr w:type="spellEnd"/>
      <w:r>
        <w:rPr>
          <w:rFonts w:ascii="Georgia" w:hAnsi="Georgia"/>
          <w:i/>
          <w:iCs/>
        </w:rPr>
        <w:t xml:space="preserve">-Multi-, Inter- and </w:t>
      </w:r>
      <w:proofErr w:type="spellStart"/>
      <w:r>
        <w:rPr>
          <w:rFonts w:ascii="Georgia" w:hAnsi="Georgia"/>
          <w:i/>
          <w:iCs/>
        </w:rPr>
        <w:t>Transdisciplinarity</w:t>
      </w:r>
      <w:proofErr w:type="spellEnd"/>
      <w:r>
        <w:rPr>
          <w:rFonts w:ascii="Georgia" w:hAnsi="Georgia"/>
        </w:rPr>
        <w:t xml:space="preserve"> 17(2): 131-148.</w:t>
      </w:r>
    </w:p>
    <w:p w14:paraId="2B366982" w14:textId="77777777" w:rsidR="009F2BAC" w:rsidRDefault="009F2BAC">
      <w:pPr>
        <w:pStyle w:val="NormalWeb"/>
      </w:pPr>
      <w:r>
        <w:rPr>
          <w:rFonts w:ascii="Georgia" w:hAnsi="Georgia"/>
        </w:rPr>
        <w:t xml:space="preserve">P. </w:t>
      </w:r>
      <w:proofErr w:type="spellStart"/>
      <w:r>
        <w:rPr>
          <w:rFonts w:ascii="Georgia" w:hAnsi="Georgia"/>
        </w:rPr>
        <w:t>Goetghebeur</w:t>
      </w:r>
      <w:proofErr w:type="spellEnd"/>
      <w:r>
        <w:rPr>
          <w:rFonts w:ascii="Georgia" w:hAnsi="Georgia"/>
        </w:rPr>
        <w:t xml:space="preserve"> and J. </w:t>
      </w:r>
      <w:proofErr w:type="spellStart"/>
      <w:r>
        <w:rPr>
          <w:rFonts w:ascii="Georgia" w:hAnsi="Georgia"/>
        </w:rPr>
        <w:t>Coudijzer</w:t>
      </w:r>
      <w:proofErr w:type="spellEnd"/>
      <w:r>
        <w:rPr>
          <w:rFonts w:ascii="Georgia" w:hAnsi="Georgia"/>
        </w:rPr>
        <w:t xml:space="preserve">. 1985. Studies in </w:t>
      </w:r>
      <w:proofErr w:type="spellStart"/>
      <w:r>
        <w:rPr>
          <w:rFonts w:ascii="Georgia" w:hAnsi="Georgia"/>
        </w:rPr>
        <w:t>Cyperaceae</w:t>
      </w:r>
      <w:proofErr w:type="spellEnd"/>
      <w:r>
        <w:rPr>
          <w:rFonts w:ascii="Georgia" w:hAnsi="Georgia"/>
        </w:rPr>
        <w:t xml:space="preserve"> 5 the Genus </w:t>
      </w:r>
      <w:proofErr w:type="spellStart"/>
      <w:r>
        <w:rPr>
          <w:rFonts w:ascii="Georgia" w:hAnsi="Georgia"/>
        </w:rPr>
        <w:t>Bulbostylis</w:t>
      </w:r>
      <w:proofErr w:type="spellEnd"/>
      <w:r>
        <w:rPr>
          <w:rFonts w:ascii="Georgia" w:hAnsi="Georgia"/>
        </w:rPr>
        <w:t xml:space="preserve"> in Central Africa. </w:t>
      </w:r>
      <w:r>
        <w:rPr>
          <w:rFonts w:ascii="Georgia" w:hAnsi="Georgia"/>
          <w:i/>
          <w:iCs/>
        </w:rPr>
        <w:t xml:space="preserve">Bulletin du Jardin </w:t>
      </w:r>
      <w:proofErr w:type="spellStart"/>
      <w:r>
        <w:rPr>
          <w:rFonts w:ascii="Georgia" w:hAnsi="Georgia"/>
          <w:i/>
          <w:iCs/>
        </w:rPr>
        <w:t>botanique</w:t>
      </w:r>
      <w:proofErr w:type="spellEnd"/>
      <w:r>
        <w:rPr>
          <w:rFonts w:ascii="Georgia" w:hAnsi="Georgia"/>
          <w:i/>
          <w:iCs/>
        </w:rPr>
        <w:t xml:space="preserve"> National de Belgique / B</w:t>
      </w:r>
      <w:r>
        <w:rPr>
          <w:rFonts w:ascii="Georgia" w:hAnsi="Georgia"/>
          <w:i/>
          <w:iCs/>
        </w:rPr>
        <w:t xml:space="preserve">ulletin van de Nationale </w:t>
      </w:r>
      <w:proofErr w:type="spellStart"/>
      <w:r>
        <w:rPr>
          <w:rFonts w:ascii="Georgia" w:hAnsi="Georgia"/>
          <w:i/>
          <w:iCs/>
        </w:rPr>
        <w:t>Plantentuin</w:t>
      </w:r>
      <w:proofErr w:type="spellEnd"/>
      <w:r>
        <w:rPr>
          <w:rFonts w:ascii="Georgia" w:hAnsi="Georgia"/>
          <w:i/>
          <w:iCs/>
        </w:rPr>
        <w:t xml:space="preserve"> van </w:t>
      </w:r>
      <w:proofErr w:type="spellStart"/>
      <w:r>
        <w:rPr>
          <w:rFonts w:ascii="Georgia" w:hAnsi="Georgia"/>
          <w:i/>
          <w:iCs/>
        </w:rPr>
        <w:t>België</w:t>
      </w:r>
      <w:proofErr w:type="spellEnd"/>
      <w:r>
        <w:rPr>
          <w:rFonts w:ascii="Georgia" w:hAnsi="Georgia"/>
          <w:i/>
          <w:iCs/>
        </w:rPr>
        <w:t xml:space="preserve"> Bulletin du Jardin </w:t>
      </w:r>
      <w:proofErr w:type="spellStart"/>
      <w:r>
        <w:rPr>
          <w:rFonts w:ascii="Georgia" w:hAnsi="Georgia"/>
          <w:i/>
          <w:iCs/>
        </w:rPr>
        <w:t>botanique</w:t>
      </w:r>
      <w:proofErr w:type="spellEnd"/>
      <w:r>
        <w:rPr>
          <w:rFonts w:ascii="Georgia" w:hAnsi="Georgia"/>
          <w:i/>
          <w:iCs/>
        </w:rPr>
        <w:t xml:space="preserve"> National de Belgique / Bulletin van de Nationale </w:t>
      </w:r>
      <w:proofErr w:type="spellStart"/>
      <w:r>
        <w:rPr>
          <w:rFonts w:ascii="Georgia" w:hAnsi="Georgia"/>
          <w:i/>
          <w:iCs/>
        </w:rPr>
        <w:t>Plantentuin</w:t>
      </w:r>
      <w:proofErr w:type="spellEnd"/>
      <w:r>
        <w:rPr>
          <w:rFonts w:ascii="Georgia" w:hAnsi="Georgia"/>
          <w:i/>
          <w:iCs/>
        </w:rPr>
        <w:t xml:space="preserve"> van </w:t>
      </w:r>
      <w:proofErr w:type="spellStart"/>
      <w:r>
        <w:rPr>
          <w:rFonts w:ascii="Georgia" w:hAnsi="Georgia"/>
          <w:i/>
          <w:iCs/>
        </w:rPr>
        <w:t>België</w:t>
      </w:r>
      <w:proofErr w:type="spellEnd"/>
      <w:r>
        <w:rPr>
          <w:rFonts w:ascii="Georgia" w:hAnsi="Georgia"/>
        </w:rPr>
        <w:t xml:space="preserve"> 55(1/2): 207-259.</w:t>
      </w:r>
    </w:p>
    <w:p w14:paraId="617A7891" w14:textId="77777777" w:rsidR="009F2BAC" w:rsidRDefault="009F2BAC">
      <w:pPr>
        <w:pStyle w:val="NormalWeb"/>
      </w:pPr>
      <w:r>
        <w:rPr>
          <w:rFonts w:ascii="Georgia" w:hAnsi="Georgia"/>
        </w:rPr>
        <w:t xml:space="preserve">Paul Ssegawa and James Kalema. 2008. Species </w:t>
      </w:r>
      <w:proofErr w:type="spellStart"/>
      <w:r>
        <w:rPr>
          <w:rFonts w:ascii="Georgia" w:hAnsi="Georgia"/>
        </w:rPr>
        <w:t>communties</w:t>
      </w:r>
      <w:proofErr w:type="spellEnd"/>
      <w:r>
        <w:rPr>
          <w:rFonts w:ascii="Georgia" w:hAnsi="Georgia"/>
        </w:rPr>
        <w:t xml:space="preserve"> and associations formed by the fa</w:t>
      </w:r>
      <w:r>
        <w:rPr>
          <w:rFonts w:ascii="Georgia" w:hAnsi="Georgia"/>
        </w:rPr>
        <w:t xml:space="preserve">mily </w:t>
      </w:r>
      <w:proofErr w:type="spellStart"/>
      <w:r>
        <w:rPr>
          <w:rFonts w:ascii="Georgia" w:hAnsi="Georgia"/>
        </w:rPr>
        <w:t>Cyperaceae</w:t>
      </w:r>
      <w:proofErr w:type="spellEnd"/>
      <w:r>
        <w:rPr>
          <w:rFonts w:ascii="Georgia" w:hAnsi="Georgia"/>
        </w:rPr>
        <w:t xml:space="preserve"> Juss. in some of Uganda's wetlands. </w:t>
      </w:r>
      <w:r>
        <w:rPr>
          <w:rFonts w:ascii="Georgia" w:hAnsi="Georgia"/>
          <w:i/>
          <w:iCs/>
        </w:rPr>
        <w:t>African Journal of Ecology</w:t>
      </w:r>
      <w:r>
        <w:rPr>
          <w:rFonts w:ascii="Georgia" w:hAnsi="Georgia"/>
        </w:rPr>
        <w:t xml:space="preserve"> 46: 98-108.</w:t>
      </w:r>
    </w:p>
    <w:p w14:paraId="3270326F" w14:textId="77777777" w:rsidR="009F2BAC" w:rsidRDefault="009F2BAC">
      <w:pPr>
        <w:pStyle w:val="NormalWeb"/>
      </w:pPr>
      <w:r>
        <w:rPr>
          <w:rFonts w:ascii="Georgia" w:hAnsi="Georgia"/>
        </w:rPr>
        <w:t xml:space="preserve">Royal Botanic Gardens, Kew. 2022. Plants of the World Online. Plants of the World Online Dataset. Available at: </w:t>
      </w:r>
      <w:hyperlink r:id="rId15" w:history="1">
        <w:r>
          <w:rPr>
            <w:rStyle w:val="16"/>
            <w:rFonts w:ascii="Georgia" w:hAnsi="Georgia"/>
          </w:rPr>
          <w:t>http://www.plantsoftheworldonline.org/</w:t>
        </w:r>
      </w:hyperlink>
      <w:r>
        <w:rPr>
          <w:rFonts w:ascii="Georgia" w:hAnsi="Georgia"/>
        </w:rPr>
        <w:t>. (Accessed: 13 December 2022).</w:t>
      </w:r>
    </w:p>
    <w:p w14:paraId="154BAB69" w14:textId="77777777" w:rsidR="009F2BAC" w:rsidRDefault="009F2BAC">
      <w:pPr>
        <w:pStyle w:val="NormalWeb"/>
      </w:pPr>
      <w:r>
        <w:rPr>
          <w:rFonts w:ascii="Georgia" w:hAnsi="Georgia"/>
        </w:rPr>
        <w:t xml:space="preserve">Samuel </w:t>
      </w:r>
      <w:proofErr w:type="spellStart"/>
      <w:r>
        <w:rPr>
          <w:rFonts w:ascii="Georgia" w:hAnsi="Georgia"/>
        </w:rPr>
        <w:t>Kanyamibwa</w:t>
      </w:r>
      <w:proofErr w:type="spellEnd"/>
      <w:r>
        <w:rPr>
          <w:rFonts w:ascii="Georgia" w:hAnsi="Georgia"/>
        </w:rPr>
        <w:t xml:space="preserve">. 1998. Impact of war on conservation: Rwandan environment and </w:t>
      </w:r>
      <w:proofErr w:type="spellStart"/>
      <w:r>
        <w:rPr>
          <w:rFonts w:ascii="Georgia" w:hAnsi="Georgia"/>
        </w:rPr>
        <w:t>wildlfie</w:t>
      </w:r>
      <w:proofErr w:type="spellEnd"/>
      <w:r>
        <w:rPr>
          <w:rFonts w:ascii="Georgia" w:hAnsi="Georgia"/>
        </w:rPr>
        <w:t xml:space="preserve"> in </w:t>
      </w:r>
      <w:proofErr w:type="spellStart"/>
      <w:r>
        <w:rPr>
          <w:rFonts w:ascii="Georgia" w:hAnsi="Georgia"/>
        </w:rPr>
        <w:t>agnoy</w:t>
      </w:r>
      <w:proofErr w:type="spellEnd"/>
      <w:r>
        <w:rPr>
          <w:rFonts w:ascii="Georgia" w:hAnsi="Georgia"/>
        </w:rPr>
        <w:t xml:space="preserve">. </w:t>
      </w:r>
      <w:r>
        <w:rPr>
          <w:rFonts w:ascii="Georgia" w:hAnsi="Georgia"/>
          <w:i/>
          <w:iCs/>
        </w:rPr>
        <w:t>Biodiversity and Conservation</w:t>
      </w:r>
      <w:r>
        <w:rPr>
          <w:rFonts w:ascii="Georgia" w:hAnsi="Georgia"/>
        </w:rPr>
        <w:t xml:space="preserve"> </w:t>
      </w:r>
      <w:proofErr w:type="gramStart"/>
      <w:r>
        <w:rPr>
          <w:rFonts w:ascii="Georgia" w:hAnsi="Georgia"/>
        </w:rPr>
        <w:t>7 :</w:t>
      </w:r>
      <w:proofErr w:type="gramEnd"/>
      <w:r>
        <w:rPr>
          <w:rFonts w:ascii="Georgia" w:hAnsi="Georgia"/>
        </w:rPr>
        <w:t xml:space="preserve"> 1399-1406.</w:t>
      </w:r>
    </w:p>
    <w:p w14:paraId="12FBA1E1" w14:textId="77777777" w:rsidR="009F2BAC" w:rsidRDefault="009F2BAC">
      <w:pPr>
        <w:pStyle w:val="NormalWeb"/>
      </w:pPr>
      <w:r>
        <w:rPr>
          <w:rFonts w:ascii="Georgia" w:hAnsi="Georgia"/>
        </w:rPr>
        <w:t xml:space="preserve">Sanjay </w:t>
      </w:r>
      <w:proofErr w:type="gramStart"/>
      <w:r>
        <w:rPr>
          <w:rFonts w:ascii="Georgia" w:hAnsi="Georgia"/>
        </w:rPr>
        <w:t>Mishra ,</w:t>
      </w:r>
      <w:proofErr w:type="gramEnd"/>
      <w:r>
        <w:rPr>
          <w:rFonts w:ascii="Georgia" w:hAnsi="Georgia"/>
        </w:rPr>
        <w:t xml:space="preserve"> Ashutosh Tripathi, Durgesh Kumar Tripathi, and Devendra Kumar Chauhan. 2015. Chapter 18: Role of sedges (</w:t>
      </w:r>
      <w:proofErr w:type="spellStart"/>
      <w:r>
        <w:rPr>
          <w:rFonts w:ascii="Georgia" w:hAnsi="Georgia"/>
        </w:rPr>
        <w:t>Cyperaceae</w:t>
      </w:r>
      <w:proofErr w:type="spellEnd"/>
      <w:r>
        <w:rPr>
          <w:rFonts w:ascii="Georgia" w:hAnsi="Georgia"/>
        </w:rPr>
        <w:t xml:space="preserve">) in wetlands, environmental cleaning and as food material: Possibilities and future perspectives. In: Mohamed Mahgoub </w:t>
      </w:r>
      <w:proofErr w:type="spellStart"/>
      <w:r>
        <w:rPr>
          <w:rFonts w:ascii="Georgia" w:hAnsi="Georgia"/>
        </w:rPr>
        <w:t>Azooz</w:t>
      </w:r>
      <w:proofErr w:type="spellEnd"/>
      <w:r>
        <w:rPr>
          <w:rFonts w:ascii="Georgia" w:hAnsi="Georgia"/>
        </w:rPr>
        <w:t xml:space="preserve"> </w:t>
      </w:r>
      <w:proofErr w:type="spellStart"/>
      <w:r>
        <w:rPr>
          <w:rFonts w:ascii="Georgia" w:hAnsi="Georgia"/>
        </w:rPr>
        <w:t>andParv</w:t>
      </w:r>
      <w:r>
        <w:rPr>
          <w:rFonts w:ascii="Georgia" w:hAnsi="Georgia"/>
        </w:rPr>
        <w:t>aiz</w:t>
      </w:r>
      <w:proofErr w:type="spellEnd"/>
      <w:r>
        <w:rPr>
          <w:rFonts w:ascii="Georgia" w:hAnsi="Georgia"/>
        </w:rPr>
        <w:t xml:space="preserve"> Ahmad (ed.), </w:t>
      </w:r>
      <w:r>
        <w:rPr>
          <w:rFonts w:ascii="Georgia" w:hAnsi="Georgia"/>
          <w:i/>
          <w:iCs/>
        </w:rPr>
        <w:t>Plant-Environment Interaction: Responses and Approaches to Mitigate Stress</w:t>
      </w:r>
      <w:r>
        <w:rPr>
          <w:rFonts w:ascii="Georgia" w:hAnsi="Georgia"/>
        </w:rPr>
        <w:t>, pp. 327-338.</w:t>
      </w:r>
    </w:p>
    <w:p w14:paraId="5A7DFA32" w14:textId="77777777" w:rsidR="009F2BAC" w:rsidRDefault="009F2BAC">
      <w:pPr>
        <w:pStyle w:val="NormalWeb"/>
      </w:pPr>
      <w:r>
        <w:rPr>
          <w:rFonts w:ascii="Georgia" w:hAnsi="Georgia"/>
        </w:rPr>
        <w:t xml:space="preserve">USAID, IRG. 2006. UGANDA BIODIVERSITY AND TROPICAL FOREST ASSESSMENT. In: Bob Winterbottom and Gerald </w:t>
      </w:r>
      <w:proofErr w:type="spellStart"/>
      <w:r>
        <w:rPr>
          <w:rFonts w:ascii="Georgia" w:hAnsi="Georgia"/>
        </w:rPr>
        <w:t>Eilu</w:t>
      </w:r>
      <w:proofErr w:type="spellEnd"/>
      <w:r>
        <w:rPr>
          <w:rFonts w:ascii="Georgia" w:hAnsi="Georgia"/>
        </w:rPr>
        <w:t xml:space="preserve"> for International Resources Group (IRG) (ed</w:t>
      </w:r>
      <w:r>
        <w:rPr>
          <w:rFonts w:ascii="Georgia" w:hAnsi="Georgia"/>
        </w:rPr>
        <w:t>s). United States Agency for International Development under Contract no. EPP-I-00-03-00013-01.</w:t>
      </w:r>
    </w:p>
    <w:p w14:paraId="2DF4389E" w14:textId="77777777" w:rsidR="009F2BAC" w:rsidRDefault="009F2BAC">
      <w:pPr>
        <w:pStyle w:val="NormalWeb"/>
      </w:pPr>
      <w:r>
        <w:rPr>
          <w:rFonts w:ascii="Georgia" w:hAnsi="Georgia"/>
        </w:rPr>
        <w:t>USAID, Three Stones International Rwanda. 2019. RWANDA TROPICAL FORESTS AND BIODIVERSITY ANALYSIS. United States Agency for International Development (USAID).</w:t>
      </w:r>
    </w:p>
    <w:sectPr w:rsidR="00000000">
      <w:pgSz w:w="11906" w:h="16839"/>
      <w:pgMar w:top="1440" w:right="1440" w:bottom="1440" w:left="1440" w:header="851" w:footer="99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3-09-04T11:07:00Z" w:initials="JP">
    <w:p w14:paraId="1981399C" w14:textId="77777777" w:rsidR="009F2BAC" w:rsidRDefault="009F2BAC" w:rsidP="00923253">
      <w:pPr>
        <w:pStyle w:val="CommentText"/>
      </w:pPr>
      <w:r>
        <w:rPr>
          <w:rStyle w:val="CommentReference"/>
        </w:rPr>
        <w:annotationRef/>
      </w:r>
      <w:r>
        <w:t>Brilliant, well done. I'm so impressed that you've created an assessment of such high quality in such a short time working with the team ☺️</w:t>
      </w:r>
    </w:p>
  </w:comment>
  <w:comment w:id="23" w:author="Jack Plummer" w:date="2023-09-04T10:50:00Z" w:initials="JP">
    <w:p w14:paraId="20886746" w14:textId="19D0A277" w:rsidR="00CA39C3" w:rsidRDefault="00CA39C3">
      <w:pPr>
        <w:pStyle w:val="CommentText"/>
      </w:pPr>
      <w:r>
        <w:rPr>
          <w:rStyle w:val="CommentReference"/>
        </w:rPr>
        <w:annotationRef/>
      </w:r>
      <w:r>
        <w:t xml:space="preserve">For in-text citations, we only include first author (et al.)  if &gt;2 authors. </w:t>
      </w:r>
    </w:p>
    <w:p w14:paraId="7EFA3241" w14:textId="77777777" w:rsidR="00CA39C3" w:rsidRDefault="00CA39C3" w:rsidP="00747A44">
      <w:pPr>
        <w:pStyle w:val="CommentText"/>
      </w:pPr>
      <w:r>
        <w:t>If two authors, we link with 'and' rather than '&amp;'. This is just pedantic formatting as required by IUCN ☺️ Also, no comma separator.</w:t>
      </w:r>
      <w:r>
        <w:br/>
        <w:t>E.g. (Lyu 2023) - OK;</w:t>
      </w:r>
      <w:r>
        <w:br/>
        <w:t>(Lyu and Plummer 2023) - OK</w:t>
      </w:r>
      <w:r>
        <w:br/>
        <w:t xml:space="preserve">(Lyu </w:t>
      </w:r>
      <w:r>
        <w:rPr>
          <w:i/>
          <w:iCs/>
        </w:rPr>
        <w:t>et al.</w:t>
      </w:r>
      <w:r>
        <w:t xml:space="preserve"> 2023) - OK</w:t>
      </w:r>
    </w:p>
  </w:comment>
  <w:comment w:id="27" w:author="Jack Plummer" w:date="2023-09-04T10:54:00Z" w:initials="JP">
    <w:p w14:paraId="0F466C47" w14:textId="77777777" w:rsidR="00825C9F" w:rsidRDefault="00825C9F" w:rsidP="006635E0">
      <w:pPr>
        <w:pStyle w:val="CommentText"/>
      </w:pPr>
      <w:r>
        <w:rPr>
          <w:rStyle w:val="CommentReference"/>
        </w:rPr>
        <w:annotationRef/>
      </w:r>
      <w:r>
        <w:t>I would explain that AOO is 100 km2 and number of locations is at least 41, based on known occurrence records, in the assessment rationale. And then say that these are significant understimates and not included in assessment parameters. You've pretty much done this already, but you could specify the generated values. However, remove them from these entries if not contributing to the assessment.</w:t>
      </w:r>
      <w:r>
        <w:br/>
      </w:r>
      <w:r>
        <w:br/>
        <w:t>The reason for this is that if they are retained here, they will be included in any analyses using data from the Red List (but we don't think they are very robust).</w:t>
      </w:r>
    </w:p>
  </w:comment>
  <w:comment w:id="39" w:author="Jack Plummer" w:date="2023-09-04T10:54:00Z" w:initials="JP">
    <w:p w14:paraId="10D939B7" w14:textId="77777777" w:rsidR="00627505" w:rsidRDefault="00627505" w:rsidP="005765EA">
      <w:pPr>
        <w:pStyle w:val="CommentText"/>
      </w:pPr>
      <w:r>
        <w:rPr>
          <w:rStyle w:val="CommentReference"/>
        </w:rPr>
        <w:annotationRef/>
      </w:r>
      <w:r>
        <w:t>Round to whole number i.e. 1374729</w:t>
      </w:r>
    </w:p>
  </w:comment>
  <w:comment w:id="50" w:author="Jack Plummer" w:date="2023-09-04T11:01:00Z" w:initials="JP">
    <w:p w14:paraId="27DA9B7A" w14:textId="77777777" w:rsidR="00407F02" w:rsidRDefault="00407F02" w:rsidP="00405D8E">
      <w:pPr>
        <w:pStyle w:val="CommentText"/>
      </w:pPr>
      <w:r>
        <w:rPr>
          <w:rStyle w:val="CommentReference"/>
        </w:rPr>
        <w:annotationRef/>
      </w:r>
      <w:r>
        <w:t>This is Geocat website. Moat et al. 2023 (EOO justification) is the shiny app. Either is fine, but best to have only one!</w:t>
      </w:r>
    </w:p>
  </w:comment>
  <w:comment w:id="52" w:author="Jack Plummer" w:date="2023-09-04T10:57:00Z" w:initials="JP">
    <w:p w14:paraId="0124279B" w14:textId="09D7C955" w:rsidR="002E5A60" w:rsidRDefault="002E5A60" w:rsidP="00A3798C">
      <w:pPr>
        <w:pStyle w:val="CommentText"/>
      </w:pPr>
      <w:r>
        <w:rPr>
          <w:rStyle w:val="CommentReference"/>
        </w:rPr>
        <w:annotationRef/>
      </w:r>
      <w:r>
        <w:t>This is where you could cite source of data e.g. GBIF</w:t>
      </w:r>
    </w:p>
  </w:comment>
  <w:comment w:id="60" w:author="Jack Plummer" w:date="2023-09-04T10:59:00Z" w:initials="JP">
    <w:p w14:paraId="22F71E09" w14:textId="77777777" w:rsidR="00750312" w:rsidRDefault="00750312" w:rsidP="000E1E31">
      <w:pPr>
        <w:pStyle w:val="CommentText"/>
      </w:pPr>
      <w:r>
        <w:rPr>
          <w:rStyle w:val="CommentReference"/>
        </w:rPr>
        <w:annotationRef/>
      </w:r>
      <w:r>
        <w:t>Perhaps specify here that it is a graminoid/sedge</w:t>
      </w:r>
    </w:p>
  </w:comment>
  <w:comment w:id="63" w:author="Jack Plummer" w:date="2023-09-04T10:59:00Z" w:initials="JP">
    <w:p w14:paraId="277AB6FA" w14:textId="278625ED" w:rsidR="00E9054B" w:rsidRDefault="00E9054B" w:rsidP="005939AB">
      <w:pPr>
        <w:pStyle w:val="CommentText"/>
      </w:pPr>
      <w:r>
        <w:rPr>
          <w:rStyle w:val="CommentReference"/>
        </w:rPr>
        <w:annotationRef/>
      </w:r>
      <w:r>
        <w:t>Complete</w:t>
      </w:r>
    </w:p>
  </w:comment>
  <w:comment w:id="64" w:author="Jack Plummer" w:date="2023-09-04T11:00:00Z" w:initials="JP">
    <w:p w14:paraId="48D1BCC9" w14:textId="77777777" w:rsidR="00407F02" w:rsidRDefault="00C259E6" w:rsidP="00F449E1">
      <w:pPr>
        <w:pStyle w:val="CommentText"/>
      </w:pPr>
      <w:r>
        <w:rPr>
          <w:rStyle w:val="CommentReference"/>
        </w:rPr>
        <w:annotationRef/>
      </w:r>
      <w:r w:rsidR="00407F02">
        <w:t>I think 'marginal' might be the better word to use, but if reference uses this wording - ignore me!</w:t>
      </w:r>
    </w:p>
  </w:comment>
  <w:comment w:id="100" w:author="Jack Plummer" w:date="2023-09-04T11:05:00Z" w:initials="JP">
    <w:p w14:paraId="718840C7" w14:textId="77777777" w:rsidR="003250C2" w:rsidRDefault="003250C2" w:rsidP="00116C4D">
      <w:pPr>
        <w:pStyle w:val="CommentText"/>
      </w:pPr>
      <w:r>
        <w:rPr>
          <w:rStyle w:val="CommentReference"/>
        </w:rPr>
        <w:annotationRef/>
      </w:r>
      <w:r>
        <w:t>This is the protected planet website which shows the world's protected areas. Reference should be searchable on SIS.</w:t>
      </w:r>
    </w:p>
  </w:comment>
  <w:comment w:id="108" w:author="Jack Plummer" w:date="2023-09-04T11:06:00Z" w:initials="JP">
    <w:p w14:paraId="16958015" w14:textId="77777777" w:rsidR="009F2BAC" w:rsidRDefault="009F2BAC" w:rsidP="00D84CE6">
      <w:pPr>
        <w:pStyle w:val="CommentText"/>
      </w:pPr>
      <w:r>
        <w:rPr>
          <w:rStyle w:val="CommentReference"/>
        </w:rPr>
        <w:annotationRef/>
      </w:r>
      <w:r>
        <w:t>This is reference for BGCI's PlantSearch tool which shows ex situ conservation sites. Again, reference will be searchable on SIS.</w:t>
      </w:r>
    </w:p>
  </w:comment>
  <w:comment w:id="111" w:author="Jack Plummer" w:date="2023-09-04T11:08:00Z" w:initials="JP">
    <w:p w14:paraId="03674D94" w14:textId="77777777" w:rsidR="009F2BAC" w:rsidRDefault="009F2BAC" w:rsidP="00BC12D7">
      <w:pPr>
        <w:pStyle w:val="CommentText"/>
      </w:pPr>
      <w:r>
        <w:rPr>
          <w:rStyle w:val="CommentReference"/>
        </w:rPr>
        <w:annotationRef/>
      </w:r>
      <w:r>
        <w:t>To tidy as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81399C" w15:done="0"/>
  <w15:commentEx w15:paraId="7EFA3241" w15:done="0"/>
  <w15:commentEx w15:paraId="0F466C47" w15:done="0"/>
  <w15:commentEx w15:paraId="10D939B7" w15:done="0"/>
  <w15:commentEx w15:paraId="27DA9B7A" w15:done="0"/>
  <w15:commentEx w15:paraId="0124279B" w15:done="0"/>
  <w15:commentEx w15:paraId="22F71E09" w15:done="0"/>
  <w15:commentEx w15:paraId="277AB6FA" w15:done="0"/>
  <w15:commentEx w15:paraId="48D1BCC9" w15:done="0"/>
  <w15:commentEx w15:paraId="718840C7" w15:done="0"/>
  <w15:commentEx w15:paraId="16958015" w15:done="0"/>
  <w15:commentEx w15:paraId="03674D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70DD1" w16cex:dateUtc="2023-09-04T10:07:00Z"/>
  <w16cex:commentExtensible w16cex:durableId="5C3CE65B" w16cex:dateUtc="2023-09-04T09:50:00Z"/>
  <w16cex:commentExtensible w16cex:durableId="0BAE610C" w16cex:dateUtc="2023-09-04T09:54:00Z"/>
  <w16cex:commentExtensible w16cex:durableId="401A59E8" w16cex:dateUtc="2023-09-04T09:54:00Z"/>
  <w16cex:commentExtensible w16cex:durableId="00019FD3" w16cex:dateUtc="2023-09-04T10:01:00Z"/>
  <w16cex:commentExtensible w16cex:durableId="152A16CB" w16cex:dateUtc="2023-09-04T09:57:00Z"/>
  <w16cex:commentExtensible w16cex:durableId="3F602D20" w16cex:dateUtc="2023-09-04T09:59:00Z"/>
  <w16cex:commentExtensible w16cex:durableId="056E569D" w16cex:dateUtc="2023-09-04T09:59:00Z"/>
  <w16cex:commentExtensible w16cex:durableId="7CE99A9B" w16cex:dateUtc="2023-09-04T10:00:00Z"/>
  <w16cex:commentExtensible w16cex:durableId="5DB3F2AC" w16cex:dateUtc="2023-09-04T10:05:00Z"/>
  <w16cex:commentExtensible w16cex:durableId="5DE652E4" w16cex:dateUtc="2023-09-04T10:06:00Z"/>
  <w16cex:commentExtensible w16cex:durableId="12936156" w16cex:dateUtc="2023-09-04T1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81399C" w16cid:durableId="26C70DD1"/>
  <w16cid:commentId w16cid:paraId="7EFA3241" w16cid:durableId="5C3CE65B"/>
  <w16cid:commentId w16cid:paraId="0F466C47" w16cid:durableId="0BAE610C"/>
  <w16cid:commentId w16cid:paraId="10D939B7" w16cid:durableId="401A59E8"/>
  <w16cid:commentId w16cid:paraId="27DA9B7A" w16cid:durableId="00019FD3"/>
  <w16cid:commentId w16cid:paraId="0124279B" w16cid:durableId="152A16CB"/>
  <w16cid:commentId w16cid:paraId="22F71E09" w16cid:durableId="3F602D20"/>
  <w16cid:commentId w16cid:paraId="277AB6FA" w16cid:durableId="056E569D"/>
  <w16cid:commentId w16cid:paraId="48D1BCC9" w16cid:durableId="7CE99A9B"/>
  <w16cid:commentId w16cid:paraId="718840C7" w16cid:durableId="5DB3F2AC"/>
  <w16cid:commentId w16cid:paraId="16958015" w16cid:durableId="5DE652E4"/>
  <w16cid:commentId w16cid:paraId="03674D94" w16cid:durableId="129361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0"/>
  <w:displayHorizontalDrawingGridEvery w:val="0"/>
  <w:displayVerticalDrawingGridEvery w:val="2"/>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1D09"/>
    <w:rsid w:val="0008756B"/>
    <w:rsid w:val="00162D48"/>
    <w:rsid w:val="002E5A60"/>
    <w:rsid w:val="00311277"/>
    <w:rsid w:val="003250C2"/>
    <w:rsid w:val="003C575D"/>
    <w:rsid w:val="00407F02"/>
    <w:rsid w:val="00571207"/>
    <w:rsid w:val="00627505"/>
    <w:rsid w:val="00750312"/>
    <w:rsid w:val="007E7D5B"/>
    <w:rsid w:val="00825C9F"/>
    <w:rsid w:val="009F2BAC"/>
    <w:rsid w:val="00AA1D09"/>
    <w:rsid w:val="00C259E6"/>
    <w:rsid w:val="00CA39C3"/>
    <w:rsid w:val="00E905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1F5076"/>
  <w15:chartTrackingRefBased/>
  <w15:docId w15:val="{8CB2A592-4266-4D0F-A835-7A2D552C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SimSun" w:hAnsi="Calibri"/>
      <w:sz w:val="24"/>
      <w:szCs w:val="24"/>
    </w:rPr>
  </w:style>
  <w:style w:type="paragraph" w:styleId="Heading1">
    <w:name w:val="heading 1"/>
    <w:basedOn w:val="Normal"/>
    <w:next w:val="Normal"/>
    <w:qFormat/>
    <w:pPr>
      <w:pBdr>
        <w:top w:val="single" w:sz="6" w:space="0" w:color="000000"/>
        <w:bottom w:val="single" w:sz="6" w:space="0" w:color="000000"/>
      </w:pBdr>
      <w:shd w:val="clear" w:color="auto" w:fill="CCCCCC"/>
      <w:spacing w:before="100" w:beforeAutospacing="1" w:after="100" w:afterAutospacing="1"/>
      <w:jc w:val="right"/>
      <w:outlineLvl w:val="0"/>
    </w:pPr>
    <w:rPr>
      <w:rFonts w:ascii="SimSun" w:hAnsi="SimSun"/>
      <w:b/>
      <w:bCs/>
      <w:color w:val="000000"/>
      <w:kern w:val="44"/>
      <w:sz w:val="33"/>
      <w:szCs w:val="33"/>
    </w:rPr>
  </w:style>
  <w:style w:type="paragraph" w:styleId="Heading2">
    <w:name w:val="heading 2"/>
    <w:basedOn w:val="Normal"/>
    <w:next w:val="Normal"/>
    <w:qFormat/>
    <w:pPr>
      <w:pBdr>
        <w:bottom w:val="single" w:sz="2" w:space="0" w:color="808080"/>
      </w:pBdr>
      <w:spacing w:before="100" w:beforeAutospacing="1" w:after="100" w:afterAutospacing="1"/>
      <w:outlineLvl w:val="1"/>
    </w:pPr>
    <w:rPr>
      <w:rFonts w:ascii="SimSun" w:hAnsi="SimSun"/>
      <w:b/>
      <w:bCs/>
      <w:sz w:val="31"/>
      <w:szCs w:val="31"/>
    </w:rPr>
  </w:style>
  <w:style w:type="paragraph" w:styleId="Heading3">
    <w:name w:val="heading 3"/>
    <w:basedOn w:val="Normal"/>
    <w:next w:val="Normal"/>
    <w:qFormat/>
    <w:pPr>
      <w:spacing w:before="100" w:beforeAutospacing="1" w:after="100" w:afterAutospacing="1"/>
      <w:outlineLvl w:val="2"/>
    </w:pPr>
    <w:rPr>
      <w:rFonts w:ascii="SimSun" w:hAnsi="SimSun"/>
      <w:b/>
      <w:bCs/>
      <w:sz w:val="27"/>
      <w:szCs w:val="27"/>
    </w:rPr>
  </w:style>
  <w:style w:type="paragraph" w:styleId="Heading4">
    <w:name w:val="heading 4"/>
    <w:basedOn w:val="Normal"/>
    <w:next w:val="Normal"/>
    <w:qFormat/>
    <w:pPr>
      <w:spacing w:before="100" w:beforeAutospacing="1" w:after="100" w:afterAutospacing="1"/>
      <w:outlineLvl w:val="3"/>
    </w:pPr>
    <w:rPr>
      <w:rFonts w:ascii="SimSun" w:hAnsi="SimSun"/>
      <w:b/>
      <w:bCs/>
      <w:sz w:val="25"/>
      <w:szCs w:val="25"/>
    </w:rPr>
  </w:style>
  <w:style w:type="paragraph" w:styleId="Heading5">
    <w:name w:val="heading 5"/>
    <w:basedOn w:val="Normal"/>
    <w:next w:val="Normal"/>
    <w:qFormat/>
    <w:pPr>
      <w:spacing w:before="100" w:beforeAutospacing="1" w:after="100" w:afterAutospacing="1"/>
      <w:outlineLvl w:val="4"/>
    </w:pPr>
    <w:rPr>
      <w:rFonts w:ascii="SimSun" w:hAnsi="SimSun"/>
      <w:b/>
      <w:bCs/>
      <w:sz w:val="23"/>
      <w:szCs w:val="23"/>
    </w:rPr>
  </w:style>
  <w:style w:type="paragraph" w:styleId="Heading6">
    <w:name w:val="heading 6"/>
    <w:basedOn w:val="Normal"/>
    <w:next w:val="Normal"/>
    <w:qFormat/>
    <w:pPr>
      <w:spacing w:before="100" w:beforeAutospacing="1" w:after="100" w:afterAutospacing="1"/>
      <w:outlineLvl w:val="5"/>
    </w:pPr>
    <w:rPr>
      <w:rFonts w:ascii="SimSun" w:hAnsi="SimSu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rPr>
      <w:rFonts w:ascii="Times New Roman" w:eastAsiaTheme="minorEastAsia" w:hAnsi="Times New Roman"/>
    </w:rPr>
  </w:style>
  <w:style w:type="paragraph" w:styleId="HTMLPreformatted">
    <w:name w:val="HTML Preformatted"/>
    <w:basedOn w:val="Normal"/>
    <w:rPr>
      <w:rFonts w:ascii="SimSun" w:hAnsi="SimSun"/>
    </w:rPr>
  </w:style>
  <w:style w:type="character" w:customStyle="1" w:styleId="HTMLPreformattedChar">
    <w:name w:val="HTML Preformatted Char"/>
    <w:basedOn w:val="DefaultParagraphFont"/>
    <w:rPr>
      <w:rFonts w:ascii="Consolas" w:eastAsia="SimSun" w:hAnsi="Consolas"/>
    </w:rPr>
  </w:style>
  <w:style w:type="paragraph" w:customStyle="1" w:styleId="databorder">
    <w:name w:val="databorder"/>
    <w:basedOn w:val="Normal"/>
    <w:pPr>
      <w:pBdr>
        <w:bottom w:val="single" w:sz="2" w:space="0" w:color="CCCCCC"/>
      </w:pBdr>
    </w:pPr>
  </w:style>
  <w:style w:type="paragraph" w:styleId="NormalWeb">
    <w:name w:val="Normal (Web)"/>
    <w:basedOn w:val="Normal"/>
    <w:pPr>
      <w:spacing w:before="100" w:beforeAutospacing="1" w:after="100" w:afterAutospacing="1"/>
    </w:pPr>
    <w:rPr>
      <w:sz w:val="9"/>
      <w:szCs w:val="9"/>
    </w:rPr>
  </w:style>
  <w:style w:type="paragraph" w:customStyle="1" w:styleId="datalabel">
    <w:name w:val="datalabel"/>
    <w:basedOn w:val="Normal"/>
    <w:rPr>
      <w:b/>
      <w:bCs/>
    </w:rPr>
  </w:style>
  <w:style w:type="character" w:customStyle="1" w:styleId="10">
    <w:name w:val="10"/>
    <w:basedOn w:val="DefaultParagraphFont"/>
    <w:rPr>
      <w:rFonts w:ascii="Times New Roman" w:hAnsi="Times New Roman" w:cs="Times New Roman" w:hint="default"/>
    </w:rPr>
  </w:style>
  <w:style w:type="character" w:customStyle="1" w:styleId="15">
    <w:name w:val="15"/>
    <w:basedOn w:val="DefaultParagraphFont"/>
    <w:rPr>
      <w:rFonts w:ascii="Times New Roman" w:hAnsi="Times New Roman" w:cs="Times New Roman" w:hint="default"/>
      <w:i/>
      <w:iCs/>
    </w:rPr>
  </w:style>
  <w:style w:type="character" w:customStyle="1" w:styleId="16">
    <w:name w:val="16"/>
    <w:basedOn w:val="DefaultParagraphFont"/>
    <w:rPr>
      <w:rFonts w:ascii="Times New Roman" w:hAnsi="Times New Roman" w:cs="Times New Roman" w:hint="default"/>
      <w:color w:val="0000FF"/>
      <w:u w:val="single"/>
    </w:rPr>
  </w:style>
  <w:style w:type="character" w:customStyle="1" w:styleId="17">
    <w:name w:val="17"/>
    <w:basedOn w:val="DefaultParagraphFont"/>
    <w:rPr>
      <w:rFonts w:ascii="Times New Roman" w:hAnsi="Times New Roman" w:cs="Times New Roman" w:hint="default"/>
      <w:b/>
      <w:bCs/>
    </w:rPr>
  </w:style>
  <w:style w:type="character" w:customStyle="1" w:styleId="18">
    <w:name w:val="18"/>
    <w:basedOn w:val="DefaultParagraphFont"/>
    <w:rPr>
      <w:rFonts w:ascii="Times New Roman" w:hAnsi="Times New Roman" w:cs="Times New Roman" w:hint="default"/>
      <w:b/>
      <w:bCs/>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Revision">
    <w:name w:val="Revision"/>
    <w:hidden/>
    <w:uiPriority w:val="99"/>
    <w:unhideWhenUsed/>
    <w:rsid w:val="00AA1D09"/>
    <w:rPr>
      <w:rFonts w:ascii="Calibri" w:eastAsia="SimSun" w:hAnsi="Calibri"/>
      <w:sz w:val="24"/>
      <w:szCs w:val="24"/>
    </w:rPr>
  </w:style>
  <w:style w:type="character" w:styleId="CommentReference">
    <w:name w:val="annotation reference"/>
    <w:basedOn w:val="DefaultParagraphFont"/>
    <w:rsid w:val="00CA39C3"/>
    <w:rPr>
      <w:sz w:val="16"/>
      <w:szCs w:val="16"/>
    </w:rPr>
  </w:style>
  <w:style w:type="paragraph" w:styleId="CommentText">
    <w:name w:val="annotation text"/>
    <w:basedOn w:val="Normal"/>
    <w:link w:val="CommentTextChar"/>
    <w:rsid w:val="00CA39C3"/>
    <w:rPr>
      <w:sz w:val="20"/>
      <w:szCs w:val="20"/>
    </w:rPr>
  </w:style>
  <w:style w:type="character" w:customStyle="1" w:styleId="CommentTextChar">
    <w:name w:val="Comment Text Char"/>
    <w:basedOn w:val="DefaultParagraphFont"/>
    <w:link w:val="CommentText"/>
    <w:rsid w:val="00CA39C3"/>
    <w:rPr>
      <w:rFonts w:ascii="Calibri" w:eastAsia="SimSun" w:hAnsi="Calibri"/>
    </w:rPr>
  </w:style>
  <w:style w:type="paragraph" w:styleId="CommentSubject">
    <w:name w:val="annotation subject"/>
    <w:basedOn w:val="CommentText"/>
    <w:next w:val="CommentText"/>
    <w:link w:val="CommentSubjectChar"/>
    <w:rsid w:val="00CA39C3"/>
    <w:rPr>
      <w:b/>
      <w:bCs/>
    </w:rPr>
  </w:style>
  <w:style w:type="character" w:customStyle="1" w:styleId="CommentSubjectChar">
    <w:name w:val="Comment Subject Char"/>
    <w:basedOn w:val="CommentTextChar"/>
    <w:link w:val="CommentSubject"/>
    <w:rsid w:val="00CA39C3"/>
    <w:rPr>
      <w:rFonts w:ascii="Calibri" w:eastAsia="SimSun"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www.plantsoftheworldonline.org/"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file:///C:\Users\jpl10kg\AppData\Local\Microsoft\Windows\INetCache\Content.Outlook\DQT4LHT0\Bulbostylis%20microelegans%20IUCN%20Draft2.files\Bulbostylis%20microelegans%20IUCN%20Draft2111.png" TargetMode="External"/><Relationship Id="rId14" Type="http://schemas.openxmlformats.org/officeDocument/2006/relationships/hyperlink" Target="https://doi.org/10.15468/dl.d2ruw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1" ma:contentTypeDescription="Create a new document." ma:contentTypeScope="" ma:versionID="a174c64d5e61a3eb02190a7d1046e278">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739662c53ce53c799fbb84414a44c56"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2A84A6-C716-4FCE-B1D0-297D0117C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6776F0-05D9-411C-BF77-85F9E2EB4907}">
  <ds:schemaRefs>
    <ds:schemaRef ds:uri="Microsoft.SharePoint.Taxonomy.ContentTypeSync"/>
  </ds:schemaRefs>
</ds:datastoreItem>
</file>

<file path=customXml/itemProps3.xml><?xml version="1.0" encoding="utf-8"?>
<ds:datastoreItem xmlns:ds="http://schemas.openxmlformats.org/officeDocument/2006/customXml" ds:itemID="{846CE2DE-6436-4041-8A1B-E338942F306A}">
  <ds:schemaRefs>
    <ds:schemaRef ds:uri="http://schemas.microsoft.com/sharepoint/events"/>
  </ds:schemaRefs>
</ds:datastoreItem>
</file>

<file path=customXml/itemProps4.xml><?xml version="1.0" encoding="utf-8"?>
<ds:datastoreItem xmlns:ds="http://schemas.openxmlformats.org/officeDocument/2006/customXml" ds:itemID="{4227F8E1-7498-4EB0-BCF9-1E64DB1FA42E}">
  <ds:schemaRefs>
    <ds:schemaRef ds:uri="http://schemas.microsoft.com/sharepoint/v3/contenttype/forms"/>
  </ds:schemaRefs>
</ds:datastoreItem>
</file>

<file path=customXml/itemProps5.xml><?xml version="1.0" encoding="utf-8"?>
<ds:datastoreItem xmlns:ds="http://schemas.openxmlformats.org/officeDocument/2006/customXml" ds:itemID="{FF94BCE0-A356-4E1B-847B-3116C8C94EB2}">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3174fa65-5130-4218-be7b-3006b691958f"/>
    <ds:schemaRef ds:uri="150f78d0-e5c4-40ba-9879-1115501c63e5"/>
    <ds:schemaRef ds:uri="http://purl.org/dc/terms/"/>
    <ds:schemaRef ds:uri="http://schemas.microsoft.com/office/infopath/2007/PartnerControls"/>
    <ds:schemaRef ds:uri="590658d6-28a4-43df-8461-354b94568f6c"/>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1652</Words>
  <Characters>10099</Characters>
  <Application>Microsoft Office Word</Application>
  <DocSecurity>0</DocSecurity>
  <Lines>84</Lines>
  <Paragraphs>23</Paragraphs>
  <ScaleCrop>false</ScaleCrop>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zryan</dc:creator>
  <cp:keywords/>
  <dc:description/>
  <cp:lastModifiedBy>Jack Plummer</cp:lastModifiedBy>
  <cp:revision>18</cp:revision>
  <dcterms:created xsi:type="dcterms:W3CDTF">2023-09-04T09:45:00Z</dcterms:created>
  <dcterms:modified xsi:type="dcterms:W3CDTF">2023-09-04T10:08:00Z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8C900A103D8C461DACE6A56735723AD6_12</vt:lpwstr>
  </property>
  <property fmtid="{D5CDD505-2E9C-101B-9397-08002B2CF9AE}" pid="4" name="ContentTypeId">
    <vt:lpwstr>0x01010051DB2FC3823E56459E6430ADD130773C</vt:lpwstr>
  </property>
  <property fmtid="{D5CDD505-2E9C-101B-9397-08002B2CF9AE}" pid="5" name="MediaServiceImageTags">
    <vt:lpwstr/>
  </property>
</Properties>
</file>