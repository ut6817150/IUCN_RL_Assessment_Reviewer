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13288" w14:textId="77777777" w:rsidR="00A86288" w:rsidRDefault="00A86288">
      <w:pPr>
        <w:jc w:val="center"/>
        <w:divId w:val="794561629"/>
        <w:rPr>
          <w:rFonts w:ascii="Georgia" w:hAnsi="Georgia"/>
          <w:b/>
          <w:bCs/>
          <w:sz w:val="29"/>
          <w:szCs w:val="29"/>
        </w:rPr>
      </w:pPr>
      <w:r>
        <w:rPr>
          <w:rFonts w:ascii="Georgia" w:hAnsi="Georgia"/>
          <w:b/>
          <w:bCs/>
          <w:sz w:val="29"/>
          <w:szCs w:val="29"/>
        </w:rPr>
        <w:t>Draft</w:t>
      </w:r>
    </w:p>
    <w:p w14:paraId="326C4C4C" w14:textId="77777777" w:rsidR="00A86288" w:rsidRDefault="00C77534">
      <w:pPr>
        <w:divId w:val="1236939128"/>
        <w:rPr>
          <w:rFonts w:ascii="Georgia" w:hAnsi="Georgia"/>
          <w:sz w:val="18"/>
          <w:szCs w:val="18"/>
        </w:rPr>
      </w:pPr>
      <w:r>
        <w:rPr>
          <w:rFonts w:ascii="Georgia" w:hAnsi="Georgia"/>
          <w:noProof/>
          <w:sz w:val="18"/>
          <w:szCs w:val="18"/>
        </w:rPr>
        <w:fldChar w:fldCharType="begin"/>
      </w:r>
      <w:r>
        <w:rPr>
          <w:rFonts w:ascii="Georgia" w:hAnsi="Georgia"/>
          <w:noProof/>
          <w:sz w:val="18"/>
          <w:szCs w:val="18"/>
        </w:rPr>
        <w:instrText xml:space="preserve"> </w:instrText>
      </w:r>
      <w:r>
        <w:rPr>
          <w:rFonts w:ascii="Georgia" w:hAnsi="Georgia"/>
          <w:noProof/>
          <w:sz w:val="18"/>
          <w:szCs w:val="18"/>
        </w:rPr>
        <w:instrText>INCLUDEPICTURE  \d "C:\\Users\\resources\\redListLogo.jpg" \* MERGEFORMATINET</w:instrText>
      </w:r>
      <w:r>
        <w:rPr>
          <w:rFonts w:ascii="Georgia" w:hAnsi="Georgia"/>
          <w:noProof/>
          <w:sz w:val="18"/>
          <w:szCs w:val="18"/>
        </w:rPr>
        <w:instrText xml:space="preserve"> </w:instrText>
      </w:r>
      <w:r>
        <w:rPr>
          <w:rFonts w:ascii="Georgia" w:hAnsi="Georgia"/>
          <w:noProof/>
          <w:sz w:val="18"/>
          <w:szCs w:val="18"/>
        </w:rPr>
        <w:fldChar w:fldCharType="separate"/>
      </w:r>
      <w:r>
        <w:rPr>
          <w:rFonts w:ascii="Georgia" w:hAnsi="Georgia"/>
          <w:noProof/>
          <w:sz w:val="18"/>
          <w:szCs w:val="18"/>
        </w:rPr>
        <w:pict w14:anchorId="6F2B7E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ogo" style="width:24pt;height:24pt;visibility:visible">
            <v:imagedata r:id="rId9"/>
          </v:shape>
        </w:pict>
      </w:r>
      <w:r>
        <w:rPr>
          <w:rFonts w:ascii="Georgia" w:hAnsi="Georgia"/>
          <w:noProof/>
          <w:sz w:val="18"/>
          <w:szCs w:val="18"/>
        </w:rPr>
        <w:fldChar w:fldCharType="end"/>
      </w:r>
    </w:p>
    <w:p w14:paraId="7FB7BE9F" w14:textId="77777777" w:rsidR="00A86288" w:rsidRDefault="00A86288">
      <w:pPr>
        <w:shd w:val="clear" w:color="auto" w:fill="FFFFFF"/>
        <w:spacing w:before="100" w:beforeAutospacing="1" w:after="100" w:afterAutospacing="1"/>
        <w:jc w:val="right"/>
        <w:outlineLvl w:val="1"/>
        <w:divId w:val="1236939128"/>
        <w:rPr>
          <w:rFonts w:ascii="Georgia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hAnsi="Georgia"/>
          <w:b/>
          <w:bCs/>
          <w:color w:val="000000"/>
          <w:kern w:val="36"/>
          <w:sz w:val="29"/>
          <w:szCs w:val="29"/>
        </w:rPr>
        <w:t>Adinandra</w:t>
      </w:r>
      <w:proofErr w:type="spellEnd"/>
      <w:r>
        <w:rPr>
          <w:rStyle w:val="Emphasis"/>
          <w:rFonts w:ascii="Georgia" w:hAnsi="Georgia"/>
          <w:b/>
          <w:bCs/>
          <w:color w:val="000000"/>
          <w:kern w:val="36"/>
          <w:sz w:val="29"/>
          <w:szCs w:val="29"/>
        </w:rPr>
        <w:t xml:space="preserve"> oblonga</w:t>
      </w:r>
      <w:r>
        <w:rPr>
          <w:rFonts w:ascii="Georgia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hAnsi="Georgia"/>
          <w:b/>
          <w:bCs/>
          <w:color w:val="000000"/>
          <w:kern w:val="36"/>
          <w:sz w:val="29"/>
          <w:szCs w:val="29"/>
        </w:rPr>
        <w:t>Craib</w:t>
      </w:r>
      <w:proofErr w:type="spellEnd"/>
    </w:p>
    <w:p w14:paraId="4718D0BF" w14:textId="77777777" w:rsidR="00A86288" w:rsidRDefault="00A86288">
      <w:pPr>
        <w:jc w:val="right"/>
        <w:divId w:val="1236939128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PLANTAE - TRACHEOPHYTA - MAGNOLIOPSIDA - ERICALES - PENTAPHYLACACEAE - </w:t>
      </w:r>
      <w:proofErr w:type="spellStart"/>
      <w:r>
        <w:rPr>
          <w:rFonts w:ascii="Georgia" w:hAnsi="Georgia"/>
          <w:sz w:val="18"/>
          <w:szCs w:val="18"/>
        </w:rPr>
        <w:t>Adinandra</w:t>
      </w:r>
      <w:proofErr w:type="spellEnd"/>
      <w:r>
        <w:rPr>
          <w:rFonts w:ascii="Georgia" w:hAnsi="Georgia"/>
          <w:sz w:val="18"/>
          <w:szCs w:val="18"/>
        </w:rPr>
        <w:t xml:space="preserve"> - oblonga</w:t>
      </w:r>
    </w:p>
    <w:p w14:paraId="1E0D1A50" w14:textId="77777777" w:rsidR="00A86288" w:rsidRPr="005060E0" w:rsidRDefault="00A86288">
      <w:pPr>
        <w:pStyle w:val="NormalWeb"/>
        <w:divId w:val="1743916244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9"/>
      </w:tblGrid>
      <w:tr w:rsidR="00A86288" w14:paraId="48DCEC7C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7B72A41" w14:textId="77777777" w:rsidR="00A86288" w:rsidRDefault="00A86288">
            <w:pPr>
              <w:spacing w:after="75"/>
              <w:jc w:val="center"/>
              <w:rPr>
                <w:rFonts w:ascii="Georgia" w:hAnsi="Georgia"/>
                <w:b/>
                <w:bCs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A86288" w14:paraId="0331DD0E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692809" w14:textId="77777777" w:rsidR="00A86288" w:rsidRDefault="00A86288">
            <w:pPr>
              <w:spacing w:after="75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EN - Endangered, B2ab(iii) (IUCN version 3.1)</w:t>
            </w:r>
          </w:p>
        </w:tc>
      </w:tr>
    </w:tbl>
    <w:p w14:paraId="2AFA1843" w14:textId="77777777" w:rsidR="00A86288" w:rsidRDefault="00A86288">
      <w:pPr>
        <w:pStyle w:val="Heading1"/>
        <w:divId w:val="1912347470"/>
        <w:rPr>
          <w:rFonts w:ascii="Georgia" w:hAnsi="Georgia"/>
          <w:sz w:val="29"/>
          <w:szCs w:val="29"/>
        </w:rPr>
      </w:pPr>
      <w:r>
        <w:rPr>
          <w:rFonts w:ascii="Georgia" w:hAnsi="Georgia"/>
          <w:sz w:val="29"/>
          <w:szCs w:val="29"/>
        </w:rPr>
        <w:t>Red List Assessment</w:t>
      </w:r>
    </w:p>
    <w:p w14:paraId="57818254" w14:textId="77777777" w:rsidR="00A86288" w:rsidRDefault="00A86288">
      <w:pPr>
        <w:pStyle w:val="Heading2"/>
        <w:divId w:val="1912347470"/>
        <w:rPr>
          <w:rFonts w:ascii="Georgia" w:hAnsi="Georgia"/>
          <w:sz w:val="27"/>
          <w:szCs w:val="27"/>
        </w:rPr>
      </w:pPr>
      <w:r>
        <w:rPr>
          <w:rFonts w:ascii="Georgia" w:hAnsi="Georgia"/>
          <w:sz w:val="27"/>
          <w:szCs w:val="27"/>
        </w:rPr>
        <w:t>Assessment Information</w:t>
      </w:r>
    </w:p>
    <w:p w14:paraId="1E71C601" w14:textId="77777777" w:rsidR="00A86288" w:rsidRPr="005060E0" w:rsidRDefault="00A86288">
      <w:pPr>
        <w:pStyle w:val="NormalWeb"/>
        <w:divId w:val="19123474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2022-05-10</w:t>
      </w:r>
    </w:p>
    <w:p w14:paraId="0DC5E703" w14:textId="77777777" w:rsidR="00A86288" w:rsidRDefault="00A86288">
      <w:pPr>
        <w:pStyle w:val="NormalWeb"/>
        <w:divId w:val="19123474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Pakkad, G.</w:t>
      </w:r>
    </w:p>
    <w:p w14:paraId="7C3C1EF9" w14:textId="77777777" w:rsidR="00A86288" w:rsidRDefault="00A86288">
      <w:pPr>
        <w:pStyle w:val="NormalWeb"/>
        <w:divId w:val="19123474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297D4233" w14:textId="77777777" w:rsidR="00A86288" w:rsidRDefault="00A86288">
      <w:pPr>
        <w:pStyle w:val="Heading2"/>
        <w:divId w:val="1912347470"/>
        <w:rPr>
          <w:rFonts w:ascii="Georgia" w:hAnsi="Georgia"/>
          <w:sz w:val="27"/>
          <w:szCs w:val="27"/>
        </w:rPr>
      </w:pPr>
      <w:r>
        <w:rPr>
          <w:rFonts w:ascii="Georgia" w:hAnsi="Georgia"/>
          <w:sz w:val="27"/>
          <w:szCs w:val="27"/>
        </w:rPr>
        <w:t>Assessment Rationale</w:t>
      </w:r>
    </w:p>
    <w:p w14:paraId="45616F3A" w14:textId="77777777" w:rsidR="00A86288" w:rsidRPr="005060E0" w:rsidRDefault="00A86288">
      <w:pPr>
        <w:pStyle w:val="NormalWeb"/>
        <w:divId w:val="1912347470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>This species is endemic to Thailand. It</w:t>
      </w:r>
      <w:ins w:id="0" w:author="Jack Plummer" w:date="2022-08-19T11:41:00Z">
        <w:r w:rsidR="006E2629">
          <w:rPr>
            <w:rFonts w:ascii="Georgia" w:hAnsi="Georgia"/>
            <w:lang w:val="en-GB"/>
          </w:rPr>
          <w:t xml:space="preserve"> has an</w:t>
        </w:r>
      </w:ins>
      <w:del w:id="1" w:author="Jack Plummer" w:date="2022-08-19T11:41:00Z">
        <w:r w:rsidDel="006E2629">
          <w:rPr>
            <w:rFonts w:ascii="Georgia" w:hAnsi="Georgia"/>
            <w:lang w:val="en-GB"/>
          </w:rPr>
          <w:delText>s</w:delText>
        </w:r>
      </w:del>
      <w:r>
        <w:rPr>
          <w:rFonts w:ascii="Georgia" w:hAnsi="Georgia"/>
          <w:lang w:val="en-GB"/>
        </w:rPr>
        <w:t xml:space="preserve"> estimated extent of occurrence (EOO) of 117,707 km2 and</w:t>
      </w:r>
      <w:ins w:id="2" w:author="Jack Plummer" w:date="2022-08-19T11:41:00Z">
        <w:r w:rsidR="006E2629">
          <w:rPr>
            <w:rFonts w:ascii="Georgia" w:hAnsi="Georgia"/>
            <w:lang w:val="en-GB"/>
          </w:rPr>
          <w:t xml:space="preserve"> an</w:t>
        </w:r>
      </w:ins>
      <w:r>
        <w:rPr>
          <w:rFonts w:ascii="Georgia" w:hAnsi="Georgia"/>
          <w:lang w:val="en-GB"/>
        </w:rPr>
        <w:t xml:space="preserve"> area of occupancy (AOO) of 4-8 km</w:t>
      </w:r>
      <w:ins w:id="3" w:author="Jack Plummer" w:date="2022-08-19T11:42:00Z">
        <w:r w:rsidR="006E2629">
          <w:rPr>
            <w:rFonts w:ascii="Georgia" w:hAnsi="Georgia"/>
            <w:vertAlign w:val="superscript"/>
            <w:lang w:val="en-GB"/>
          </w:rPr>
          <w:t>2</w:t>
        </w:r>
      </w:ins>
      <w:del w:id="4" w:author="Jack Plummer" w:date="2022-08-19T11:41:00Z">
        <w:r w:rsidDel="006E2629">
          <w:rPr>
            <w:rFonts w:ascii="Georgia" w:hAnsi="Georgia"/>
            <w:lang w:val="en-GB"/>
          </w:rPr>
          <w:delText>2</w:delText>
        </w:r>
      </w:del>
      <w:r>
        <w:rPr>
          <w:rFonts w:ascii="Georgia" w:hAnsi="Georgia"/>
          <w:lang w:val="en-GB"/>
        </w:rPr>
        <w:t xml:space="preserve">. </w:t>
      </w:r>
      <w:commentRangeStart w:id="5"/>
      <w:ins w:id="6" w:author="Jack Plummer" w:date="2022-08-19T11:42:00Z">
        <w:r w:rsidR="006E2629" w:rsidRPr="006E2629">
          <w:rPr>
            <w:rFonts w:ascii="Georgia" w:hAnsi="Georgia"/>
            <w:strike/>
            <w:lang w:val="en-GB"/>
            <w:rPrChange w:id="7" w:author="Jack Plummer" w:date="2022-08-19T11:45:00Z">
              <w:rPr>
                <w:rFonts w:ascii="Georgia" w:hAnsi="Georgia"/>
                <w:lang w:val="en-GB"/>
              </w:rPr>
            </w:rPrChange>
          </w:rPr>
          <w:t xml:space="preserve">The </w:t>
        </w:r>
      </w:ins>
      <w:del w:id="8" w:author="Jack Plummer" w:date="2022-08-19T11:42:00Z">
        <w:r w:rsidRPr="006E2629" w:rsidDel="006E2629">
          <w:rPr>
            <w:rFonts w:ascii="Georgia" w:hAnsi="Georgia"/>
            <w:strike/>
            <w:lang w:val="en-GB"/>
            <w:rPrChange w:id="9" w:author="Jack Plummer" w:date="2022-08-19T11:45:00Z">
              <w:rPr>
                <w:rFonts w:ascii="Georgia" w:hAnsi="Georgia"/>
                <w:lang w:val="en-GB"/>
              </w:rPr>
            </w:rPrChange>
          </w:rPr>
          <w:delText>A</w:delText>
        </w:r>
      </w:del>
      <w:ins w:id="10" w:author="Jack Plummer" w:date="2022-08-19T11:42:00Z">
        <w:r w:rsidR="006E2629" w:rsidRPr="006E2629">
          <w:rPr>
            <w:rFonts w:ascii="Georgia" w:hAnsi="Georgia"/>
            <w:strike/>
            <w:lang w:val="en-GB"/>
            <w:rPrChange w:id="11" w:author="Jack Plummer" w:date="2022-08-19T11:45:00Z">
              <w:rPr>
                <w:rFonts w:ascii="Georgia" w:hAnsi="Georgia"/>
                <w:lang w:val="en-GB"/>
              </w:rPr>
            </w:rPrChange>
          </w:rPr>
          <w:t>a</w:t>
        </w:r>
      </w:ins>
      <w:r w:rsidRPr="006E2629">
        <w:rPr>
          <w:rFonts w:ascii="Georgia" w:hAnsi="Georgia"/>
          <w:strike/>
          <w:lang w:val="en-GB"/>
          <w:rPrChange w:id="12" w:author="Jack Plummer" w:date="2022-08-19T11:45:00Z">
            <w:rPr>
              <w:rFonts w:ascii="Georgia" w:hAnsi="Georgia"/>
              <w:lang w:val="en-GB"/>
            </w:rPr>
          </w:rPrChange>
        </w:rPr>
        <w:t>rea of occupancy fall</w:t>
      </w:r>
      <w:ins w:id="13" w:author="Jack Plummer" w:date="2022-08-19T11:44:00Z">
        <w:r w:rsidR="006E2629" w:rsidRPr="006E2629">
          <w:rPr>
            <w:rFonts w:ascii="Georgia" w:hAnsi="Georgia"/>
            <w:strike/>
            <w:lang w:val="en-GB"/>
            <w:rPrChange w:id="14" w:author="Jack Plummer" w:date="2022-08-19T11:45:00Z">
              <w:rPr>
                <w:rFonts w:ascii="Georgia" w:hAnsi="Georgia"/>
                <w:lang w:val="en-GB"/>
              </w:rPr>
            </w:rPrChange>
          </w:rPr>
          <w:t>s</w:t>
        </w:r>
      </w:ins>
      <w:r w:rsidRPr="006E2629">
        <w:rPr>
          <w:rFonts w:ascii="Georgia" w:hAnsi="Georgia"/>
          <w:strike/>
          <w:lang w:val="en-GB"/>
          <w:rPrChange w:id="15" w:author="Jack Plummer" w:date="2022-08-19T11:45:00Z">
            <w:rPr>
              <w:rFonts w:ascii="Georgia" w:hAnsi="Georgia"/>
              <w:lang w:val="en-GB"/>
            </w:rPr>
          </w:rPrChange>
        </w:rPr>
        <w:t xml:space="preserve"> within the </w:t>
      </w:r>
      <w:del w:id="16" w:author="Jack Plummer" w:date="2022-08-19T11:44:00Z">
        <w:r w:rsidRPr="006E2629" w:rsidDel="006E2629">
          <w:rPr>
            <w:rFonts w:ascii="Georgia" w:hAnsi="Georgia"/>
            <w:strike/>
            <w:lang w:val="en-GB"/>
            <w:rPrChange w:id="17" w:author="Jack Plummer" w:date="2022-08-19T11:45:00Z">
              <w:rPr>
                <w:rFonts w:ascii="Georgia" w:hAnsi="Georgia"/>
                <w:lang w:val="en-GB"/>
              </w:rPr>
            </w:rPrChange>
          </w:rPr>
          <w:delText xml:space="preserve">respective </w:delText>
        </w:r>
      </w:del>
      <w:r w:rsidRPr="006E2629">
        <w:rPr>
          <w:rFonts w:ascii="Georgia" w:hAnsi="Georgia"/>
          <w:strike/>
          <w:lang w:val="en-GB"/>
          <w:rPrChange w:id="18" w:author="Jack Plummer" w:date="2022-08-19T11:45:00Z">
            <w:rPr>
              <w:rFonts w:ascii="Georgia" w:hAnsi="Georgia"/>
              <w:lang w:val="en-GB"/>
            </w:rPr>
          </w:rPrChange>
        </w:rPr>
        <w:t>thresholds for the Endangered category under criterion B</w:t>
      </w:r>
      <w:commentRangeEnd w:id="5"/>
      <w:r w:rsidR="00EE3E7E">
        <w:rPr>
          <w:rStyle w:val="CommentReference"/>
          <w:rFonts w:cs="Angsana New"/>
        </w:rPr>
        <w:commentReference w:id="5"/>
      </w:r>
      <w:r>
        <w:rPr>
          <w:rFonts w:ascii="Georgia" w:hAnsi="Georgia"/>
          <w:lang w:val="en-GB"/>
        </w:rPr>
        <w:t xml:space="preserve">. </w:t>
      </w:r>
      <w:ins w:id="19" w:author="Jack Plummer" w:date="2022-08-19T11:45:00Z">
        <w:r w:rsidR="006E2629">
          <w:rPr>
            <w:rFonts w:ascii="Georgia" w:hAnsi="Georgia"/>
            <w:lang w:val="en-GB"/>
          </w:rPr>
          <w:t>The species is kno</w:t>
        </w:r>
      </w:ins>
      <w:ins w:id="20" w:author="Jack Plummer" w:date="2022-08-19T11:46:00Z">
        <w:r w:rsidR="006E2629">
          <w:rPr>
            <w:rFonts w:ascii="Georgia" w:hAnsi="Georgia"/>
            <w:lang w:val="en-GB"/>
          </w:rPr>
          <w:t xml:space="preserve">wn from </w:t>
        </w:r>
        <w:commentRangeStart w:id="21"/>
        <w:r w:rsidR="006E2629">
          <w:rPr>
            <w:rFonts w:ascii="Georgia" w:hAnsi="Georgia"/>
            <w:lang w:val="en-GB"/>
          </w:rPr>
          <w:t xml:space="preserve">two (three) </w:t>
        </w:r>
      </w:ins>
      <w:commentRangeEnd w:id="21"/>
      <w:ins w:id="22" w:author="Jack Plummer" w:date="2022-08-19T11:47:00Z">
        <w:r w:rsidR="00EE3E7E">
          <w:rPr>
            <w:rStyle w:val="CommentReference"/>
            <w:rFonts w:cs="Angsana New"/>
          </w:rPr>
          <w:commentReference w:id="21"/>
        </w:r>
      </w:ins>
      <w:ins w:id="23" w:author="Jack Plummer" w:date="2022-08-19T11:46:00Z">
        <w:r w:rsidR="006E2629">
          <w:rPr>
            <w:rFonts w:ascii="Georgia" w:hAnsi="Georgia"/>
            <w:lang w:val="en-GB"/>
          </w:rPr>
          <w:t xml:space="preserve">locations, falling within the thresholds for the Endangered category under criterion B. </w:t>
        </w:r>
      </w:ins>
      <w:r>
        <w:rPr>
          <w:rFonts w:ascii="Georgia" w:hAnsi="Georgia"/>
          <w:lang w:val="en-GB"/>
        </w:rPr>
        <w:t>At its three known collection sites, lower montane and tropical rain forest is threatened by deforestation and climate change which are inferred to be contributing to a continuing decline in habitat area, extent, and quality. There is limited population information available, and the population trend is suspected to be decreasing. </w:t>
      </w:r>
      <w:commentRangeStart w:id="24"/>
      <w:r w:rsidRPr="00EE3E7E">
        <w:rPr>
          <w:rFonts w:ascii="Georgia" w:hAnsi="Georgia"/>
          <w:strike/>
          <w:lang w:val="en-GB"/>
          <w:rPrChange w:id="25" w:author="Jack Plummer" w:date="2022-08-19T11:48:00Z">
            <w:rPr>
              <w:rFonts w:ascii="Georgia" w:hAnsi="Georgia"/>
              <w:lang w:val="en-GB"/>
            </w:rPr>
          </w:rPrChange>
        </w:rPr>
        <w:t>Between 2000-2018, the forest cover in the habitat of this species have been lost </w:t>
      </w:r>
      <w:r w:rsidRPr="00EE3E7E">
        <w:rPr>
          <w:rStyle w:val="Emphasis"/>
          <w:rFonts w:ascii="Georgia" w:hAnsi="Georgia"/>
          <w:strike/>
          <w:lang w:val="en-GB"/>
          <w:rPrChange w:id="26" w:author="Jack Plummer" w:date="2022-08-19T11:48:00Z">
            <w:rPr>
              <w:rStyle w:val="Emphasis"/>
              <w:rFonts w:ascii="Georgia" w:hAnsi="Georgia"/>
              <w:lang w:val="en-GB"/>
            </w:rPr>
          </w:rPrChange>
        </w:rPr>
        <w:t>i.e. </w:t>
      </w:r>
      <w:r w:rsidRPr="00EE3E7E">
        <w:rPr>
          <w:rFonts w:ascii="Georgia" w:hAnsi="Georgia"/>
          <w:strike/>
          <w:lang w:val="en-GB"/>
          <w:rPrChange w:id="27" w:author="Jack Plummer" w:date="2022-08-19T11:48:00Z">
            <w:rPr>
              <w:rFonts w:ascii="Georgia" w:hAnsi="Georgia"/>
              <w:lang w:val="en-GB"/>
            </w:rPr>
          </w:rPrChange>
        </w:rPr>
        <w:t> 16,157 ha for Sukhothai province; 135,618 ha for Nakhon Si Thammarat province and 59,067 ha for Narathiwat province (Open Development Thailand 2019.)</w:t>
      </w:r>
      <w:commentRangeEnd w:id="24"/>
      <w:r w:rsidR="00EE3E7E">
        <w:rPr>
          <w:rStyle w:val="CommentReference"/>
          <w:rFonts w:cs="Angsana New"/>
        </w:rPr>
        <w:commentReference w:id="24"/>
      </w:r>
      <w:r w:rsidRPr="00EE3E7E">
        <w:rPr>
          <w:rFonts w:ascii="Georgia" w:hAnsi="Georgia"/>
          <w:strike/>
          <w:lang w:val="en-GB"/>
          <w:rPrChange w:id="28" w:author="Jack Plummer" w:date="2022-08-19T11:48:00Z">
            <w:rPr>
              <w:rFonts w:ascii="Georgia" w:hAnsi="Georgia"/>
              <w:lang w:val="en-GB"/>
            </w:rPr>
          </w:rPrChange>
        </w:rPr>
        <w:t>.</w:t>
      </w:r>
      <w:r>
        <w:rPr>
          <w:rFonts w:ascii="Georgia" w:hAnsi="Georgia"/>
          <w:lang w:val="en-GB"/>
        </w:rPr>
        <w:t xml:space="preserve"> Given its restricted AOO, and number of locations, alongside a continuing decline in habitat</w:t>
      </w:r>
      <w:ins w:id="29" w:author="Jack Plummer" w:date="2022-08-19T12:03:00Z">
        <w:r w:rsidR="00C51BC0">
          <w:rPr>
            <w:rFonts w:ascii="Georgia" w:hAnsi="Georgia"/>
            <w:lang w:val="en-GB"/>
          </w:rPr>
          <w:t xml:space="preserve"> and </w:t>
        </w:r>
        <w:commentRangeStart w:id="30"/>
        <w:r w:rsidR="00C51BC0">
          <w:rPr>
            <w:rFonts w:ascii="Georgia" w:hAnsi="Georgia"/>
            <w:lang w:val="en-GB"/>
          </w:rPr>
          <w:t>area of occupancy</w:t>
        </w:r>
        <w:commentRangeEnd w:id="30"/>
        <w:r w:rsidR="00C51BC0">
          <w:rPr>
            <w:rStyle w:val="CommentReference"/>
            <w:rFonts w:cs="Angsana New"/>
          </w:rPr>
          <w:commentReference w:id="30"/>
        </w:r>
      </w:ins>
      <w:r>
        <w:rPr>
          <w:rFonts w:ascii="Georgia" w:hAnsi="Georgia"/>
          <w:lang w:val="en-GB"/>
        </w:rPr>
        <w:t>, it is assessed as Endangered B2ab(</w:t>
      </w:r>
      <w:proofErr w:type="spellStart"/>
      <w:proofErr w:type="gramStart"/>
      <w:ins w:id="31" w:author="Jack Plummer" w:date="2022-08-19T12:03:00Z">
        <w:r w:rsidR="00C51BC0">
          <w:rPr>
            <w:rFonts w:ascii="Georgia" w:hAnsi="Georgia"/>
            <w:lang w:val="en-GB"/>
          </w:rPr>
          <w:t>ii,</w:t>
        </w:r>
      </w:ins>
      <w:r>
        <w:rPr>
          <w:rFonts w:ascii="Georgia" w:hAnsi="Georgia"/>
          <w:lang w:val="en-GB"/>
        </w:rPr>
        <w:t>iii</w:t>
      </w:r>
      <w:proofErr w:type="spellEnd"/>
      <w:proofErr w:type="gramEnd"/>
      <w:r>
        <w:rPr>
          <w:rFonts w:ascii="Georgia" w:hAnsi="Georgia"/>
          <w:lang w:val="en-GB"/>
        </w:rPr>
        <w:t>). </w:t>
      </w:r>
    </w:p>
    <w:p w14:paraId="45F4CF99" w14:textId="77777777" w:rsidR="00A86288" w:rsidRDefault="00A86288">
      <w:pPr>
        <w:pStyle w:val="Heading1"/>
        <w:divId w:val="1991523035"/>
        <w:rPr>
          <w:rFonts w:ascii="Georgia" w:hAnsi="Georgia"/>
          <w:sz w:val="29"/>
          <w:szCs w:val="29"/>
          <w:lang w:val="en-GB"/>
        </w:rPr>
      </w:pPr>
      <w:r>
        <w:rPr>
          <w:rFonts w:ascii="Georgia" w:hAnsi="Georgia"/>
          <w:sz w:val="29"/>
          <w:szCs w:val="29"/>
          <w:lang w:val="en-GB"/>
        </w:rPr>
        <w:t>Distribution</w:t>
      </w:r>
    </w:p>
    <w:p w14:paraId="5BCCFE04" w14:textId="77777777" w:rsidR="00A86288" w:rsidRDefault="00A86288">
      <w:pPr>
        <w:pStyle w:val="Heading2"/>
        <w:divId w:val="1991523035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Geographic Range</w:t>
      </w:r>
    </w:p>
    <w:p w14:paraId="6239CCB2" w14:textId="77777777" w:rsidR="00A86288" w:rsidRDefault="00A86288">
      <w:pPr>
        <w:divId w:val="1991523035"/>
        <w:rPr>
          <w:rFonts w:ascii="Georgia" w:hAnsi="Georgia"/>
          <w:sz w:val="18"/>
          <w:szCs w:val="18"/>
          <w:lang w:val="en-GB"/>
        </w:rPr>
      </w:pPr>
      <w:r>
        <w:rPr>
          <w:rFonts w:ascii="Georgia" w:hAnsi="Georgia"/>
          <w:sz w:val="18"/>
          <w:szCs w:val="18"/>
          <w:lang w:val="en-GB"/>
        </w:rPr>
        <w:t>This species is endemic to Thailand. It has been documented from the provinces of </w:t>
      </w:r>
      <w:proofErr w:type="spellStart"/>
      <w:del w:id="32" w:author="Jack Plummer" w:date="2022-08-19T11:50:00Z">
        <w:r w:rsidDel="00EE3E7E">
          <w:rPr>
            <w:rFonts w:ascii="Georgia" w:hAnsi="Georgia"/>
            <w:sz w:val="18"/>
            <w:szCs w:val="18"/>
            <w:lang w:val="en-GB"/>
          </w:rPr>
          <w:delText xml:space="preserve"> </w:delText>
        </w:r>
      </w:del>
      <w:r>
        <w:rPr>
          <w:rFonts w:ascii="Georgia" w:hAnsi="Georgia"/>
          <w:sz w:val="18"/>
          <w:szCs w:val="18"/>
          <w:lang w:val="en-GB"/>
        </w:rPr>
        <w:t>Phitsanulok</w:t>
      </w:r>
      <w:proofErr w:type="spellEnd"/>
      <w:ins w:id="33" w:author="Jack Plummer" w:date="2022-08-19T11:50:00Z">
        <w:r w:rsidR="00EE3E7E">
          <w:rPr>
            <w:rFonts w:ascii="Georgia" w:hAnsi="Georgia"/>
            <w:sz w:val="18"/>
            <w:szCs w:val="18"/>
            <w:lang w:val="en-GB"/>
          </w:rPr>
          <w:t xml:space="preserve"> and </w:t>
        </w:r>
      </w:ins>
      <w:del w:id="34" w:author="Jack Plummer" w:date="2022-08-19T11:50:00Z">
        <w:r w:rsidDel="00EE3E7E">
          <w:rPr>
            <w:rFonts w:ascii="Georgia" w:hAnsi="Georgia"/>
            <w:sz w:val="18"/>
            <w:szCs w:val="18"/>
            <w:lang w:val="en-GB"/>
          </w:rPr>
          <w:delText xml:space="preserve">, </w:delText>
        </w:r>
      </w:del>
      <w:r>
        <w:rPr>
          <w:rFonts w:ascii="Georgia" w:hAnsi="Georgia"/>
          <w:sz w:val="18"/>
          <w:szCs w:val="18"/>
          <w:lang w:val="en-GB"/>
        </w:rPr>
        <w:t>Sukhothai. The species occurs between 0-1,100 m asl (Smith 1947). Survey work is recommended to identify whether any further subpopulations occur in Thailand.</w:t>
      </w:r>
    </w:p>
    <w:p w14:paraId="5E6EC26C" w14:textId="77777777" w:rsidR="00A86288" w:rsidRDefault="00A86288">
      <w:pPr>
        <w:pStyle w:val="Heading2"/>
        <w:divId w:val="1991523035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701"/>
      </w:tblGrid>
      <w:tr w:rsidR="00A86288" w14:paraId="169BA680" w14:textId="77777777">
        <w:trPr>
          <w:divId w:val="199152303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A258971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169694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86288" w14:paraId="2EC34C93" w14:textId="77777777">
        <w:trPr>
          <w:divId w:val="1991523035"/>
          <w:tblCellSpacing w:w="15" w:type="dxa"/>
        </w:trPr>
        <w:tc>
          <w:tcPr>
            <w:tcW w:w="0" w:type="auto"/>
            <w:vAlign w:val="center"/>
            <w:hideMark/>
          </w:tcPr>
          <w:p w14:paraId="6C4F445B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lastRenderedPageBreak/>
              <w:t>4-</w:t>
            </w:r>
            <w:commentRangeStart w:id="35"/>
            <w:r>
              <w:rPr>
                <w:rFonts w:ascii="Georgia" w:hAnsi="Georgia"/>
                <w:sz w:val="18"/>
                <w:szCs w:val="18"/>
              </w:rPr>
              <w:t>8</w:t>
            </w:r>
            <w:commentRangeEnd w:id="35"/>
            <w:r w:rsidR="006E2629">
              <w:rPr>
                <w:rStyle w:val="CommentReference"/>
                <w:rFonts w:cs="Angsana New"/>
              </w:rPr>
              <w:commentReference w:id="35"/>
            </w:r>
          </w:p>
        </w:tc>
        <w:tc>
          <w:tcPr>
            <w:tcW w:w="0" w:type="auto"/>
            <w:vAlign w:val="center"/>
            <w:hideMark/>
          </w:tcPr>
          <w:p w14:paraId="37FE3851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hAnsi="Georgia"/>
                <w:sz w:val="18"/>
                <w:szCs w:val="18"/>
              </w:rPr>
              <w:t xml:space="preserve"> (Bachman et al. 2011). Based on point data for three documented localities.</w:t>
            </w:r>
          </w:p>
        </w:tc>
      </w:tr>
    </w:tbl>
    <w:p w14:paraId="155D7261" w14:textId="77777777" w:rsidR="00A86288" w:rsidRDefault="00A86288">
      <w:pPr>
        <w:divId w:val="1991523035"/>
        <w:rPr>
          <w:rFonts w:ascii="Georgia" w:hAnsi="Georgia"/>
          <w:vanish/>
          <w:sz w:val="18"/>
          <w:szCs w:val="18"/>
          <w:lang w:val="en-GB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894"/>
        <w:gridCol w:w="6214"/>
      </w:tblGrid>
      <w:tr w:rsidR="00A86288" w14:paraId="04B183D1" w14:textId="77777777">
        <w:trPr>
          <w:divId w:val="199152303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F9B7F3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Continuing decline in area of occupancy (AOO)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12AE68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B9B06A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86288" w14:paraId="7F72AFCD" w14:textId="77777777">
        <w:trPr>
          <w:divId w:val="1991523035"/>
          <w:tblCellSpacing w:w="15" w:type="dxa"/>
        </w:trPr>
        <w:tc>
          <w:tcPr>
            <w:tcW w:w="0" w:type="auto"/>
            <w:vAlign w:val="center"/>
            <w:hideMark/>
          </w:tcPr>
          <w:p w14:paraId="291A89F9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2BCCE7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Inferred</w:t>
            </w:r>
          </w:p>
        </w:tc>
        <w:tc>
          <w:tcPr>
            <w:tcW w:w="0" w:type="auto"/>
            <w:vAlign w:val="center"/>
            <w:hideMark/>
          </w:tcPr>
          <w:p w14:paraId="7D60A3A3" w14:textId="77777777" w:rsidR="00A86288" w:rsidRDefault="00C820A6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ins w:id="36" w:author="Jack Plummer" w:date="2022-08-19T11:52:00Z">
              <w:r>
                <w:rPr>
                  <w:rFonts w:ascii="Georgia" w:hAnsi="Georgia"/>
                  <w:sz w:val="18"/>
                  <w:szCs w:val="18"/>
                </w:rPr>
                <w:t xml:space="preserve">The </w:t>
              </w:r>
            </w:ins>
            <w:del w:id="37" w:author="Jack Plummer" w:date="2022-08-19T11:52:00Z">
              <w:r w:rsidR="00A86288" w:rsidDel="00C820A6">
                <w:rPr>
                  <w:rFonts w:ascii="Georgia" w:hAnsi="Georgia"/>
                  <w:sz w:val="18"/>
                  <w:szCs w:val="18"/>
                </w:rPr>
                <w:delText>S</w:delText>
              </w:r>
            </w:del>
            <w:ins w:id="38" w:author="Jack Plummer" w:date="2022-08-19T11:52:00Z">
              <w:r>
                <w:rPr>
                  <w:rFonts w:ascii="Georgia" w:hAnsi="Georgia"/>
                  <w:sz w:val="18"/>
                  <w:szCs w:val="18"/>
                </w:rPr>
                <w:t>s</w:t>
              </w:r>
            </w:ins>
            <w:r w:rsidR="00A86288">
              <w:rPr>
                <w:rFonts w:ascii="Georgia" w:hAnsi="Georgia"/>
                <w:sz w:val="18"/>
                <w:szCs w:val="18"/>
              </w:rPr>
              <w:t xml:space="preserve">pecies is known from three collection sites. The species </w:t>
            </w:r>
            <w:del w:id="39" w:author="Jack Plummer" w:date="2022-08-19T11:52:00Z">
              <w:r w:rsidR="00A86288" w:rsidDel="00C820A6">
                <w:rPr>
                  <w:rFonts w:ascii="Georgia" w:hAnsi="Georgia"/>
                  <w:sz w:val="18"/>
                  <w:szCs w:val="18"/>
                </w:rPr>
                <w:delText xml:space="preserve">have </w:delText>
              </w:r>
            </w:del>
            <w:ins w:id="40" w:author="Jack Plummer" w:date="2022-08-19T11:52:00Z">
              <w:r>
                <w:rPr>
                  <w:rFonts w:ascii="Georgia" w:hAnsi="Georgia"/>
                  <w:sz w:val="18"/>
                  <w:szCs w:val="18"/>
                </w:rPr>
                <w:t xml:space="preserve">has </w:t>
              </w:r>
            </w:ins>
            <w:r w:rsidR="00A86288">
              <w:rPr>
                <w:rFonts w:ascii="Georgia" w:hAnsi="Georgia"/>
                <w:sz w:val="18"/>
                <w:szCs w:val="18"/>
              </w:rPr>
              <w:t xml:space="preserve">been extirpated from one site. The major threat to the species is </w:t>
            </w:r>
            <w:proofErr w:type="spellStart"/>
            <w:r w:rsidR="00A86288">
              <w:rPr>
                <w:rFonts w:ascii="Georgia" w:hAnsi="Georgia"/>
                <w:sz w:val="18"/>
                <w:szCs w:val="18"/>
              </w:rPr>
              <w:t>urbanisation</w:t>
            </w:r>
            <w:proofErr w:type="spellEnd"/>
            <w:r w:rsidR="00A86288">
              <w:rPr>
                <w:rFonts w:ascii="Georgia" w:hAnsi="Georgia"/>
                <w:sz w:val="18"/>
                <w:szCs w:val="18"/>
              </w:rPr>
              <w:t xml:space="preserve">, which is inferred to be contributing to a continuing decline in </w:t>
            </w:r>
            <w:del w:id="41" w:author="Jack Plummer" w:date="2022-08-19T11:53:00Z">
              <w:r w:rsidR="00A86288" w:rsidDel="00C820A6">
                <w:rPr>
                  <w:rFonts w:ascii="Georgia" w:hAnsi="Georgia"/>
                  <w:sz w:val="18"/>
                  <w:szCs w:val="18"/>
                </w:rPr>
                <w:delText>habitat area</w:delText>
              </w:r>
            </w:del>
            <w:ins w:id="42" w:author="Jack Plummer" w:date="2022-08-19T11:53:00Z">
              <w:r>
                <w:rPr>
                  <w:rFonts w:ascii="Georgia" w:hAnsi="Georgia"/>
                  <w:sz w:val="18"/>
                  <w:szCs w:val="18"/>
                </w:rPr>
                <w:t>area of occupancy</w:t>
              </w:r>
            </w:ins>
            <w:r w:rsidR="00A86288">
              <w:rPr>
                <w:rFonts w:ascii="Georgia" w:hAnsi="Georgia"/>
                <w:sz w:val="18"/>
                <w:szCs w:val="18"/>
              </w:rPr>
              <w:t>.</w:t>
            </w:r>
          </w:p>
        </w:tc>
      </w:tr>
    </w:tbl>
    <w:p w14:paraId="6DCF5AF5" w14:textId="77777777" w:rsidR="00A86288" w:rsidRDefault="00A86288">
      <w:pPr>
        <w:pStyle w:val="Heading2"/>
        <w:divId w:val="1991523035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375"/>
        <w:gridCol w:w="4612"/>
      </w:tblGrid>
      <w:tr w:rsidR="00A86288" w14:paraId="6BE20B4D" w14:textId="77777777">
        <w:trPr>
          <w:divId w:val="199152303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E16336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FA7F259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909111A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86288" w14:paraId="49269A27" w14:textId="77777777">
        <w:trPr>
          <w:divId w:val="1991523035"/>
          <w:tblCellSpacing w:w="15" w:type="dxa"/>
        </w:trPr>
        <w:tc>
          <w:tcPr>
            <w:tcW w:w="0" w:type="auto"/>
            <w:vAlign w:val="center"/>
            <w:hideMark/>
          </w:tcPr>
          <w:p w14:paraId="59D888B9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117707</w:t>
            </w:r>
          </w:p>
        </w:tc>
        <w:tc>
          <w:tcPr>
            <w:tcW w:w="0" w:type="auto"/>
            <w:vAlign w:val="center"/>
            <w:hideMark/>
          </w:tcPr>
          <w:p w14:paraId="630215DE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20DDEBB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Estimated from a </w:t>
            </w:r>
            <w:commentRangeStart w:id="43"/>
            <w:del w:id="44" w:author="Jack Plummer" w:date="2022-08-19T11:53:00Z">
              <w:r w:rsidDel="00C820A6">
                <w:rPr>
                  <w:rFonts w:ascii="Georgia" w:hAnsi="Georgia"/>
                  <w:sz w:val="18"/>
                  <w:szCs w:val="18"/>
                </w:rPr>
                <w:delText>2 x 2 km grid cell</w:delText>
              </w:r>
            </w:del>
            <w:ins w:id="45" w:author="Jack Plummer" w:date="2022-08-19T11:53:00Z">
              <w:r w:rsidR="00C820A6">
                <w:rPr>
                  <w:rFonts w:ascii="Georgia" w:hAnsi="Georgia"/>
                  <w:sz w:val="18"/>
                  <w:szCs w:val="18"/>
                </w:rPr>
                <w:t>minimum convex polygon</w:t>
              </w:r>
            </w:ins>
            <w:r>
              <w:rPr>
                <w:rFonts w:ascii="Georgia" w:hAnsi="Georgia"/>
                <w:sz w:val="18"/>
                <w:szCs w:val="18"/>
              </w:rPr>
              <w:t xml:space="preserve"> </w:t>
            </w:r>
            <w:commentRangeEnd w:id="43"/>
            <w:r w:rsidR="00C820A6">
              <w:rPr>
                <w:rStyle w:val="CommentReference"/>
                <w:rFonts w:cs="Angsana New"/>
              </w:rPr>
              <w:commentReference w:id="43"/>
            </w:r>
            <w:r>
              <w:rPr>
                <w:rFonts w:ascii="Georgia" w:hAnsi="Georgia"/>
                <w:sz w:val="18"/>
                <w:szCs w:val="18"/>
              </w:rPr>
              <w:t xml:space="preserve">for herbarium specimen point data mapped using </w:t>
            </w:r>
            <w:proofErr w:type="spellStart"/>
            <w:r>
              <w:rPr>
                <w:rFonts w:ascii="Georgia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68F4AB6C" w14:textId="77777777" w:rsidR="00A86288" w:rsidRDefault="00A86288">
      <w:pPr>
        <w:pStyle w:val="Heading2"/>
        <w:divId w:val="1991523035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7726"/>
      </w:tblGrid>
      <w:tr w:rsidR="00A86288" w14:paraId="0F3F03B7" w14:textId="77777777">
        <w:trPr>
          <w:divId w:val="199152303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614599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B7BF9E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86288" w14:paraId="1708FBCF" w14:textId="77777777">
        <w:trPr>
          <w:divId w:val="1991523035"/>
          <w:tblCellSpacing w:w="15" w:type="dxa"/>
        </w:trPr>
        <w:tc>
          <w:tcPr>
            <w:tcW w:w="0" w:type="auto"/>
            <w:vAlign w:val="center"/>
            <w:hideMark/>
          </w:tcPr>
          <w:p w14:paraId="7F7E4BDC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commentRangeStart w:id="46"/>
            <w:commentRangeStart w:id="47"/>
            <w:r>
              <w:rPr>
                <w:rFonts w:ascii="Georgia" w:hAnsi="Georgia"/>
                <w:sz w:val="18"/>
                <w:szCs w:val="18"/>
              </w:rPr>
              <w:t>3</w:t>
            </w:r>
            <w:commentRangeEnd w:id="46"/>
            <w:r w:rsidR="006E2629">
              <w:rPr>
                <w:rStyle w:val="CommentReference"/>
                <w:rFonts w:cs="Angsana New"/>
              </w:rPr>
              <w:commentReference w:id="46"/>
            </w:r>
            <w:commentRangeEnd w:id="47"/>
            <w:r w:rsidR="00EE3E7E">
              <w:rPr>
                <w:rStyle w:val="CommentReference"/>
                <w:rFonts w:cs="Angsana New"/>
              </w:rPr>
              <w:commentReference w:id="47"/>
            </w:r>
          </w:p>
        </w:tc>
        <w:tc>
          <w:tcPr>
            <w:tcW w:w="0" w:type="auto"/>
            <w:vAlign w:val="center"/>
            <w:hideMark/>
          </w:tcPr>
          <w:p w14:paraId="2B312298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The species </w:t>
            </w:r>
            <w:proofErr w:type="gramStart"/>
            <w:r>
              <w:rPr>
                <w:rFonts w:ascii="Georgia" w:hAnsi="Georgia"/>
                <w:sz w:val="18"/>
                <w:szCs w:val="18"/>
              </w:rPr>
              <w:t>is considered to be</w:t>
            </w:r>
            <w:proofErr w:type="gramEnd"/>
            <w:r>
              <w:rPr>
                <w:rFonts w:ascii="Georgia" w:hAnsi="Georgia"/>
                <w:sz w:val="18"/>
                <w:szCs w:val="18"/>
              </w:rPr>
              <w:t xml:space="preserve"> restricted to three locations</w:t>
            </w:r>
            <w:ins w:id="48" w:author="Jack Plummer" w:date="2022-08-19T11:47:00Z">
              <w:r w:rsidR="00EE3E7E">
                <w:rPr>
                  <w:rFonts w:ascii="Georgia" w:hAnsi="Georgia"/>
                  <w:sz w:val="18"/>
                  <w:szCs w:val="18"/>
                </w:rPr>
                <w:t xml:space="preserve"> </w:t>
              </w:r>
              <w:r w:rsidR="00EE3E7E" w:rsidRPr="00EE3E7E">
                <w:rPr>
                  <w:rFonts w:ascii="Georgia" w:hAnsi="Georgia"/>
                  <w:sz w:val="18"/>
                  <w:szCs w:val="18"/>
                </w:rPr>
                <w:t xml:space="preserve">threatened by deforestation </w:t>
              </w:r>
            </w:ins>
            <w:ins w:id="49" w:author="Jack Plummer" w:date="2022-08-19T11:52:00Z">
              <w:r w:rsidR="00C820A6">
                <w:rPr>
                  <w:rFonts w:ascii="Georgia" w:hAnsi="Georgia"/>
                  <w:sz w:val="18"/>
                  <w:szCs w:val="18"/>
                </w:rPr>
                <w:t xml:space="preserve">driven by </w:t>
              </w:r>
              <w:proofErr w:type="spellStart"/>
              <w:r w:rsidR="00C820A6">
                <w:rPr>
                  <w:rFonts w:ascii="Georgia" w:hAnsi="Georgia"/>
                  <w:sz w:val="18"/>
                  <w:szCs w:val="18"/>
                </w:rPr>
                <w:t>urbanisation</w:t>
              </w:r>
            </w:ins>
            <w:proofErr w:type="spellEnd"/>
            <w:r>
              <w:rPr>
                <w:rFonts w:ascii="Georgia" w:hAnsi="Georgia"/>
                <w:sz w:val="18"/>
                <w:szCs w:val="18"/>
              </w:rPr>
              <w:t>. There is limited population information available, but the population trend is suspected to be decreasing.</w:t>
            </w:r>
          </w:p>
        </w:tc>
      </w:tr>
    </w:tbl>
    <w:p w14:paraId="4EB0FED4" w14:textId="77777777" w:rsidR="00A86288" w:rsidRDefault="00A86288">
      <w:pPr>
        <w:pStyle w:val="Heading2"/>
        <w:divId w:val="1991523035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Elevation / Depth / Depth Zones</w:t>
      </w:r>
    </w:p>
    <w:p w14:paraId="772CE18E" w14:textId="77777777" w:rsidR="00A86288" w:rsidRPr="005060E0" w:rsidRDefault="00A86288">
      <w:pPr>
        <w:pStyle w:val="NormalWeb"/>
        <w:divId w:val="1991523035"/>
        <w:rPr>
          <w:rFonts w:ascii="Georgia" w:hAnsi="Georgia"/>
          <w:lang w:val="en-GB"/>
        </w:rPr>
      </w:pPr>
      <w:r>
        <w:rPr>
          <w:rStyle w:val="datalabel1"/>
          <w:rFonts w:ascii="Georgia" w:hAnsi="Georgia"/>
          <w:lang w:val="en-GB"/>
        </w:rPr>
        <w:t xml:space="preserve">Elevation Lower Limit (in metres above sea level): </w:t>
      </w:r>
      <w:r>
        <w:rPr>
          <w:rFonts w:ascii="Georgia" w:hAnsi="Georgia"/>
          <w:lang w:val="en-GB"/>
        </w:rPr>
        <w:t>0</w:t>
      </w:r>
    </w:p>
    <w:p w14:paraId="0FD5FCED" w14:textId="77777777" w:rsidR="00A86288" w:rsidRDefault="00A86288">
      <w:pPr>
        <w:pStyle w:val="NormalWeb"/>
        <w:divId w:val="1991523035"/>
        <w:rPr>
          <w:rFonts w:ascii="Georgia" w:hAnsi="Georgia"/>
          <w:lang w:val="en-GB"/>
        </w:rPr>
      </w:pPr>
      <w:r>
        <w:rPr>
          <w:rStyle w:val="datalabel1"/>
          <w:rFonts w:ascii="Georgia" w:hAnsi="Georgia"/>
          <w:lang w:val="en-GB"/>
        </w:rPr>
        <w:t xml:space="preserve">Elevation Upper Limit (in metres above sea level): </w:t>
      </w:r>
      <w:r>
        <w:rPr>
          <w:rFonts w:ascii="Georgia" w:hAnsi="Georgia"/>
          <w:lang w:val="en-GB"/>
        </w:rPr>
        <w:t>1100</w:t>
      </w:r>
    </w:p>
    <w:p w14:paraId="1F54B8C9" w14:textId="77777777" w:rsidR="00A86288" w:rsidRDefault="00A86288">
      <w:pPr>
        <w:pStyle w:val="Heading2"/>
        <w:divId w:val="1991523035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50"/>
        <w:gridCol w:w="1841"/>
        <w:gridCol w:w="995"/>
        <w:gridCol w:w="1005"/>
        <w:gridCol w:w="1228"/>
        <w:gridCol w:w="1154"/>
        <w:gridCol w:w="1096"/>
      </w:tblGrid>
      <w:tr w:rsidR="00A86288" w14:paraId="738F16FE" w14:textId="77777777">
        <w:trPr>
          <w:divId w:val="199152303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41C2B3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D71209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DBC845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89EF994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D95592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DB47B5D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FED508A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3788FD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A86288" w14:paraId="131CF608" w14:textId="77777777">
        <w:trPr>
          <w:divId w:val="1991523035"/>
          <w:tblCellSpacing w:w="15" w:type="dxa"/>
        </w:trPr>
        <w:tc>
          <w:tcPr>
            <w:tcW w:w="0" w:type="auto"/>
            <w:vAlign w:val="center"/>
            <w:hideMark/>
          </w:tcPr>
          <w:p w14:paraId="5371FA3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69A12FC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D72E0D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Point data generated from herbarium specimen records and species observations (</w:t>
            </w:r>
            <w:proofErr w:type="spellStart"/>
            <w:r>
              <w:rPr>
                <w:rFonts w:ascii="Georgia" w:hAnsi="Georgia"/>
                <w:sz w:val="18"/>
                <w:szCs w:val="18"/>
              </w:rPr>
              <w:t>Sawangchote</w:t>
            </w:r>
            <w:proofErr w:type="spellEnd"/>
            <w:r>
              <w:rPr>
                <w:rFonts w:ascii="Georgia" w:hAnsi="Georgia"/>
                <w:sz w:val="18"/>
                <w:szCs w:val="18"/>
              </w:rPr>
              <w:t xml:space="preserve">, 2009, GBIF.org 2021). </w:t>
            </w:r>
            <w:commentRangeStart w:id="50"/>
            <w:r w:rsidRPr="00C820A6">
              <w:rPr>
                <w:rFonts w:ascii="Georgia" w:hAnsi="Georgia"/>
                <w:strike/>
                <w:sz w:val="18"/>
                <w:szCs w:val="18"/>
                <w:rPrChange w:id="51" w:author="Jack Plummer" w:date="2022-08-19T11:55:00Z">
                  <w:rPr>
                    <w:rFonts w:ascii="Georgia" w:hAnsi="Georgia"/>
                    <w:sz w:val="18"/>
                    <w:szCs w:val="18"/>
                  </w:rPr>
                </w:rPrChange>
              </w:rPr>
              <w:t>While the point data does not include all collections or observations.</w:t>
            </w:r>
            <w:commentRangeEnd w:id="50"/>
            <w:r w:rsidR="00C820A6" w:rsidRPr="00C820A6">
              <w:rPr>
                <w:rStyle w:val="CommentReference"/>
                <w:rFonts w:cs="Angsana New"/>
                <w:strike/>
                <w:rPrChange w:id="52" w:author="Jack Plummer" w:date="2022-08-19T11:55:00Z">
                  <w:rPr>
                    <w:rStyle w:val="CommentReference"/>
                    <w:rFonts w:cs="Angsana New"/>
                  </w:rPr>
                </w:rPrChange>
              </w:rPr>
              <w:commentReference w:id="50"/>
            </w:r>
          </w:p>
        </w:tc>
        <w:tc>
          <w:tcPr>
            <w:tcW w:w="0" w:type="auto"/>
            <w:vAlign w:val="center"/>
            <w:hideMark/>
          </w:tcPr>
          <w:p w14:paraId="2D0EA721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2E60F3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4A1A73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E59541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9BB288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</w:tr>
    </w:tbl>
    <w:p w14:paraId="591756AA" w14:textId="77777777" w:rsidR="00A86288" w:rsidRDefault="00A86288">
      <w:pPr>
        <w:pStyle w:val="Heading2"/>
        <w:divId w:val="1991523035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lastRenderedPageBreak/>
        <w:t>Biogeographic Realms</w:t>
      </w:r>
    </w:p>
    <w:p w14:paraId="6F6495B7" w14:textId="77777777" w:rsidR="00A86288" w:rsidRPr="005060E0" w:rsidRDefault="00A86288">
      <w:pPr>
        <w:pStyle w:val="NormalWeb"/>
        <w:divId w:val="1991523035"/>
        <w:rPr>
          <w:rFonts w:ascii="Georgia" w:hAnsi="Georgia"/>
          <w:lang w:val="en-GB"/>
        </w:rPr>
      </w:pPr>
      <w:r>
        <w:rPr>
          <w:rStyle w:val="datalabel1"/>
          <w:rFonts w:ascii="Georgia" w:hAnsi="Georgia"/>
          <w:lang w:val="en-GB"/>
        </w:rPr>
        <w:t xml:space="preserve">Biogeographic Realm: </w:t>
      </w:r>
      <w:proofErr w:type="spellStart"/>
      <w:r>
        <w:rPr>
          <w:rFonts w:ascii="Georgia" w:hAnsi="Georgia"/>
          <w:lang w:val="en-GB"/>
        </w:rPr>
        <w:t>Indomalayan</w:t>
      </w:r>
      <w:proofErr w:type="spellEnd"/>
    </w:p>
    <w:p w14:paraId="00D08525" w14:textId="77777777" w:rsidR="00A86288" w:rsidRDefault="00A86288">
      <w:pPr>
        <w:pStyle w:val="Heading1"/>
        <w:divId w:val="1532258972"/>
        <w:rPr>
          <w:rFonts w:ascii="Georgia" w:hAnsi="Georgia"/>
          <w:sz w:val="29"/>
          <w:szCs w:val="29"/>
          <w:lang w:val="en-GB"/>
        </w:rPr>
      </w:pPr>
      <w:r>
        <w:rPr>
          <w:rFonts w:ascii="Georgia" w:hAnsi="Georgia"/>
          <w:sz w:val="29"/>
          <w:szCs w:val="29"/>
          <w:lang w:val="en-GB"/>
        </w:rPr>
        <w:t>Occurrence</w:t>
      </w:r>
    </w:p>
    <w:p w14:paraId="5A909310" w14:textId="77777777" w:rsidR="00A86288" w:rsidRDefault="00A86288">
      <w:pPr>
        <w:pStyle w:val="Heading2"/>
        <w:divId w:val="1532258972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A86288" w14:paraId="297F4424" w14:textId="77777777">
        <w:trPr>
          <w:divId w:val="15322589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766B69C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787642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5D97EC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399F953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FEAEA8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A86288" w14:paraId="116CF902" w14:textId="77777777">
        <w:trPr>
          <w:divId w:val="153225897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265DC24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8BB1A5B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CEF079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904548D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62C6D61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Resident</w:t>
            </w:r>
          </w:p>
        </w:tc>
      </w:tr>
    </w:tbl>
    <w:p w14:paraId="1C99823E" w14:textId="77777777" w:rsidR="00A86288" w:rsidRDefault="00A86288">
      <w:pPr>
        <w:pStyle w:val="Heading1"/>
        <w:divId w:val="90055682"/>
        <w:rPr>
          <w:rFonts w:ascii="Georgia" w:hAnsi="Georgia"/>
          <w:sz w:val="29"/>
          <w:szCs w:val="29"/>
          <w:lang w:val="en-GB"/>
        </w:rPr>
      </w:pPr>
      <w:r>
        <w:rPr>
          <w:rFonts w:ascii="Georgia" w:hAnsi="Georgia"/>
          <w:sz w:val="29"/>
          <w:szCs w:val="29"/>
          <w:lang w:val="en-GB"/>
        </w:rPr>
        <w:t>Population</w:t>
      </w:r>
    </w:p>
    <w:p w14:paraId="4826470F" w14:textId="77777777" w:rsidR="00A86288" w:rsidRPr="005060E0" w:rsidRDefault="00A86288">
      <w:pPr>
        <w:pStyle w:val="NormalWeb"/>
        <w:divId w:val="90055682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>This species is known from 3 subpopulations,</w:t>
      </w:r>
      <w:ins w:id="53" w:author="Jack Plummer" w:date="2022-08-19T11:49:00Z">
        <w:r w:rsidR="00EE3E7E">
          <w:rPr>
            <w:rFonts w:ascii="Georgia" w:hAnsi="Georgia"/>
            <w:lang w:val="en-GB"/>
          </w:rPr>
          <w:t xml:space="preserve"> (though one is suspected to have been extirpated?),</w:t>
        </w:r>
      </w:ins>
      <w:r>
        <w:rPr>
          <w:rFonts w:ascii="Georgia" w:hAnsi="Georgia"/>
          <w:lang w:val="en-GB"/>
        </w:rPr>
        <w:t xml:space="preserve"> and </w:t>
      </w:r>
      <w:ins w:id="54" w:author="Jack Plummer" w:date="2022-08-19T11:49:00Z">
        <w:r w:rsidR="00EE3E7E">
          <w:rPr>
            <w:rFonts w:ascii="Georgia" w:hAnsi="Georgia"/>
            <w:lang w:val="en-GB"/>
          </w:rPr>
          <w:t xml:space="preserve">the </w:t>
        </w:r>
      </w:ins>
      <w:r>
        <w:rPr>
          <w:rFonts w:ascii="Georgia" w:hAnsi="Georgia"/>
          <w:lang w:val="en-GB"/>
        </w:rPr>
        <w:t>number of mature individual</w:t>
      </w:r>
      <w:ins w:id="55" w:author="Jack Plummer" w:date="2022-08-19T11:49:00Z">
        <w:r w:rsidR="00EE3E7E">
          <w:rPr>
            <w:rFonts w:ascii="Georgia" w:hAnsi="Georgia"/>
            <w:lang w:val="en-GB"/>
          </w:rPr>
          <w:t>s</w:t>
        </w:r>
      </w:ins>
      <w:r>
        <w:rPr>
          <w:rFonts w:ascii="Georgia" w:hAnsi="Georgia"/>
          <w:lang w:val="en-GB"/>
        </w:rPr>
        <w:t xml:space="preserve"> is unknown. Based on habitat loss at known sites, the population trend is suspected to be decreasing. No information is available around the size and status of specific subpopulations and the </w:t>
      </w:r>
      <w:commentRangeStart w:id="56"/>
      <w:r>
        <w:rPr>
          <w:rFonts w:ascii="Georgia" w:hAnsi="Georgia"/>
          <w:lang w:val="en-GB"/>
        </w:rPr>
        <w:t>current population trend is unknown</w:t>
      </w:r>
      <w:commentRangeEnd w:id="56"/>
      <w:r w:rsidR="00C77534">
        <w:rPr>
          <w:rStyle w:val="CommentReference"/>
          <w:rFonts w:cs="Angsana New"/>
        </w:rPr>
        <w:commentReference w:id="56"/>
      </w:r>
      <w:r>
        <w:rPr>
          <w:rFonts w:ascii="Georgia" w:hAnsi="Georgia"/>
          <w:lang w:val="en-GB"/>
        </w:rPr>
        <w:t>. Further research into population status and trends is required to confirm</w:t>
      </w:r>
      <w:del w:id="57" w:author="Jack Plummer" w:date="2022-08-19T11:49:00Z">
        <w:r w:rsidDel="00EE3E7E">
          <w:rPr>
            <w:rFonts w:ascii="Georgia" w:hAnsi="Georgia"/>
            <w:lang w:val="en-GB"/>
          </w:rPr>
          <w:delText>ed</w:delText>
        </w:r>
      </w:del>
      <w:r>
        <w:rPr>
          <w:rFonts w:ascii="Georgia" w:hAnsi="Georgia"/>
          <w:lang w:val="en-GB"/>
        </w:rPr>
        <w:t xml:space="preserve"> whether a decline is apparent and ongoing.</w:t>
      </w:r>
    </w:p>
    <w:p w14:paraId="7F80EFAC" w14:textId="77777777" w:rsidR="00A86288" w:rsidRDefault="00A86288">
      <w:pPr>
        <w:pStyle w:val="Heading2"/>
        <w:divId w:val="90055682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Population Information</w:t>
      </w:r>
    </w:p>
    <w:p w14:paraId="1077A8E6" w14:textId="77777777" w:rsidR="00A86288" w:rsidRPr="005060E0" w:rsidRDefault="00A86288">
      <w:pPr>
        <w:pStyle w:val="NormalWeb"/>
        <w:divId w:val="90055682"/>
        <w:rPr>
          <w:rFonts w:ascii="Georgia" w:hAnsi="Georgia"/>
          <w:lang w:val="en-GB"/>
        </w:rPr>
      </w:pPr>
      <w:r>
        <w:rPr>
          <w:rStyle w:val="datalabel1"/>
          <w:rFonts w:ascii="Georgia" w:hAnsi="Georgia"/>
          <w:lang w:val="en-GB"/>
        </w:rPr>
        <w:t xml:space="preserve">Current Population Trend: </w:t>
      </w:r>
      <w:r>
        <w:rPr>
          <w:rFonts w:ascii="Georgia" w:hAnsi="Georgia"/>
          <w:lang w:val="en-GB"/>
        </w:rPr>
        <w:t>Decreasing</w:t>
      </w:r>
    </w:p>
    <w:p w14:paraId="59974C81" w14:textId="77777777" w:rsidR="00A86288" w:rsidRDefault="00A86288">
      <w:pPr>
        <w:pStyle w:val="Heading1"/>
        <w:divId w:val="20396751"/>
        <w:rPr>
          <w:rFonts w:ascii="Georgia" w:hAnsi="Georgia"/>
          <w:sz w:val="29"/>
          <w:szCs w:val="29"/>
          <w:lang w:val="en-GB"/>
        </w:rPr>
      </w:pPr>
      <w:r>
        <w:rPr>
          <w:rFonts w:ascii="Georgia" w:hAnsi="Georgia"/>
          <w:sz w:val="29"/>
          <w:szCs w:val="29"/>
          <w:lang w:val="en-GB"/>
        </w:rPr>
        <w:t>Habitats and Ecology</w:t>
      </w:r>
    </w:p>
    <w:p w14:paraId="1C5EDF9C" w14:textId="77777777" w:rsidR="00A86288" w:rsidRPr="005060E0" w:rsidRDefault="00A86288">
      <w:pPr>
        <w:pStyle w:val="NormalWeb"/>
        <w:divId w:val="20396751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>This species is a small tree up to</w:t>
      </w:r>
      <w:del w:id="58" w:author="Jack Plummer" w:date="2022-08-19T11:55:00Z">
        <w:r w:rsidDel="00C820A6">
          <w:rPr>
            <w:rFonts w:ascii="Georgia" w:hAnsi="Georgia"/>
            <w:lang w:val="en-GB"/>
          </w:rPr>
          <w:delText xml:space="preserve"> to</w:delText>
        </w:r>
      </w:del>
      <w:r>
        <w:rPr>
          <w:rFonts w:ascii="Georgia" w:hAnsi="Georgia"/>
          <w:lang w:val="en-GB"/>
        </w:rPr>
        <w:t xml:space="preserve"> 4 m high in lower montane and tropical rain forest. It occurs on open grassy ground, up to 1,100 m asl. </w:t>
      </w:r>
      <w:commentRangeStart w:id="59"/>
      <w:r>
        <w:rPr>
          <w:rFonts w:ascii="Georgia" w:hAnsi="Georgia"/>
          <w:lang w:val="en-GB"/>
        </w:rPr>
        <w:t xml:space="preserve">The peninsular region </w:t>
      </w:r>
      <w:commentRangeEnd w:id="59"/>
      <w:r w:rsidR="00C820A6">
        <w:rPr>
          <w:rStyle w:val="CommentReference"/>
          <w:rFonts w:cs="Angsana New"/>
        </w:rPr>
        <w:commentReference w:id="59"/>
      </w:r>
      <w:r>
        <w:rPr>
          <w:rFonts w:ascii="Georgia" w:hAnsi="Georgia"/>
          <w:lang w:val="en-GB"/>
        </w:rPr>
        <w:t>individuals are characterized by the much shorter (less than 8 mm. long) pedicels (Smith 1947).</w:t>
      </w:r>
    </w:p>
    <w:p w14:paraId="7EB528FA" w14:textId="77777777" w:rsidR="00A86288" w:rsidRDefault="00A86288">
      <w:pPr>
        <w:pStyle w:val="Heading2"/>
        <w:divId w:val="20396751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9"/>
        <w:gridCol w:w="763"/>
        <w:gridCol w:w="1020"/>
        <w:gridCol w:w="1888"/>
      </w:tblGrid>
      <w:tr w:rsidR="00A86288" w14:paraId="58E87EEB" w14:textId="77777777">
        <w:trPr>
          <w:divId w:val="2039675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F1FFB3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CEB39B1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10EF9A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FC4B88B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A86288" w14:paraId="142F9AE3" w14:textId="77777777">
        <w:trPr>
          <w:divId w:val="2039675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59CFB7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1.9. Forest -&gt; Forest - Subtropical/Tropical Moist Montane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282913A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60A0735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9C34B61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</w:tr>
    </w:tbl>
    <w:p w14:paraId="0155B75B" w14:textId="77777777" w:rsidR="00A86288" w:rsidRDefault="00A86288">
      <w:pPr>
        <w:pStyle w:val="Heading2"/>
        <w:divId w:val="20396751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894"/>
        <w:gridCol w:w="5229"/>
      </w:tblGrid>
      <w:tr w:rsidR="00A86288" w14:paraId="217266B8" w14:textId="77777777">
        <w:trPr>
          <w:divId w:val="2039675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67DD13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98F287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9CF510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86288" w14:paraId="2175F7B1" w14:textId="77777777">
        <w:trPr>
          <w:divId w:val="20396751"/>
          <w:tblCellSpacing w:w="15" w:type="dxa"/>
        </w:trPr>
        <w:tc>
          <w:tcPr>
            <w:tcW w:w="0" w:type="auto"/>
            <w:vAlign w:val="center"/>
            <w:hideMark/>
          </w:tcPr>
          <w:p w14:paraId="3CDB56B8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9A9B53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Inferred</w:t>
            </w:r>
          </w:p>
        </w:tc>
        <w:tc>
          <w:tcPr>
            <w:tcW w:w="0" w:type="auto"/>
            <w:vAlign w:val="center"/>
            <w:hideMark/>
          </w:tcPr>
          <w:p w14:paraId="574587C2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The major threat to the species is </w:t>
            </w:r>
            <w:proofErr w:type="spellStart"/>
            <w:r>
              <w:rPr>
                <w:rFonts w:ascii="Georgia" w:hAnsi="Georgia"/>
                <w:sz w:val="18"/>
                <w:szCs w:val="18"/>
              </w:rPr>
              <w:t>urbanisation</w:t>
            </w:r>
            <w:proofErr w:type="spellEnd"/>
            <w:r>
              <w:rPr>
                <w:rFonts w:ascii="Georgia" w:hAnsi="Georgia"/>
                <w:sz w:val="18"/>
                <w:szCs w:val="18"/>
              </w:rPr>
              <w:t>, which is inferred to be contributing to a continuing decline in quality and habitat area.</w:t>
            </w:r>
          </w:p>
        </w:tc>
      </w:tr>
    </w:tbl>
    <w:p w14:paraId="45AC0F73" w14:textId="77777777" w:rsidR="00A86288" w:rsidRDefault="00A86288">
      <w:pPr>
        <w:pStyle w:val="Heading2"/>
        <w:divId w:val="20396751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Systems</w:t>
      </w:r>
    </w:p>
    <w:p w14:paraId="74D999EC" w14:textId="77777777" w:rsidR="00A86288" w:rsidRPr="005060E0" w:rsidRDefault="00A86288">
      <w:pPr>
        <w:pStyle w:val="NormalWeb"/>
        <w:divId w:val="20396751"/>
        <w:rPr>
          <w:rFonts w:ascii="Georgia" w:hAnsi="Georgia"/>
          <w:lang w:val="en-GB"/>
        </w:rPr>
      </w:pPr>
      <w:r>
        <w:rPr>
          <w:rStyle w:val="datalabel1"/>
          <w:rFonts w:ascii="Georgia" w:hAnsi="Georgia"/>
          <w:lang w:val="en-GB"/>
        </w:rPr>
        <w:t xml:space="preserve">System: </w:t>
      </w:r>
      <w:r>
        <w:rPr>
          <w:rFonts w:ascii="Georgia" w:hAnsi="Georgia"/>
          <w:lang w:val="en-GB"/>
        </w:rPr>
        <w:t>Terrestrial</w:t>
      </w:r>
    </w:p>
    <w:p w14:paraId="5AF2E932" w14:textId="77777777" w:rsidR="00A86288" w:rsidRDefault="00A86288">
      <w:pPr>
        <w:pStyle w:val="Heading2"/>
        <w:divId w:val="20396751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lastRenderedPageBreak/>
        <w:t>Plant / Fungi Specific</w:t>
      </w:r>
    </w:p>
    <w:p w14:paraId="33E903BF" w14:textId="77777777" w:rsidR="00A86288" w:rsidRPr="005060E0" w:rsidRDefault="00A86288">
      <w:pPr>
        <w:pStyle w:val="NormalWeb"/>
        <w:divId w:val="20396751"/>
        <w:rPr>
          <w:rFonts w:ascii="Georgia" w:hAnsi="Georgia"/>
          <w:lang w:val="en-GB"/>
        </w:rPr>
      </w:pPr>
      <w:r>
        <w:rPr>
          <w:rStyle w:val="datalabel1"/>
          <w:rFonts w:ascii="Georgia" w:hAnsi="Georgia"/>
          <w:lang w:val="en-GB"/>
        </w:rPr>
        <w:t xml:space="preserve">Wild relative of a crop? </w:t>
      </w:r>
      <w:r>
        <w:rPr>
          <w:rFonts w:ascii="Georgia" w:hAnsi="Georgia"/>
          <w:lang w:val="en-GB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A86288" w14:paraId="280D29D2" w14:textId="77777777">
        <w:trPr>
          <w:divId w:val="2039675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419566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A86288" w14:paraId="4C81FAB9" w14:textId="77777777">
        <w:trPr>
          <w:divId w:val="2039675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C0A26D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Tree - small</w:t>
            </w:r>
          </w:p>
        </w:tc>
      </w:tr>
    </w:tbl>
    <w:p w14:paraId="317C7083" w14:textId="77777777" w:rsidR="00A86288" w:rsidRDefault="00A86288">
      <w:pPr>
        <w:pStyle w:val="Heading1"/>
        <w:divId w:val="1128666138"/>
        <w:rPr>
          <w:rFonts w:ascii="Georgia" w:hAnsi="Georgia"/>
          <w:sz w:val="29"/>
          <w:szCs w:val="29"/>
          <w:lang w:val="en-GB"/>
        </w:rPr>
      </w:pPr>
      <w:r>
        <w:rPr>
          <w:rFonts w:ascii="Georgia" w:hAnsi="Georgia"/>
          <w:sz w:val="29"/>
          <w:szCs w:val="29"/>
          <w:lang w:val="en-GB"/>
        </w:rPr>
        <w:t>Use and Trade</w:t>
      </w:r>
    </w:p>
    <w:p w14:paraId="0DF51B3F" w14:textId="77777777" w:rsidR="00A86288" w:rsidRDefault="00A86288">
      <w:pPr>
        <w:pStyle w:val="Heading2"/>
        <w:divId w:val="1128666138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General Use and Trade Information</w:t>
      </w:r>
    </w:p>
    <w:p w14:paraId="0F230892" w14:textId="77777777" w:rsidR="00A86288" w:rsidRPr="005060E0" w:rsidRDefault="00A86288">
      <w:pPr>
        <w:pStyle w:val="NormalWeb"/>
        <w:divId w:val="1128666138"/>
        <w:rPr>
          <w:rFonts w:ascii="Georgia" w:hAnsi="Georgia"/>
          <w:lang w:val="en-GB"/>
        </w:rPr>
      </w:pPr>
      <w:r>
        <w:rPr>
          <w:rStyle w:val="datalabel1"/>
          <w:rFonts w:ascii="Georgia" w:hAnsi="Georgia"/>
          <w:lang w:val="en-GB"/>
        </w:rPr>
        <w:t xml:space="preserve">Species not utilized: </w:t>
      </w:r>
      <w:r>
        <w:rPr>
          <w:rFonts w:ascii="Georgia" w:hAnsi="Georgia"/>
          <w:lang w:val="en-GB"/>
        </w:rPr>
        <w:t>true</w:t>
      </w:r>
    </w:p>
    <w:p w14:paraId="4E0C83DB" w14:textId="77777777" w:rsidR="00A86288" w:rsidRDefault="00A86288">
      <w:pPr>
        <w:pStyle w:val="NormalWeb"/>
        <w:divId w:val="1128666138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 xml:space="preserve">No information is available for this species. </w:t>
      </w:r>
    </w:p>
    <w:p w14:paraId="512B58F3" w14:textId="77777777" w:rsidR="00A86288" w:rsidRDefault="00A86288">
      <w:pPr>
        <w:pStyle w:val="Heading2"/>
        <w:divId w:val="1128666138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Non- Consumptive Use</w:t>
      </w:r>
    </w:p>
    <w:p w14:paraId="07004DCE" w14:textId="77777777" w:rsidR="00A86288" w:rsidRPr="005060E0" w:rsidRDefault="00A86288">
      <w:pPr>
        <w:pStyle w:val="NormalWeb"/>
        <w:divId w:val="1128666138"/>
        <w:rPr>
          <w:rFonts w:ascii="Georgia" w:hAnsi="Georgia"/>
          <w:lang w:val="en-GB"/>
        </w:rPr>
      </w:pPr>
      <w:r>
        <w:rPr>
          <w:rStyle w:val="datalabel1"/>
          <w:rFonts w:ascii="Georgia" w:hAnsi="Georgia"/>
          <w:lang w:val="en-GB"/>
        </w:rPr>
        <w:t>Non-consumptive use of the species?</w:t>
      </w:r>
      <w:commentRangeStart w:id="60"/>
      <w:r>
        <w:rPr>
          <w:rStyle w:val="datalabel1"/>
          <w:rFonts w:ascii="Georgia" w:hAnsi="Georgia"/>
          <w:lang w:val="en-GB"/>
        </w:rPr>
        <w:t xml:space="preserve"> </w:t>
      </w:r>
      <w:r>
        <w:rPr>
          <w:rFonts w:ascii="Georgia" w:hAnsi="Georgia"/>
          <w:lang w:val="en-GB"/>
        </w:rPr>
        <w:t>true</w:t>
      </w:r>
      <w:commentRangeEnd w:id="60"/>
      <w:r w:rsidR="001A0D85">
        <w:rPr>
          <w:rStyle w:val="CommentReference"/>
          <w:rFonts w:cs="Angsana New"/>
        </w:rPr>
        <w:commentReference w:id="60"/>
      </w:r>
    </w:p>
    <w:p w14:paraId="31B57E0D" w14:textId="77777777" w:rsidR="00A86288" w:rsidRDefault="00A86288">
      <w:pPr>
        <w:pStyle w:val="Heading1"/>
        <w:divId w:val="1408649456"/>
        <w:rPr>
          <w:rFonts w:ascii="Georgia" w:hAnsi="Georgia"/>
          <w:sz w:val="29"/>
          <w:szCs w:val="29"/>
          <w:lang w:val="en-GB"/>
        </w:rPr>
      </w:pPr>
      <w:r>
        <w:rPr>
          <w:rFonts w:ascii="Georgia" w:hAnsi="Georgia"/>
          <w:sz w:val="29"/>
          <w:szCs w:val="29"/>
          <w:lang w:val="en-GB"/>
        </w:rPr>
        <w:t>Threats</w:t>
      </w:r>
    </w:p>
    <w:p w14:paraId="1AB184A1" w14:textId="77777777" w:rsidR="00A86288" w:rsidRPr="005060E0" w:rsidRDefault="00A86288">
      <w:pPr>
        <w:pStyle w:val="NormalWeb"/>
        <w:divId w:val="1408649456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 xml:space="preserve">Between 1945 and 1975, forest cover in Thailand declined from 61% to 34% of the country's land area. Over the succeeding 11 years, Thailand lost close to 28% of </w:t>
      </w:r>
      <w:proofErr w:type="gramStart"/>
      <w:r>
        <w:rPr>
          <w:rFonts w:ascii="Georgia" w:hAnsi="Georgia"/>
          <w:lang w:val="en-GB"/>
        </w:rPr>
        <w:t>all of</w:t>
      </w:r>
      <w:proofErr w:type="gramEnd"/>
      <w:r>
        <w:rPr>
          <w:rFonts w:ascii="Georgia" w:hAnsi="Georgia"/>
          <w:lang w:val="en-GB"/>
        </w:rPr>
        <w:t xml:space="preserve"> its remaining forests. This means that the country lost 3.1% of its forest cover each year over that period (Hares 2009). Between 2000-2018,</w:t>
      </w:r>
      <w:del w:id="61" w:author="Jack Plummer" w:date="2022-08-19T12:00:00Z">
        <w:r w:rsidDel="001A0D85">
          <w:rPr>
            <w:rFonts w:ascii="Georgia" w:hAnsi="Georgia"/>
            <w:lang w:val="en-GB"/>
          </w:rPr>
          <w:delText xml:space="preserve"> the </w:delText>
        </w:r>
      </w:del>
      <w:del w:id="62" w:author="Jack Plummer" w:date="2022-08-19T11:59:00Z">
        <w:r w:rsidDel="001A0D85">
          <w:rPr>
            <w:rFonts w:ascii="Georgia" w:hAnsi="Georgia"/>
            <w:lang w:val="en-GB"/>
          </w:rPr>
          <w:delText xml:space="preserve">forest cover </w:delText>
        </w:r>
      </w:del>
      <w:del w:id="63" w:author="Jack Plummer" w:date="2022-08-19T12:00:00Z">
        <w:r w:rsidDel="001A0D85">
          <w:rPr>
            <w:rFonts w:ascii="Georgia" w:hAnsi="Georgia"/>
            <w:lang w:val="en-GB"/>
          </w:rPr>
          <w:delText xml:space="preserve">in the habitat of this species have been lost </w:delText>
        </w:r>
        <w:r w:rsidDel="001A0D85">
          <w:rPr>
            <w:rStyle w:val="Emphasis"/>
            <w:rFonts w:ascii="Georgia" w:hAnsi="Georgia"/>
            <w:lang w:val="en-GB"/>
          </w:rPr>
          <w:delText>i.e. </w:delText>
        </w:r>
      </w:del>
      <w:r>
        <w:rPr>
          <w:rFonts w:ascii="Georgia" w:hAnsi="Georgia"/>
          <w:lang w:val="en-GB"/>
        </w:rPr>
        <w:t> 16,157 ha</w:t>
      </w:r>
      <w:ins w:id="64" w:author="Jack Plummer" w:date="2022-08-19T11:59:00Z">
        <w:r w:rsidR="001A0D85">
          <w:rPr>
            <w:rFonts w:ascii="Georgia" w:hAnsi="Georgia"/>
            <w:lang w:val="en-GB"/>
          </w:rPr>
          <w:t xml:space="preserve"> of forest cover was lost across</w:t>
        </w:r>
      </w:ins>
      <w:del w:id="65" w:author="Jack Plummer" w:date="2022-08-19T11:59:00Z">
        <w:r w:rsidDel="001A0D85">
          <w:rPr>
            <w:rFonts w:ascii="Georgia" w:hAnsi="Georgia"/>
            <w:lang w:val="en-GB"/>
          </w:rPr>
          <w:delText xml:space="preserve"> for</w:delText>
        </w:r>
      </w:del>
      <w:r>
        <w:rPr>
          <w:rFonts w:ascii="Georgia" w:hAnsi="Georgia"/>
          <w:lang w:val="en-GB"/>
        </w:rPr>
        <w:t xml:space="preserve"> Sukhothai province</w:t>
      </w:r>
      <w:del w:id="66" w:author="Jack Plummer" w:date="2022-08-19T12:00:00Z">
        <w:r w:rsidDel="001A0D85">
          <w:rPr>
            <w:rFonts w:ascii="Georgia" w:hAnsi="Georgia"/>
            <w:lang w:val="en-GB"/>
          </w:rPr>
          <w:delText>;</w:delText>
        </w:r>
      </w:del>
      <w:r>
        <w:rPr>
          <w:rFonts w:ascii="Georgia" w:hAnsi="Georgia"/>
          <w:lang w:val="en-GB"/>
        </w:rPr>
        <w:t xml:space="preserve"> </w:t>
      </w:r>
      <w:r w:rsidRPr="001A0D85">
        <w:rPr>
          <w:rFonts w:ascii="Georgia" w:hAnsi="Georgia"/>
          <w:strike/>
          <w:lang w:val="en-GB"/>
          <w:rPrChange w:id="67" w:author="Jack Plummer" w:date="2022-08-19T12:00:00Z">
            <w:rPr>
              <w:rFonts w:ascii="Georgia" w:hAnsi="Georgia"/>
              <w:lang w:val="en-GB"/>
            </w:rPr>
          </w:rPrChange>
        </w:rPr>
        <w:t xml:space="preserve">135,618 ha for </w:t>
      </w:r>
      <w:commentRangeStart w:id="68"/>
      <w:r w:rsidRPr="001A0D85">
        <w:rPr>
          <w:rFonts w:ascii="Georgia" w:hAnsi="Georgia"/>
          <w:strike/>
          <w:lang w:val="en-GB"/>
          <w:rPrChange w:id="69" w:author="Jack Plummer" w:date="2022-08-19T12:00:00Z">
            <w:rPr>
              <w:rFonts w:ascii="Georgia" w:hAnsi="Georgia"/>
              <w:lang w:val="en-GB"/>
            </w:rPr>
          </w:rPrChange>
        </w:rPr>
        <w:t>Nakhon Si Thammarat province and 59,067 ha for Narathiwat province</w:t>
      </w:r>
      <w:r>
        <w:rPr>
          <w:rFonts w:ascii="Georgia" w:hAnsi="Georgia"/>
          <w:lang w:val="en-GB"/>
        </w:rPr>
        <w:t xml:space="preserve"> </w:t>
      </w:r>
      <w:commentRangeEnd w:id="68"/>
      <w:r w:rsidR="001A0D85">
        <w:rPr>
          <w:rStyle w:val="CommentReference"/>
          <w:rFonts w:cs="Angsana New"/>
        </w:rPr>
        <w:commentReference w:id="68"/>
      </w:r>
      <w:r>
        <w:rPr>
          <w:rFonts w:ascii="Georgia" w:hAnsi="Georgia"/>
          <w:lang w:val="en-GB"/>
        </w:rPr>
        <w:t xml:space="preserve">(Open Development Thailand </w:t>
      </w:r>
      <w:commentRangeStart w:id="70"/>
      <w:r>
        <w:rPr>
          <w:rFonts w:ascii="Georgia" w:hAnsi="Georgia"/>
          <w:lang w:val="en-GB"/>
        </w:rPr>
        <w:t>2019</w:t>
      </w:r>
      <w:commentRangeEnd w:id="70"/>
      <w:r w:rsidR="00C51BC0">
        <w:rPr>
          <w:rStyle w:val="CommentReference"/>
          <w:rFonts w:cs="Angsana New"/>
        </w:rPr>
        <w:commentReference w:id="70"/>
      </w:r>
      <w:r>
        <w:rPr>
          <w:rFonts w:ascii="Georgia" w:hAnsi="Georgia"/>
          <w:lang w:val="en-GB"/>
        </w:rPr>
        <w:t>.).</w:t>
      </w:r>
      <w:ins w:id="71" w:author="Jack Plummer" w:date="2022-08-19T12:00:00Z">
        <w:r w:rsidR="001A0D85">
          <w:rPr>
            <w:rFonts w:ascii="Georgia" w:hAnsi="Georgia"/>
            <w:lang w:val="en-GB"/>
          </w:rPr>
          <w:t xml:space="preserve"> </w:t>
        </w:r>
      </w:ins>
    </w:p>
    <w:p w14:paraId="2739C80A" w14:textId="77777777" w:rsidR="00A86288" w:rsidRDefault="00A86288">
      <w:pPr>
        <w:pStyle w:val="Heading2"/>
        <w:divId w:val="1408649456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740"/>
        <w:gridCol w:w="609"/>
        <w:gridCol w:w="815"/>
        <w:gridCol w:w="1155"/>
      </w:tblGrid>
      <w:tr w:rsidR="00A86288" w14:paraId="2BF09FEE" w14:textId="77777777">
        <w:trPr>
          <w:divId w:val="140864945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BC0045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D6352B3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686BC7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FB8777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2888F5C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A86288" w14:paraId="58F2629A" w14:textId="77777777">
        <w:trPr>
          <w:divId w:val="1408649456"/>
          <w:tblCellSpacing w:w="15" w:type="dxa"/>
        </w:trPr>
        <w:tc>
          <w:tcPr>
            <w:tcW w:w="0" w:type="auto"/>
            <w:vAlign w:val="center"/>
            <w:hideMark/>
          </w:tcPr>
          <w:p w14:paraId="49342954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1.1. Residential &amp; commercial development -&gt; Housing &amp; urban areas</w:t>
            </w:r>
          </w:p>
        </w:tc>
        <w:tc>
          <w:tcPr>
            <w:tcW w:w="0" w:type="auto"/>
            <w:vAlign w:val="center"/>
            <w:hideMark/>
          </w:tcPr>
          <w:p w14:paraId="71225A5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DF1ED11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207712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84DBD5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Low Impact: 3</w:t>
            </w:r>
          </w:p>
        </w:tc>
      </w:tr>
      <w:tr w:rsidR="00A86288" w14:paraId="7092DF5E" w14:textId="77777777">
        <w:trPr>
          <w:divId w:val="1408649456"/>
          <w:tblCellSpacing w:w="15" w:type="dxa"/>
        </w:trPr>
        <w:tc>
          <w:tcPr>
            <w:tcW w:w="0" w:type="auto"/>
            <w:vAlign w:val="center"/>
            <w:hideMark/>
          </w:tcPr>
          <w:p w14:paraId="65BDA12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1.2. Residential &amp; commercial development -&gt; Commercial &amp; industrial areas</w:t>
            </w:r>
          </w:p>
        </w:tc>
        <w:tc>
          <w:tcPr>
            <w:tcW w:w="0" w:type="auto"/>
            <w:vAlign w:val="center"/>
            <w:hideMark/>
          </w:tcPr>
          <w:p w14:paraId="36DD6FDA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818C79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AF1F44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4F3AE2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Low Impact: 3</w:t>
            </w:r>
          </w:p>
        </w:tc>
      </w:tr>
      <w:tr w:rsidR="00A86288" w14:paraId="34A7573B" w14:textId="77777777">
        <w:trPr>
          <w:divId w:val="1408649456"/>
          <w:tblCellSpacing w:w="15" w:type="dxa"/>
        </w:trPr>
        <w:tc>
          <w:tcPr>
            <w:tcW w:w="0" w:type="auto"/>
            <w:vAlign w:val="center"/>
            <w:hideMark/>
          </w:tcPr>
          <w:p w14:paraId="4D900F4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2AA834C6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1FD5910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4E7914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87CBE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Low Impact: 3</w:t>
            </w:r>
          </w:p>
        </w:tc>
      </w:tr>
    </w:tbl>
    <w:p w14:paraId="12CA503F" w14:textId="77777777" w:rsidR="00A86288" w:rsidRDefault="00A86288">
      <w:pPr>
        <w:pStyle w:val="Heading1"/>
        <w:divId w:val="1714847220"/>
        <w:rPr>
          <w:rFonts w:ascii="Georgia" w:hAnsi="Georgia"/>
          <w:sz w:val="29"/>
          <w:szCs w:val="29"/>
          <w:lang w:val="en-GB"/>
        </w:rPr>
      </w:pPr>
      <w:r>
        <w:rPr>
          <w:rFonts w:ascii="Georgia" w:hAnsi="Georgia"/>
          <w:sz w:val="29"/>
          <w:szCs w:val="29"/>
          <w:lang w:val="en-GB"/>
        </w:rPr>
        <w:t>Conservation</w:t>
      </w:r>
    </w:p>
    <w:p w14:paraId="7675443F" w14:textId="77777777" w:rsidR="00A86288" w:rsidRPr="005060E0" w:rsidRDefault="00A86288">
      <w:pPr>
        <w:pStyle w:val="NormalWeb"/>
        <w:divId w:val="1714847220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>The species is listed</w:t>
      </w:r>
      <w:ins w:id="72" w:author="Jack Plummer" w:date="2022-08-19T12:04:00Z">
        <w:r w:rsidR="00C51BC0">
          <w:rPr>
            <w:rFonts w:ascii="Georgia" w:hAnsi="Georgia"/>
            <w:lang w:val="en-GB"/>
          </w:rPr>
          <w:t xml:space="preserve"> as</w:t>
        </w:r>
      </w:ins>
      <w:r>
        <w:rPr>
          <w:rFonts w:ascii="Georgia" w:hAnsi="Georgia"/>
          <w:lang w:val="en-GB"/>
        </w:rPr>
        <w:t xml:space="preserve"> Endemic and Rare (Global) </w:t>
      </w:r>
      <w:del w:id="73" w:author="Jack Plummer" w:date="2022-08-19T12:04:00Z">
        <w:r w:rsidDel="00C51BC0">
          <w:rPr>
            <w:rFonts w:ascii="Georgia" w:hAnsi="Georgia"/>
            <w:lang w:val="en-GB"/>
          </w:rPr>
          <w:delText xml:space="preserve">of </w:delText>
        </w:r>
      </w:del>
      <w:ins w:id="74" w:author="Jack Plummer" w:date="2022-08-19T12:04:00Z">
        <w:r w:rsidR="00C51BC0">
          <w:rPr>
            <w:rFonts w:ascii="Georgia" w:hAnsi="Georgia"/>
            <w:lang w:val="en-GB"/>
          </w:rPr>
          <w:t xml:space="preserve">in the </w:t>
        </w:r>
      </w:ins>
      <w:r>
        <w:rPr>
          <w:rFonts w:ascii="Georgia" w:hAnsi="Georgia"/>
          <w:lang w:val="en-GB"/>
        </w:rPr>
        <w:t>Thailand Red Data Plants</w:t>
      </w:r>
      <w:ins w:id="75" w:author="Jack Plummer" w:date="2022-08-19T12:04:00Z">
        <w:r w:rsidR="00C51BC0">
          <w:rPr>
            <w:rFonts w:ascii="Georgia" w:hAnsi="Georgia"/>
            <w:lang w:val="en-GB"/>
          </w:rPr>
          <w:t xml:space="preserve"> publication</w:t>
        </w:r>
      </w:ins>
      <w:r>
        <w:rPr>
          <w:rFonts w:ascii="Georgia" w:hAnsi="Georgia"/>
          <w:lang w:val="en-GB"/>
        </w:rPr>
        <w:t xml:space="preserve"> (</w:t>
      </w:r>
      <w:proofErr w:type="spellStart"/>
      <w:r>
        <w:rPr>
          <w:rFonts w:ascii="Georgia" w:hAnsi="Georgia"/>
          <w:lang w:val="en-GB"/>
        </w:rPr>
        <w:t>Santisuk</w:t>
      </w:r>
      <w:proofErr w:type="spellEnd"/>
      <w:r>
        <w:rPr>
          <w:rFonts w:ascii="Georgia" w:hAnsi="Georgia"/>
          <w:lang w:val="en-GB"/>
        </w:rPr>
        <w:t xml:space="preserve"> </w:t>
      </w:r>
      <w:r>
        <w:rPr>
          <w:rStyle w:val="Emphasis"/>
          <w:rFonts w:ascii="Georgia" w:hAnsi="Georgia"/>
          <w:lang w:val="en-GB"/>
        </w:rPr>
        <w:t xml:space="preserve">et al. </w:t>
      </w:r>
      <w:r>
        <w:rPr>
          <w:rFonts w:ascii="Georgia" w:hAnsi="Georgia"/>
          <w:lang w:val="en-GB"/>
        </w:rPr>
        <w:t>2006). This species ha</w:t>
      </w:r>
      <w:ins w:id="76" w:author="Jack Plummer" w:date="2022-08-19T12:05:00Z">
        <w:r w:rsidR="00C51BC0">
          <w:rPr>
            <w:rFonts w:ascii="Georgia" w:hAnsi="Georgia"/>
            <w:lang w:val="en-GB"/>
          </w:rPr>
          <w:t>s</w:t>
        </w:r>
      </w:ins>
      <w:del w:id="77" w:author="Jack Plummer" w:date="2022-08-19T12:04:00Z">
        <w:r w:rsidDel="00C51BC0">
          <w:rPr>
            <w:rFonts w:ascii="Georgia" w:hAnsi="Georgia"/>
            <w:lang w:val="en-GB"/>
          </w:rPr>
          <w:delText>ve</w:delText>
        </w:r>
      </w:del>
      <w:r>
        <w:rPr>
          <w:rFonts w:ascii="Georgia" w:hAnsi="Georgia"/>
          <w:lang w:val="en-GB"/>
        </w:rPr>
        <w:t xml:space="preserve"> been found in Khao Nan National Park (</w:t>
      </w:r>
      <w:proofErr w:type="spellStart"/>
      <w:r>
        <w:rPr>
          <w:rFonts w:ascii="Georgia" w:hAnsi="Georgia"/>
          <w:lang w:val="en-GB"/>
        </w:rPr>
        <w:t>Sawangchote</w:t>
      </w:r>
      <w:proofErr w:type="spellEnd"/>
      <w:r>
        <w:rPr>
          <w:rFonts w:ascii="Georgia" w:hAnsi="Georgia"/>
          <w:lang w:val="en-GB"/>
        </w:rPr>
        <w:t xml:space="preserve"> 2009).</w:t>
      </w:r>
    </w:p>
    <w:p w14:paraId="0BC80A0B" w14:textId="77777777" w:rsidR="00A86288" w:rsidRDefault="00A86288">
      <w:pPr>
        <w:pStyle w:val="Heading2"/>
        <w:divId w:val="1714847220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6960"/>
      </w:tblGrid>
      <w:tr w:rsidR="00A86288" w14:paraId="49F4A7A2" w14:textId="77777777">
        <w:trPr>
          <w:divId w:val="171484722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43603DE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73F1424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A86288" w14:paraId="78444F6F" w14:textId="77777777">
        <w:trPr>
          <w:divId w:val="1714847220"/>
          <w:tblCellSpacing w:w="15" w:type="dxa"/>
        </w:trPr>
        <w:tc>
          <w:tcPr>
            <w:tcW w:w="0" w:type="auto"/>
            <w:vAlign w:val="center"/>
            <w:hideMark/>
          </w:tcPr>
          <w:p w14:paraId="49CFC3B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lastRenderedPageBreak/>
              <w:t>Yes</w:t>
            </w:r>
          </w:p>
        </w:tc>
        <w:tc>
          <w:tcPr>
            <w:tcW w:w="0" w:type="auto"/>
            <w:vAlign w:val="center"/>
            <w:hideMark/>
          </w:tcPr>
          <w:p w14:paraId="429564AE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Recorded from one herbarium specimens in Khao Nan National Park (</w:t>
            </w:r>
            <w:proofErr w:type="spellStart"/>
            <w:r>
              <w:rPr>
                <w:rFonts w:ascii="Georgia" w:hAnsi="Georgia"/>
                <w:sz w:val="18"/>
                <w:szCs w:val="18"/>
              </w:rPr>
              <w:t>Sawangchote</w:t>
            </w:r>
            <w:proofErr w:type="spellEnd"/>
            <w:r>
              <w:rPr>
                <w:rFonts w:ascii="Georgia" w:hAnsi="Georgia"/>
                <w:sz w:val="18"/>
                <w:szCs w:val="18"/>
              </w:rPr>
              <w:t>, 2009)</w:t>
            </w:r>
          </w:p>
        </w:tc>
      </w:tr>
    </w:tbl>
    <w:p w14:paraId="6FA84890" w14:textId="77777777" w:rsidR="00A86288" w:rsidRDefault="00A86288">
      <w:pPr>
        <w:pStyle w:val="Heading2"/>
        <w:divId w:val="1714847220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530"/>
      </w:tblGrid>
      <w:tr w:rsidR="00A86288" w14:paraId="7B8ADFCF" w14:textId="77777777">
        <w:trPr>
          <w:divId w:val="171484722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F4A43D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54D8F9A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A86288" w14:paraId="464E74C3" w14:textId="77777777">
        <w:trPr>
          <w:divId w:val="171484722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9B8F260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7370F2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</w:tr>
    </w:tbl>
    <w:p w14:paraId="4AE22BE4" w14:textId="77777777" w:rsidR="00A86288" w:rsidRDefault="00A86288">
      <w:pPr>
        <w:pStyle w:val="Heading2"/>
        <w:divId w:val="1714847220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A86288" w14:paraId="65CD1FCC" w14:textId="77777777">
        <w:trPr>
          <w:divId w:val="171484722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BA9581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06613C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A86288" w14:paraId="1D11A900" w14:textId="77777777">
        <w:trPr>
          <w:divId w:val="171484722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949CF9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FAEB98F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</w:tr>
      <w:tr w:rsidR="00A86288" w14:paraId="6BA7BD11" w14:textId="77777777">
        <w:trPr>
          <w:divId w:val="171484722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98D16D4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4B194D6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</w:tr>
    </w:tbl>
    <w:p w14:paraId="1D0D2186" w14:textId="77777777" w:rsidR="00A86288" w:rsidRDefault="00A86288">
      <w:pPr>
        <w:pStyle w:val="Heading1"/>
        <w:divId w:val="2060393990"/>
        <w:rPr>
          <w:rFonts w:ascii="Georgia" w:hAnsi="Georgia"/>
          <w:sz w:val="29"/>
          <w:szCs w:val="29"/>
          <w:lang w:val="en-GB"/>
        </w:rPr>
      </w:pPr>
      <w:r>
        <w:rPr>
          <w:rFonts w:ascii="Georgia" w:hAnsi="Georgia"/>
          <w:sz w:val="29"/>
          <w:szCs w:val="29"/>
          <w:lang w:val="en-GB"/>
        </w:rPr>
        <w:t>Ecosystem Services</w:t>
      </w:r>
    </w:p>
    <w:p w14:paraId="1BCBDE55" w14:textId="77777777" w:rsidR="00A86288" w:rsidRDefault="00A86288">
      <w:pPr>
        <w:pStyle w:val="Heading2"/>
        <w:divId w:val="2060393990"/>
        <w:rPr>
          <w:rFonts w:ascii="Georgia" w:hAnsi="Georgia"/>
          <w:sz w:val="27"/>
          <w:szCs w:val="27"/>
          <w:lang w:val="en-GB"/>
        </w:rPr>
      </w:pPr>
      <w:r>
        <w:rPr>
          <w:rFonts w:ascii="Georgia" w:hAnsi="Georgia"/>
          <w:sz w:val="27"/>
          <w:szCs w:val="27"/>
          <w:lang w:val="en-GB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6046"/>
      </w:tblGrid>
      <w:tr w:rsidR="00A86288" w14:paraId="47509996" w14:textId="77777777">
        <w:trPr>
          <w:divId w:val="206039399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71D35BF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A3DC8B" w14:textId="77777777" w:rsidR="00A86288" w:rsidRDefault="00A86288">
            <w:pPr>
              <w:spacing w:after="75"/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A86288" w14:paraId="4F3A4D54" w14:textId="77777777">
        <w:trPr>
          <w:divId w:val="2060393990"/>
          <w:tblCellSpacing w:w="15" w:type="dxa"/>
        </w:trPr>
        <w:tc>
          <w:tcPr>
            <w:tcW w:w="0" w:type="auto"/>
            <w:vAlign w:val="center"/>
            <w:hideMark/>
          </w:tcPr>
          <w:p w14:paraId="7A20E834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B79157D" w14:textId="77777777" w:rsidR="00A86288" w:rsidRDefault="00A86288">
            <w:pPr>
              <w:spacing w:after="75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-</w:t>
            </w:r>
          </w:p>
        </w:tc>
      </w:tr>
    </w:tbl>
    <w:p w14:paraId="0AB55F18" w14:textId="77777777" w:rsidR="00A86288" w:rsidRDefault="00A86288">
      <w:pPr>
        <w:pStyle w:val="Heading1"/>
        <w:rPr>
          <w:rFonts w:ascii="Georgia" w:hAnsi="Georgia"/>
          <w:sz w:val="29"/>
          <w:szCs w:val="29"/>
          <w:lang w:val="en-GB"/>
        </w:rPr>
      </w:pPr>
      <w:r>
        <w:rPr>
          <w:rFonts w:ascii="Georgia" w:hAnsi="Georgia"/>
          <w:sz w:val="29"/>
          <w:szCs w:val="29"/>
          <w:lang w:val="en-GB"/>
        </w:rPr>
        <w:t>Bibliography</w:t>
      </w:r>
    </w:p>
    <w:p w14:paraId="6B0DCB72" w14:textId="77777777" w:rsidR="00A86288" w:rsidRPr="005060E0" w:rsidRDefault="00A86288">
      <w:pPr>
        <w:pStyle w:val="NormalWeb"/>
        <w:divId w:val="1516573617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 xml:space="preserve">Bachman, S., Moat, J., Hill, A.W., de la Torre, </w:t>
      </w:r>
      <w:proofErr w:type="gramStart"/>
      <w:r>
        <w:rPr>
          <w:rFonts w:ascii="Georgia" w:hAnsi="Georgia"/>
          <w:lang w:val="en-GB"/>
        </w:rPr>
        <w:t>J.</w:t>
      </w:r>
      <w:proofErr w:type="gramEnd"/>
      <w:r>
        <w:rPr>
          <w:rFonts w:ascii="Georgia" w:hAnsi="Georgia"/>
          <w:lang w:val="en-GB"/>
        </w:rPr>
        <w:t xml:space="preserve"> and Scott. 2011. Supporting Red List threat assessments with </w:t>
      </w:r>
      <w:proofErr w:type="spellStart"/>
      <w:r>
        <w:rPr>
          <w:rFonts w:ascii="Georgia" w:hAnsi="Georgia"/>
          <w:lang w:val="en-GB"/>
        </w:rPr>
        <w:t>GeoCAT</w:t>
      </w:r>
      <w:proofErr w:type="spellEnd"/>
      <w:r>
        <w:rPr>
          <w:rFonts w:ascii="Georgia" w:hAnsi="Georgia"/>
          <w:lang w:val="en-GB"/>
        </w:rPr>
        <w:t xml:space="preserve">: geospatial conservation assessment tool. In: V. Smith and L. </w:t>
      </w:r>
      <w:proofErr w:type="spellStart"/>
      <w:r>
        <w:rPr>
          <w:rFonts w:ascii="Georgia" w:hAnsi="Georgia"/>
          <w:lang w:val="en-GB"/>
        </w:rPr>
        <w:t>Penev</w:t>
      </w:r>
      <w:proofErr w:type="spellEnd"/>
      <w:r>
        <w:rPr>
          <w:rFonts w:ascii="Georgia" w:hAnsi="Georgia"/>
          <w:lang w:val="en-GB"/>
        </w:rPr>
        <w:t xml:space="preserve"> (eds). </w:t>
      </w:r>
      <w:r>
        <w:rPr>
          <w:rFonts w:ascii="Georgia" w:hAnsi="Georgia"/>
          <w:i/>
          <w:iCs/>
          <w:lang w:val="en-GB"/>
        </w:rPr>
        <w:t xml:space="preserve">e-Infrastructures for data publishing in biodiversity </w:t>
      </w:r>
      <w:proofErr w:type="gramStart"/>
      <w:r>
        <w:rPr>
          <w:rFonts w:ascii="Georgia" w:hAnsi="Georgia"/>
          <w:i/>
          <w:iCs/>
          <w:lang w:val="en-GB"/>
        </w:rPr>
        <w:t>science</w:t>
      </w:r>
      <w:r>
        <w:rPr>
          <w:rFonts w:ascii="Georgia" w:hAnsi="Georgia"/>
          <w:lang w:val="en-GB"/>
        </w:rPr>
        <w:t xml:space="preserve"> .</w:t>
      </w:r>
      <w:proofErr w:type="gramEnd"/>
      <w:r>
        <w:rPr>
          <w:rFonts w:ascii="Georgia" w:hAnsi="Georgia"/>
          <w:lang w:val="en-GB"/>
        </w:rPr>
        <w:t>: 117-126.</w:t>
      </w:r>
    </w:p>
    <w:p w14:paraId="0B42C94E" w14:textId="77777777" w:rsidR="00A86288" w:rsidRDefault="00A86288">
      <w:pPr>
        <w:pStyle w:val="NormalWeb"/>
        <w:divId w:val="1516573617"/>
        <w:rPr>
          <w:rFonts w:ascii="Georgia" w:hAnsi="Georgia"/>
          <w:lang w:val="en-GB"/>
        </w:rPr>
      </w:pPr>
      <w:proofErr w:type="spellStart"/>
      <w:r>
        <w:rPr>
          <w:rFonts w:ascii="Georgia" w:hAnsi="Georgia"/>
          <w:lang w:val="en-GB"/>
        </w:rPr>
        <w:t>Chantaranothai</w:t>
      </w:r>
      <w:proofErr w:type="spellEnd"/>
      <w:r>
        <w:rPr>
          <w:rFonts w:ascii="Georgia" w:hAnsi="Georgia"/>
          <w:lang w:val="en-GB"/>
        </w:rPr>
        <w:t xml:space="preserve">, P. 1999. The </w:t>
      </w:r>
      <w:proofErr w:type="spellStart"/>
      <w:r>
        <w:rPr>
          <w:rFonts w:ascii="Georgia" w:hAnsi="Georgia"/>
          <w:lang w:val="en-GB"/>
        </w:rPr>
        <w:t>sapotaceae</w:t>
      </w:r>
      <w:proofErr w:type="spellEnd"/>
      <w:r>
        <w:rPr>
          <w:rFonts w:ascii="Georgia" w:hAnsi="Georgia"/>
          <w:lang w:val="en-GB"/>
        </w:rPr>
        <w:t xml:space="preserve"> of Thailand. </w:t>
      </w:r>
      <w:r>
        <w:rPr>
          <w:rFonts w:ascii="Georgia" w:hAnsi="Georgia"/>
          <w:i/>
          <w:iCs/>
          <w:lang w:val="en-GB"/>
        </w:rPr>
        <w:t xml:space="preserve">In </w:t>
      </w:r>
      <w:proofErr w:type="spellStart"/>
      <w:r>
        <w:rPr>
          <w:rFonts w:ascii="Georgia" w:hAnsi="Georgia"/>
          <w:i/>
          <w:iCs/>
          <w:lang w:val="en-GB"/>
        </w:rPr>
        <w:t>Santisuk</w:t>
      </w:r>
      <w:proofErr w:type="spellEnd"/>
      <w:r>
        <w:rPr>
          <w:rFonts w:ascii="Georgia" w:hAnsi="Georgia"/>
          <w:i/>
          <w:iCs/>
          <w:lang w:val="en-GB"/>
        </w:rPr>
        <w:t>, T. (eds), Thai Forest Bulletin (Botany)</w:t>
      </w:r>
      <w:r>
        <w:rPr>
          <w:rFonts w:ascii="Georgia" w:hAnsi="Georgia"/>
          <w:lang w:val="en-GB"/>
        </w:rPr>
        <w:t xml:space="preserve"> 27: 139-166.</w:t>
      </w:r>
    </w:p>
    <w:p w14:paraId="1C31769A" w14:textId="77777777" w:rsidR="00A86288" w:rsidRDefault="00A86288">
      <w:pPr>
        <w:pStyle w:val="NormalWeb"/>
        <w:divId w:val="1516573617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 xml:space="preserve">Hares, M. 2009. Forest Conflict in Thailand: Northern Minorities in Focus. </w:t>
      </w:r>
      <w:r>
        <w:rPr>
          <w:rFonts w:ascii="Georgia" w:hAnsi="Georgia"/>
          <w:i/>
          <w:iCs/>
          <w:lang w:val="en-GB"/>
        </w:rPr>
        <w:t>Environmental Management</w:t>
      </w:r>
      <w:r>
        <w:rPr>
          <w:rFonts w:ascii="Georgia" w:hAnsi="Georgia"/>
          <w:lang w:val="en-GB"/>
        </w:rPr>
        <w:t xml:space="preserve"> 43(3): 381-395.</w:t>
      </w:r>
    </w:p>
    <w:p w14:paraId="309FAD71" w14:textId="77777777" w:rsidR="00A86288" w:rsidRDefault="00A86288">
      <w:pPr>
        <w:pStyle w:val="NormalWeb"/>
        <w:divId w:val="1516573617"/>
        <w:rPr>
          <w:rFonts w:ascii="Georgia" w:hAnsi="Georgia"/>
          <w:lang w:val="en-GB"/>
        </w:rPr>
      </w:pPr>
      <w:proofErr w:type="spellStart"/>
      <w:r>
        <w:rPr>
          <w:rFonts w:ascii="Georgia" w:hAnsi="Georgia"/>
          <w:lang w:val="en-GB"/>
        </w:rPr>
        <w:t>Kobuski</w:t>
      </w:r>
      <w:proofErr w:type="spellEnd"/>
      <w:r>
        <w:rPr>
          <w:rFonts w:ascii="Georgia" w:hAnsi="Georgia"/>
          <w:lang w:val="en-GB"/>
        </w:rPr>
        <w:t xml:space="preserve">, C.E. 1947. Studies in the </w:t>
      </w:r>
      <w:proofErr w:type="spellStart"/>
      <w:r>
        <w:rPr>
          <w:rFonts w:ascii="Georgia" w:hAnsi="Georgia"/>
          <w:lang w:val="en-GB"/>
        </w:rPr>
        <w:t>Theaceae</w:t>
      </w:r>
      <w:proofErr w:type="spellEnd"/>
      <w:r>
        <w:rPr>
          <w:rFonts w:ascii="Georgia" w:hAnsi="Georgia"/>
          <w:lang w:val="en-GB"/>
        </w:rPr>
        <w:t xml:space="preserve">, XVI Bibliographical notes on the genus </w:t>
      </w:r>
      <w:proofErr w:type="spellStart"/>
      <w:r>
        <w:rPr>
          <w:rFonts w:ascii="Georgia" w:hAnsi="Georgia"/>
          <w:lang w:val="en-GB"/>
        </w:rPr>
        <w:t>Laplacea</w:t>
      </w:r>
      <w:proofErr w:type="spellEnd"/>
      <w:r>
        <w:rPr>
          <w:rFonts w:ascii="Georgia" w:hAnsi="Georgia"/>
          <w:lang w:val="en-GB"/>
        </w:rPr>
        <w:t xml:space="preserve">. </w:t>
      </w:r>
      <w:r>
        <w:rPr>
          <w:rFonts w:ascii="Georgia" w:hAnsi="Georgia"/>
          <w:i/>
          <w:iCs/>
          <w:lang w:val="en-GB"/>
        </w:rPr>
        <w:t>Journal of the Arnold Arboretum</w:t>
      </w:r>
      <w:r>
        <w:rPr>
          <w:rFonts w:ascii="Georgia" w:hAnsi="Georgia"/>
          <w:lang w:val="en-GB"/>
        </w:rPr>
        <w:t xml:space="preserve"> 28: 435-438.</w:t>
      </w:r>
    </w:p>
    <w:p w14:paraId="78CD8411" w14:textId="77777777" w:rsidR="00A86288" w:rsidRDefault="00A86288">
      <w:pPr>
        <w:pStyle w:val="NormalWeb"/>
        <w:divId w:val="1516573617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 xml:space="preserve">Open Development Thailand. 2019. Forests and Forestry. Available at: </w:t>
      </w:r>
      <w:hyperlink r:id="rId14" w:history="1">
        <w:r>
          <w:rPr>
            <w:rStyle w:val="Hyperlink"/>
            <w:rFonts w:ascii="Georgia" w:hAnsi="Georgia"/>
            <w:lang w:val="en-GB"/>
          </w:rPr>
          <w:t>https://thailand.opendevelopmentmekong.net/topics/forests-and-forestry/</w:t>
        </w:r>
      </w:hyperlink>
      <w:r>
        <w:rPr>
          <w:rFonts w:ascii="Georgia" w:hAnsi="Georgia"/>
          <w:lang w:val="en-GB"/>
        </w:rPr>
        <w:t>. (Accessed: May 10, 2022).</w:t>
      </w:r>
    </w:p>
    <w:p w14:paraId="7F506CF8" w14:textId="77777777" w:rsidR="00A86288" w:rsidRDefault="00A86288">
      <w:pPr>
        <w:pStyle w:val="NormalWeb"/>
        <w:divId w:val="1516573617"/>
        <w:rPr>
          <w:rFonts w:ascii="Georgia" w:hAnsi="Georgia"/>
          <w:lang w:val="en-GB"/>
        </w:rPr>
      </w:pPr>
      <w:proofErr w:type="spellStart"/>
      <w:r>
        <w:rPr>
          <w:rFonts w:ascii="Georgia" w:hAnsi="Georgia"/>
          <w:lang w:val="en-GB"/>
        </w:rPr>
        <w:t>Santisuk</w:t>
      </w:r>
      <w:proofErr w:type="spellEnd"/>
      <w:r>
        <w:rPr>
          <w:rFonts w:ascii="Georgia" w:hAnsi="Georgia"/>
          <w:lang w:val="en-GB"/>
        </w:rPr>
        <w:t>, T. and Larsen, K. 2005. Flora of Thailand</w:t>
      </w:r>
      <w:proofErr w:type="gramStart"/>
      <w:r>
        <w:rPr>
          <w:rFonts w:ascii="Georgia" w:hAnsi="Georgia"/>
          <w:lang w:val="en-GB"/>
        </w:rPr>
        <w:t xml:space="preserve">. </w:t>
      </w:r>
      <w:r>
        <w:rPr>
          <w:rFonts w:ascii="Georgia" w:hAnsi="Georgia"/>
          <w:i/>
          <w:iCs/>
          <w:lang w:val="en-GB"/>
        </w:rPr>
        <w:t>:</w:t>
      </w:r>
      <w:proofErr w:type="gramEnd"/>
      <w:r>
        <w:rPr>
          <w:rFonts w:ascii="Georgia" w:hAnsi="Georgia"/>
          <w:i/>
          <w:iCs/>
          <w:lang w:val="en-GB"/>
        </w:rPr>
        <w:t xml:space="preserve"> The Forest Herbarium, National Park, Wildlife and Plant Conservation Department. </w:t>
      </w:r>
      <w:r>
        <w:rPr>
          <w:rFonts w:ascii="Georgia" w:hAnsi="Georgia"/>
          <w:lang w:val="en-GB"/>
        </w:rPr>
        <w:t>.</w:t>
      </w:r>
    </w:p>
    <w:p w14:paraId="4B715C68" w14:textId="77777777" w:rsidR="00A86288" w:rsidRDefault="00A86288">
      <w:pPr>
        <w:pStyle w:val="NormalWeb"/>
        <w:divId w:val="1516573617"/>
        <w:rPr>
          <w:rFonts w:ascii="Georgia" w:hAnsi="Georgia"/>
          <w:lang w:val="en-GB"/>
        </w:rPr>
      </w:pPr>
      <w:proofErr w:type="spellStart"/>
      <w:r>
        <w:rPr>
          <w:rFonts w:ascii="Georgia" w:hAnsi="Georgia"/>
          <w:lang w:val="en-GB"/>
        </w:rPr>
        <w:t>Santisuk</w:t>
      </w:r>
      <w:proofErr w:type="spellEnd"/>
      <w:r>
        <w:rPr>
          <w:rFonts w:ascii="Georgia" w:hAnsi="Georgia"/>
          <w:lang w:val="en-GB"/>
        </w:rPr>
        <w:t xml:space="preserve">, T., et al. 2006. </w:t>
      </w:r>
      <w:r>
        <w:rPr>
          <w:rFonts w:ascii="Georgia" w:hAnsi="Georgia"/>
          <w:i/>
          <w:iCs/>
          <w:lang w:val="en-GB"/>
        </w:rPr>
        <w:t>Thailand Red Data: Plants</w:t>
      </w:r>
      <w:r>
        <w:rPr>
          <w:rFonts w:ascii="Georgia" w:hAnsi="Georgia"/>
          <w:lang w:val="en-GB"/>
        </w:rPr>
        <w:t xml:space="preserve">. Office of Natural Resources and Environmental Policy and </w:t>
      </w:r>
      <w:proofErr w:type="gramStart"/>
      <w:r>
        <w:rPr>
          <w:rFonts w:ascii="Georgia" w:hAnsi="Georgia"/>
          <w:lang w:val="en-GB"/>
        </w:rPr>
        <w:t>Planning ,</w:t>
      </w:r>
      <w:proofErr w:type="gramEnd"/>
      <w:r>
        <w:rPr>
          <w:rFonts w:ascii="Georgia" w:hAnsi="Georgia"/>
          <w:lang w:val="en-GB"/>
        </w:rPr>
        <w:t xml:space="preserve"> Bangkok.</w:t>
      </w:r>
    </w:p>
    <w:p w14:paraId="56F2D46D" w14:textId="77777777" w:rsidR="00A86288" w:rsidRDefault="00A86288">
      <w:pPr>
        <w:pStyle w:val="NormalWeb"/>
        <w:divId w:val="1516573617"/>
        <w:rPr>
          <w:rFonts w:ascii="Georgia" w:hAnsi="Georgia"/>
          <w:lang w:val="en-GB"/>
        </w:rPr>
      </w:pPr>
      <w:proofErr w:type="spellStart"/>
      <w:r>
        <w:rPr>
          <w:rFonts w:ascii="Georgia" w:hAnsi="Georgia"/>
          <w:lang w:val="en-GB"/>
        </w:rPr>
        <w:t>Sawangchote</w:t>
      </w:r>
      <w:proofErr w:type="spellEnd"/>
      <w:r>
        <w:rPr>
          <w:rFonts w:ascii="Georgia" w:hAnsi="Georgia"/>
          <w:lang w:val="en-GB"/>
        </w:rPr>
        <w:t xml:space="preserve">, P. 2009. The Study of floristic composition and plant community structure of lower montane forest on </w:t>
      </w:r>
      <w:proofErr w:type="spellStart"/>
      <w:r>
        <w:rPr>
          <w:rFonts w:ascii="Georgia" w:hAnsi="Georgia"/>
          <w:lang w:val="en-GB"/>
        </w:rPr>
        <w:t>sunyen</w:t>
      </w:r>
      <w:proofErr w:type="spellEnd"/>
      <w:r>
        <w:rPr>
          <w:rFonts w:ascii="Georgia" w:hAnsi="Georgia"/>
          <w:lang w:val="en-GB"/>
        </w:rPr>
        <w:t xml:space="preserve"> ridge in </w:t>
      </w:r>
      <w:proofErr w:type="spellStart"/>
      <w:r>
        <w:rPr>
          <w:rFonts w:ascii="Georgia" w:hAnsi="Georgia"/>
          <w:lang w:val="en-GB"/>
        </w:rPr>
        <w:t>Khaonan</w:t>
      </w:r>
      <w:proofErr w:type="spellEnd"/>
      <w:r>
        <w:rPr>
          <w:rFonts w:ascii="Georgia" w:hAnsi="Georgia"/>
          <w:lang w:val="en-GB"/>
        </w:rPr>
        <w:t xml:space="preserve"> National Park, Nakhon Sri Thammarat province, Southern Thailand. Final report to National Research Council of Thailand. </w:t>
      </w:r>
      <w:proofErr w:type="spellStart"/>
      <w:r>
        <w:rPr>
          <w:rFonts w:ascii="Georgia" w:hAnsi="Georgia"/>
          <w:lang w:val="en-GB"/>
        </w:rPr>
        <w:t>Songkhal</w:t>
      </w:r>
      <w:proofErr w:type="spellEnd"/>
      <w:r>
        <w:rPr>
          <w:rFonts w:ascii="Georgia" w:hAnsi="Georgia"/>
          <w:lang w:val="en-GB"/>
        </w:rPr>
        <w:t xml:space="preserve"> university, Bangkok.</w:t>
      </w:r>
    </w:p>
    <w:p w14:paraId="3CCC40D9" w14:textId="77777777" w:rsidR="003C3D79" w:rsidRDefault="00A86288">
      <w:pPr>
        <w:pStyle w:val="NormalWeb"/>
        <w:divId w:val="1516573617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lastRenderedPageBreak/>
        <w:t xml:space="preserve">Smith, A.C. 1947. </w:t>
      </w:r>
      <w:r>
        <w:rPr>
          <w:rFonts w:ascii="Georgia" w:hAnsi="Georgia"/>
          <w:i/>
          <w:iCs/>
          <w:lang w:val="en-GB"/>
        </w:rPr>
        <w:t>Journal of the Arnold Arboretum</w:t>
      </w:r>
      <w:r>
        <w:rPr>
          <w:rFonts w:ascii="Georgia" w:hAnsi="Georgia"/>
          <w:lang w:val="en-GB"/>
        </w:rPr>
        <w:t>. the Arnold Arboretum of Harvard University, United States.</w:t>
      </w:r>
    </w:p>
    <w:sectPr w:rsidR="003C3D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Jack Plummer" w:date="2022-08-19T11:46:00Z" w:initials="JP">
    <w:p w14:paraId="0492E9D5" w14:textId="77777777" w:rsidR="00EE3E7E" w:rsidRDefault="00EE3E7E" w:rsidP="00A86288">
      <w:pPr>
        <w:pStyle w:val="CommentText"/>
      </w:pPr>
      <w:r>
        <w:rPr>
          <w:rStyle w:val="CommentReference"/>
        </w:rPr>
        <w:annotationRef/>
      </w:r>
      <w:r>
        <w:t>Actually, based on AOO alone, it qualifies as CR, so I suggest to remove this and replace with suggested sentence on locations.</w:t>
      </w:r>
    </w:p>
  </w:comment>
  <w:comment w:id="21" w:author="Jack Plummer" w:date="2022-08-19T11:47:00Z" w:initials="JP">
    <w:p w14:paraId="132140A3" w14:textId="77777777" w:rsidR="00EE3E7E" w:rsidRDefault="00EE3E7E" w:rsidP="00A86288">
      <w:pPr>
        <w:pStyle w:val="CommentText"/>
      </w:pPr>
      <w:r>
        <w:rPr>
          <w:rStyle w:val="CommentReference"/>
        </w:rPr>
        <w:annotationRef/>
      </w:r>
      <w:r>
        <w:t>Delete as appropriate</w:t>
      </w:r>
    </w:p>
  </w:comment>
  <w:comment w:id="24" w:author="Jack Plummer" w:date="2022-08-19T11:48:00Z" w:initials="JP">
    <w:p w14:paraId="7DB95FCA" w14:textId="77777777" w:rsidR="00EE3E7E" w:rsidRDefault="00EE3E7E" w:rsidP="00A86288">
      <w:pPr>
        <w:pStyle w:val="CommentText"/>
      </w:pPr>
      <w:r>
        <w:rPr>
          <w:rStyle w:val="CommentReference"/>
        </w:rPr>
        <w:annotationRef/>
      </w:r>
      <w:r>
        <w:t>Probably don't need this detail here if captured in Threats section</w:t>
      </w:r>
    </w:p>
  </w:comment>
  <w:comment w:id="30" w:author="Jack Plummer" w:date="2022-08-19T12:03:00Z" w:initials="JP">
    <w:p w14:paraId="4B9CB986" w14:textId="77777777" w:rsidR="00C51BC0" w:rsidRDefault="00C51BC0" w:rsidP="00A86288">
      <w:pPr>
        <w:pStyle w:val="CommentText"/>
      </w:pPr>
      <w:r>
        <w:rPr>
          <w:rStyle w:val="CommentReference"/>
        </w:rPr>
        <w:annotationRef/>
      </w:r>
      <w:r>
        <w:t>This checkbox has also been ticked</w:t>
      </w:r>
    </w:p>
  </w:comment>
  <w:comment w:id="35" w:author="Jack Plummer" w:date="2022-08-19T11:44:00Z" w:initials="JP">
    <w:p w14:paraId="56862E4F" w14:textId="77777777" w:rsidR="006E2629" w:rsidRDefault="006E2629" w:rsidP="00A86288">
      <w:pPr>
        <w:pStyle w:val="CommentText"/>
      </w:pPr>
      <w:r>
        <w:rPr>
          <w:rStyle w:val="CommentReference"/>
        </w:rPr>
        <w:annotationRef/>
      </w:r>
      <w:r>
        <w:t>If present at two sites (and extirpated from one), I think we go with 8 km2? Ok if you want to keep a range, but might be worth explaining why there is a range?</w:t>
      </w:r>
    </w:p>
  </w:comment>
  <w:comment w:id="43" w:author="Jack Plummer" w:date="2022-08-19T11:54:00Z" w:initials="JP">
    <w:p w14:paraId="74AB645D" w14:textId="77777777" w:rsidR="00C820A6" w:rsidRDefault="00C820A6" w:rsidP="00A86288">
      <w:pPr>
        <w:pStyle w:val="CommentText"/>
      </w:pPr>
      <w:r>
        <w:rPr>
          <w:rStyle w:val="CommentReference"/>
        </w:rPr>
        <w:annotationRef/>
      </w:r>
      <w:r>
        <w:t>This is my mistake - I think I made an error in the template I provided</w:t>
      </w:r>
    </w:p>
  </w:comment>
  <w:comment w:id="46" w:author="Jack Plummer" w:date="2022-08-19T11:43:00Z" w:initials="JP">
    <w:p w14:paraId="6E36318D" w14:textId="77777777" w:rsidR="006E2629" w:rsidRDefault="006E2629" w:rsidP="00A86288">
      <w:pPr>
        <w:pStyle w:val="CommentText"/>
      </w:pPr>
      <w:r>
        <w:rPr>
          <w:rStyle w:val="CommentReference"/>
        </w:rPr>
        <w:annotationRef/>
      </w:r>
      <w:r>
        <w:t>If extirpated from one of the three sites, then number of locations should be 2</w:t>
      </w:r>
    </w:p>
  </w:comment>
  <w:comment w:id="47" w:author="Jack Plummer" w:date="2022-08-19T11:47:00Z" w:initials="JP">
    <w:p w14:paraId="3017F279" w14:textId="77777777" w:rsidR="00EE3E7E" w:rsidRDefault="00EE3E7E" w:rsidP="00A86288">
      <w:pPr>
        <w:pStyle w:val="CommentText"/>
      </w:pPr>
      <w:r>
        <w:rPr>
          <w:rStyle w:val="CommentReference"/>
        </w:rPr>
        <w:annotationRef/>
      </w:r>
      <w:r>
        <w:t>Or at least a range of 2-3</w:t>
      </w:r>
    </w:p>
  </w:comment>
  <w:comment w:id="50" w:author="Jack Plummer" w:date="2022-08-19T11:55:00Z" w:initials="JP">
    <w:p w14:paraId="21BDD65D" w14:textId="77777777" w:rsidR="00C820A6" w:rsidRDefault="00C820A6" w:rsidP="00A86288">
      <w:pPr>
        <w:pStyle w:val="CommentText"/>
      </w:pPr>
      <w:r>
        <w:rPr>
          <w:rStyle w:val="CommentReference"/>
        </w:rPr>
        <w:annotationRef/>
      </w:r>
      <w:r>
        <w:t>Is this true? I think it does include all known collections? So would remove</w:t>
      </w:r>
    </w:p>
  </w:comment>
  <w:comment w:id="56" w:author="Jack Plummer" w:date="2022-09-14T14:25:00Z" w:initials="JP">
    <w:p w14:paraId="6BE0D242" w14:textId="77777777" w:rsidR="00C77534" w:rsidRDefault="00C77534" w:rsidP="00FD618D">
      <w:pPr>
        <w:pStyle w:val="CommentText"/>
      </w:pPr>
      <w:r>
        <w:rPr>
          <w:rStyle w:val="CommentReference"/>
        </w:rPr>
        <w:annotationRef/>
      </w:r>
      <w:r>
        <w:t>This contradicts the population trend stated below</w:t>
      </w:r>
    </w:p>
  </w:comment>
  <w:comment w:id="59" w:author="Jack Plummer" w:date="2022-08-19T11:56:00Z" w:initials="JP">
    <w:p w14:paraId="0AD56F6D" w14:textId="474BBC53" w:rsidR="00C820A6" w:rsidRDefault="00C820A6" w:rsidP="00A86288">
      <w:pPr>
        <w:pStyle w:val="CommentText"/>
      </w:pPr>
      <w:r>
        <w:rPr>
          <w:rStyle w:val="CommentReference"/>
        </w:rPr>
        <w:annotationRef/>
      </w:r>
      <w:r>
        <w:t>So the extirpated site was in the peninsula? I think I would mention the extirpated site in the Geographic Range section e.g. 'The species was historically collected from … but it is considered likely that the species has been lost from this site.'</w:t>
      </w:r>
    </w:p>
  </w:comment>
  <w:comment w:id="60" w:author="Jack Plummer" w:date="2022-08-19T11:57:00Z" w:initials="JP">
    <w:p w14:paraId="39206092" w14:textId="77777777" w:rsidR="001A0D85" w:rsidRDefault="001A0D85" w:rsidP="00A86288">
      <w:pPr>
        <w:pStyle w:val="CommentText"/>
      </w:pPr>
      <w:r>
        <w:rPr>
          <w:rStyle w:val="CommentReference"/>
        </w:rPr>
        <w:annotationRef/>
      </w:r>
      <w:r>
        <w:t>?</w:t>
      </w:r>
    </w:p>
  </w:comment>
  <w:comment w:id="68" w:author="Jack Plummer" w:date="2022-08-19T11:59:00Z" w:initials="JP">
    <w:p w14:paraId="2A258ED1" w14:textId="77777777" w:rsidR="001A0D85" w:rsidRDefault="001A0D85" w:rsidP="00A86288">
      <w:pPr>
        <w:pStyle w:val="CommentText"/>
      </w:pPr>
      <w:r>
        <w:rPr>
          <w:rStyle w:val="CommentReference"/>
        </w:rPr>
        <w:annotationRef/>
      </w:r>
      <w:r>
        <w:t>Where does it occur? In geographic range section Sukhothai and Phitsanulok provinces are cited. Wouldn't mention Nakhon Si Thammarat or Narathiwat if species doesn’t occur in these areas.</w:t>
      </w:r>
    </w:p>
  </w:comment>
  <w:comment w:id="70" w:author="Jack Plummer" w:date="2022-08-19T12:02:00Z" w:initials="JP">
    <w:p w14:paraId="7DE4B03A" w14:textId="77777777" w:rsidR="00C51BC0" w:rsidRDefault="00C51BC0" w:rsidP="00A86288">
      <w:pPr>
        <w:pStyle w:val="CommentText"/>
      </w:pPr>
      <w:r>
        <w:rPr>
          <w:rStyle w:val="CommentReference"/>
        </w:rPr>
        <w:annotationRef/>
      </w:r>
      <w:r>
        <w:t>Need to mention the drivers of deforestation mentioned in threats table here (i.e. urbanisation and agriculture). E.g. "The major drivers of this forest loss have been urbanisation and localised/subsistence agriculture (reference)."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92E9D5" w15:done="0"/>
  <w15:commentEx w15:paraId="132140A3" w15:done="0"/>
  <w15:commentEx w15:paraId="7DB95FCA" w15:done="0"/>
  <w15:commentEx w15:paraId="4B9CB986" w15:done="0"/>
  <w15:commentEx w15:paraId="56862E4F" w15:done="0"/>
  <w15:commentEx w15:paraId="74AB645D" w15:done="0"/>
  <w15:commentEx w15:paraId="6E36318D" w15:done="0"/>
  <w15:commentEx w15:paraId="3017F279" w15:paraIdParent="6E36318D" w15:done="0"/>
  <w15:commentEx w15:paraId="21BDD65D" w15:done="0"/>
  <w15:commentEx w15:paraId="6BE0D242" w15:done="0"/>
  <w15:commentEx w15:paraId="0AD56F6D" w15:done="0"/>
  <w15:commentEx w15:paraId="39206092" w15:done="0"/>
  <w15:commentEx w15:paraId="2A258ED1" w15:done="0"/>
  <w15:commentEx w15:paraId="7DE4B0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CC62C8" w16cex:dateUtc="2022-09-14T13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92E9D5" w16cid:durableId="26A9F6AA"/>
  <w16cid:commentId w16cid:paraId="132140A3" w16cid:durableId="26A9F6B7"/>
  <w16cid:commentId w16cid:paraId="7DB95FCA" w16cid:durableId="26A9F723"/>
  <w16cid:commentId w16cid:paraId="4B9CB986" w16cid:durableId="26A9FA91"/>
  <w16cid:commentId w16cid:paraId="56862E4F" w16cid:durableId="26A9F61B"/>
  <w16cid:commentId w16cid:paraId="74AB645D" w16cid:durableId="26A9F874"/>
  <w16cid:commentId w16cid:paraId="6E36318D" w16cid:durableId="26A9F5D3"/>
  <w16cid:commentId w16cid:paraId="3017F279" w16cid:durableId="26A9F6C5"/>
  <w16cid:commentId w16cid:paraId="21BDD65D" w16cid:durableId="26A9F894"/>
  <w16cid:commentId w16cid:paraId="6BE0D242" w16cid:durableId="26CC62C8"/>
  <w16cid:commentId w16cid:paraId="0AD56F6D" w16cid:durableId="26A9F904"/>
  <w16cid:commentId w16cid:paraId="39206092" w16cid:durableId="26A9F926"/>
  <w16cid:commentId w16cid:paraId="2A258ED1" w16cid:durableId="26A9F99B"/>
  <w16cid:commentId w16cid:paraId="7DE4B03A" w16cid:durableId="26A9FA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oNotTrackMoves/>
  <w:defaultTabStop w:val="720"/>
  <w:noPunctuationKerning/>
  <w:characterSpacingControl w:val="doNotCompress"/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60E0"/>
    <w:rsid w:val="001A0D85"/>
    <w:rsid w:val="00312F24"/>
    <w:rsid w:val="003C3D79"/>
    <w:rsid w:val="005060E0"/>
    <w:rsid w:val="006E2629"/>
    <w:rsid w:val="00A86288"/>
    <w:rsid w:val="00C51BC0"/>
    <w:rsid w:val="00C77534"/>
    <w:rsid w:val="00C820A6"/>
    <w:rsid w:val="00EE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E75903F"/>
  <w15:chartTrackingRefBased/>
  <w15:docId w15:val="{D9657ACC-B7DA-4A9C-8D2D-04AAD0BD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hAnsi="Tahoma" w:cs="Tahoma"/>
      <w:sz w:val="24"/>
      <w:szCs w:val="24"/>
      <w:lang w:val="en-US" w:eastAsia="en-US" w:bidi="th-TH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 Light" w:eastAsia="Times New Roman" w:hAnsi="Calibri Light" w:cs="Angsana New"/>
      <w:color w:val="2F5496"/>
      <w:sz w:val="32"/>
      <w:szCs w:val="40"/>
    </w:rPr>
  </w:style>
  <w:style w:type="character" w:customStyle="1" w:styleId="Heading2Char">
    <w:name w:val="Heading 2 Char"/>
    <w:link w:val="Heading2"/>
    <w:uiPriority w:val="9"/>
    <w:semiHidden/>
    <w:rPr>
      <w:rFonts w:ascii="Calibri Light" w:eastAsia="Times New Roman" w:hAnsi="Calibri Light" w:cs="Angsana New"/>
      <w:color w:val="2F5496"/>
      <w:sz w:val="26"/>
      <w:szCs w:val="33"/>
    </w:rPr>
  </w:style>
  <w:style w:type="character" w:customStyle="1" w:styleId="Heading3Char">
    <w:name w:val="Heading 3 Char"/>
    <w:link w:val="Heading3"/>
    <w:uiPriority w:val="9"/>
    <w:semiHidden/>
    <w:rPr>
      <w:rFonts w:ascii="Calibri Light" w:eastAsia="Times New Roman" w:hAnsi="Calibri Light" w:cs="Angsana New"/>
      <w:color w:val="1F3763"/>
      <w:sz w:val="24"/>
      <w:szCs w:val="30"/>
    </w:rPr>
  </w:style>
  <w:style w:type="character" w:customStyle="1" w:styleId="Heading4Char">
    <w:name w:val="Heading 4 Char"/>
    <w:link w:val="Heading4"/>
    <w:uiPriority w:val="9"/>
    <w:semiHidden/>
    <w:rPr>
      <w:rFonts w:ascii="Calibri Light" w:eastAsia="Times New Roman" w:hAnsi="Calibri Light" w:cs="Angsana New"/>
      <w:i/>
      <w:iCs/>
      <w:color w:val="2F5496"/>
      <w:sz w:val="24"/>
      <w:szCs w:val="30"/>
    </w:rPr>
  </w:style>
  <w:style w:type="character" w:customStyle="1" w:styleId="Heading5Char">
    <w:name w:val="Heading 5 Char"/>
    <w:link w:val="Heading5"/>
    <w:uiPriority w:val="9"/>
    <w:semiHidden/>
    <w:rPr>
      <w:rFonts w:ascii="Calibri Light" w:eastAsia="Times New Roman" w:hAnsi="Calibri Light" w:cs="Angsana New"/>
      <w:color w:val="2F5496"/>
      <w:sz w:val="24"/>
      <w:szCs w:val="3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datalabel1">
    <w:name w:val="datalabel1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6E2629"/>
    <w:rPr>
      <w:rFonts w:ascii="Tahoma" w:hAnsi="Tahoma" w:cs="Angsana New"/>
      <w:sz w:val="24"/>
      <w:szCs w:val="30"/>
      <w:lang w:val="en-US" w:eastAsia="en-US" w:bidi="th-TH"/>
    </w:rPr>
  </w:style>
  <w:style w:type="character" w:styleId="CommentReference">
    <w:name w:val="annotation reference"/>
    <w:uiPriority w:val="99"/>
    <w:semiHidden/>
    <w:unhideWhenUsed/>
    <w:rsid w:val="006E26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2629"/>
    <w:rPr>
      <w:rFonts w:cs="Angsana New"/>
      <w:sz w:val="20"/>
      <w:szCs w:val="25"/>
    </w:rPr>
  </w:style>
  <w:style w:type="character" w:customStyle="1" w:styleId="CommentTextChar">
    <w:name w:val="Comment Text Char"/>
    <w:link w:val="CommentText"/>
    <w:uiPriority w:val="99"/>
    <w:rsid w:val="006E2629"/>
    <w:rPr>
      <w:rFonts w:ascii="Tahoma" w:hAnsi="Tahoma" w:cs="Angsana New"/>
      <w:szCs w:val="25"/>
      <w:lang w:val="en-US" w:eastAsia="en-US" w:bidi="th-T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262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E2629"/>
    <w:rPr>
      <w:rFonts w:ascii="Tahoma" w:hAnsi="Tahoma" w:cs="Angsana New"/>
      <w:b/>
      <w:bCs/>
      <w:szCs w:val="25"/>
      <w:lang w:val="en-US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6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9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1629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408649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3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8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3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file:///C:\Users\resources\redListLogo.jpg" TargetMode="External"/><Relationship Id="rId14" Type="http://schemas.openxmlformats.org/officeDocument/2006/relationships/hyperlink" Target="https://thailand.opendevelopmentmekong.net/topics/forests-and-forest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4874f941-1732-4aa1-804a-4f99632a5909" ContentTypeId="0x01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5.xml><?xml version="1.0" encoding="utf-8"?>
<?mso-contentType ?>
<spe:Receivers xmlns:spe="http://schemas.microsoft.com/sharepoint/events"/>
</file>

<file path=customXml/itemProps1.xml><?xml version="1.0" encoding="utf-8"?>
<ds:datastoreItem xmlns:ds="http://schemas.openxmlformats.org/officeDocument/2006/customXml" ds:itemID="{126247FB-5C7B-41F6-B4E8-5545720F75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768ABB-39AD-4914-8C87-67B9C5DF4D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86CF1D-0EDA-4B7E-8606-43ED52B280FD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EBEE4F44-CCC9-4661-A440-3F0748B8B432}">
  <ds:schemaRefs>
    <ds:schemaRef ds:uri="http://purl.org/dc/dcmitype/"/>
    <ds:schemaRef ds:uri="590658d6-28a4-43df-8461-354b94568f6c"/>
    <ds:schemaRef ds:uri="http://schemas.microsoft.com/office/2006/documentManagement/types"/>
    <ds:schemaRef ds:uri="http://purl.org/dc/elements/1.1/"/>
    <ds:schemaRef ds:uri="http://schemas.microsoft.com/office/2006/metadata/properties"/>
    <ds:schemaRef ds:uri="150f78d0-e5c4-40ba-9879-1115501c63e5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3174fa65-5130-4218-be7b-3006b691958f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9A031FFC-D6C6-419A-AA7C-FA870EBB7866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1296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Adinandra oblonga</vt:lpstr>
    </vt:vector>
  </TitlesOfParts>
  <Company/>
  <LinksUpToDate>false</LinksUpToDate>
  <CharactersWithSpaces>8667</CharactersWithSpaces>
  <SharedDoc>false</SharedDoc>
  <HLinks>
    <vt:vector size="6" baseType="variant">
      <vt:variant>
        <vt:i4>2621558</vt:i4>
      </vt:variant>
      <vt:variant>
        <vt:i4>3</vt:i4>
      </vt:variant>
      <vt:variant>
        <vt:i4>0</vt:i4>
      </vt:variant>
      <vt:variant>
        <vt:i4>5</vt:i4>
      </vt:variant>
      <vt:variant>
        <vt:lpwstr>https://thailand.opendevelopmentmekong.net/topics/forests-and-forestry/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Adinandra oblonga</dc:title>
  <dc:subject/>
  <dc:creator>Greuk Pakkad</dc:creator>
  <cp:keywords/>
  <dc:description/>
  <cp:lastModifiedBy>Jack Plummer</cp:lastModifiedBy>
  <cp:revision>3</cp:revision>
  <dcterms:created xsi:type="dcterms:W3CDTF">2022-08-19T12:41:00Z</dcterms:created>
  <dcterms:modified xsi:type="dcterms:W3CDTF">2022-09-14T13:25:00Z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0x01010051DB2FC3823E56459E6430ADD130773C</vt:lpwstr>
  </property>
</Properties>
</file>