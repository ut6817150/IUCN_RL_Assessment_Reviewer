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E0FC2" w14:textId="77777777" w:rsidR="00000000" w:rsidRDefault="00000000">
      <w:pPr>
        <w:jc w:val="center"/>
        <w:divId w:val="827743445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0CCF3DC0" w14:textId="77777777" w:rsidR="00000000" w:rsidRDefault="00000000">
      <w:pPr>
        <w:divId w:val="202658848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0EE29C36" wp14:editId="268F85DB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B20A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2026588488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albocyanea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C.Puglisi</w:t>
      </w:r>
      <w:proofErr w:type="spellEnd"/>
      <w:proofErr w:type="gramEnd"/>
    </w:p>
    <w:p w14:paraId="353AE175" w14:textId="77777777" w:rsidR="00000000" w:rsidRDefault="00000000">
      <w:pPr>
        <w:jc w:val="right"/>
        <w:divId w:val="202658848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albocyanea</w:t>
      </w:r>
      <w:proofErr w:type="spellEnd"/>
    </w:p>
    <w:p w14:paraId="2EE80558" w14:textId="77777777" w:rsidR="00000000" w:rsidRDefault="00000000">
      <w:pPr>
        <w:pStyle w:val="NormalWeb"/>
        <w:divId w:val="1897666727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</w:tblGrid>
      <w:tr w:rsidR="00000000" w14:paraId="2A6F98E9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21D185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2B6E6080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49E1F6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EN - Endangered, B1ab(iii)+2ab(iii) (IUCN version 3.1)</w:t>
            </w:r>
          </w:p>
        </w:tc>
      </w:tr>
    </w:tbl>
    <w:p w14:paraId="4478E8F0" w14:textId="77777777" w:rsidR="00000000" w:rsidRDefault="00000000">
      <w:pPr>
        <w:pStyle w:val="Heading1"/>
        <w:divId w:val="65044670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6D8D223E" w14:textId="77777777" w:rsidR="00000000" w:rsidRDefault="00000000">
      <w:pPr>
        <w:pStyle w:val="Heading2"/>
        <w:divId w:val="65044670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5A67834E" w14:textId="77777777" w:rsidR="00000000" w:rsidRDefault="00000000">
      <w:pPr>
        <w:pStyle w:val="NormalWeb"/>
        <w:divId w:val="65044670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2022-08-14</w:t>
      </w:r>
    </w:p>
    <w:p w14:paraId="50253EFF" w14:textId="77777777" w:rsidR="00000000" w:rsidRDefault="00000000">
      <w:pPr>
        <w:pStyle w:val="NormalWeb"/>
        <w:divId w:val="65044670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3FEE998C" w14:textId="77777777" w:rsidR="00000000" w:rsidRDefault="00000000">
      <w:pPr>
        <w:pStyle w:val="NormalWeb"/>
        <w:divId w:val="65044670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3F8572B1" w14:textId="77777777" w:rsidR="00000000" w:rsidRDefault="00000000">
      <w:pPr>
        <w:pStyle w:val="Heading2"/>
        <w:divId w:val="65044670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7D8DBA2D" w14:textId="69D374BA" w:rsidR="00000000" w:rsidRDefault="00000000">
      <w:pPr>
        <w:pStyle w:val="NormalWeb"/>
        <w:divId w:val="650446705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Microchirita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albocyanea</w:t>
      </w:r>
      <w:proofErr w:type="spellEnd"/>
      <w:r>
        <w:rPr>
          <w:rFonts w:ascii="Georgia" w:hAnsi="Georgia"/>
        </w:rPr>
        <w:t xml:space="preserve"> is listed as Endangered (EN).</w:t>
      </w:r>
      <w:ins w:id="0" w:author="Jack Plummer" w:date="2022-09-24T06:32:00Z">
        <w:r w:rsidR="00133A85">
          <w:rPr>
            <w:rFonts w:ascii="Georgia" w:hAnsi="Georgia"/>
          </w:rPr>
          <w:t xml:space="preserve"> </w:t>
        </w:r>
        <w:r w:rsidR="00133A85">
          <w:rPr>
            <w:rFonts w:ascii="Georgia" w:hAnsi="Georgia"/>
          </w:rPr>
          <w:t>The extent of occurrence (EOO) is 254 km</w:t>
        </w:r>
        <w:r w:rsidR="00133A85">
          <w:rPr>
            <w:rFonts w:ascii="Georgia" w:hAnsi="Georgia"/>
            <w:vertAlign w:val="superscript"/>
          </w:rPr>
          <w:t>2</w:t>
        </w:r>
        <w:r w:rsidR="00133A85">
          <w:rPr>
            <w:rFonts w:ascii="Georgia" w:hAnsi="Georgia"/>
          </w:rPr>
          <w:t xml:space="preserve"> and the area of occupancy (AOO) is 12 km</w:t>
        </w:r>
        <w:r w:rsidR="00133A85">
          <w:rPr>
            <w:rFonts w:ascii="Georgia" w:hAnsi="Georgia"/>
            <w:vertAlign w:val="superscript"/>
          </w:rPr>
          <w:t>2</w:t>
        </w:r>
      </w:ins>
      <w:r>
        <w:rPr>
          <w:rFonts w:ascii="Georgia" w:hAnsi="Georgia"/>
        </w:rPr>
        <w:t xml:space="preserve"> It is known from three small and restricted </w:t>
      </w:r>
      <w:ins w:id="1" w:author="Jack Plummer" w:date="2022-09-24T06:31:00Z">
        <w:r w:rsidR="00133A85">
          <w:rPr>
            <w:rFonts w:ascii="Georgia" w:hAnsi="Georgia"/>
          </w:rPr>
          <w:t>sub</w:t>
        </w:r>
      </w:ins>
      <w:r>
        <w:rPr>
          <w:rFonts w:ascii="Georgia" w:hAnsi="Georgia"/>
        </w:rPr>
        <w:t>populations</w:t>
      </w:r>
      <w:ins w:id="2" w:author="Jack Plummer" w:date="2022-09-24T06:33:00Z">
        <w:r w:rsidR="00133A85">
          <w:rPr>
            <w:rFonts w:ascii="Georgia" w:hAnsi="Georgia"/>
          </w:rPr>
          <w:t>, and the three sites are each considered to represent location</w:t>
        </w:r>
      </w:ins>
      <w:ins w:id="3" w:author="Jack Plummer" w:date="2022-09-24T06:37:00Z">
        <w:r w:rsidR="00B11EF9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. </w:t>
      </w:r>
      <w:ins w:id="4" w:author="Jack Plummer" w:date="2022-09-24T06:34:00Z">
        <w:r w:rsidR="00133A85">
          <w:rPr>
            <w:rFonts w:ascii="Georgia" w:hAnsi="Georgia"/>
          </w:rPr>
          <w:t>The number of mature individuals is less than 1,000, and the population trend is suspected to be decreasing.</w:t>
        </w:r>
        <w:r w:rsidR="00133A85">
          <w:rPr>
            <w:rFonts w:ascii="Georgia" w:hAnsi="Georgia"/>
          </w:rPr>
          <w:t xml:space="preserve"> </w:t>
        </w:r>
      </w:ins>
      <w:ins w:id="5" w:author="Jack Plummer" w:date="2022-09-24T06:37:00Z">
        <w:r w:rsidR="00B11EF9">
          <w:rPr>
            <w:rFonts w:ascii="Georgia" w:hAnsi="Georgia"/>
          </w:rPr>
          <w:t>The</w:t>
        </w:r>
      </w:ins>
      <w:del w:id="6" w:author="Jack Plummer" w:date="2022-09-24T06:31:00Z">
        <w:r w:rsidDel="00133A85">
          <w:rPr>
            <w:rFonts w:ascii="Georgia" w:hAnsi="Georgia"/>
          </w:rPr>
          <w:delText>T</w:delText>
        </w:r>
      </w:del>
      <w:del w:id="7" w:author="Jack Plummer" w:date="2022-09-24T06:37:00Z">
        <w:r w:rsidDel="00B11EF9">
          <w:rPr>
            <w:rFonts w:ascii="Georgia" w:hAnsi="Georgia"/>
          </w:rPr>
          <w:delText>he</w:delText>
        </w:r>
      </w:del>
      <w:r>
        <w:rPr>
          <w:rFonts w:ascii="Georgia" w:hAnsi="Georgia"/>
        </w:rPr>
        <w:t xml:space="preserve"> habitat</w:t>
      </w:r>
      <w:del w:id="8" w:author="Jack Plummer" w:date="2022-09-24T06:31:00Z">
        <w:r w:rsidDel="00133A85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of this species </w:t>
      </w:r>
      <w:del w:id="9" w:author="Jack Plummer" w:date="2022-09-24T06:31:00Z">
        <w:r w:rsidDel="00133A85">
          <w:rPr>
            <w:rFonts w:ascii="Georgia" w:hAnsi="Georgia"/>
          </w:rPr>
          <w:delText xml:space="preserve">are </w:delText>
        </w:r>
      </w:del>
      <w:ins w:id="10" w:author="Jack Plummer" w:date="2022-09-24T06:31:00Z">
        <w:r w:rsidR="00133A85">
          <w:rPr>
            <w:rFonts w:ascii="Georgia" w:hAnsi="Georgia"/>
          </w:rPr>
          <w:t>is</w:t>
        </w:r>
        <w:r w:rsidR="00133A85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threatened by the construction of</w:t>
      </w:r>
      <w:del w:id="11" w:author="Jack Plummer" w:date="2022-09-24T06:37:00Z">
        <w:r w:rsidDel="00B11EF9">
          <w:rPr>
            <w:rFonts w:ascii="Georgia" w:hAnsi="Georgia"/>
          </w:rPr>
          <w:delText xml:space="preserve"> a</w:delText>
        </w:r>
      </w:del>
      <w:r>
        <w:rPr>
          <w:rFonts w:ascii="Georgia" w:hAnsi="Georgia"/>
        </w:rPr>
        <w:t xml:space="preserve"> temple</w:t>
      </w:r>
      <w:ins w:id="12" w:author="Jack Plummer" w:date="2022-09-24T06:37:00Z">
        <w:r w:rsidR="00B11EF9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and associated infrastructure</w:t>
      </w:r>
      <w:ins w:id="13" w:author="Jack Plummer" w:date="2022-09-24T06:37:00Z">
        <w:r w:rsidR="00B11EF9">
          <w:rPr>
            <w:rFonts w:ascii="Georgia" w:hAnsi="Georgia"/>
          </w:rPr>
          <w:t>, as well as</w:t>
        </w:r>
      </w:ins>
      <w:ins w:id="14" w:author="Jack Plummer" w:date="2022-09-24T06:38:00Z">
        <w:r w:rsidR="00B11EF9">
          <w:rPr>
            <w:rFonts w:ascii="Georgia" w:hAnsi="Georgia"/>
          </w:rPr>
          <w:t xml:space="preserve"> </w:t>
        </w:r>
        <w:r w:rsidR="00B11EF9">
          <w:rPr>
            <w:rFonts w:ascii="Georgia" w:hAnsi="Georgia"/>
          </w:rPr>
          <w:t>mining</w:t>
        </w:r>
        <w:r w:rsidR="00B11EF9">
          <w:rPr>
            <w:rFonts w:ascii="Georgia" w:hAnsi="Georgia"/>
          </w:rPr>
          <w:t xml:space="preserve"> </w:t>
        </w:r>
        <w:r w:rsidR="00B11EF9">
          <w:rPr>
            <w:rFonts w:ascii="Georgia" w:hAnsi="Georgia"/>
          </w:rPr>
          <w:t>and</w:t>
        </w:r>
      </w:ins>
      <w:ins w:id="15" w:author="Jack Plummer" w:date="2022-09-24T06:37:00Z">
        <w:r w:rsidR="00B11EF9">
          <w:rPr>
            <w:rFonts w:ascii="Georgia" w:hAnsi="Georgia"/>
          </w:rPr>
          <w:t xml:space="preserve"> </w:t>
        </w:r>
      </w:ins>
      <w:del w:id="16" w:author="Jack Plummer" w:date="2022-09-24T06:37:00Z">
        <w:r w:rsidDel="00B11EF9">
          <w:rPr>
            <w:rFonts w:ascii="Georgia" w:hAnsi="Georgia"/>
          </w:rPr>
          <w:delText xml:space="preserve">. The </w:delText>
        </w:r>
      </w:del>
      <w:r>
        <w:rPr>
          <w:rFonts w:ascii="Georgia" w:hAnsi="Georgia"/>
        </w:rPr>
        <w:t xml:space="preserve">increasing frequency of fires </w:t>
      </w:r>
      <w:del w:id="17" w:author="Jack Plummer" w:date="2022-09-24T06:38:00Z">
        <w:r w:rsidDel="00B11EF9">
          <w:rPr>
            <w:rFonts w:ascii="Georgia" w:hAnsi="Georgia"/>
          </w:rPr>
          <w:delText>is a</w:delText>
        </w:r>
      </w:del>
      <w:del w:id="18" w:author="Jack Plummer" w:date="2022-09-24T06:31:00Z">
        <w:r w:rsidDel="00133A85">
          <w:rPr>
            <w:rFonts w:ascii="Georgia" w:hAnsi="Georgia"/>
          </w:rPr>
          <w:delText>nother</w:delText>
        </w:r>
      </w:del>
      <w:del w:id="19" w:author="Jack Plummer" w:date="2022-09-24T06:38:00Z">
        <w:r w:rsidDel="00B11EF9">
          <w:rPr>
            <w:rFonts w:ascii="Georgia" w:hAnsi="Georgia"/>
          </w:rPr>
          <w:delText xml:space="preserve"> potential threat</w:delText>
        </w:r>
      </w:del>
      <w:r>
        <w:rPr>
          <w:rFonts w:ascii="Georgia" w:hAnsi="Georgia"/>
        </w:rPr>
        <w:t xml:space="preserve">. </w:t>
      </w:r>
      <w:ins w:id="20" w:author="Jack Plummer" w:date="2022-09-24T06:34:00Z">
        <w:r w:rsidR="00133A85">
          <w:rPr>
            <w:rFonts w:ascii="Georgia" w:hAnsi="Georgia"/>
          </w:rPr>
          <w:t xml:space="preserve">These threats are inferred to be causing a continuing decline in area, </w:t>
        </w:r>
        <w:proofErr w:type="gramStart"/>
        <w:r w:rsidR="00133A85">
          <w:rPr>
            <w:rFonts w:ascii="Georgia" w:hAnsi="Georgia"/>
          </w:rPr>
          <w:t>extent</w:t>
        </w:r>
        <w:proofErr w:type="gramEnd"/>
        <w:r w:rsidR="00133A85">
          <w:rPr>
            <w:rFonts w:ascii="Georgia" w:hAnsi="Georgia"/>
          </w:rPr>
          <w:t xml:space="preserve"> and quality of habitat. </w:t>
        </w:r>
      </w:ins>
      <w:del w:id="21" w:author="Jack Plummer" w:date="2022-09-24T06:34:00Z">
        <w:r w:rsidDel="00133A85">
          <w:rPr>
            <w:rFonts w:ascii="Georgia" w:hAnsi="Georgia"/>
          </w:rPr>
          <w:delText>The number of mature individuals is less than 1,000.</w:delText>
        </w:r>
      </w:del>
      <w:del w:id="22" w:author="Jack Plummer" w:date="2022-09-24T06:33:00Z">
        <w:r w:rsidDel="00133A85">
          <w:rPr>
            <w:rFonts w:ascii="Georgia" w:hAnsi="Georgia"/>
          </w:rPr>
          <w:delText xml:space="preserve"> </w:delText>
        </w:r>
      </w:del>
    </w:p>
    <w:p w14:paraId="412C544C" w14:textId="77777777" w:rsidR="00000000" w:rsidRDefault="00000000">
      <w:pPr>
        <w:pStyle w:val="Heading1"/>
        <w:divId w:val="25574902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5CAABC80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1D0E72FD" w14:textId="4477103F" w:rsidR="00000000" w:rsidRDefault="00000000">
      <w:pPr>
        <w:pStyle w:val="NormalWeb"/>
        <w:divId w:val="255749022"/>
        <w:rPr>
          <w:rFonts w:ascii="Georgia" w:hAnsi="Georgia"/>
        </w:rPr>
      </w:pPr>
      <w:r>
        <w:rPr>
          <w:rFonts w:ascii="Georgia" w:hAnsi="Georgia"/>
        </w:rPr>
        <w:t xml:space="preserve">This species is endemic to Thailand </w:t>
      </w:r>
      <w:del w:id="23" w:author="Jack Plummer" w:date="2022-09-24T06:32:00Z">
        <w:r w:rsidDel="00133A85">
          <w:rPr>
            <w:rFonts w:ascii="Georgia" w:hAnsi="Georgia"/>
          </w:rPr>
          <w:delText>which are</w:delText>
        </w:r>
      </w:del>
      <w:ins w:id="24" w:author="Jack Plummer" w:date="2022-09-24T06:32:00Z">
        <w:r w:rsidR="00133A85">
          <w:rPr>
            <w:rFonts w:ascii="Georgia" w:hAnsi="Georgia"/>
          </w:rPr>
          <w:t>and is</w:t>
        </w:r>
      </w:ins>
      <w:r>
        <w:rPr>
          <w:rFonts w:ascii="Georgia" w:hAnsi="Georgia"/>
        </w:rPr>
        <w:t xml:space="preserve"> known from three localities. The extent of occurrence (EOO) is 254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the area of occupancy (AOO) is 12 km</w:t>
      </w:r>
      <w:r>
        <w:rPr>
          <w:rFonts w:ascii="Georgia" w:hAnsi="Georgia"/>
          <w:vertAlign w:val="superscript"/>
        </w:rPr>
        <w:t>2</w:t>
      </w:r>
      <w:del w:id="25" w:author="Jack Plummer" w:date="2022-09-24T06:32:00Z">
        <w:r w:rsidDel="00133A85">
          <w:rPr>
            <w:rFonts w:ascii="Georgia" w:hAnsi="Georgia"/>
          </w:rPr>
          <w:delText xml:space="preserve"> which are outside protected area</w:delText>
        </w:r>
      </w:del>
      <w:r>
        <w:rPr>
          <w:rFonts w:ascii="Georgia" w:hAnsi="Georgia"/>
        </w:rPr>
        <w:t xml:space="preserve">. </w:t>
      </w:r>
      <w:ins w:id="26" w:author="Jack Plummer" w:date="2022-09-24T06:32:00Z">
        <w:r w:rsidR="00133A85">
          <w:rPr>
            <w:rFonts w:ascii="Georgia" w:hAnsi="Georgia"/>
          </w:rPr>
          <w:t xml:space="preserve">It has been </w:t>
        </w:r>
      </w:ins>
      <w:del w:id="27" w:author="Jack Plummer" w:date="2022-09-24T06:32:00Z">
        <w:r w:rsidDel="00133A85">
          <w:rPr>
            <w:rFonts w:ascii="Georgia" w:hAnsi="Georgia"/>
          </w:rPr>
          <w:delText>R</w:delText>
        </w:r>
      </w:del>
      <w:ins w:id="28" w:author="Jack Plummer" w:date="2022-09-24T06:32:00Z">
        <w:r w:rsidR="00133A85">
          <w:rPr>
            <w:rFonts w:ascii="Georgia" w:hAnsi="Georgia"/>
          </w:rPr>
          <w:t>r</w:t>
        </w:r>
      </w:ins>
      <w:r>
        <w:rPr>
          <w:rFonts w:ascii="Georgia" w:hAnsi="Georgia"/>
        </w:rPr>
        <w:t>ecorded from altitude</w:t>
      </w:r>
      <w:ins w:id="29" w:author="Jack Plummer" w:date="2022-09-24T06:32:00Z">
        <w:r w:rsidR="00133A85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between 409 and 447 m</w:t>
      </w:r>
      <w:ins w:id="30" w:author="Jack Plummer" w:date="2022-09-24T06:32:00Z">
        <w:r w:rsidR="00133A85">
          <w:rPr>
            <w:rFonts w:ascii="Georgia" w:hAnsi="Georgia"/>
          </w:rPr>
          <w:t xml:space="preserve"> asl</w:t>
        </w:r>
      </w:ins>
      <w:r>
        <w:rPr>
          <w:rFonts w:ascii="Georgia" w:hAnsi="Georgia"/>
        </w:rPr>
        <w:t>.</w:t>
      </w:r>
    </w:p>
    <w:p w14:paraId="4E5E0A62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124E40A6" w14:textId="77777777">
        <w:trPr>
          <w:divId w:val="2557490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8C12D7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F9FC3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EAF3718" w14:textId="77777777">
        <w:trPr>
          <w:divId w:val="255749022"/>
          <w:tblCellSpacing w:w="15" w:type="dxa"/>
        </w:trPr>
        <w:tc>
          <w:tcPr>
            <w:tcW w:w="0" w:type="auto"/>
            <w:vAlign w:val="center"/>
            <w:hideMark/>
          </w:tcPr>
          <w:p w14:paraId="5F12D24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19F3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12E15A87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000000" w14:paraId="0B3D99B9" w14:textId="77777777">
        <w:trPr>
          <w:divId w:val="2557490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5AB97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8A14E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5183E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DCC52DC" w14:textId="77777777">
        <w:trPr>
          <w:divId w:val="255749022"/>
          <w:tblCellSpacing w:w="15" w:type="dxa"/>
        </w:trPr>
        <w:tc>
          <w:tcPr>
            <w:tcW w:w="0" w:type="auto"/>
            <w:vAlign w:val="center"/>
            <w:hideMark/>
          </w:tcPr>
          <w:p w14:paraId="553F042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6D8F43F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C2FB8AB" w14:textId="1AB37B2B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31" w:author="Jack Plummer" w:date="2022-09-24T06:33:00Z">
              <w:r w:rsidDel="00133A85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32" w:author="Jack Plummer" w:date="2022-09-24T06:33:00Z">
              <w:r w:rsidR="00133A85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62939A7C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7579"/>
      </w:tblGrid>
      <w:tr w:rsidR="00B11EF9" w14:paraId="62674AF6" w14:textId="77777777">
        <w:trPr>
          <w:divId w:val="2557490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9A7BB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88C7D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B11EF9" w14:paraId="5EB9EBA9" w14:textId="77777777">
        <w:trPr>
          <w:divId w:val="255749022"/>
          <w:tblCellSpacing w:w="15" w:type="dxa"/>
        </w:trPr>
        <w:tc>
          <w:tcPr>
            <w:tcW w:w="0" w:type="auto"/>
            <w:vAlign w:val="center"/>
            <w:hideMark/>
          </w:tcPr>
          <w:p w14:paraId="2FB3A0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5EB20" w14:textId="1592E2BE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3" w:author="Jack Plummer" w:date="2022-09-24T06:34:00Z">
              <w:r w:rsidDel="00133A85">
                <w:rPr>
                  <w:rFonts w:ascii="Georgia" w:eastAsia="Times New Roman" w:hAnsi="Georgia"/>
                  <w:sz w:val="18"/>
                  <w:szCs w:val="18"/>
                </w:rPr>
                <w:delText>-</w:delText>
              </w:r>
            </w:del>
            <w:ins w:id="34" w:author="Jack Plummer" w:date="2022-09-24T06:34:00Z">
              <w:r w:rsidR="00133A85">
                <w:rPr>
                  <w:rFonts w:ascii="Georgia" w:eastAsia="Times New Roman" w:hAnsi="Georgia"/>
                  <w:sz w:val="18"/>
                  <w:szCs w:val="18"/>
                </w:rPr>
                <w:t xml:space="preserve">The species </w:t>
              </w:r>
            </w:ins>
            <w:ins w:id="35" w:author="Jack Plummer" w:date="2022-09-24T06:35:00Z">
              <w:r w:rsidR="00133A85">
                <w:rPr>
                  <w:rFonts w:ascii="Georgia" w:eastAsia="Times New Roman" w:hAnsi="Georgia"/>
                  <w:sz w:val="18"/>
                  <w:szCs w:val="18"/>
                </w:rPr>
                <w:t xml:space="preserve">is known from three locations. At one location, temple construction and associated infrastructure is the major threat, while increased fire frequency </w:t>
              </w:r>
              <w:r w:rsidR="00B11EF9">
                <w:rPr>
                  <w:rFonts w:ascii="Georgia" w:eastAsia="Times New Roman" w:hAnsi="Georgia"/>
                  <w:sz w:val="18"/>
                  <w:szCs w:val="18"/>
                </w:rPr>
                <w:t>poses a potential threat at the other locations.</w:t>
              </w:r>
            </w:ins>
          </w:p>
        </w:tc>
      </w:tr>
    </w:tbl>
    <w:p w14:paraId="1D92A5B6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1258"/>
      </w:tblGrid>
      <w:tr w:rsidR="00000000" w14:paraId="2E675DB7" w14:textId="77777777">
        <w:trPr>
          <w:divId w:val="2557490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DEBFF8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B596D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74126EB" w14:textId="77777777">
        <w:trPr>
          <w:divId w:val="255749022"/>
          <w:tblCellSpacing w:w="15" w:type="dxa"/>
        </w:trPr>
        <w:tc>
          <w:tcPr>
            <w:tcW w:w="0" w:type="auto"/>
            <w:vAlign w:val="center"/>
            <w:hideMark/>
          </w:tcPr>
          <w:p w14:paraId="4E82F92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9CCBB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97ED89E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0248F7AC" w14:textId="77777777" w:rsidR="00000000" w:rsidRDefault="00000000">
      <w:pPr>
        <w:pStyle w:val="NormalWeb"/>
        <w:divId w:val="25574902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409</w:t>
      </w:r>
    </w:p>
    <w:p w14:paraId="445245E5" w14:textId="77777777" w:rsidR="00000000" w:rsidRDefault="00000000">
      <w:pPr>
        <w:pStyle w:val="NormalWeb"/>
        <w:divId w:val="25574902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447</w:t>
      </w:r>
    </w:p>
    <w:p w14:paraId="235035D1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7F8D6482" w14:textId="77777777">
        <w:trPr>
          <w:divId w:val="2557490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2D525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0BBBA8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EFA35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5AE3D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E408E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3720B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EE3A2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3912A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7968FD06" w14:textId="77777777">
        <w:trPr>
          <w:divId w:val="255749022"/>
          <w:tblCellSpacing w:w="15" w:type="dxa"/>
        </w:trPr>
        <w:tc>
          <w:tcPr>
            <w:tcW w:w="0" w:type="auto"/>
            <w:vAlign w:val="center"/>
            <w:hideMark/>
          </w:tcPr>
          <w:p w14:paraId="6E55D93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E7C0FD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788FB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342EF70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C8090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0E6B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3BAB9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333AF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BBFC857" w14:textId="77777777" w:rsidR="00000000" w:rsidRDefault="00000000">
      <w:pPr>
        <w:pStyle w:val="Heading2"/>
        <w:divId w:val="2557490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17758082" w14:textId="77777777" w:rsidR="00000000" w:rsidRDefault="00000000">
      <w:pPr>
        <w:pStyle w:val="NormalWeb"/>
        <w:divId w:val="25574902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11CFB8F8" w14:textId="77777777" w:rsidR="00000000" w:rsidRDefault="00000000">
      <w:pPr>
        <w:pStyle w:val="Heading1"/>
        <w:divId w:val="17946740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68F7CF58" w14:textId="77777777" w:rsidR="00000000" w:rsidRDefault="00000000">
      <w:pPr>
        <w:pStyle w:val="Heading2"/>
        <w:divId w:val="17946740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404698A3" w14:textId="77777777">
        <w:trPr>
          <w:divId w:val="17946740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DA473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EB30E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6BF9D3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FEAFD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AC2CF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068AAB77" w14:textId="77777777">
        <w:trPr>
          <w:divId w:val="17946740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5A7D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9DEFB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F01709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48D3C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F1565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10E0B5DF" w14:textId="77777777" w:rsidR="00000000" w:rsidRDefault="00000000">
      <w:pPr>
        <w:pStyle w:val="Heading1"/>
        <w:divId w:val="60222244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17ADE3FC" w14:textId="657AC22B" w:rsidR="00000000" w:rsidRDefault="00000000">
      <w:pPr>
        <w:pStyle w:val="NormalWeb"/>
        <w:divId w:val="602222443"/>
        <w:rPr>
          <w:rFonts w:ascii="Georgia" w:hAnsi="Georgia"/>
        </w:rPr>
      </w:pPr>
      <w:r>
        <w:rPr>
          <w:rFonts w:ascii="Georgia" w:hAnsi="Georgia"/>
        </w:rPr>
        <w:t>The number of mature individuals is less than 1,000.</w:t>
      </w:r>
      <w:ins w:id="36" w:author="Jack Plummer" w:date="2022-09-24T06:36:00Z">
        <w:r w:rsidR="00B11EF9">
          <w:rPr>
            <w:rFonts w:ascii="Georgia" w:hAnsi="Georgia"/>
          </w:rPr>
          <w:t xml:space="preserve"> The population trend is suspected to be decreasing on account of habitat loss due to temple construction.</w:t>
        </w:r>
      </w:ins>
    </w:p>
    <w:p w14:paraId="05100854" w14:textId="77777777" w:rsidR="00000000" w:rsidRDefault="00000000">
      <w:pPr>
        <w:pStyle w:val="Heading2"/>
        <w:divId w:val="60222244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531C2075" w14:textId="77777777" w:rsidR="00000000" w:rsidRDefault="00000000">
      <w:pPr>
        <w:pStyle w:val="NormalWeb"/>
        <w:divId w:val="60222244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79160D34" w14:textId="61949977" w:rsidR="00000000" w:rsidRDefault="00000000">
      <w:pPr>
        <w:pStyle w:val="NormalWeb"/>
        <w:divId w:val="602222443"/>
        <w:rPr>
          <w:rFonts w:ascii="Georgia" w:hAnsi="Georgia"/>
        </w:rPr>
      </w:pPr>
      <w:r>
        <w:rPr>
          <w:rStyle w:val="datalabel1"/>
          <w:rFonts w:ascii="Georgia" w:hAnsi="Georgia"/>
        </w:rPr>
        <w:t>Number of mature individuals (=population size):</w:t>
      </w:r>
      <w:commentRangeStart w:id="37"/>
      <w:r>
        <w:rPr>
          <w:rStyle w:val="datalabel1"/>
          <w:rFonts w:ascii="Georgia" w:hAnsi="Georgia"/>
        </w:rPr>
        <w:t xml:space="preserve"> </w:t>
      </w:r>
      <w:r>
        <w:rPr>
          <w:rFonts w:ascii="Georgia" w:hAnsi="Georgia"/>
        </w:rPr>
        <w:t>1000</w:t>
      </w:r>
      <w:commentRangeEnd w:id="37"/>
      <w:r w:rsidR="00B11EF9">
        <w:rPr>
          <w:rStyle w:val="CommentReference"/>
        </w:rPr>
        <w:commentReference w:id="37"/>
      </w:r>
      <w:ins w:id="38" w:author="Jack Plummer" w:date="2022-09-24T06:36:00Z">
        <w:r w:rsidR="00B11EF9">
          <w:rPr>
            <w:rFonts w:ascii="Georgia" w:hAnsi="Georgia"/>
          </w:rPr>
          <w:t>C</w:t>
        </w:r>
      </w:ins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1258"/>
      </w:tblGrid>
      <w:tr w:rsidR="00000000" w14:paraId="52345497" w14:textId="77777777">
        <w:trPr>
          <w:divId w:val="60222244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E0588E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Extreme fluctuations in the number of subpopulations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61563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5FA709A" w14:textId="77777777">
        <w:trPr>
          <w:divId w:val="602222443"/>
          <w:tblCellSpacing w:w="15" w:type="dxa"/>
        </w:trPr>
        <w:tc>
          <w:tcPr>
            <w:tcW w:w="0" w:type="auto"/>
            <w:vAlign w:val="center"/>
            <w:hideMark/>
          </w:tcPr>
          <w:p w14:paraId="3C9E06F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7CF61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3BEBB62" w14:textId="77777777" w:rsidR="00000000" w:rsidRDefault="00000000">
      <w:pPr>
        <w:pStyle w:val="Heading1"/>
        <w:divId w:val="58969957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672766C1" w14:textId="3A4BD0C3" w:rsidR="00000000" w:rsidRDefault="00000000">
      <w:pPr>
        <w:pStyle w:val="NormalWeb"/>
        <w:divId w:val="589699579"/>
        <w:rPr>
          <w:rFonts w:ascii="Georgia" w:hAnsi="Georgia"/>
        </w:rPr>
      </w:pPr>
      <w:r>
        <w:rPr>
          <w:rFonts w:ascii="Georgia" w:hAnsi="Georgia"/>
        </w:rPr>
        <w:t xml:space="preserve">This </w:t>
      </w:r>
      <w:commentRangeStart w:id="39"/>
      <w:r>
        <w:rPr>
          <w:rFonts w:ascii="Georgia" w:hAnsi="Georgia"/>
        </w:rPr>
        <w:t>species</w:t>
      </w:r>
      <w:commentRangeEnd w:id="39"/>
      <w:r w:rsidR="00B11EF9">
        <w:rPr>
          <w:rStyle w:val="CommentReference"/>
        </w:rPr>
        <w:commentReference w:id="39"/>
      </w:r>
      <w:r>
        <w:rPr>
          <w:rFonts w:ascii="Georgia" w:hAnsi="Georgia"/>
        </w:rPr>
        <w:t xml:space="preserve"> is found only on shaded limestone hill</w:t>
      </w:r>
      <w:ins w:id="40" w:author="Jack Plummer" w:date="2022-09-24T06:36:00Z">
        <w:r w:rsidR="00B11EF9">
          <w:rPr>
            <w:rFonts w:ascii="Georgia" w:hAnsi="Georgia"/>
          </w:rPr>
          <w:t>s</w:t>
        </w:r>
      </w:ins>
      <w:r>
        <w:rPr>
          <w:rFonts w:ascii="Georgia" w:hAnsi="Georgia"/>
        </w:rPr>
        <w:t>.</w:t>
      </w:r>
    </w:p>
    <w:p w14:paraId="6D9DF73E" w14:textId="77777777" w:rsidR="00000000" w:rsidRDefault="00000000">
      <w:pPr>
        <w:pStyle w:val="Heading2"/>
        <w:divId w:val="58969957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7B69C71A" w14:textId="77777777">
        <w:trPr>
          <w:divId w:val="58969957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22EC6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D3EE0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5F6EB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282D9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6E4A20A8" w14:textId="77777777">
        <w:trPr>
          <w:divId w:val="58969957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4083B1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Forest -&gt; Forest - Subtropical/Tropical Dry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CEB02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488BC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8263E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C6BF6A8" w14:textId="77777777">
        <w:trPr>
          <w:divId w:val="58969957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D3BD5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13E3F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1D2C0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2F1CA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4E274C2" w14:textId="77777777" w:rsidR="00000000" w:rsidRDefault="00000000">
      <w:pPr>
        <w:pStyle w:val="Heading2"/>
        <w:divId w:val="58969957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473"/>
        <w:gridCol w:w="5016"/>
      </w:tblGrid>
      <w:tr w:rsidR="00000000" w14:paraId="54539BEE" w14:textId="77777777">
        <w:trPr>
          <w:divId w:val="58969957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A5F54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BF13C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66D70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404C416" w14:textId="77777777">
        <w:trPr>
          <w:divId w:val="589699579"/>
          <w:tblCellSpacing w:w="15" w:type="dxa"/>
        </w:trPr>
        <w:tc>
          <w:tcPr>
            <w:tcW w:w="0" w:type="auto"/>
            <w:vAlign w:val="center"/>
            <w:hideMark/>
          </w:tcPr>
          <w:p w14:paraId="2691CD6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80ECDD" w14:textId="3C44C792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41" w:author="Jack Plummer" w:date="2022-09-24T06:38:00Z">
              <w:r w:rsidDel="00B11EF9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  <w:ins w:id="42" w:author="Jack Plummer" w:date="2022-09-24T06:38:00Z">
              <w:r w:rsidR="00B11EF9">
                <w:rPr>
                  <w:rFonts w:ascii="Georgia" w:eastAsia="Times New Roman" w:hAnsi="Georgia"/>
                  <w:sz w:val="18"/>
                  <w:szCs w:val="18"/>
                </w:rPr>
                <w:t>Inferred</w:t>
              </w:r>
            </w:ins>
          </w:p>
        </w:tc>
        <w:tc>
          <w:tcPr>
            <w:tcW w:w="0" w:type="auto"/>
            <w:vAlign w:val="center"/>
            <w:hideMark/>
          </w:tcPr>
          <w:p w14:paraId="670B9FF7" w14:textId="463B698C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At all localities, the construction of temple</w:t>
            </w:r>
            <w:ins w:id="43" w:author="Jack Plummer" w:date="2022-09-24T06:39:00Z">
              <w:r w:rsidR="00B11EF9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and stairs to access </w:t>
            </w:r>
            <w:del w:id="44" w:author="Jack Plummer" w:date="2022-09-24T06:39:00Z">
              <w:r w:rsidDel="00B11EF9">
                <w:rPr>
                  <w:rFonts w:ascii="Georgia" w:eastAsia="Times New Roman" w:hAnsi="Georgia"/>
                  <w:sz w:val="18"/>
                  <w:szCs w:val="18"/>
                </w:rPr>
                <w:delText xml:space="preserve">the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shrine</w:t>
            </w:r>
            <w:ins w:id="45" w:author="Jack Plummer" w:date="2022-09-24T06:39:00Z">
              <w:r w:rsidR="00B11EF9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are a threat to this species. </w:t>
            </w:r>
            <w:commentRangeStart w:id="46"/>
            <w:r>
              <w:rPr>
                <w:rFonts w:ascii="Georgia" w:eastAsia="Times New Roman" w:hAnsi="Georgia"/>
                <w:sz w:val="18"/>
                <w:szCs w:val="18"/>
              </w:rPr>
              <w:t xml:space="preserve">Tourisms and mining are other potential threat to its habitat. </w:t>
            </w:r>
            <w:commentRangeEnd w:id="46"/>
            <w:r w:rsidR="00B11EF9">
              <w:rPr>
                <w:rStyle w:val="CommentReference"/>
              </w:rPr>
              <w:commentReference w:id="46"/>
            </w:r>
          </w:p>
        </w:tc>
      </w:tr>
    </w:tbl>
    <w:p w14:paraId="05E3556A" w14:textId="77777777" w:rsidR="00000000" w:rsidRDefault="00000000">
      <w:pPr>
        <w:pStyle w:val="Heading2"/>
        <w:divId w:val="58969957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7D5079AD" w14:textId="77777777" w:rsidR="00000000" w:rsidRDefault="00000000">
      <w:pPr>
        <w:pStyle w:val="NormalWeb"/>
        <w:divId w:val="58969957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1358EE91" w14:textId="77777777" w:rsidR="00000000" w:rsidRDefault="00000000">
      <w:pPr>
        <w:pStyle w:val="Heading2"/>
        <w:divId w:val="58969957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55C4E8F2" w14:textId="77777777" w:rsidR="00000000" w:rsidRDefault="00000000">
      <w:pPr>
        <w:pStyle w:val="NormalWeb"/>
        <w:divId w:val="58969957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178FF380" w14:textId="77777777">
        <w:trPr>
          <w:divId w:val="58969957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29758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4676FB06" w14:textId="77777777">
        <w:trPr>
          <w:divId w:val="58969957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7D356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Annual</w:t>
            </w:r>
          </w:p>
        </w:tc>
      </w:tr>
      <w:tr w:rsidR="00000000" w14:paraId="6A2C5A24" w14:textId="77777777">
        <w:trPr>
          <w:divId w:val="58969957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88F50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428B000E" w14:textId="77777777" w:rsidR="00000000" w:rsidRDefault="00000000">
      <w:pPr>
        <w:pStyle w:val="Heading1"/>
        <w:divId w:val="126452937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698DDEEB" w14:textId="77777777" w:rsidR="00000000" w:rsidRDefault="00000000">
      <w:pPr>
        <w:pStyle w:val="Heading2"/>
        <w:divId w:val="12645293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02ADC24E" w14:textId="704CF846" w:rsidR="00000000" w:rsidRDefault="00000000">
      <w:pPr>
        <w:pStyle w:val="NormalWeb"/>
        <w:divId w:val="1264529370"/>
        <w:rPr>
          <w:ins w:id="47" w:author="Jack Plummer" w:date="2022-09-24T06:39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53DD7C28" w14:textId="7708C641" w:rsidR="00B11EF9" w:rsidRDefault="00B11EF9">
      <w:pPr>
        <w:pStyle w:val="NormalWeb"/>
        <w:divId w:val="1264529370"/>
        <w:rPr>
          <w:rFonts w:ascii="Georgia" w:hAnsi="Georgia"/>
        </w:rPr>
      </w:pPr>
      <w:ins w:id="48" w:author="Jack Plummer" w:date="2022-09-24T06:39:00Z">
        <w:r>
          <w:rPr>
            <w:rFonts w:ascii="Georgia" w:hAnsi="Georgia"/>
          </w:rPr>
          <w:t>This species is not known to be utilised.</w:t>
        </w:r>
      </w:ins>
    </w:p>
    <w:p w14:paraId="5F03D126" w14:textId="77777777" w:rsidR="00000000" w:rsidRDefault="00000000">
      <w:pPr>
        <w:pStyle w:val="Heading2"/>
        <w:divId w:val="12645293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307B7C18" w14:textId="77777777" w:rsidR="00000000" w:rsidRDefault="00000000">
      <w:pPr>
        <w:pStyle w:val="NormalWeb"/>
        <w:divId w:val="12645293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</w:p>
    <w:p w14:paraId="0C5474AC" w14:textId="77777777" w:rsidR="00000000" w:rsidRDefault="00000000">
      <w:pPr>
        <w:pStyle w:val="Heading1"/>
        <w:divId w:val="142163459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1F0C96B2" w14:textId="7470C4C0" w:rsidR="00000000" w:rsidRDefault="00000000">
      <w:pPr>
        <w:pStyle w:val="NormalWeb"/>
        <w:divId w:val="1421634590"/>
        <w:rPr>
          <w:rStyle w:val="fontstyle01"/>
        </w:rPr>
      </w:pPr>
      <w:del w:id="49" w:author="Jack Plummer" w:date="2022-09-24T06:42:00Z">
        <w:r w:rsidDel="00CA770F">
          <w:rPr>
            <w:rStyle w:val="fontstyle01"/>
            <w:rFonts w:ascii="Georgia" w:hAnsi="Georgia"/>
          </w:rPr>
          <w:delText xml:space="preserve">Some </w:delText>
        </w:r>
      </w:del>
      <w:proofErr w:type="gramStart"/>
      <w:ins w:id="50" w:author="Jack Plummer" w:date="2022-09-24T06:42:00Z">
        <w:r w:rsidR="00CA770F">
          <w:rPr>
            <w:rStyle w:val="fontstyle01"/>
            <w:rFonts w:ascii="Georgia" w:hAnsi="Georgia"/>
          </w:rPr>
          <w:t>All</w:t>
        </w:r>
        <w:r w:rsidR="00CA770F">
          <w:rPr>
            <w:rStyle w:val="fontstyle01"/>
            <w:rFonts w:ascii="Georgia" w:hAnsi="Georgia"/>
          </w:rPr>
          <w:t xml:space="preserve"> </w:t>
        </w:r>
      </w:ins>
      <w:r>
        <w:rPr>
          <w:rStyle w:val="fontstyle01"/>
          <w:rFonts w:ascii="Georgia" w:hAnsi="Georgia"/>
        </w:rPr>
        <w:t>of</w:t>
      </w:r>
      <w:proofErr w:type="gramEnd"/>
      <w:r>
        <w:rPr>
          <w:rStyle w:val="fontstyle01"/>
          <w:rFonts w:ascii="Georgia" w:hAnsi="Georgia"/>
        </w:rPr>
        <w:t xml:space="preserve"> the known localities of this species are outside protected areas and subject to disturbance from visitors and construction</w:t>
      </w:r>
      <w:del w:id="51" w:author="Jack Plummer" w:date="2022-09-24T06:42:00Z">
        <w:r w:rsidDel="00CA770F">
          <w:rPr>
            <w:rStyle w:val="fontstyle01"/>
            <w:rFonts w:ascii="Georgia" w:hAnsi="Georgia"/>
          </w:rPr>
          <w:delText>s</w:delText>
        </w:r>
      </w:del>
      <w:r>
        <w:rPr>
          <w:rStyle w:val="fontstyle01"/>
          <w:rFonts w:ascii="Georgia" w:hAnsi="Georgia"/>
        </w:rPr>
        <w:t>, particularly at the monastery and temple sites. Moreover, tourism, agricultural areas</w:t>
      </w:r>
      <w:ins w:id="52" w:author="Jack Plummer" w:date="2022-09-24T06:41:00Z">
        <w:r w:rsidR="00CA770F">
          <w:rPr>
            <w:rStyle w:val="fontstyle01"/>
            <w:rFonts w:ascii="Georgia" w:hAnsi="Georgia"/>
          </w:rPr>
          <w:t xml:space="preserve">, </w:t>
        </w:r>
      </w:ins>
      <w:del w:id="53" w:author="Jack Plummer" w:date="2022-09-24T06:41:00Z">
        <w:r w:rsidDel="00CA770F">
          <w:rPr>
            <w:rStyle w:val="fontstyle01"/>
            <w:rFonts w:ascii="Georgia" w:hAnsi="Georgia"/>
          </w:rPr>
          <w:delText xml:space="preserve"> and </w:delText>
        </w:r>
      </w:del>
      <w:r>
        <w:rPr>
          <w:rStyle w:val="fontstyle01"/>
          <w:rFonts w:ascii="Georgia" w:hAnsi="Georgia"/>
        </w:rPr>
        <w:t>mining for cement</w:t>
      </w:r>
      <w:ins w:id="54" w:author="Jack Plummer" w:date="2022-09-24T06:42:00Z">
        <w:r w:rsidR="00CA770F">
          <w:rPr>
            <w:rStyle w:val="fontstyle01"/>
            <w:rFonts w:ascii="Georgia" w:hAnsi="Georgia"/>
          </w:rPr>
          <w:t>, and increased fire frequency</w:t>
        </w:r>
      </w:ins>
      <w:del w:id="55" w:author="Jack Plummer" w:date="2022-09-24T06:40:00Z">
        <w:r w:rsidDel="00B11EF9">
          <w:rPr>
            <w:rStyle w:val="fontstyle01"/>
            <w:rFonts w:ascii="Georgia" w:hAnsi="Georgia"/>
          </w:rPr>
          <w:delText>s</w:delText>
        </w:r>
      </w:del>
      <w:r>
        <w:rPr>
          <w:rStyle w:val="fontstyle01"/>
          <w:rFonts w:ascii="Georgia" w:hAnsi="Georgia"/>
        </w:rPr>
        <w:t xml:space="preserve"> are other </w:t>
      </w:r>
      <w:commentRangeStart w:id="56"/>
      <w:r>
        <w:rPr>
          <w:rStyle w:val="fontstyle01"/>
          <w:rFonts w:ascii="Georgia" w:hAnsi="Georgia"/>
        </w:rPr>
        <w:t>potential</w:t>
      </w:r>
      <w:commentRangeEnd w:id="56"/>
      <w:r w:rsidR="00CA770F">
        <w:rPr>
          <w:rStyle w:val="CommentReference"/>
        </w:rPr>
        <w:commentReference w:id="56"/>
      </w:r>
      <w:r>
        <w:rPr>
          <w:rStyle w:val="fontstyle01"/>
          <w:rFonts w:ascii="Georgia" w:hAnsi="Georgia"/>
        </w:rPr>
        <w:t xml:space="preserve"> threat</w:t>
      </w:r>
      <w:ins w:id="57" w:author="Jack Plummer" w:date="2022-09-24T06:40:00Z">
        <w:r w:rsidR="00B11EF9">
          <w:rPr>
            <w:rStyle w:val="fontstyle01"/>
            <w:rFonts w:ascii="Georgia" w:hAnsi="Georgia"/>
          </w:rPr>
          <w:t>s</w:t>
        </w:r>
      </w:ins>
      <w:r>
        <w:rPr>
          <w:rStyle w:val="fontstyle01"/>
          <w:rFonts w:ascii="Georgia" w:hAnsi="Georgia"/>
        </w:rPr>
        <w:t xml:space="preserve"> to its habitat. </w:t>
      </w:r>
    </w:p>
    <w:p w14:paraId="40FDE495" w14:textId="77777777" w:rsidR="00000000" w:rsidRDefault="00000000">
      <w:pPr>
        <w:pStyle w:val="Heading2"/>
        <w:divId w:val="1421634590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740"/>
        <w:gridCol w:w="842"/>
        <w:gridCol w:w="842"/>
        <w:gridCol w:w="1136"/>
      </w:tblGrid>
      <w:tr w:rsidR="00000000" w14:paraId="3AC7870C" w14:textId="77777777">
        <w:trPr>
          <w:divId w:val="142163459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3711A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AC1DB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FDA3B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7F7FD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57864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0EC7A782" w14:textId="77777777">
        <w:trPr>
          <w:divId w:val="1421634590"/>
          <w:tblCellSpacing w:w="15" w:type="dxa"/>
        </w:trPr>
        <w:tc>
          <w:tcPr>
            <w:tcW w:w="0" w:type="auto"/>
            <w:vAlign w:val="center"/>
            <w:hideMark/>
          </w:tcPr>
          <w:p w14:paraId="139499C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46DB0BA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C5BDD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B3F7A2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D3D2B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E9B5C6C" w14:textId="77777777">
        <w:trPr>
          <w:divId w:val="1421634590"/>
          <w:tblCellSpacing w:w="15" w:type="dxa"/>
        </w:trPr>
        <w:tc>
          <w:tcPr>
            <w:tcW w:w="0" w:type="auto"/>
            <w:vAlign w:val="center"/>
            <w:hideMark/>
          </w:tcPr>
          <w:p w14:paraId="1C71D5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562706A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23746C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DA321C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6538ED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BCCDA65" w14:textId="77777777">
        <w:trPr>
          <w:divId w:val="1421634590"/>
          <w:tblCellSpacing w:w="15" w:type="dxa"/>
        </w:trPr>
        <w:tc>
          <w:tcPr>
            <w:tcW w:w="0" w:type="auto"/>
            <w:vAlign w:val="center"/>
            <w:hideMark/>
          </w:tcPr>
          <w:p w14:paraId="793542F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0B56221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266C7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BEDA53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6E7203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2C8372BD" w14:textId="77777777">
        <w:trPr>
          <w:divId w:val="1421634590"/>
          <w:tblCellSpacing w:w="15" w:type="dxa"/>
        </w:trPr>
        <w:tc>
          <w:tcPr>
            <w:tcW w:w="0" w:type="auto"/>
            <w:vAlign w:val="center"/>
            <w:hideMark/>
          </w:tcPr>
          <w:p w14:paraId="4CE30F6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3.2. Energy production &amp; mining -&gt; Mining &amp; quarrying</w:t>
            </w:r>
          </w:p>
        </w:tc>
        <w:tc>
          <w:tcPr>
            <w:tcW w:w="0" w:type="auto"/>
            <w:vAlign w:val="center"/>
            <w:hideMark/>
          </w:tcPr>
          <w:p w14:paraId="3DD3FEC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8E0D50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459601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3C8E19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453D9257" w14:textId="77777777">
        <w:trPr>
          <w:divId w:val="1421634590"/>
          <w:tblCellSpacing w:w="15" w:type="dxa"/>
        </w:trPr>
        <w:tc>
          <w:tcPr>
            <w:tcW w:w="0" w:type="auto"/>
            <w:vAlign w:val="center"/>
            <w:hideMark/>
          </w:tcPr>
          <w:p w14:paraId="49D5936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7.1.1. Natural system modifications -&gt; Fire &amp; fire suppression -&gt; Increase in fire frequency/intensity</w:t>
            </w:r>
          </w:p>
        </w:tc>
        <w:tc>
          <w:tcPr>
            <w:tcW w:w="0" w:type="auto"/>
            <w:vAlign w:val="center"/>
            <w:hideMark/>
          </w:tcPr>
          <w:p w14:paraId="2185A37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EDD41D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93453C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77F2F1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6623F469" w14:textId="77777777" w:rsidR="00000000" w:rsidRDefault="00000000">
      <w:pPr>
        <w:pStyle w:val="Heading1"/>
        <w:divId w:val="61101677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0C645410" w14:textId="47647E2E" w:rsidR="00000000" w:rsidRDefault="00000000">
      <w:pPr>
        <w:pStyle w:val="NormalWeb"/>
        <w:divId w:val="611016772"/>
        <w:rPr>
          <w:rFonts w:ascii="Georgia" w:hAnsi="Georgia"/>
        </w:rPr>
      </w:pPr>
      <w:r>
        <w:rPr>
          <w:rFonts w:ascii="Georgia" w:hAnsi="Georgia"/>
        </w:rPr>
        <w:t xml:space="preserve">This species is not found in any protected </w:t>
      </w:r>
      <w:commentRangeStart w:id="58"/>
      <w:r>
        <w:rPr>
          <w:rFonts w:ascii="Georgia" w:hAnsi="Georgia"/>
        </w:rPr>
        <w:t>areas</w:t>
      </w:r>
      <w:commentRangeEnd w:id="58"/>
      <w:r w:rsidR="00CA770F">
        <w:rPr>
          <w:rStyle w:val="CommentReference"/>
        </w:rPr>
        <w:commentReference w:id="58"/>
      </w:r>
      <w:r>
        <w:rPr>
          <w:rFonts w:ascii="Georgia" w:hAnsi="Georgia"/>
        </w:rPr>
        <w:t>.</w:t>
      </w:r>
    </w:p>
    <w:p w14:paraId="7FF99D36" w14:textId="77777777" w:rsidR="00000000" w:rsidRDefault="00000000">
      <w:pPr>
        <w:pStyle w:val="Heading2"/>
        <w:divId w:val="6110167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71A3ADB6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1111B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E0442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6007B8F" w14:textId="77777777">
        <w:trPr>
          <w:divId w:val="611016772"/>
          <w:tblCellSpacing w:w="15" w:type="dxa"/>
        </w:trPr>
        <w:tc>
          <w:tcPr>
            <w:tcW w:w="0" w:type="auto"/>
            <w:vAlign w:val="center"/>
            <w:hideMark/>
          </w:tcPr>
          <w:p w14:paraId="2F4C10A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26F7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B90EA5A" w14:textId="77777777" w:rsidR="00000000" w:rsidRDefault="00000000">
      <w:pPr>
        <w:pStyle w:val="Heading2"/>
        <w:divId w:val="6110167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4DD1DBE3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17B4A8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1E6C9A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4FCA855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6ED68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C963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2162E65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D2A0B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6D670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7C113F9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FE8AA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1AA1E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00F1CFB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280C3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68EB1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ED7A45F" w14:textId="77777777" w:rsidR="00000000" w:rsidRDefault="00000000">
      <w:pPr>
        <w:pStyle w:val="Heading2"/>
        <w:divId w:val="6110167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690FBE71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C9AC8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EC6C9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836A6D1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09D51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4167C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27F9F52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AA66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B39C67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628DA0A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0FC95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AB92B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B7B1BC7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417D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854A2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F47C8F1" w14:textId="77777777">
        <w:trPr>
          <w:divId w:val="6110167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E578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A3E9E3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FF4AB27" w14:textId="77777777" w:rsidR="00000000" w:rsidRDefault="00000000">
      <w:pPr>
        <w:pStyle w:val="Heading1"/>
        <w:divId w:val="2752966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2856DCB3" w14:textId="77777777" w:rsidR="00000000" w:rsidRDefault="00000000">
      <w:pPr>
        <w:pStyle w:val="Heading2"/>
        <w:divId w:val="2752966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524FC045" w14:textId="77777777">
        <w:trPr>
          <w:divId w:val="2752966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5D773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B3A86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54CE2989" w14:textId="77777777">
        <w:trPr>
          <w:divId w:val="27529667"/>
          <w:tblCellSpacing w:w="15" w:type="dxa"/>
        </w:trPr>
        <w:tc>
          <w:tcPr>
            <w:tcW w:w="0" w:type="auto"/>
            <w:vAlign w:val="center"/>
            <w:hideMark/>
          </w:tcPr>
          <w:p w14:paraId="588FFC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6E5B14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41C5094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4D4BEF25" w14:textId="77777777" w:rsidR="00000000" w:rsidRDefault="00000000">
      <w:pPr>
        <w:pStyle w:val="NormalWeb"/>
        <w:divId w:val="1958174525"/>
        <w:rPr>
          <w:rFonts w:ascii="Georgia" w:hAnsi="Georgia"/>
        </w:rPr>
      </w:pPr>
      <w:r>
        <w:rPr>
          <w:rFonts w:ascii="Georgia" w:hAnsi="Georgia"/>
        </w:rPr>
        <w:t xml:space="preserve">Bachman S, Moat J, Hill AW, de la Torre J, Scott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117–126.</w:t>
      </w:r>
    </w:p>
    <w:p w14:paraId="75222CD0" w14:textId="77777777" w:rsidR="00000000" w:rsidRDefault="00000000">
      <w:pPr>
        <w:pStyle w:val="NormalWeb"/>
        <w:divId w:val="1958174525"/>
        <w:rPr>
          <w:rFonts w:ascii="Georgia" w:hAnsi="Georgia"/>
        </w:rPr>
      </w:pPr>
      <w:commentRangeStart w:id="59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3B1E279E" w14:textId="77777777" w:rsidR="00774EC8" w:rsidRDefault="00000000">
      <w:pPr>
        <w:pStyle w:val="NormalWeb"/>
        <w:divId w:val="1958174525"/>
        <w:rPr>
          <w:rFonts w:ascii="Georgia" w:hAnsi="Georgia"/>
        </w:rPr>
      </w:pPr>
      <w:r>
        <w:rPr>
          <w:rFonts w:ascii="Georgia" w:hAnsi="Georgia"/>
        </w:rPr>
        <w:t xml:space="preserve">Puglisi, </w:t>
      </w:r>
      <w:proofErr w:type="gramStart"/>
      <w:r>
        <w:rPr>
          <w:rFonts w:ascii="Georgia" w:hAnsi="Georgia"/>
        </w:rPr>
        <w:t>C.</w:t>
      </w:r>
      <w:proofErr w:type="gramEnd"/>
      <w:r>
        <w:rPr>
          <w:rFonts w:ascii="Georgia" w:hAnsi="Georgia"/>
        </w:rPr>
        <w:t xml:space="preserve"> and Middleton, D.J. 2017. A revision of </w:t>
      </w:r>
      <w:proofErr w:type="spellStart"/>
      <w:r>
        <w:rPr>
          <w:rFonts w:ascii="Georgia" w:hAnsi="Georgia"/>
        </w:rPr>
        <w:t>Microchirita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in Thailand. </w:t>
      </w:r>
      <w:r>
        <w:rPr>
          <w:rFonts w:ascii="Georgia" w:hAnsi="Georgia"/>
          <w:i/>
          <w:iCs/>
        </w:rPr>
        <w:t>Gardens' Bulletin Singapore</w:t>
      </w:r>
      <w:r>
        <w:rPr>
          <w:rFonts w:ascii="Georgia" w:hAnsi="Georgia"/>
        </w:rPr>
        <w:t xml:space="preserve"> 69(2): 211–284.</w:t>
      </w:r>
      <w:commentRangeEnd w:id="59"/>
      <w:r w:rsidR="00CA770F">
        <w:rPr>
          <w:rStyle w:val="CommentReference"/>
        </w:rPr>
        <w:commentReference w:id="59"/>
      </w:r>
    </w:p>
    <w:sectPr w:rsidR="0077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7" w:author="Jack Plummer" w:date="2022-09-24T06:36:00Z" w:initials="JP">
    <w:p w14:paraId="01A227A1" w14:textId="77777777" w:rsidR="00B11EF9" w:rsidRDefault="00B11EF9" w:rsidP="009B33B3">
      <w:pPr>
        <w:pStyle w:val="CommentText"/>
      </w:pPr>
      <w:r>
        <w:rPr>
          <w:rStyle w:val="CommentReference"/>
        </w:rPr>
        <w:annotationRef/>
      </w:r>
      <w:r>
        <w:t>Can we provide a more specific estimate?</w:t>
      </w:r>
    </w:p>
  </w:comment>
  <w:comment w:id="39" w:author="Jack Plummer" w:date="2022-09-24T06:37:00Z" w:initials="JP">
    <w:p w14:paraId="384B0DDD" w14:textId="77777777" w:rsidR="00B11EF9" w:rsidRDefault="00B11EF9" w:rsidP="005548D2">
      <w:pPr>
        <w:pStyle w:val="CommentText"/>
      </w:pPr>
      <w:r>
        <w:rPr>
          <w:rStyle w:val="CommentReference"/>
        </w:rPr>
        <w:annotationRef/>
      </w:r>
      <w:r>
        <w:t>Add habit</w:t>
      </w:r>
    </w:p>
  </w:comment>
  <w:comment w:id="46" w:author="Jack Plummer" w:date="2022-09-24T06:39:00Z" w:initials="JP">
    <w:p w14:paraId="1EA1E4F5" w14:textId="77777777" w:rsidR="00CA770F" w:rsidRDefault="00B11EF9" w:rsidP="00A52EB2">
      <w:pPr>
        <w:pStyle w:val="CommentText"/>
      </w:pPr>
      <w:r>
        <w:rPr>
          <w:rStyle w:val="CommentReference"/>
        </w:rPr>
        <w:annotationRef/>
      </w:r>
      <w:r w:rsidR="00CA770F">
        <w:t>And fires? Agriculture? Make sure threat profile is consistent throughout assessment</w:t>
      </w:r>
    </w:p>
  </w:comment>
  <w:comment w:id="56" w:author="Jack Plummer" w:date="2022-09-24T06:40:00Z" w:initials="JP">
    <w:p w14:paraId="49E7F8D7" w14:textId="10388240" w:rsidR="00CA770F" w:rsidRDefault="00CA770F" w:rsidP="00021EFB">
      <w:pPr>
        <w:pStyle w:val="CommentText"/>
      </w:pPr>
      <w:r>
        <w:rPr>
          <w:rStyle w:val="CommentReference"/>
        </w:rPr>
        <w:annotationRef/>
      </w:r>
      <w:r>
        <w:t>Do we want to include this word? Or are they ongoing?</w:t>
      </w:r>
    </w:p>
  </w:comment>
  <w:comment w:id="58" w:author="Jack Plummer" w:date="2022-09-24T06:43:00Z" w:initials="JP">
    <w:p w14:paraId="75498B24" w14:textId="77777777" w:rsidR="00CA770F" w:rsidRDefault="00CA770F" w:rsidP="00A43E58">
      <w:pPr>
        <w:pStyle w:val="CommentText"/>
      </w:pPr>
      <w:r>
        <w:rPr>
          <w:rStyle w:val="CommentReference"/>
        </w:rPr>
        <w:annotationRef/>
      </w:r>
      <w:r>
        <w:t>Mention ex situ conservation</w:t>
      </w:r>
    </w:p>
  </w:comment>
  <w:comment w:id="59" w:author="Jack Plummer" w:date="2022-09-24T06:43:00Z" w:initials="JP">
    <w:p w14:paraId="476799A3" w14:textId="77777777" w:rsidR="00CA770F" w:rsidRDefault="00CA770F" w:rsidP="00927BA9">
      <w:pPr>
        <w:pStyle w:val="CommentText"/>
      </w:pPr>
      <w:r>
        <w:rPr>
          <w:rStyle w:val="CommentReference"/>
        </w:rPr>
        <w:annotationRef/>
      </w:r>
      <w:r>
        <w:t>Include these references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A227A1" w15:done="0"/>
  <w15:commentEx w15:paraId="384B0DDD" w15:done="0"/>
  <w15:commentEx w15:paraId="1EA1E4F5" w15:done="0"/>
  <w15:commentEx w15:paraId="49E7F8D7" w15:done="0"/>
  <w15:commentEx w15:paraId="75498B24" w15:done="0"/>
  <w15:commentEx w15:paraId="476799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2401" w16cex:dateUtc="2022-09-24T05:36:00Z"/>
  <w16cex:commentExtensible w16cex:durableId="26D92412" w16cex:dateUtc="2022-09-24T05:37:00Z"/>
  <w16cex:commentExtensible w16cex:durableId="26D924A1" w16cex:dateUtc="2022-09-24T05:39:00Z"/>
  <w16cex:commentExtensible w16cex:durableId="26D924FB" w16cex:dateUtc="2022-09-24T05:40:00Z"/>
  <w16cex:commentExtensible w16cex:durableId="26D92579" w16cex:dateUtc="2022-09-24T05:43:00Z"/>
  <w16cex:commentExtensible w16cex:durableId="26D9259C" w16cex:dateUtc="2022-09-24T0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A227A1" w16cid:durableId="26D92401"/>
  <w16cid:commentId w16cid:paraId="384B0DDD" w16cid:durableId="26D92412"/>
  <w16cid:commentId w16cid:paraId="1EA1E4F5" w16cid:durableId="26D924A1"/>
  <w16cid:commentId w16cid:paraId="49E7F8D7" w16cid:durableId="26D924FB"/>
  <w16cid:commentId w16cid:paraId="75498B24" w16cid:durableId="26D92579"/>
  <w16cid:commentId w16cid:paraId="476799A3" w16cid:durableId="26D9259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85"/>
    <w:rsid w:val="00133A85"/>
    <w:rsid w:val="00774EC8"/>
    <w:rsid w:val="00B11EF9"/>
    <w:rsid w:val="00CA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D432E"/>
  <w15:chartTrackingRefBased/>
  <w15:docId w15:val="{E63F5E47-4BB0-4E47-BDD4-EB931795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paragraph" w:styleId="Revision">
    <w:name w:val="Revision"/>
    <w:hidden/>
    <w:uiPriority w:val="99"/>
    <w:semiHidden/>
    <w:rsid w:val="00133A85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11E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1E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1EF9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1E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1EF9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9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9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2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29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4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3445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5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customXml" Target="../customXml/item4.xml"/><Relationship Id="rId10" Type="http://schemas.microsoft.com/office/2011/relationships/people" Target="people.xm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128982-3936-4F1E-88DA-DC76C1B7F361}"/>
</file>

<file path=customXml/itemProps2.xml><?xml version="1.0" encoding="utf-8"?>
<ds:datastoreItem xmlns:ds="http://schemas.openxmlformats.org/officeDocument/2006/customXml" ds:itemID="{5A9AD4FF-AADF-4B5E-AA87-68182DF86686}"/>
</file>

<file path=customXml/itemProps3.xml><?xml version="1.0" encoding="utf-8"?>
<ds:datastoreItem xmlns:ds="http://schemas.openxmlformats.org/officeDocument/2006/customXml" ds:itemID="{20A8A1B8-660C-4E11-96BC-FB5FAA184F87}"/>
</file>

<file path=customXml/itemProps4.xml><?xml version="1.0" encoding="utf-8"?>
<ds:datastoreItem xmlns:ds="http://schemas.openxmlformats.org/officeDocument/2006/customXml" ds:itemID="{5F0447A4-3C58-4C29-93BD-6915E90B0E73}"/>
</file>

<file path=customXml/itemProps5.xml><?xml version="1.0" encoding="utf-8"?>
<ds:datastoreItem xmlns:ds="http://schemas.openxmlformats.org/officeDocument/2006/customXml" ds:itemID="{0DC49080-E801-4A72-A706-41E004E20D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albocyanea</vt:lpstr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albocyanea</dc:title>
  <dc:subject/>
  <dc:creator>Jack Plummer</dc:creator>
  <cp:keywords/>
  <dc:description/>
  <cp:lastModifiedBy>Jack Plummer</cp:lastModifiedBy>
  <cp:revision>2</cp:revision>
  <dcterms:created xsi:type="dcterms:W3CDTF">2022-09-24T05:44:00Z</dcterms:created>
  <dcterms:modified xsi:type="dcterms:W3CDTF">2022-09-24T05:44:00Z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