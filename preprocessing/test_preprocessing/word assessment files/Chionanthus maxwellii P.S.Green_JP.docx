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5DA95D0" w14:textId="77777777" w:rsidR="00000000" w:rsidRDefault="001A74E0">
      <w:pPr>
        <w:jc w:val="center"/>
        <w:divId w:val="1141969877"/>
        <w:rPr>
          <w:rFonts w:ascii="Georgia" w:eastAsia="Times New Roman" w:hAnsi="Georgia"/>
          <w:b/>
          <w:bCs/>
          <w:sz w:val="29"/>
          <w:szCs w:val="29"/>
        </w:rPr>
      </w:pPr>
      <w:r>
        <w:rPr>
          <w:rFonts w:ascii="Georgia" w:eastAsia="Times New Roman" w:hAnsi="Georgia"/>
          <w:b/>
          <w:bCs/>
          <w:sz w:val="29"/>
          <w:szCs w:val="29"/>
        </w:rPr>
        <w:t>Draft</w:t>
      </w:r>
    </w:p>
    <w:p w14:paraId="1DB218C4" w14:textId="77777777" w:rsidR="00000000" w:rsidRDefault="001A74E0">
      <w:pPr>
        <w:divId w:val="1559896705"/>
        <w:rPr>
          <w:rFonts w:ascii="Georgia" w:eastAsia="Times New Roman" w:hAnsi="Georgia"/>
          <w:sz w:val="18"/>
          <w:szCs w:val="18"/>
        </w:rPr>
      </w:pPr>
      <w:r>
        <w:rPr>
          <w:rFonts w:ascii="Georgia" w:eastAsia="Times New Roman" w:hAnsi="Georgia"/>
          <w:noProof/>
          <w:sz w:val="18"/>
          <w:szCs w:val="18"/>
        </w:rPr>
        <w:drawing>
          <wp:inline distT="0" distB="0" distL="0" distR="0" wp14:anchorId="758BA889" wp14:editId="09CD7A52">
            <wp:extent cx="304800" cy="304800"/>
            <wp:effectExtent l="0" t="0" r="0" b="0"/>
            <wp:docPr id="1" name="Picture 1" descr="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ogo"/>
                    <pic:cNvPicPr>
                      <a:picLocks noChangeAspect="1" noChangeArrowheads="1"/>
                    </pic:cNvPicPr>
                  </pic:nvPicPr>
                  <pic:blipFill>
                    <a:blip r:link="rId9">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546CE6A0" w14:textId="77777777" w:rsidR="00000000" w:rsidRDefault="001A74E0">
      <w:pPr>
        <w:shd w:val="clear" w:color="auto" w:fill="FFFFFF"/>
        <w:spacing w:before="100" w:beforeAutospacing="1" w:after="100" w:afterAutospacing="1"/>
        <w:jc w:val="right"/>
        <w:outlineLvl w:val="1"/>
        <w:divId w:val="1559896705"/>
        <w:rPr>
          <w:rFonts w:ascii="Georgia" w:eastAsia="Times New Roman" w:hAnsi="Georgia"/>
          <w:b/>
          <w:bCs/>
          <w:color w:val="000000"/>
          <w:kern w:val="36"/>
          <w:sz w:val="29"/>
          <w:szCs w:val="29"/>
        </w:rPr>
      </w:pPr>
      <w:proofErr w:type="spellStart"/>
      <w:r>
        <w:rPr>
          <w:rStyle w:val="Emphasis"/>
          <w:rFonts w:ascii="Georgia" w:eastAsia="Times New Roman" w:hAnsi="Georgia"/>
          <w:b/>
          <w:bCs/>
          <w:color w:val="000000"/>
          <w:kern w:val="36"/>
          <w:sz w:val="29"/>
          <w:szCs w:val="29"/>
        </w:rPr>
        <w:t>Chionanthus</w:t>
      </w:r>
      <w:proofErr w:type="spellEnd"/>
      <w:r>
        <w:rPr>
          <w:rStyle w:val="Emphasis"/>
          <w:rFonts w:ascii="Georgia" w:eastAsia="Times New Roman" w:hAnsi="Georgia"/>
          <w:b/>
          <w:bCs/>
          <w:color w:val="000000"/>
          <w:kern w:val="36"/>
          <w:sz w:val="29"/>
          <w:szCs w:val="29"/>
        </w:rPr>
        <w:t xml:space="preserve"> </w:t>
      </w:r>
      <w:proofErr w:type="spellStart"/>
      <w:r>
        <w:rPr>
          <w:rStyle w:val="Emphasis"/>
          <w:rFonts w:ascii="Georgia" w:eastAsia="Times New Roman" w:hAnsi="Georgia"/>
          <w:b/>
          <w:bCs/>
          <w:color w:val="000000"/>
          <w:kern w:val="36"/>
          <w:sz w:val="29"/>
          <w:szCs w:val="29"/>
        </w:rPr>
        <w:t>maxwellii</w:t>
      </w:r>
      <w:proofErr w:type="spellEnd"/>
      <w:r>
        <w:rPr>
          <w:rFonts w:ascii="Georgia" w:eastAsia="Times New Roman" w:hAnsi="Georgia"/>
          <w:b/>
          <w:bCs/>
          <w:color w:val="000000"/>
          <w:kern w:val="36"/>
          <w:sz w:val="29"/>
          <w:szCs w:val="29"/>
        </w:rPr>
        <w:t xml:space="preserve"> - </w:t>
      </w:r>
      <w:proofErr w:type="spellStart"/>
      <w:r>
        <w:rPr>
          <w:rFonts w:ascii="Georgia" w:eastAsia="Times New Roman" w:hAnsi="Georgia"/>
          <w:b/>
          <w:bCs/>
          <w:color w:val="000000"/>
          <w:kern w:val="36"/>
          <w:sz w:val="29"/>
          <w:szCs w:val="29"/>
        </w:rPr>
        <w:t>P.</w:t>
      </w:r>
      <w:proofErr w:type="gramStart"/>
      <w:r>
        <w:rPr>
          <w:rFonts w:ascii="Georgia" w:eastAsia="Times New Roman" w:hAnsi="Georgia"/>
          <w:b/>
          <w:bCs/>
          <w:color w:val="000000"/>
          <w:kern w:val="36"/>
          <w:sz w:val="29"/>
          <w:szCs w:val="29"/>
        </w:rPr>
        <w:t>S.Green</w:t>
      </w:r>
      <w:proofErr w:type="spellEnd"/>
      <w:proofErr w:type="gramEnd"/>
    </w:p>
    <w:p w14:paraId="70D876A4" w14:textId="77777777" w:rsidR="00000000" w:rsidRDefault="001A74E0">
      <w:pPr>
        <w:jc w:val="right"/>
        <w:divId w:val="1559896705"/>
        <w:rPr>
          <w:rFonts w:ascii="Georgia" w:eastAsia="Times New Roman" w:hAnsi="Georgia"/>
          <w:sz w:val="18"/>
          <w:szCs w:val="18"/>
        </w:rPr>
      </w:pPr>
      <w:r>
        <w:rPr>
          <w:rFonts w:ascii="Georgia" w:eastAsia="Times New Roman" w:hAnsi="Georgia"/>
          <w:sz w:val="18"/>
          <w:szCs w:val="18"/>
        </w:rPr>
        <w:t xml:space="preserve">PLANTAE - TRACHEOPHYTA - MAGNOLIOPSIDA - LAMIALES - OLEACEAE - </w:t>
      </w:r>
      <w:proofErr w:type="spellStart"/>
      <w:r>
        <w:rPr>
          <w:rFonts w:ascii="Georgia" w:eastAsia="Times New Roman" w:hAnsi="Georgia"/>
          <w:sz w:val="18"/>
          <w:szCs w:val="18"/>
        </w:rPr>
        <w:t>Chionanthus</w:t>
      </w:r>
      <w:proofErr w:type="spellEnd"/>
      <w:r>
        <w:rPr>
          <w:rFonts w:ascii="Georgia" w:eastAsia="Times New Roman" w:hAnsi="Georgia"/>
          <w:sz w:val="18"/>
          <w:szCs w:val="18"/>
        </w:rPr>
        <w:t xml:space="preserve"> - </w:t>
      </w:r>
      <w:proofErr w:type="spellStart"/>
      <w:r>
        <w:rPr>
          <w:rFonts w:ascii="Georgia" w:eastAsia="Times New Roman" w:hAnsi="Georgia"/>
          <w:sz w:val="18"/>
          <w:szCs w:val="18"/>
        </w:rPr>
        <w:t>maxwellii</w:t>
      </w:r>
      <w:proofErr w:type="spellEnd"/>
    </w:p>
    <w:p w14:paraId="3B4C6EB6" w14:textId="77777777" w:rsidR="00000000" w:rsidRDefault="001A74E0">
      <w:pPr>
        <w:pStyle w:val="NormalWeb"/>
        <w:divId w:val="906690695"/>
        <w:rPr>
          <w:rFonts w:ascii="Georgia" w:hAnsi="Georgia"/>
        </w:rPr>
      </w:pPr>
      <w:r>
        <w:rPr>
          <w:rStyle w:val="Strong"/>
          <w:rFonts w:ascii="Georgia" w:hAnsi="Georgia"/>
        </w:rPr>
        <w:t xml:space="preserve">Common Names: </w:t>
      </w:r>
      <w:r>
        <w:rPr>
          <w:rFonts w:ascii="Georgia" w:hAnsi="Georgia"/>
        </w:rPr>
        <w:t>No Common Names</w:t>
      </w:r>
      <w:r>
        <w:rPr>
          <w:rFonts w:ascii="Georgia" w:hAnsi="Georgia"/>
        </w:rPr>
        <w:br/>
      </w:r>
      <w:r>
        <w:rPr>
          <w:rStyle w:val="Strong"/>
          <w:rFonts w:ascii="Georgia" w:hAnsi="Georgia"/>
        </w:rPr>
        <w:t xml:space="preserve">Synonyms: </w:t>
      </w:r>
      <w:r>
        <w:rPr>
          <w:rFonts w:ascii="Georgia" w:hAnsi="Georgia"/>
        </w:rPr>
        <w:t>No Synonyms</w:t>
      </w:r>
    </w:p>
    <w:tbl>
      <w:tblPr>
        <w:tblW w:w="0" w:type="auto"/>
        <w:jc w:val="center"/>
        <w:tblCellSpacing w:w="15" w:type="dxa"/>
        <w:tblBorders>
          <w:top w:val="single" w:sz="6" w:space="0" w:color="808080"/>
          <w:left w:val="single" w:sz="6" w:space="0" w:color="808080"/>
          <w:bottom w:val="single" w:sz="6" w:space="0" w:color="808080"/>
          <w:right w:val="single" w:sz="6" w:space="0" w:color="808080"/>
        </w:tblBorders>
        <w:tblCellMar>
          <w:top w:w="15" w:type="dxa"/>
          <w:left w:w="15" w:type="dxa"/>
          <w:bottom w:w="15" w:type="dxa"/>
          <w:right w:w="15" w:type="dxa"/>
        </w:tblCellMar>
        <w:tblLook w:val="04A0" w:firstRow="1" w:lastRow="0" w:firstColumn="1" w:lastColumn="0" w:noHBand="0" w:noVBand="1"/>
      </w:tblPr>
      <w:tblGrid>
        <w:gridCol w:w="4239"/>
      </w:tblGrid>
      <w:tr w:rsidR="00000000" w14:paraId="77D15520" w14:textId="77777777">
        <w:trPr>
          <w:tblCellSpacing w:w="15" w:type="dxa"/>
          <w:jc w:val="center"/>
        </w:trPr>
        <w:tc>
          <w:tcPr>
            <w:tcW w:w="0" w:type="auto"/>
            <w:tcBorders>
              <w:bottom w:val="single" w:sz="6" w:space="0" w:color="000000"/>
            </w:tcBorders>
            <w:shd w:val="clear" w:color="auto" w:fill="BBBBBB"/>
            <w:vAlign w:val="center"/>
            <w:hideMark/>
          </w:tcPr>
          <w:p w14:paraId="7E3FFCC7" w14:textId="77777777" w:rsidR="00000000" w:rsidRDefault="001A74E0">
            <w:pPr>
              <w:spacing w:after="75"/>
              <w:jc w:val="center"/>
              <w:rPr>
                <w:rFonts w:ascii="Georgia" w:eastAsia="Times New Roman" w:hAnsi="Georgia"/>
                <w:b/>
                <w:bCs/>
                <w:sz w:val="20"/>
                <w:szCs w:val="20"/>
              </w:rPr>
            </w:pPr>
            <w:r>
              <w:rPr>
                <w:rFonts w:ascii="Georgia" w:eastAsia="Times New Roman" w:hAnsi="Georgia"/>
                <w:b/>
                <w:bCs/>
                <w:sz w:val="20"/>
                <w:szCs w:val="20"/>
              </w:rPr>
              <w:t>Red List Status</w:t>
            </w:r>
          </w:p>
        </w:tc>
      </w:tr>
      <w:tr w:rsidR="00000000" w14:paraId="1F608D13" w14:textId="77777777">
        <w:trPr>
          <w:tblCellSpacing w:w="15" w:type="dxa"/>
          <w:jc w:val="center"/>
        </w:trPr>
        <w:tc>
          <w:tcPr>
            <w:tcW w:w="0" w:type="auto"/>
            <w:vAlign w:val="center"/>
            <w:hideMark/>
          </w:tcPr>
          <w:p w14:paraId="34BBB020" w14:textId="77777777" w:rsidR="00000000" w:rsidRDefault="001A74E0">
            <w:pPr>
              <w:spacing w:after="75"/>
              <w:rPr>
                <w:rFonts w:ascii="Georgia" w:eastAsia="Times New Roman" w:hAnsi="Georgia"/>
                <w:sz w:val="20"/>
                <w:szCs w:val="20"/>
              </w:rPr>
            </w:pPr>
            <w:r>
              <w:rPr>
                <w:rFonts w:ascii="Georgia" w:eastAsia="Times New Roman" w:hAnsi="Georgia"/>
                <w:sz w:val="20"/>
                <w:szCs w:val="20"/>
              </w:rPr>
              <w:t>EN - Endangered, B2ab(iii) (IUCN version 3.1)</w:t>
            </w:r>
          </w:p>
        </w:tc>
      </w:tr>
    </w:tbl>
    <w:p w14:paraId="5610D663" w14:textId="77777777" w:rsidR="00000000" w:rsidRDefault="001A74E0">
      <w:pPr>
        <w:pStyle w:val="Heading1"/>
        <w:divId w:val="269242684"/>
        <w:rPr>
          <w:rFonts w:ascii="Georgia" w:eastAsia="Times New Roman" w:hAnsi="Georgia"/>
          <w:sz w:val="29"/>
          <w:szCs w:val="29"/>
        </w:rPr>
      </w:pPr>
      <w:r>
        <w:rPr>
          <w:rFonts w:ascii="Georgia" w:eastAsia="Times New Roman" w:hAnsi="Georgia"/>
          <w:sz w:val="29"/>
          <w:szCs w:val="29"/>
        </w:rPr>
        <w:t>Red List Assessment</w:t>
      </w:r>
    </w:p>
    <w:p w14:paraId="5EFD6E8D" w14:textId="77777777" w:rsidR="00000000" w:rsidRDefault="001A74E0">
      <w:pPr>
        <w:pStyle w:val="Heading2"/>
        <w:divId w:val="269242684"/>
        <w:rPr>
          <w:rFonts w:ascii="Georgia" w:eastAsia="Times New Roman" w:hAnsi="Georgia"/>
          <w:sz w:val="27"/>
          <w:szCs w:val="27"/>
        </w:rPr>
      </w:pPr>
      <w:r>
        <w:rPr>
          <w:rFonts w:ascii="Georgia" w:eastAsia="Times New Roman" w:hAnsi="Georgia"/>
          <w:sz w:val="27"/>
          <w:szCs w:val="27"/>
        </w:rPr>
        <w:t>Assessment Information</w:t>
      </w:r>
    </w:p>
    <w:p w14:paraId="3B870837" w14:textId="77777777" w:rsidR="00000000" w:rsidRDefault="001A74E0">
      <w:pPr>
        <w:pStyle w:val="NormalWeb"/>
        <w:divId w:val="269242684"/>
        <w:rPr>
          <w:rFonts w:ascii="Georgia" w:hAnsi="Georgia"/>
        </w:rPr>
      </w:pPr>
      <w:r>
        <w:rPr>
          <w:rStyle w:val="datalabel1"/>
          <w:rFonts w:ascii="Georgia" w:hAnsi="Georgia"/>
        </w:rPr>
        <w:t xml:space="preserve">Date of Assessment: </w:t>
      </w:r>
      <w:r>
        <w:rPr>
          <w:rFonts w:ascii="Georgia" w:hAnsi="Georgia"/>
        </w:rPr>
        <w:t>2022-05-14</w:t>
      </w:r>
    </w:p>
    <w:p w14:paraId="4652FC86" w14:textId="77777777" w:rsidR="00000000" w:rsidRDefault="001A74E0">
      <w:pPr>
        <w:pStyle w:val="NormalWeb"/>
        <w:divId w:val="269242684"/>
        <w:rPr>
          <w:rFonts w:ascii="Georgia" w:hAnsi="Georgia"/>
        </w:rPr>
      </w:pPr>
      <w:r>
        <w:rPr>
          <w:rStyle w:val="datalabel1"/>
          <w:rFonts w:ascii="Georgia" w:hAnsi="Georgia"/>
        </w:rPr>
        <w:t xml:space="preserve">Assessor(s): </w:t>
      </w:r>
      <w:r>
        <w:rPr>
          <w:rFonts w:ascii="Georgia" w:hAnsi="Georgia"/>
        </w:rPr>
        <w:t>Pakkad, G.</w:t>
      </w:r>
    </w:p>
    <w:p w14:paraId="78AE72A6" w14:textId="77777777" w:rsidR="00000000" w:rsidRDefault="001A74E0">
      <w:pPr>
        <w:pStyle w:val="NormalWeb"/>
        <w:divId w:val="269242684"/>
        <w:rPr>
          <w:rFonts w:ascii="Georgia" w:hAnsi="Georgia"/>
        </w:rPr>
      </w:pPr>
      <w:r>
        <w:rPr>
          <w:rStyle w:val="datalabel1"/>
          <w:rFonts w:ascii="Georgia" w:hAnsi="Georgia"/>
        </w:rPr>
        <w:t xml:space="preserve">Regions: </w:t>
      </w:r>
      <w:r>
        <w:rPr>
          <w:rFonts w:ascii="Georgia" w:hAnsi="Georgia"/>
        </w:rPr>
        <w:t>Global</w:t>
      </w:r>
    </w:p>
    <w:p w14:paraId="57713F91" w14:textId="77777777" w:rsidR="00000000" w:rsidRDefault="001A74E0">
      <w:pPr>
        <w:pStyle w:val="Heading2"/>
        <w:divId w:val="269242684"/>
        <w:rPr>
          <w:rFonts w:ascii="Georgia" w:eastAsia="Times New Roman" w:hAnsi="Georgia"/>
          <w:sz w:val="27"/>
          <w:szCs w:val="27"/>
        </w:rPr>
      </w:pPr>
      <w:r>
        <w:rPr>
          <w:rFonts w:ascii="Georgia" w:eastAsia="Times New Roman" w:hAnsi="Georgia"/>
          <w:sz w:val="27"/>
          <w:szCs w:val="27"/>
        </w:rPr>
        <w:t>Assessment Rationale</w:t>
      </w:r>
    </w:p>
    <w:p w14:paraId="2EA081DB" w14:textId="69F2F76B" w:rsidR="00000000" w:rsidRDefault="004F10B8">
      <w:pPr>
        <w:pStyle w:val="NormalWeb"/>
        <w:divId w:val="269242684"/>
        <w:rPr>
          <w:rFonts w:ascii="Georgia" w:hAnsi="Georgia"/>
        </w:rPr>
      </w:pPr>
      <w:ins w:id="0" w:author="Jack Plummer" w:date="2022-08-19T14:16:00Z">
        <w:r>
          <w:rPr>
            <w:rFonts w:ascii="Georgia" w:hAnsi="Georgia"/>
          </w:rPr>
          <w:t xml:space="preserve">This </w:t>
        </w:r>
      </w:ins>
      <w:del w:id="1" w:author="Jack Plummer" w:date="2022-08-19T14:16:00Z">
        <w:r w:rsidR="001A74E0" w:rsidDel="004F10B8">
          <w:rPr>
            <w:rFonts w:ascii="Georgia" w:hAnsi="Georgia"/>
          </w:rPr>
          <w:delText>S</w:delText>
        </w:r>
      </w:del>
      <w:ins w:id="2" w:author="Jack Plummer" w:date="2022-08-19T14:16:00Z">
        <w:r>
          <w:rPr>
            <w:rFonts w:ascii="Georgia" w:hAnsi="Georgia"/>
          </w:rPr>
          <w:t>s</w:t>
        </w:r>
      </w:ins>
      <w:r w:rsidR="001A74E0">
        <w:rPr>
          <w:rFonts w:ascii="Georgia" w:hAnsi="Georgia"/>
        </w:rPr>
        <w:t>pecies</w:t>
      </w:r>
      <w:ins w:id="3" w:author="Jack Plummer" w:date="2022-08-19T14:45:00Z">
        <w:r w:rsidR="002E158F">
          <w:rPr>
            <w:rFonts w:ascii="Georgia" w:hAnsi="Georgia"/>
          </w:rPr>
          <w:t>, native to Thailand (and Laos?),</w:t>
        </w:r>
      </w:ins>
      <w:r w:rsidR="001A74E0">
        <w:rPr>
          <w:rFonts w:ascii="Georgia" w:hAnsi="Georgia"/>
        </w:rPr>
        <w:t xml:space="preserve"> is known from three collection sites within a</w:t>
      </w:r>
      <w:ins w:id="4" w:author="Jack Plummer" w:date="2022-08-19T14:37:00Z">
        <w:r w:rsidR="006522A8">
          <w:rPr>
            <w:rFonts w:ascii="Georgia" w:hAnsi="Georgia"/>
          </w:rPr>
          <w:t>n estimated extent of occurrence</w:t>
        </w:r>
      </w:ins>
      <w:r w:rsidR="001A74E0">
        <w:rPr>
          <w:rFonts w:ascii="Georgia" w:hAnsi="Georgia"/>
        </w:rPr>
        <w:t xml:space="preserve"> </w:t>
      </w:r>
      <w:ins w:id="5" w:author="Jack Plummer" w:date="2022-08-19T14:37:00Z">
        <w:r w:rsidR="006522A8">
          <w:rPr>
            <w:rFonts w:ascii="Georgia" w:hAnsi="Georgia"/>
          </w:rPr>
          <w:t>(</w:t>
        </w:r>
      </w:ins>
      <w:del w:id="6" w:author="Jack Plummer" w:date="2022-08-19T14:16:00Z">
        <w:r w:rsidR="001A74E0" w:rsidDel="004F10B8">
          <w:rPr>
            <w:rFonts w:ascii="Georgia" w:hAnsi="Georgia"/>
          </w:rPr>
          <w:delText>larger area</w:delText>
        </w:r>
        <w:r w:rsidR="001A74E0" w:rsidDel="004F10B8">
          <w:rPr>
            <w:rFonts w:ascii="Georgia" w:hAnsi="Georgia"/>
          </w:rPr>
          <w:delText xml:space="preserve"> (</w:delText>
        </w:r>
      </w:del>
      <w:r w:rsidR="001A74E0">
        <w:rPr>
          <w:rFonts w:ascii="Georgia" w:hAnsi="Georgia"/>
        </w:rPr>
        <w:t>EOO</w:t>
      </w:r>
      <w:ins w:id="7" w:author="Jack Plummer" w:date="2022-08-19T14:37:00Z">
        <w:r w:rsidR="006522A8">
          <w:rPr>
            <w:rFonts w:ascii="Georgia" w:hAnsi="Georgia"/>
          </w:rPr>
          <w:t>) of</w:t>
        </w:r>
      </w:ins>
      <w:del w:id="8" w:author="Jack Plummer" w:date="2022-08-19T14:37:00Z">
        <w:r w:rsidR="001A74E0" w:rsidDel="006522A8">
          <w:rPr>
            <w:rFonts w:ascii="Georgia" w:hAnsi="Georgia"/>
          </w:rPr>
          <w:delText xml:space="preserve"> =</w:delText>
        </w:r>
      </w:del>
      <w:r w:rsidR="001A74E0">
        <w:rPr>
          <w:rFonts w:ascii="Georgia" w:hAnsi="Georgia"/>
        </w:rPr>
        <w:t xml:space="preserve"> 5,699 km2</w:t>
      </w:r>
      <w:del w:id="9" w:author="Jack Plummer" w:date="2022-08-19T14:37:00Z">
        <w:r w:rsidR="001A74E0" w:rsidDel="006522A8">
          <w:rPr>
            <w:rFonts w:ascii="Georgia" w:hAnsi="Georgia"/>
          </w:rPr>
          <w:delText>)</w:delText>
        </w:r>
      </w:del>
      <w:r w:rsidR="001A74E0">
        <w:rPr>
          <w:rFonts w:ascii="Georgia" w:hAnsi="Georgia"/>
        </w:rPr>
        <w:t xml:space="preserve">. There are areas of suitable habitat that have not been comprehensively surveyed, but urbanization is causing sharp declines </w:t>
      </w:r>
      <w:del w:id="10" w:author="Jack Plummer" w:date="2022-08-19T14:37:00Z">
        <w:r w:rsidR="001A74E0" w:rsidDel="006522A8">
          <w:rPr>
            <w:rFonts w:ascii="Georgia" w:hAnsi="Georgia"/>
          </w:rPr>
          <w:delText>it is</w:delText>
        </w:r>
      </w:del>
      <w:ins w:id="11" w:author="Jack Plummer" w:date="2022-08-19T14:37:00Z">
        <w:r w:rsidR="006522A8">
          <w:rPr>
            <w:rFonts w:ascii="Georgia" w:hAnsi="Georgia"/>
          </w:rPr>
          <w:t>in its</w:t>
        </w:r>
      </w:ins>
      <w:r w:rsidR="001A74E0">
        <w:rPr>
          <w:rFonts w:ascii="Georgia" w:hAnsi="Georgia"/>
        </w:rPr>
        <w:t xml:space="preserve"> availability</w:t>
      </w:r>
      <w:r w:rsidR="001A74E0">
        <w:rPr>
          <w:rFonts w:ascii="Georgia" w:hAnsi="Georgia"/>
        </w:rPr>
        <w:t xml:space="preserve">. </w:t>
      </w:r>
      <w:r w:rsidR="001A74E0">
        <w:rPr>
          <w:rFonts w:ascii="Georgia" w:hAnsi="Georgia"/>
        </w:rPr>
        <w:t xml:space="preserve">Its </w:t>
      </w:r>
      <w:del w:id="12" w:author="Jack Plummer" w:date="2022-08-19T14:37:00Z">
        <w:r w:rsidR="001A74E0" w:rsidDel="006522A8">
          <w:rPr>
            <w:rFonts w:ascii="Georgia" w:hAnsi="Georgia"/>
          </w:rPr>
          <w:delText>estimated extent of occ</w:delText>
        </w:r>
        <w:r w:rsidR="001A74E0" w:rsidDel="006522A8">
          <w:rPr>
            <w:rFonts w:ascii="Georgia" w:hAnsi="Georgia"/>
          </w:rPr>
          <w:delText>urrence (</w:delText>
        </w:r>
      </w:del>
      <w:r w:rsidR="001A74E0">
        <w:rPr>
          <w:rFonts w:ascii="Georgia" w:hAnsi="Georgia"/>
        </w:rPr>
        <w:t>EOO</w:t>
      </w:r>
      <w:del w:id="13" w:author="Jack Plummer" w:date="2022-08-19T14:37:00Z">
        <w:r w:rsidR="001A74E0" w:rsidDel="006522A8">
          <w:rPr>
            <w:rFonts w:ascii="Georgia" w:hAnsi="Georgia"/>
          </w:rPr>
          <w:delText>)</w:delText>
        </w:r>
      </w:del>
      <w:r w:rsidR="001A74E0">
        <w:rPr>
          <w:rFonts w:ascii="Georgia" w:hAnsi="Georgia"/>
        </w:rPr>
        <w:t xml:space="preserve"> </w:t>
      </w:r>
      <w:del w:id="14" w:author="Jack Plummer" w:date="2022-08-19T14:38:00Z">
        <w:r w:rsidR="001A74E0" w:rsidDel="006522A8">
          <w:rPr>
            <w:rFonts w:ascii="Georgia" w:hAnsi="Georgia"/>
          </w:rPr>
          <w:delText>greater exceeds</w:delText>
        </w:r>
      </w:del>
      <w:ins w:id="15" w:author="Jack Plummer" w:date="2022-08-19T14:38:00Z">
        <w:r w:rsidR="006522A8">
          <w:rPr>
            <w:rFonts w:ascii="Georgia" w:hAnsi="Georgia"/>
          </w:rPr>
          <w:t>falls within</w:t>
        </w:r>
      </w:ins>
      <w:r w:rsidR="001A74E0">
        <w:rPr>
          <w:rFonts w:ascii="Georgia" w:hAnsi="Georgia"/>
        </w:rPr>
        <w:t xml:space="preserve"> the threshold values for the </w:t>
      </w:r>
      <w:ins w:id="16" w:author="Jack Plummer" w:date="2022-08-19T14:38:00Z">
        <w:r w:rsidR="006522A8">
          <w:rPr>
            <w:rFonts w:ascii="Georgia" w:hAnsi="Georgia"/>
          </w:rPr>
          <w:t>Vulnerable</w:t>
        </w:r>
      </w:ins>
      <w:del w:id="17" w:author="Jack Plummer" w:date="2022-08-19T14:38:00Z">
        <w:r w:rsidR="001A74E0" w:rsidDel="006522A8">
          <w:rPr>
            <w:rFonts w:ascii="Georgia" w:hAnsi="Georgia"/>
          </w:rPr>
          <w:delText>E</w:delText>
        </w:r>
        <w:r w:rsidR="001A74E0" w:rsidDel="006522A8">
          <w:rPr>
            <w:rFonts w:ascii="Georgia" w:hAnsi="Georgia"/>
          </w:rPr>
          <w:delText>ndanger</w:delText>
        </w:r>
      </w:del>
      <w:r w:rsidR="001A74E0">
        <w:rPr>
          <w:rFonts w:ascii="Georgia" w:hAnsi="Georgia"/>
        </w:rPr>
        <w:t xml:space="preserve"> category under criterion B1.</w:t>
      </w:r>
      <w:r w:rsidR="001A74E0">
        <w:rPr>
          <w:rFonts w:ascii="Georgia" w:hAnsi="Georgia"/>
        </w:rPr>
        <w:t xml:space="preserve"> </w:t>
      </w:r>
      <w:r w:rsidR="001A74E0">
        <w:rPr>
          <w:rFonts w:ascii="Georgia" w:hAnsi="Georgia"/>
        </w:rPr>
        <w:t>Based on georeferenced herbarium specimens, the area of occupancy is estimated as 12 km</w:t>
      </w:r>
      <w:r w:rsidR="001A74E0">
        <w:rPr>
          <w:rFonts w:ascii="Georgia" w:hAnsi="Georgia"/>
          <w:vertAlign w:val="superscript"/>
        </w:rPr>
        <w:t>2</w:t>
      </w:r>
      <w:r w:rsidR="001A74E0">
        <w:rPr>
          <w:rFonts w:ascii="Georgia" w:hAnsi="Georgia"/>
        </w:rPr>
        <w:t>, falling within the threshold values for the Endangered category under</w:t>
      </w:r>
      <w:r w:rsidR="001A74E0">
        <w:rPr>
          <w:rFonts w:ascii="Georgia" w:hAnsi="Georgia"/>
        </w:rPr>
        <w:t xml:space="preserve"> criterion B2. While this is likely to be an underestimate as botanical inventory is incomplete across its distribution, it is considered unlikely that the true value exceeds the Endangered threshold of 500 km</w:t>
      </w:r>
      <w:r w:rsidR="001A74E0">
        <w:rPr>
          <w:rFonts w:ascii="Georgia" w:hAnsi="Georgia"/>
          <w:vertAlign w:val="superscript"/>
        </w:rPr>
        <w:t>2</w:t>
      </w:r>
      <w:r w:rsidR="001A74E0">
        <w:rPr>
          <w:rFonts w:ascii="Georgia" w:hAnsi="Georgia"/>
        </w:rPr>
        <w:t xml:space="preserve">. </w:t>
      </w:r>
      <w:moveToRangeStart w:id="18" w:author="Jack Plummer" w:date="2022-08-19T14:39:00Z" w:name="move111812363"/>
      <w:moveTo w:id="19" w:author="Jack Plummer" w:date="2022-08-19T14:39:00Z">
        <w:r w:rsidR="006522A8">
          <w:rPr>
            <w:rFonts w:ascii="Georgia" w:hAnsi="Georgia"/>
          </w:rPr>
          <w:t xml:space="preserve">The species </w:t>
        </w:r>
        <w:proofErr w:type="gramStart"/>
        <w:r w:rsidR="006522A8">
          <w:rPr>
            <w:rFonts w:ascii="Georgia" w:hAnsi="Georgia"/>
          </w:rPr>
          <w:t>is considered to be</w:t>
        </w:r>
        <w:proofErr w:type="gramEnd"/>
        <w:r w:rsidR="006522A8">
          <w:rPr>
            <w:rFonts w:ascii="Georgia" w:hAnsi="Georgia"/>
          </w:rPr>
          <w:t xml:space="preserve"> restricted to </w:t>
        </w:r>
        <w:commentRangeStart w:id="20"/>
        <w:r w:rsidR="006522A8">
          <w:rPr>
            <w:rFonts w:ascii="Georgia" w:hAnsi="Georgia"/>
          </w:rPr>
          <w:t>three</w:t>
        </w:r>
      </w:moveTo>
      <w:commentRangeEnd w:id="20"/>
      <w:r w:rsidR="009B2FA2">
        <w:rPr>
          <w:rStyle w:val="CommentReference"/>
        </w:rPr>
        <w:commentReference w:id="20"/>
      </w:r>
      <w:moveTo w:id="21" w:author="Jack Plummer" w:date="2022-08-19T14:39:00Z">
        <w:r w:rsidR="006522A8">
          <w:rPr>
            <w:rFonts w:ascii="Georgia" w:hAnsi="Georgia"/>
          </w:rPr>
          <w:t xml:space="preserve"> locations. Although this number could be higher if the species is confirmed to occur elsewhere within the EOO, the number of locations may still total five or fewer.</w:t>
        </w:r>
      </w:moveTo>
      <w:moveToRangeEnd w:id="18"/>
      <w:ins w:id="22" w:author="Jack Plummer" w:date="2022-08-19T14:39:00Z">
        <w:r w:rsidR="006522A8">
          <w:rPr>
            <w:rFonts w:ascii="Georgia" w:hAnsi="Georgia"/>
          </w:rPr>
          <w:t xml:space="preserve"> </w:t>
        </w:r>
      </w:ins>
      <w:r w:rsidR="001A74E0">
        <w:rPr>
          <w:rFonts w:ascii="Georgia" w:hAnsi="Georgia"/>
        </w:rPr>
        <w:t>The major threat to the species is urbanizat</w:t>
      </w:r>
      <w:r w:rsidR="001A74E0">
        <w:rPr>
          <w:rFonts w:ascii="Georgia" w:hAnsi="Georgia"/>
        </w:rPr>
        <w:t xml:space="preserve">ion across its range, which is inferred to be contributing to a continuing decline in habitat area, extent, and quality. </w:t>
      </w:r>
      <w:moveFromRangeStart w:id="23" w:author="Jack Plummer" w:date="2022-08-19T14:39:00Z" w:name="move111812363"/>
      <w:moveFrom w:id="24" w:author="Jack Plummer" w:date="2022-08-19T14:39:00Z">
        <w:r w:rsidR="001A74E0" w:rsidDel="006522A8">
          <w:rPr>
            <w:rFonts w:ascii="Georgia" w:hAnsi="Georgia"/>
          </w:rPr>
          <w:t>The species is considered to be restricted to three locations. Although this number could be higher if the species is confirmed to occu</w:t>
        </w:r>
        <w:r w:rsidR="001A74E0" w:rsidDel="006522A8">
          <w:rPr>
            <w:rFonts w:ascii="Georgia" w:hAnsi="Georgia"/>
          </w:rPr>
          <w:t xml:space="preserve">r elsewhere within the EOO, the number of locations may still total five or fewer. </w:t>
        </w:r>
      </w:moveFrom>
      <w:moveFromRangeEnd w:id="23"/>
      <w:r w:rsidR="001A74E0">
        <w:rPr>
          <w:rFonts w:ascii="Georgia" w:hAnsi="Georgia"/>
        </w:rPr>
        <w:t>There is limited population information available, but the population trend is suspected to be decreasing. It is not clear whether the population is severely fragmented or s</w:t>
      </w:r>
      <w:r w:rsidR="001A74E0">
        <w:rPr>
          <w:rFonts w:ascii="Georgia" w:hAnsi="Georgia"/>
        </w:rPr>
        <w:t>ubject to extreme fluctuations. Taking a precautionary approach, the species is assessed as Endangered B2ab(iii) owing to its restricted AOO, limited number of locations, and continuing habitat decline. As the species is poorly studied, and suspected to be</w:t>
      </w:r>
      <w:r w:rsidR="001A74E0">
        <w:rPr>
          <w:rFonts w:ascii="Georgia" w:hAnsi="Georgia"/>
        </w:rPr>
        <w:t xml:space="preserve"> under-collected, further research into its distribution and population status will be necessary to validate this assessment of extinction risk.</w:t>
      </w:r>
    </w:p>
    <w:p w14:paraId="5EA282C7" w14:textId="77777777" w:rsidR="00000000" w:rsidRDefault="001A74E0">
      <w:pPr>
        <w:pStyle w:val="Heading1"/>
        <w:divId w:val="2132436525"/>
        <w:rPr>
          <w:rFonts w:ascii="Georgia" w:eastAsia="Times New Roman" w:hAnsi="Georgia"/>
          <w:sz w:val="29"/>
          <w:szCs w:val="29"/>
        </w:rPr>
      </w:pPr>
      <w:r>
        <w:rPr>
          <w:rFonts w:ascii="Georgia" w:eastAsia="Times New Roman" w:hAnsi="Georgia"/>
          <w:sz w:val="29"/>
          <w:szCs w:val="29"/>
        </w:rPr>
        <w:t>Distribution</w:t>
      </w:r>
    </w:p>
    <w:p w14:paraId="1B7FEC6E" w14:textId="77777777" w:rsidR="00000000" w:rsidRDefault="001A74E0">
      <w:pPr>
        <w:pStyle w:val="Heading2"/>
        <w:divId w:val="2132436525"/>
        <w:rPr>
          <w:rFonts w:ascii="Georgia" w:eastAsia="Times New Roman" w:hAnsi="Georgia"/>
          <w:sz w:val="27"/>
          <w:szCs w:val="27"/>
        </w:rPr>
      </w:pPr>
      <w:r>
        <w:rPr>
          <w:rFonts w:ascii="Georgia" w:eastAsia="Times New Roman" w:hAnsi="Georgia"/>
          <w:sz w:val="27"/>
          <w:szCs w:val="27"/>
        </w:rPr>
        <w:t>Geographic Range</w:t>
      </w:r>
    </w:p>
    <w:p w14:paraId="159DED2A" w14:textId="7BE20ADB" w:rsidR="00000000" w:rsidRPr="002E158F" w:rsidRDefault="001A74E0">
      <w:pPr>
        <w:pStyle w:val="NormalWeb"/>
        <w:divId w:val="2132436525"/>
        <w:rPr>
          <w:rFonts w:ascii="Georgia" w:hAnsi="Georgia"/>
          <w:color w:val="FF0000"/>
          <w:rPrChange w:id="25" w:author="Jack Plummer" w:date="2022-08-19T14:44:00Z">
            <w:rPr>
              <w:rFonts w:ascii="Georgia" w:hAnsi="Georgia"/>
            </w:rPr>
          </w:rPrChange>
        </w:rPr>
      </w:pPr>
      <w:r>
        <w:rPr>
          <w:rFonts w:ascii="Georgia" w:hAnsi="Georgia"/>
        </w:rPr>
        <w:t xml:space="preserve">The species is </w:t>
      </w:r>
      <w:del w:id="26" w:author="Jack Plummer" w:date="2022-08-19T14:45:00Z">
        <w:r w:rsidDel="002E158F">
          <w:rPr>
            <w:rFonts w:ascii="Georgia" w:hAnsi="Georgia"/>
          </w:rPr>
          <w:delText xml:space="preserve">endemic </w:delText>
        </w:r>
        <w:r w:rsidDel="002E158F">
          <w:rPr>
            <w:rFonts w:ascii="Georgia" w:hAnsi="Georgia"/>
          </w:rPr>
          <w:delText>to</w:delText>
        </w:r>
      </w:del>
      <w:ins w:id="27" w:author="Jack Plummer" w:date="2022-08-19T14:45:00Z">
        <w:r w:rsidR="002E158F">
          <w:rPr>
            <w:rFonts w:ascii="Georgia" w:hAnsi="Georgia"/>
          </w:rPr>
          <w:t>native to</w:t>
        </w:r>
      </w:ins>
      <w:r>
        <w:rPr>
          <w:rFonts w:ascii="Georgia" w:hAnsi="Georgia"/>
        </w:rPr>
        <w:t xml:space="preserve"> Thailand</w:t>
      </w:r>
      <w:ins w:id="28" w:author="Jack Plummer" w:date="2022-08-19T14:46:00Z">
        <w:r w:rsidR="002E158F">
          <w:rPr>
            <w:rFonts w:ascii="Georgia" w:hAnsi="Georgia"/>
          </w:rPr>
          <w:t xml:space="preserve"> and </w:t>
        </w:r>
        <w:proofErr w:type="gramStart"/>
        <w:r w:rsidR="002E158F">
          <w:rPr>
            <w:rFonts w:ascii="Georgia" w:hAnsi="Georgia"/>
          </w:rPr>
          <w:t>Laos</w:t>
        </w:r>
      </w:ins>
      <w:ins w:id="29" w:author="Jack Plummer" w:date="2022-08-19T14:40:00Z">
        <w:r w:rsidR="006522A8">
          <w:rPr>
            <w:rFonts w:ascii="Georgia" w:hAnsi="Georgia"/>
          </w:rPr>
          <w:t>, and</w:t>
        </w:r>
        <w:proofErr w:type="gramEnd"/>
        <w:r w:rsidR="006522A8">
          <w:rPr>
            <w:rFonts w:ascii="Georgia" w:hAnsi="Georgia"/>
          </w:rPr>
          <w:t xml:space="preserve"> has been recorded from Chiang Mai province</w:t>
        </w:r>
      </w:ins>
      <w:ins w:id="30" w:author="Jack Plummer" w:date="2022-08-19T14:46:00Z">
        <w:r w:rsidR="002E158F">
          <w:rPr>
            <w:rFonts w:ascii="Georgia" w:hAnsi="Georgia"/>
          </w:rPr>
          <w:t xml:space="preserve"> in Thailand and </w:t>
        </w:r>
      </w:ins>
      <w:proofErr w:type="spellStart"/>
      <w:ins w:id="31" w:author="Jack Plummer" w:date="2022-08-19T14:53:00Z">
        <w:r w:rsidR="000C4EE1">
          <w:rPr>
            <w:rFonts w:ascii="Georgia" w:hAnsi="Georgia"/>
          </w:rPr>
          <w:t>Khammouane</w:t>
        </w:r>
        <w:proofErr w:type="spellEnd"/>
        <w:r w:rsidR="000C4EE1">
          <w:rPr>
            <w:rFonts w:ascii="Georgia" w:hAnsi="Georgia"/>
          </w:rPr>
          <w:t xml:space="preserve"> province </w:t>
        </w:r>
      </w:ins>
      <w:ins w:id="32" w:author="Jack Plummer" w:date="2022-08-19T14:48:00Z">
        <w:r w:rsidR="009B2FA2">
          <w:rPr>
            <w:rFonts w:ascii="Georgia" w:hAnsi="Georgia"/>
          </w:rPr>
          <w:t>in Laos</w:t>
        </w:r>
      </w:ins>
      <w:r>
        <w:rPr>
          <w:rFonts w:ascii="Georgia" w:hAnsi="Georgia"/>
        </w:rPr>
        <w:t xml:space="preserve">. </w:t>
      </w:r>
      <w:commentRangeStart w:id="33"/>
      <w:r w:rsidRPr="006522A8">
        <w:rPr>
          <w:rFonts w:ascii="Georgia" w:hAnsi="Georgia"/>
          <w:strike/>
          <w:rPrChange w:id="34" w:author="Jack Plummer" w:date="2022-08-19T14:39:00Z">
            <w:rPr>
              <w:rFonts w:ascii="Georgia" w:hAnsi="Georgia"/>
            </w:rPr>
          </w:rPrChange>
        </w:rPr>
        <w:t xml:space="preserve">- Northern: Chiang Mai (Doi Sam </w:t>
      </w:r>
      <w:proofErr w:type="spellStart"/>
      <w:r w:rsidRPr="006522A8">
        <w:rPr>
          <w:rFonts w:ascii="Georgia" w:hAnsi="Georgia"/>
          <w:strike/>
          <w:rPrChange w:id="35" w:author="Jack Plummer" w:date="2022-08-19T14:39:00Z">
            <w:rPr>
              <w:rFonts w:ascii="Georgia" w:hAnsi="Georgia"/>
            </w:rPr>
          </w:rPrChange>
        </w:rPr>
        <w:t>Muen</w:t>
      </w:r>
      <w:proofErr w:type="spellEnd"/>
      <w:r w:rsidRPr="006522A8">
        <w:rPr>
          <w:rFonts w:ascii="Georgia" w:hAnsi="Georgia"/>
          <w:strike/>
          <w:rPrChange w:id="36" w:author="Jack Plummer" w:date="2022-08-19T14:39:00Z">
            <w:rPr>
              <w:rFonts w:ascii="Georgia" w:hAnsi="Georgia"/>
            </w:rPr>
          </w:rPrChange>
        </w:rPr>
        <w:t xml:space="preserve"> - Maxwell 90-255, L. (To be recorded in Laos).</w:t>
      </w:r>
      <w:commentRangeEnd w:id="33"/>
      <w:r w:rsidR="006522A8">
        <w:rPr>
          <w:rStyle w:val="CommentReference"/>
        </w:rPr>
        <w:commentReference w:id="33"/>
      </w:r>
      <w:r>
        <w:rPr>
          <w:rFonts w:ascii="Georgia" w:hAnsi="Georgia"/>
        </w:rPr>
        <w:t> Survey work is recommended to identify whether any further subpopulations occur in Thailand.</w:t>
      </w:r>
      <w:ins w:id="37" w:author="Jack Plummer" w:date="2022-08-19T14:44:00Z">
        <w:r w:rsidR="002E158F">
          <w:rPr>
            <w:rFonts w:ascii="Georgia" w:hAnsi="Georgia"/>
          </w:rPr>
          <w:t xml:space="preserve"> </w:t>
        </w:r>
        <w:r w:rsidR="002E158F">
          <w:rPr>
            <w:rFonts w:ascii="Georgia" w:hAnsi="Georgia"/>
            <w:color w:val="FF0000"/>
          </w:rPr>
          <w:t>Add altitude information.</w:t>
        </w:r>
      </w:ins>
    </w:p>
    <w:p w14:paraId="66A01662" w14:textId="77777777" w:rsidR="00000000" w:rsidRDefault="001A74E0">
      <w:pPr>
        <w:pStyle w:val="Heading2"/>
        <w:divId w:val="2132436525"/>
        <w:rPr>
          <w:rFonts w:ascii="Georgia" w:eastAsia="Times New Roman" w:hAnsi="Georgia"/>
          <w:sz w:val="27"/>
          <w:szCs w:val="27"/>
        </w:rPr>
      </w:pPr>
      <w:r>
        <w:rPr>
          <w:rFonts w:ascii="Georgia" w:eastAsia="Times New Roman" w:hAnsi="Georgia"/>
          <w:sz w:val="27"/>
          <w:szCs w:val="27"/>
        </w:rPr>
        <w:lastRenderedPageBreak/>
        <w:t>Area of Occupancy (AOO)</w:t>
      </w:r>
    </w:p>
    <w:tbl>
      <w:tblPr>
        <w:tblW w:w="0" w:type="auto"/>
        <w:tblCellSpacing w:w="15" w:type="dxa"/>
        <w:tblBorders>
          <w:top w:val="single" w:sz="6" w:space="0" w:color="808080"/>
          <w:left w:val="single" w:sz="6" w:space="0" w:color="808080"/>
          <w:bottom w:val="single" w:sz="6" w:space="0" w:color="808080"/>
          <w:right w:val="single" w:sz="6" w:space="0" w:color="808080"/>
        </w:tblBorders>
        <w:tblCellMar>
          <w:top w:w="15" w:type="dxa"/>
          <w:left w:w="15" w:type="dxa"/>
          <w:bottom w:w="15" w:type="dxa"/>
          <w:right w:w="15" w:type="dxa"/>
        </w:tblCellMar>
        <w:tblLook w:val="04A0" w:firstRow="1" w:lastRow="0" w:firstColumn="1" w:lastColumn="0" w:noHBand="0" w:noVBand="1"/>
      </w:tblPr>
      <w:tblGrid>
        <w:gridCol w:w="2611"/>
        <w:gridCol w:w="6399"/>
      </w:tblGrid>
      <w:tr w:rsidR="00000000" w14:paraId="0E6EEEA0" w14:textId="77777777">
        <w:trPr>
          <w:divId w:val="2132436525"/>
          <w:tblCellSpacing w:w="15" w:type="dxa"/>
        </w:trPr>
        <w:tc>
          <w:tcPr>
            <w:tcW w:w="0" w:type="auto"/>
            <w:tcBorders>
              <w:bottom w:val="single" w:sz="6" w:space="0" w:color="000000"/>
            </w:tcBorders>
            <w:shd w:val="clear" w:color="auto" w:fill="BBBBBB"/>
            <w:vAlign w:val="center"/>
            <w:hideMark/>
          </w:tcPr>
          <w:p w14:paraId="26879B4C" w14:textId="77777777" w:rsidR="00000000" w:rsidRDefault="001A74E0">
            <w:pPr>
              <w:spacing w:after="75"/>
              <w:rPr>
                <w:rFonts w:ascii="Georgia" w:eastAsia="Times New Roman" w:hAnsi="Georgia"/>
                <w:b/>
                <w:bCs/>
                <w:sz w:val="18"/>
                <w:szCs w:val="18"/>
              </w:rPr>
            </w:pPr>
            <w:r>
              <w:rPr>
                <w:rFonts w:ascii="Georgia" w:eastAsia="Times New Roman" w:hAnsi="Georgia"/>
                <w:b/>
                <w:bCs/>
                <w:sz w:val="18"/>
                <w:szCs w:val="18"/>
              </w:rPr>
              <w:t>Estimated area of occupancy (AOO) - in km2</w:t>
            </w:r>
          </w:p>
        </w:tc>
        <w:tc>
          <w:tcPr>
            <w:tcW w:w="0" w:type="auto"/>
            <w:tcBorders>
              <w:bottom w:val="single" w:sz="6" w:space="0" w:color="000000"/>
            </w:tcBorders>
            <w:shd w:val="clear" w:color="auto" w:fill="BBBBBB"/>
            <w:vAlign w:val="center"/>
            <w:hideMark/>
          </w:tcPr>
          <w:p w14:paraId="3B5D8974" w14:textId="77777777" w:rsidR="00000000" w:rsidRDefault="001A74E0">
            <w:pPr>
              <w:spacing w:after="75"/>
              <w:rPr>
                <w:rFonts w:ascii="Georgia" w:eastAsia="Times New Roman" w:hAnsi="Georgia"/>
                <w:b/>
                <w:bCs/>
                <w:sz w:val="18"/>
                <w:szCs w:val="18"/>
              </w:rPr>
            </w:pPr>
            <w:r>
              <w:rPr>
                <w:rFonts w:ascii="Georgia" w:eastAsia="Times New Roman" w:hAnsi="Georgia"/>
                <w:b/>
                <w:bCs/>
                <w:sz w:val="18"/>
                <w:szCs w:val="18"/>
              </w:rPr>
              <w:t>Justification</w:t>
            </w:r>
          </w:p>
        </w:tc>
      </w:tr>
      <w:tr w:rsidR="00000000" w14:paraId="41F496D3" w14:textId="77777777">
        <w:trPr>
          <w:divId w:val="2132436525"/>
          <w:tblCellSpacing w:w="15" w:type="dxa"/>
        </w:trPr>
        <w:tc>
          <w:tcPr>
            <w:tcW w:w="0" w:type="auto"/>
            <w:vAlign w:val="center"/>
            <w:hideMark/>
          </w:tcPr>
          <w:p w14:paraId="50C52E8A" w14:textId="77777777" w:rsidR="00000000" w:rsidRDefault="001A74E0">
            <w:pPr>
              <w:spacing w:after="75"/>
              <w:rPr>
                <w:rFonts w:ascii="Georgia" w:eastAsia="Times New Roman" w:hAnsi="Georgia"/>
                <w:sz w:val="18"/>
                <w:szCs w:val="18"/>
              </w:rPr>
            </w:pPr>
            <w:r>
              <w:rPr>
                <w:rFonts w:ascii="Georgia" w:eastAsia="Times New Roman" w:hAnsi="Georgia"/>
                <w:sz w:val="18"/>
                <w:szCs w:val="18"/>
              </w:rPr>
              <w:t>12</w:t>
            </w:r>
          </w:p>
        </w:tc>
        <w:tc>
          <w:tcPr>
            <w:tcW w:w="0" w:type="auto"/>
            <w:vAlign w:val="center"/>
            <w:hideMark/>
          </w:tcPr>
          <w:p w14:paraId="379749BD" w14:textId="76C71082" w:rsidR="00000000" w:rsidRDefault="001A74E0">
            <w:pPr>
              <w:spacing w:after="75"/>
              <w:rPr>
                <w:rFonts w:ascii="Georgia" w:eastAsia="Times New Roman" w:hAnsi="Georgia"/>
                <w:sz w:val="18"/>
                <w:szCs w:val="18"/>
              </w:rPr>
            </w:pPr>
            <w:r>
              <w:rPr>
                <w:rFonts w:ascii="Georgia" w:eastAsia="Times New Roman" w:hAnsi="Georgia"/>
                <w:sz w:val="18"/>
                <w:szCs w:val="18"/>
              </w:rPr>
              <w:t xml:space="preserve">Estimated from a </w:t>
            </w:r>
            <w:del w:id="38" w:author="Jack Plummer" w:date="2022-08-19T14:42:00Z">
              <w:r w:rsidDel="006522A8">
                <w:rPr>
                  <w:rFonts w:ascii="Georgia" w:eastAsia="Times New Roman" w:hAnsi="Georgia"/>
                  <w:sz w:val="18"/>
                  <w:szCs w:val="18"/>
                </w:rPr>
                <w:delText>minimum convex polygon for</w:delText>
              </w:r>
            </w:del>
            <w:ins w:id="39" w:author="Jack Plummer" w:date="2022-08-19T14:42:00Z">
              <w:r w:rsidR="006522A8">
                <w:rPr>
                  <w:rFonts w:ascii="Georgia" w:eastAsia="Times New Roman" w:hAnsi="Georgia"/>
                  <w:sz w:val="18"/>
                  <w:szCs w:val="18"/>
                </w:rPr>
                <w:t>2x2 km grid cell for</w:t>
              </w:r>
            </w:ins>
            <w:r>
              <w:rPr>
                <w:rFonts w:ascii="Georgia" w:eastAsia="Times New Roman" w:hAnsi="Georgia"/>
                <w:sz w:val="18"/>
                <w:szCs w:val="18"/>
              </w:rPr>
              <w:t xml:space="preserve"> herbarium specimen point data mapped using </w:t>
            </w:r>
            <w:proofErr w:type="spellStart"/>
            <w:r>
              <w:rPr>
                <w:rFonts w:ascii="Georgia" w:eastAsia="Times New Roman" w:hAnsi="Georgia"/>
                <w:sz w:val="18"/>
                <w:szCs w:val="18"/>
              </w:rPr>
              <w:t>GeoCAT</w:t>
            </w:r>
            <w:proofErr w:type="spellEnd"/>
            <w:r>
              <w:rPr>
                <w:rFonts w:ascii="Georgia" w:eastAsia="Times New Roman" w:hAnsi="Georgia"/>
                <w:sz w:val="18"/>
                <w:szCs w:val="18"/>
              </w:rPr>
              <w:t xml:space="preserve"> (Bachman et al. 2011).</w:t>
            </w:r>
          </w:p>
        </w:tc>
      </w:tr>
    </w:tbl>
    <w:p w14:paraId="5F4AFB36" w14:textId="77777777" w:rsidR="00000000" w:rsidRDefault="001A74E0">
      <w:pPr>
        <w:pStyle w:val="Heading2"/>
        <w:divId w:val="2132436525"/>
        <w:rPr>
          <w:rFonts w:ascii="Georgia" w:eastAsia="Times New Roman" w:hAnsi="Georgia"/>
          <w:sz w:val="27"/>
          <w:szCs w:val="27"/>
        </w:rPr>
      </w:pPr>
      <w:r>
        <w:rPr>
          <w:rFonts w:ascii="Georgia" w:eastAsia="Times New Roman" w:hAnsi="Georgia"/>
          <w:sz w:val="27"/>
          <w:szCs w:val="27"/>
        </w:rPr>
        <w:t>Extent of Occurrence (EOO)</w:t>
      </w:r>
    </w:p>
    <w:tbl>
      <w:tblPr>
        <w:tblW w:w="0" w:type="auto"/>
        <w:tblCellSpacing w:w="15" w:type="dxa"/>
        <w:tblBorders>
          <w:top w:val="single" w:sz="6" w:space="0" w:color="808080"/>
          <w:left w:val="single" w:sz="6" w:space="0" w:color="808080"/>
          <w:bottom w:val="single" w:sz="6" w:space="0" w:color="808080"/>
          <w:right w:val="single" w:sz="6" w:space="0" w:color="808080"/>
        </w:tblBorders>
        <w:tblCellMar>
          <w:top w:w="15" w:type="dxa"/>
          <w:left w:w="15" w:type="dxa"/>
          <w:bottom w:w="15" w:type="dxa"/>
          <w:right w:w="15" w:type="dxa"/>
        </w:tblCellMar>
        <w:tblLook w:val="04A0" w:firstRow="1" w:lastRow="0" w:firstColumn="1" w:lastColumn="0" w:noHBand="0" w:noVBand="1"/>
      </w:tblPr>
      <w:tblGrid>
        <w:gridCol w:w="2240"/>
        <w:gridCol w:w="2484"/>
        <w:gridCol w:w="4286"/>
      </w:tblGrid>
      <w:tr w:rsidR="00000000" w14:paraId="16093DD1" w14:textId="77777777">
        <w:trPr>
          <w:divId w:val="2132436525"/>
          <w:tblCellSpacing w:w="15" w:type="dxa"/>
        </w:trPr>
        <w:tc>
          <w:tcPr>
            <w:tcW w:w="0" w:type="auto"/>
            <w:tcBorders>
              <w:bottom w:val="single" w:sz="6" w:space="0" w:color="000000"/>
            </w:tcBorders>
            <w:shd w:val="clear" w:color="auto" w:fill="BBBBBB"/>
            <w:vAlign w:val="center"/>
            <w:hideMark/>
          </w:tcPr>
          <w:p w14:paraId="5A94294C" w14:textId="77777777" w:rsidR="00000000" w:rsidRDefault="001A74E0">
            <w:pPr>
              <w:spacing w:after="75"/>
              <w:rPr>
                <w:rFonts w:ascii="Georgia" w:eastAsia="Times New Roman" w:hAnsi="Georgia"/>
                <w:b/>
                <w:bCs/>
                <w:sz w:val="18"/>
                <w:szCs w:val="18"/>
              </w:rPr>
            </w:pPr>
            <w:r>
              <w:rPr>
                <w:rFonts w:ascii="Georgia" w:eastAsia="Times New Roman" w:hAnsi="Georgia"/>
                <w:b/>
                <w:bCs/>
                <w:sz w:val="18"/>
                <w:szCs w:val="18"/>
              </w:rPr>
              <w:t>Estimated extent of occurrence (EOO)- in km2</w:t>
            </w:r>
          </w:p>
        </w:tc>
        <w:tc>
          <w:tcPr>
            <w:tcW w:w="0" w:type="auto"/>
            <w:tcBorders>
              <w:bottom w:val="single" w:sz="6" w:space="0" w:color="000000"/>
            </w:tcBorders>
            <w:shd w:val="clear" w:color="auto" w:fill="BBBBBB"/>
            <w:vAlign w:val="center"/>
            <w:hideMark/>
          </w:tcPr>
          <w:p w14:paraId="01012AEB" w14:textId="77777777" w:rsidR="00000000" w:rsidRDefault="001A74E0">
            <w:pPr>
              <w:spacing w:after="75"/>
              <w:rPr>
                <w:rFonts w:ascii="Georgia" w:eastAsia="Times New Roman" w:hAnsi="Georgia"/>
                <w:b/>
                <w:bCs/>
                <w:sz w:val="18"/>
                <w:szCs w:val="18"/>
              </w:rPr>
            </w:pPr>
            <w:r>
              <w:rPr>
                <w:rFonts w:ascii="Georgia" w:eastAsia="Times New Roman" w:hAnsi="Georgia"/>
                <w:b/>
                <w:bCs/>
                <w:sz w:val="18"/>
                <w:szCs w:val="18"/>
              </w:rPr>
              <w:t>EOO estimate calculated from Minimum Convex Pol</w:t>
            </w:r>
            <w:r>
              <w:rPr>
                <w:rFonts w:ascii="Georgia" w:eastAsia="Times New Roman" w:hAnsi="Georgia"/>
                <w:b/>
                <w:bCs/>
                <w:sz w:val="18"/>
                <w:szCs w:val="18"/>
              </w:rPr>
              <w:t>ygon</w:t>
            </w:r>
          </w:p>
        </w:tc>
        <w:tc>
          <w:tcPr>
            <w:tcW w:w="0" w:type="auto"/>
            <w:tcBorders>
              <w:bottom w:val="single" w:sz="6" w:space="0" w:color="000000"/>
            </w:tcBorders>
            <w:shd w:val="clear" w:color="auto" w:fill="BBBBBB"/>
            <w:vAlign w:val="center"/>
            <w:hideMark/>
          </w:tcPr>
          <w:p w14:paraId="24D838D6" w14:textId="77777777" w:rsidR="00000000" w:rsidRDefault="001A74E0">
            <w:pPr>
              <w:spacing w:after="75"/>
              <w:rPr>
                <w:rFonts w:ascii="Georgia" w:eastAsia="Times New Roman" w:hAnsi="Georgia"/>
                <w:b/>
                <w:bCs/>
                <w:sz w:val="18"/>
                <w:szCs w:val="18"/>
              </w:rPr>
            </w:pPr>
            <w:r>
              <w:rPr>
                <w:rFonts w:ascii="Georgia" w:eastAsia="Times New Roman" w:hAnsi="Georgia"/>
                <w:b/>
                <w:bCs/>
                <w:sz w:val="18"/>
                <w:szCs w:val="18"/>
              </w:rPr>
              <w:t>Justification</w:t>
            </w:r>
          </w:p>
        </w:tc>
      </w:tr>
      <w:tr w:rsidR="00000000" w14:paraId="49182DFD" w14:textId="77777777">
        <w:trPr>
          <w:divId w:val="2132436525"/>
          <w:tblCellSpacing w:w="15" w:type="dxa"/>
        </w:trPr>
        <w:tc>
          <w:tcPr>
            <w:tcW w:w="0" w:type="auto"/>
            <w:vAlign w:val="center"/>
            <w:hideMark/>
          </w:tcPr>
          <w:p w14:paraId="7B953242" w14:textId="77777777" w:rsidR="00000000" w:rsidRDefault="001A74E0">
            <w:pPr>
              <w:spacing w:after="75"/>
              <w:rPr>
                <w:rFonts w:ascii="Georgia" w:eastAsia="Times New Roman" w:hAnsi="Georgia"/>
                <w:sz w:val="18"/>
                <w:szCs w:val="18"/>
              </w:rPr>
            </w:pPr>
            <w:r>
              <w:rPr>
                <w:rFonts w:ascii="Georgia" w:eastAsia="Times New Roman" w:hAnsi="Georgia"/>
                <w:sz w:val="18"/>
                <w:szCs w:val="18"/>
              </w:rPr>
              <w:t>5699</w:t>
            </w:r>
          </w:p>
        </w:tc>
        <w:tc>
          <w:tcPr>
            <w:tcW w:w="0" w:type="auto"/>
            <w:vAlign w:val="center"/>
            <w:hideMark/>
          </w:tcPr>
          <w:p w14:paraId="25B6006E" w14:textId="77777777" w:rsidR="00000000" w:rsidRDefault="001A74E0">
            <w:pPr>
              <w:spacing w:after="75"/>
              <w:rPr>
                <w:rFonts w:ascii="Georgia" w:eastAsia="Times New Roman" w:hAnsi="Georgia"/>
                <w:sz w:val="18"/>
                <w:szCs w:val="18"/>
              </w:rPr>
            </w:pPr>
            <w:r>
              <w:rPr>
                <w:rFonts w:ascii="Georgia" w:eastAsia="Times New Roman" w:hAnsi="Georgia"/>
                <w:sz w:val="18"/>
                <w:szCs w:val="18"/>
              </w:rPr>
              <w:t>true</w:t>
            </w:r>
          </w:p>
        </w:tc>
        <w:tc>
          <w:tcPr>
            <w:tcW w:w="0" w:type="auto"/>
            <w:vAlign w:val="center"/>
            <w:hideMark/>
          </w:tcPr>
          <w:p w14:paraId="523B5427" w14:textId="77777777" w:rsidR="00000000" w:rsidRDefault="001A74E0">
            <w:pPr>
              <w:spacing w:after="75"/>
              <w:rPr>
                <w:rFonts w:ascii="Georgia" w:eastAsia="Times New Roman" w:hAnsi="Georgia"/>
                <w:sz w:val="18"/>
                <w:szCs w:val="18"/>
              </w:rPr>
            </w:pPr>
            <w:r>
              <w:rPr>
                <w:rFonts w:ascii="Georgia" w:eastAsia="Times New Roman" w:hAnsi="Georgia"/>
                <w:sz w:val="18"/>
                <w:szCs w:val="18"/>
              </w:rPr>
              <w:t xml:space="preserve">Estimated from a minimum convex polygon for herbarium specimen point data mapped using </w:t>
            </w:r>
            <w:proofErr w:type="spellStart"/>
            <w:r>
              <w:rPr>
                <w:rFonts w:ascii="Georgia" w:eastAsia="Times New Roman" w:hAnsi="Georgia"/>
                <w:sz w:val="18"/>
                <w:szCs w:val="18"/>
              </w:rPr>
              <w:t>GeoCAT</w:t>
            </w:r>
            <w:proofErr w:type="spellEnd"/>
            <w:r>
              <w:rPr>
                <w:rFonts w:ascii="Georgia" w:eastAsia="Times New Roman" w:hAnsi="Georgia"/>
                <w:sz w:val="18"/>
                <w:szCs w:val="18"/>
              </w:rPr>
              <w:t xml:space="preserve"> (Bachman et al. 2011).</w:t>
            </w:r>
          </w:p>
        </w:tc>
      </w:tr>
    </w:tbl>
    <w:p w14:paraId="3FA92A3D" w14:textId="77777777" w:rsidR="00000000" w:rsidRDefault="001A74E0">
      <w:pPr>
        <w:pStyle w:val="Heading2"/>
        <w:divId w:val="2132436525"/>
        <w:rPr>
          <w:rFonts w:ascii="Georgia" w:eastAsia="Times New Roman" w:hAnsi="Georgia"/>
          <w:sz w:val="27"/>
          <w:szCs w:val="27"/>
        </w:rPr>
      </w:pPr>
      <w:commentRangeStart w:id="40"/>
      <w:commentRangeStart w:id="41"/>
      <w:r>
        <w:rPr>
          <w:rFonts w:ascii="Georgia" w:eastAsia="Times New Roman" w:hAnsi="Georgia"/>
          <w:sz w:val="27"/>
          <w:szCs w:val="27"/>
        </w:rPr>
        <w:t>Locations Information</w:t>
      </w:r>
      <w:commentRangeEnd w:id="40"/>
      <w:r w:rsidR="002E158F">
        <w:rPr>
          <w:rStyle w:val="CommentReference"/>
          <w:b w:val="0"/>
          <w:bCs w:val="0"/>
        </w:rPr>
        <w:commentReference w:id="40"/>
      </w:r>
      <w:commentRangeEnd w:id="41"/>
      <w:r w:rsidR="002E158F">
        <w:rPr>
          <w:rStyle w:val="CommentReference"/>
          <w:b w:val="0"/>
          <w:bCs w:val="0"/>
        </w:rPr>
        <w:commentReference w:id="41"/>
      </w:r>
    </w:p>
    <w:tbl>
      <w:tblPr>
        <w:tblW w:w="0" w:type="auto"/>
        <w:tblCellSpacing w:w="15" w:type="dxa"/>
        <w:tblBorders>
          <w:top w:val="single" w:sz="6" w:space="0" w:color="808080"/>
          <w:left w:val="single" w:sz="6" w:space="0" w:color="808080"/>
          <w:bottom w:val="single" w:sz="6" w:space="0" w:color="808080"/>
          <w:right w:val="single" w:sz="6" w:space="0" w:color="808080"/>
        </w:tblBorders>
        <w:tblCellMar>
          <w:top w:w="15" w:type="dxa"/>
          <w:left w:w="15" w:type="dxa"/>
          <w:bottom w:w="15" w:type="dxa"/>
          <w:right w:w="15" w:type="dxa"/>
        </w:tblCellMar>
        <w:tblLook w:val="04A0" w:firstRow="1" w:lastRow="0" w:firstColumn="1" w:lastColumn="0" w:noHBand="0" w:noVBand="1"/>
      </w:tblPr>
      <w:tblGrid>
        <w:gridCol w:w="1836"/>
        <w:gridCol w:w="7174"/>
      </w:tblGrid>
      <w:tr w:rsidR="009B2FA2" w14:paraId="36D92FD9" w14:textId="77777777">
        <w:trPr>
          <w:divId w:val="2132436525"/>
          <w:tblCellSpacing w:w="15" w:type="dxa"/>
        </w:trPr>
        <w:tc>
          <w:tcPr>
            <w:tcW w:w="0" w:type="auto"/>
            <w:tcBorders>
              <w:bottom w:val="single" w:sz="6" w:space="0" w:color="000000"/>
            </w:tcBorders>
            <w:shd w:val="clear" w:color="auto" w:fill="BBBBBB"/>
            <w:vAlign w:val="center"/>
            <w:hideMark/>
          </w:tcPr>
          <w:p w14:paraId="57C62C24" w14:textId="77777777" w:rsidR="00000000" w:rsidRDefault="001A74E0">
            <w:pPr>
              <w:spacing w:after="75"/>
              <w:rPr>
                <w:rFonts w:ascii="Georgia" w:eastAsia="Times New Roman" w:hAnsi="Georgia"/>
                <w:b/>
                <w:bCs/>
                <w:sz w:val="18"/>
                <w:szCs w:val="18"/>
              </w:rPr>
            </w:pPr>
            <w:r>
              <w:rPr>
                <w:rFonts w:ascii="Georgia" w:eastAsia="Times New Roman" w:hAnsi="Georgia"/>
                <w:b/>
                <w:bCs/>
                <w:sz w:val="18"/>
                <w:szCs w:val="18"/>
              </w:rPr>
              <w:t>Number of Locations</w:t>
            </w:r>
          </w:p>
        </w:tc>
        <w:tc>
          <w:tcPr>
            <w:tcW w:w="0" w:type="auto"/>
            <w:tcBorders>
              <w:bottom w:val="single" w:sz="6" w:space="0" w:color="000000"/>
            </w:tcBorders>
            <w:shd w:val="clear" w:color="auto" w:fill="BBBBBB"/>
            <w:vAlign w:val="center"/>
            <w:hideMark/>
          </w:tcPr>
          <w:p w14:paraId="689853F1" w14:textId="77777777" w:rsidR="00000000" w:rsidRDefault="001A74E0">
            <w:pPr>
              <w:spacing w:after="75"/>
              <w:rPr>
                <w:rFonts w:ascii="Georgia" w:eastAsia="Times New Roman" w:hAnsi="Georgia"/>
                <w:b/>
                <w:bCs/>
                <w:sz w:val="18"/>
                <w:szCs w:val="18"/>
              </w:rPr>
            </w:pPr>
            <w:r>
              <w:rPr>
                <w:rFonts w:ascii="Georgia" w:eastAsia="Times New Roman" w:hAnsi="Georgia"/>
                <w:b/>
                <w:bCs/>
                <w:sz w:val="18"/>
                <w:szCs w:val="18"/>
              </w:rPr>
              <w:t>Justification</w:t>
            </w:r>
          </w:p>
        </w:tc>
      </w:tr>
      <w:tr w:rsidR="009B2FA2" w14:paraId="4509F2CC" w14:textId="77777777">
        <w:trPr>
          <w:divId w:val="2132436525"/>
          <w:tblCellSpacing w:w="15" w:type="dxa"/>
        </w:trPr>
        <w:tc>
          <w:tcPr>
            <w:tcW w:w="0" w:type="auto"/>
            <w:vAlign w:val="center"/>
            <w:hideMark/>
          </w:tcPr>
          <w:p w14:paraId="450D75DE" w14:textId="77777777" w:rsidR="00000000" w:rsidRDefault="001A74E0">
            <w:pPr>
              <w:spacing w:after="75"/>
              <w:rPr>
                <w:rFonts w:ascii="Georgia" w:eastAsia="Times New Roman" w:hAnsi="Georgia"/>
                <w:sz w:val="18"/>
                <w:szCs w:val="18"/>
              </w:rPr>
            </w:pPr>
            <w:r>
              <w:rPr>
                <w:rFonts w:ascii="Georgia" w:eastAsia="Times New Roman" w:hAnsi="Georgia"/>
                <w:sz w:val="18"/>
                <w:szCs w:val="18"/>
              </w:rPr>
              <w:t>2-3</w:t>
            </w:r>
          </w:p>
        </w:tc>
        <w:tc>
          <w:tcPr>
            <w:tcW w:w="0" w:type="auto"/>
            <w:vAlign w:val="center"/>
            <w:hideMark/>
          </w:tcPr>
          <w:p w14:paraId="306F9DEA" w14:textId="7700CE41" w:rsidR="00000000" w:rsidRDefault="009B2FA2">
            <w:pPr>
              <w:spacing w:after="75"/>
              <w:rPr>
                <w:rFonts w:ascii="Georgia" w:eastAsia="Times New Roman" w:hAnsi="Georgia"/>
                <w:sz w:val="18"/>
                <w:szCs w:val="18"/>
              </w:rPr>
            </w:pPr>
            <w:ins w:id="42" w:author="Jack Plummer" w:date="2022-08-19T14:49:00Z">
              <w:r>
                <w:rPr>
                  <w:rFonts w:ascii="Georgia" w:eastAsia="Times New Roman" w:hAnsi="Georgia"/>
                  <w:sz w:val="18"/>
                  <w:szCs w:val="18"/>
                </w:rPr>
                <w:t xml:space="preserve">Recorded from </w:t>
              </w:r>
            </w:ins>
            <w:r w:rsidR="001A74E0">
              <w:rPr>
                <w:rFonts w:ascii="Georgia" w:eastAsia="Times New Roman" w:hAnsi="Georgia"/>
                <w:sz w:val="18"/>
                <w:szCs w:val="18"/>
              </w:rPr>
              <w:t xml:space="preserve">Chiang Mai (Thailand) and Nam </w:t>
            </w:r>
            <w:proofErr w:type="spellStart"/>
            <w:r w:rsidR="001A74E0">
              <w:rPr>
                <w:rFonts w:ascii="Georgia" w:eastAsia="Times New Roman" w:hAnsi="Georgia"/>
                <w:sz w:val="18"/>
                <w:szCs w:val="18"/>
              </w:rPr>
              <w:t>Tuen</w:t>
            </w:r>
            <w:proofErr w:type="spellEnd"/>
            <w:r w:rsidR="001A74E0">
              <w:rPr>
                <w:rFonts w:ascii="Georgia" w:eastAsia="Times New Roman" w:hAnsi="Georgia"/>
                <w:sz w:val="18"/>
                <w:szCs w:val="18"/>
              </w:rPr>
              <w:t xml:space="preserve"> (Laos)</w:t>
            </w:r>
            <w:del w:id="43" w:author="Jack Plummer" w:date="2022-08-19T14:49:00Z">
              <w:r w:rsidR="001A74E0" w:rsidDel="009B2FA2">
                <w:rPr>
                  <w:rFonts w:ascii="Georgia" w:eastAsia="Times New Roman" w:hAnsi="Georgia"/>
                  <w:sz w:val="18"/>
                  <w:szCs w:val="18"/>
                </w:rPr>
                <w:delText>.</w:delText>
              </w:r>
            </w:del>
            <w:ins w:id="44" w:author="Jack Plummer" w:date="2022-08-19T14:49:00Z">
              <w:r>
                <w:rPr>
                  <w:rFonts w:ascii="Georgia" w:eastAsia="Times New Roman" w:hAnsi="Georgia"/>
                  <w:sz w:val="18"/>
                  <w:szCs w:val="18"/>
                </w:rPr>
                <w:t xml:space="preserve"> and threatened by urbanisation in both areas.</w:t>
              </w:r>
            </w:ins>
          </w:p>
        </w:tc>
      </w:tr>
    </w:tbl>
    <w:p w14:paraId="29B45F51" w14:textId="77777777" w:rsidR="00000000" w:rsidRDefault="001A74E0">
      <w:pPr>
        <w:pStyle w:val="Heading2"/>
        <w:divId w:val="2132436525"/>
        <w:rPr>
          <w:rFonts w:ascii="Georgia" w:eastAsia="Times New Roman" w:hAnsi="Georgia"/>
          <w:sz w:val="27"/>
          <w:szCs w:val="27"/>
        </w:rPr>
      </w:pPr>
      <w:r>
        <w:rPr>
          <w:rFonts w:ascii="Georgia" w:eastAsia="Times New Roman" w:hAnsi="Georgia"/>
          <w:sz w:val="27"/>
          <w:szCs w:val="27"/>
        </w:rPr>
        <w:t>Elevation / Depth / Depth Zones</w:t>
      </w:r>
    </w:p>
    <w:p w14:paraId="07B96CCA" w14:textId="77777777" w:rsidR="00000000" w:rsidRDefault="001A74E0">
      <w:pPr>
        <w:pStyle w:val="NormalWeb"/>
        <w:divId w:val="2132436525"/>
        <w:rPr>
          <w:rFonts w:ascii="Georgia" w:hAnsi="Georgia"/>
        </w:rPr>
      </w:pPr>
      <w:r>
        <w:rPr>
          <w:rStyle w:val="datalabel1"/>
          <w:rFonts w:ascii="Georgia" w:hAnsi="Georgia"/>
        </w:rPr>
        <w:t xml:space="preserve">Elevation Lower Limit (in metres above sea level): </w:t>
      </w:r>
      <w:r>
        <w:rPr>
          <w:rFonts w:ascii="Georgia" w:hAnsi="Georgia"/>
        </w:rPr>
        <w:t>90</w:t>
      </w:r>
    </w:p>
    <w:p w14:paraId="6F8F23FF" w14:textId="77777777" w:rsidR="00000000" w:rsidRDefault="001A74E0">
      <w:pPr>
        <w:pStyle w:val="NormalWeb"/>
        <w:divId w:val="2132436525"/>
        <w:rPr>
          <w:rFonts w:ascii="Georgia" w:hAnsi="Georgia"/>
        </w:rPr>
      </w:pPr>
      <w:r>
        <w:rPr>
          <w:rStyle w:val="datalabel1"/>
          <w:rFonts w:ascii="Georgia" w:hAnsi="Georgia"/>
        </w:rPr>
        <w:t xml:space="preserve">Elevation Upper Limit (in metres above sea level): </w:t>
      </w:r>
      <w:r>
        <w:rPr>
          <w:rFonts w:ascii="Georgia" w:hAnsi="Georgia"/>
        </w:rPr>
        <w:t>1400</w:t>
      </w:r>
    </w:p>
    <w:p w14:paraId="6164EAB1" w14:textId="77777777" w:rsidR="00000000" w:rsidRDefault="001A74E0">
      <w:pPr>
        <w:pStyle w:val="Heading2"/>
        <w:divId w:val="2132436525"/>
        <w:rPr>
          <w:rFonts w:ascii="Georgia" w:eastAsia="Times New Roman" w:hAnsi="Georgia"/>
          <w:sz w:val="27"/>
          <w:szCs w:val="27"/>
        </w:rPr>
      </w:pPr>
      <w:r>
        <w:rPr>
          <w:rFonts w:ascii="Georgia" w:eastAsia="Times New Roman" w:hAnsi="Georgia"/>
          <w:sz w:val="27"/>
          <w:szCs w:val="27"/>
        </w:rPr>
        <w:t>Map Status</w:t>
      </w:r>
    </w:p>
    <w:tbl>
      <w:tblPr>
        <w:tblW w:w="0" w:type="auto"/>
        <w:tblCellSpacing w:w="15" w:type="dxa"/>
        <w:tblBorders>
          <w:top w:val="single" w:sz="6" w:space="0" w:color="808080"/>
          <w:left w:val="single" w:sz="6" w:space="0" w:color="808080"/>
          <w:bottom w:val="single" w:sz="6" w:space="0" w:color="808080"/>
          <w:right w:val="single" w:sz="6" w:space="0" w:color="808080"/>
        </w:tblBorders>
        <w:tblCellMar>
          <w:top w:w="15" w:type="dxa"/>
          <w:left w:w="15" w:type="dxa"/>
          <w:bottom w:w="15" w:type="dxa"/>
          <w:right w:w="15" w:type="dxa"/>
        </w:tblCellMar>
        <w:tblLook w:val="04A0" w:firstRow="1" w:lastRow="0" w:firstColumn="1" w:lastColumn="0" w:noHBand="0" w:noVBand="1"/>
      </w:tblPr>
      <w:tblGrid>
        <w:gridCol w:w="677"/>
        <w:gridCol w:w="1142"/>
        <w:gridCol w:w="1735"/>
        <w:gridCol w:w="986"/>
        <w:gridCol w:w="1004"/>
        <w:gridCol w:w="1228"/>
        <w:gridCol w:w="1147"/>
        <w:gridCol w:w="1091"/>
      </w:tblGrid>
      <w:tr w:rsidR="00000000" w14:paraId="5BB4C8B0" w14:textId="77777777">
        <w:trPr>
          <w:divId w:val="2132436525"/>
          <w:tblCellSpacing w:w="15" w:type="dxa"/>
        </w:trPr>
        <w:tc>
          <w:tcPr>
            <w:tcW w:w="0" w:type="auto"/>
            <w:tcBorders>
              <w:bottom w:val="single" w:sz="6" w:space="0" w:color="000000"/>
            </w:tcBorders>
            <w:shd w:val="clear" w:color="auto" w:fill="BBBBBB"/>
            <w:vAlign w:val="center"/>
            <w:hideMark/>
          </w:tcPr>
          <w:p w14:paraId="778C6848" w14:textId="77777777" w:rsidR="00000000" w:rsidRDefault="001A74E0">
            <w:pPr>
              <w:spacing w:after="75"/>
              <w:rPr>
                <w:rFonts w:ascii="Georgia" w:eastAsia="Times New Roman" w:hAnsi="Georgia"/>
                <w:b/>
                <w:bCs/>
                <w:sz w:val="18"/>
                <w:szCs w:val="18"/>
              </w:rPr>
            </w:pPr>
            <w:r>
              <w:rPr>
                <w:rFonts w:ascii="Georgia" w:eastAsia="Times New Roman" w:hAnsi="Georgia"/>
                <w:b/>
                <w:bCs/>
                <w:sz w:val="18"/>
                <w:szCs w:val="18"/>
              </w:rPr>
              <w:t>Map Status</w:t>
            </w:r>
          </w:p>
        </w:tc>
        <w:tc>
          <w:tcPr>
            <w:tcW w:w="0" w:type="auto"/>
            <w:tcBorders>
              <w:bottom w:val="single" w:sz="6" w:space="0" w:color="000000"/>
            </w:tcBorders>
            <w:shd w:val="clear" w:color="auto" w:fill="BBBBBB"/>
            <w:vAlign w:val="center"/>
            <w:hideMark/>
          </w:tcPr>
          <w:p w14:paraId="60898625" w14:textId="77777777" w:rsidR="00000000" w:rsidRDefault="001A74E0">
            <w:pPr>
              <w:spacing w:after="75"/>
              <w:rPr>
                <w:rFonts w:ascii="Georgia" w:eastAsia="Times New Roman" w:hAnsi="Georgia"/>
                <w:b/>
                <w:bCs/>
                <w:sz w:val="18"/>
                <w:szCs w:val="18"/>
              </w:rPr>
            </w:pPr>
            <w:r>
              <w:rPr>
                <w:rFonts w:ascii="Georgia" w:eastAsia="Times New Roman" w:hAnsi="Georgia"/>
                <w:b/>
                <w:bCs/>
                <w:sz w:val="18"/>
                <w:szCs w:val="18"/>
              </w:rPr>
              <w:t>Use map from previous assessment</w:t>
            </w:r>
          </w:p>
        </w:tc>
        <w:tc>
          <w:tcPr>
            <w:tcW w:w="0" w:type="auto"/>
            <w:tcBorders>
              <w:bottom w:val="single" w:sz="6" w:space="0" w:color="000000"/>
            </w:tcBorders>
            <w:shd w:val="clear" w:color="auto" w:fill="BBBBBB"/>
            <w:vAlign w:val="center"/>
            <w:hideMark/>
          </w:tcPr>
          <w:p w14:paraId="16EC1A2D" w14:textId="77777777" w:rsidR="00000000" w:rsidRDefault="001A74E0">
            <w:pPr>
              <w:spacing w:after="75"/>
              <w:rPr>
                <w:rFonts w:ascii="Georgia" w:eastAsia="Times New Roman" w:hAnsi="Georgia"/>
                <w:b/>
                <w:bCs/>
                <w:sz w:val="18"/>
                <w:szCs w:val="18"/>
              </w:rPr>
            </w:pPr>
            <w:r>
              <w:rPr>
                <w:rFonts w:ascii="Georgia" w:eastAsia="Times New Roman" w:hAnsi="Georgia"/>
                <w:b/>
                <w:bCs/>
                <w:sz w:val="18"/>
                <w:szCs w:val="18"/>
              </w:rPr>
              <w:t>How the map was</w:t>
            </w:r>
            <w:r>
              <w:rPr>
                <w:rFonts w:ascii="Georgia" w:eastAsia="Times New Roman" w:hAnsi="Georgia"/>
                <w:b/>
                <w:bCs/>
                <w:sz w:val="18"/>
                <w:szCs w:val="18"/>
              </w:rPr>
              <w:t xml:space="preserve"> created, including data sources/methods used:</w:t>
            </w:r>
          </w:p>
        </w:tc>
        <w:tc>
          <w:tcPr>
            <w:tcW w:w="0" w:type="auto"/>
            <w:tcBorders>
              <w:bottom w:val="single" w:sz="6" w:space="0" w:color="000000"/>
            </w:tcBorders>
            <w:shd w:val="clear" w:color="auto" w:fill="BBBBBB"/>
            <w:vAlign w:val="center"/>
            <w:hideMark/>
          </w:tcPr>
          <w:p w14:paraId="7AB4F6ED" w14:textId="77777777" w:rsidR="00000000" w:rsidRDefault="001A74E0">
            <w:pPr>
              <w:spacing w:after="75"/>
              <w:rPr>
                <w:rFonts w:ascii="Georgia" w:eastAsia="Times New Roman" w:hAnsi="Georgia"/>
                <w:b/>
                <w:bCs/>
                <w:sz w:val="18"/>
                <w:szCs w:val="18"/>
              </w:rPr>
            </w:pPr>
            <w:r>
              <w:rPr>
                <w:rFonts w:ascii="Georgia" w:eastAsia="Times New Roman" w:hAnsi="Georgia"/>
                <w:b/>
                <w:bCs/>
                <w:sz w:val="18"/>
                <w:szCs w:val="18"/>
              </w:rPr>
              <w:t>Please state reason for map not available:</w:t>
            </w:r>
          </w:p>
        </w:tc>
        <w:tc>
          <w:tcPr>
            <w:tcW w:w="0" w:type="auto"/>
            <w:tcBorders>
              <w:bottom w:val="single" w:sz="6" w:space="0" w:color="000000"/>
            </w:tcBorders>
            <w:shd w:val="clear" w:color="auto" w:fill="BBBBBB"/>
            <w:vAlign w:val="center"/>
            <w:hideMark/>
          </w:tcPr>
          <w:p w14:paraId="0B71E65A" w14:textId="77777777" w:rsidR="00000000" w:rsidRDefault="001A74E0">
            <w:pPr>
              <w:spacing w:after="75"/>
              <w:rPr>
                <w:rFonts w:ascii="Georgia" w:eastAsia="Times New Roman" w:hAnsi="Georgia"/>
                <w:b/>
                <w:bCs/>
                <w:sz w:val="18"/>
                <w:szCs w:val="18"/>
              </w:rPr>
            </w:pPr>
            <w:r>
              <w:rPr>
                <w:rFonts w:ascii="Georgia" w:eastAsia="Times New Roman" w:hAnsi="Georgia"/>
                <w:b/>
                <w:bCs/>
                <w:sz w:val="18"/>
                <w:szCs w:val="18"/>
              </w:rPr>
              <w:t>Data Sensitive?</w:t>
            </w:r>
          </w:p>
        </w:tc>
        <w:tc>
          <w:tcPr>
            <w:tcW w:w="0" w:type="auto"/>
            <w:tcBorders>
              <w:bottom w:val="single" w:sz="6" w:space="0" w:color="000000"/>
            </w:tcBorders>
            <w:shd w:val="clear" w:color="auto" w:fill="BBBBBB"/>
            <w:vAlign w:val="center"/>
            <w:hideMark/>
          </w:tcPr>
          <w:p w14:paraId="2B9EAEBD" w14:textId="77777777" w:rsidR="00000000" w:rsidRDefault="001A74E0">
            <w:pPr>
              <w:spacing w:after="75"/>
              <w:rPr>
                <w:rFonts w:ascii="Georgia" w:eastAsia="Times New Roman" w:hAnsi="Georgia"/>
                <w:b/>
                <w:bCs/>
                <w:sz w:val="18"/>
                <w:szCs w:val="18"/>
              </w:rPr>
            </w:pPr>
            <w:r>
              <w:rPr>
                <w:rFonts w:ascii="Georgia" w:eastAsia="Times New Roman" w:hAnsi="Georgia"/>
                <w:b/>
                <w:bCs/>
                <w:sz w:val="18"/>
                <w:szCs w:val="18"/>
              </w:rPr>
              <w:t>Justification</w:t>
            </w:r>
          </w:p>
        </w:tc>
        <w:tc>
          <w:tcPr>
            <w:tcW w:w="0" w:type="auto"/>
            <w:tcBorders>
              <w:bottom w:val="single" w:sz="6" w:space="0" w:color="000000"/>
            </w:tcBorders>
            <w:shd w:val="clear" w:color="auto" w:fill="BBBBBB"/>
            <w:vAlign w:val="center"/>
            <w:hideMark/>
          </w:tcPr>
          <w:p w14:paraId="01A24A4D" w14:textId="77777777" w:rsidR="00000000" w:rsidRDefault="001A74E0">
            <w:pPr>
              <w:spacing w:after="75"/>
              <w:rPr>
                <w:rFonts w:ascii="Georgia" w:eastAsia="Times New Roman" w:hAnsi="Georgia"/>
                <w:b/>
                <w:bCs/>
                <w:sz w:val="18"/>
                <w:szCs w:val="18"/>
              </w:rPr>
            </w:pPr>
            <w:r>
              <w:rPr>
                <w:rFonts w:ascii="Georgia" w:eastAsia="Times New Roman" w:hAnsi="Georgia"/>
                <w:b/>
                <w:bCs/>
                <w:sz w:val="18"/>
                <w:szCs w:val="18"/>
              </w:rPr>
              <w:t>Geographic range this applies to:</w:t>
            </w:r>
          </w:p>
        </w:tc>
        <w:tc>
          <w:tcPr>
            <w:tcW w:w="0" w:type="auto"/>
            <w:tcBorders>
              <w:bottom w:val="single" w:sz="6" w:space="0" w:color="000000"/>
            </w:tcBorders>
            <w:shd w:val="clear" w:color="auto" w:fill="BBBBBB"/>
            <w:vAlign w:val="center"/>
            <w:hideMark/>
          </w:tcPr>
          <w:p w14:paraId="4A0923F2" w14:textId="77777777" w:rsidR="00000000" w:rsidRDefault="001A74E0">
            <w:pPr>
              <w:spacing w:after="75"/>
              <w:rPr>
                <w:rFonts w:ascii="Georgia" w:eastAsia="Times New Roman" w:hAnsi="Georgia"/>
                <w:b/>
                <w:bCs/>
                <w:sz w:val="18"/>
                <w:szCs w:val="18"/>
              </w:rPr>
            </w:pPr>
            <w:r>
              <w:rPr>
                <w:rFonts w:ascii="Georgia" w:eastAsia="Times New Roman" w:hAnsi="Georgia"/>
                <w:b/>
                <w:bCs/>
                <w:sz w:val="18"/>
                <w:szCs w:val="18"/>
              </w:rPr>
              <w:t>Date restriction imposed:</w:t>
            </w:r>
          </w:p>
        </w:tc>
      </w:tr>
      <w:tr w:rsidR="00000000" w14:paraId="7CB31449" w14:textId="77777777">
        <w:trPr>
          <w:divId w:val="2132436525"/>
          <w:tblCellSpacing w:w="15" w:type="dxa"/>
        </w:trPr>
        <w:tc>
          <w:tcPr>
            <w:tcW w:w="0" w:type="auto"/>
            <w:vAlign w:val="center"/>
            <w:hideMark/>
          </w:tcPr>
          <w:p w14:paraId="41840212" w14:textId="77777777" w:rsidR="00000000" w:rsidRDefault="001A74E0">
            <w:pPr>
              <w:spacing w:after="75"/>
              <w:rPr>
                <w:rFonts w:ascii="Georgia" w:eastAsia="Times New Roman" w:hAnsi="Georgia"/>
                <w:sz w:val="18"/>
                <w:szCs w:val="18"/>
              </w:rPr>
            </w:pPr>
            <w:r>
              <w:rPr>
                <w:rFonts w:ascii="Georgia" w:eastAsia="Times New Roman" w:hAnsi="Georgia"/>
                <w:sz w:val="18"/>
                <w:szCs w:val="18"/>
              </w:rPr>
              <w:t>Done</w:t>
            </w:r>
          </w:p>
        </w:tc>
        <w:tc>
          <w:tcPr>
            <w:tcW w:w="0" w:type="auto"/>
            <w:vAlign w:val="center"/>
            <w:hideMark/>
          </w:tcPr>
          <w:p w14:paraId="0050493B" w14:textId="77777777" w:rsidR="00000000" w:rsidRDefault="001A74E0">
            <w:pPr>
              <w:spacing w:after="75"/>
              <w:rPr>
                <w:rFonts w:ascii="Georgia" w:eastAsia="Times New Roman" w:hAnsi="Georgia"/>
                <w:sz w:val="18"/>
                <w:szCs w:val="18"/>
              </w:rPr>
            </w:pPr>
            <w:r>
              <w:rPr>
                <w:rFonts w:ascii="Georgia" w:eastAsia="Times New Roman" w:hAnsi="Georgia"/>
                <w:sz w:val="18"/>
                <w:szCs w:val="18"/>
              </w:rPr>
              <w:t>-</w:t>
            </w:r>
          </w:p>
        </w:tc>
        <w:tc>
          <w:tcPr>
            <w:tcW w:w="0" w:type="auto"/>
            <w:vAlign w:val="center"/>
            <w:hideMark/>
          </w:tcPr>
          <w:p w14:paraId="231603FF" w14:textId="77777777" w:rsidR="00000000" w:rsidRDefault="001A74E0">
            <w:pPr>
              <w:spacing w:after="75"/>
              <w:rPr>
                <w:rFonts w:ascii="Georgia" w:eastAsia="Times New Roman" w:hAnsi="Georgia"/>
                <w:sz w:val="18"/>
                <w:szCs w:val="18"/>
              </w:rPr>
            </w:pPr>
            <w:r>
              <w:rPr>
                <w:rFonts w:ascii="Georgia" w:eastAsia="Times New Roman" w:hAnsi="Georgia"/>
                <w:sz w:val="18"/>
                <w:szCs w:val="18"/>
              </w:rPr>
              <w:t xml:space="preserve">Map created in </w:t>
            </w:r>
            <w:proofErr w:type="spellStart"/>
            <w:r>
              <w:rPr>
                <w:rFonts w:ascii="Georgia" w:eastAsia="Times New Roman" w:hAnsi="Georgia"/>
                <w:sz w:val="18"/>
                <w:szCs w:val="18"/>
              </w:rPr>
              <w:t>GeoCAT</w:t>
            </w:r>
            <w:proofErr w:type="spellEnd"/>
            <w:r>
              <w:rPr>
                <w:rFonts w:ascii="Georgia" w:eastAsia="Times New Roman" w:hAnsi="Georgia"/>
                <w:sz w:val="18"/>
                <w:szCs w:val="18"/>
              </w:rPr>
              <w:t xml:space="preserve"> (Bachman et al. 2011) using point data from ge</w:t>
            </w:r>
            <w:r>
              <w:rPr>
                <w:rFonts w:ascii="Georgia" w:eastAsia="Times New Roman" w:hAnsi="Georgia"/>
                <w:sz w:val="18"/>
                <w:szCs w:val="18"/>
              </w:rPr>
              <w:t>oreferenced herbarium specimen records.</w:t>
            </w:r>
          </w:p>
        </w:tc>
        <w:tc>
          <w:tcPr>
            <w:tcW w:w="0" w:type="auto"/>
            <w:vAlign w:val="center"/>
            <w:hideMark/>
          </w:tcPr>
          <w:p w14:paraId="1EA423E2" w14:textId="77777777" w:rsidR="00000000" w:rsidRDefault="001A74E0">
            <w:pPr>
              <w:spacing w:after="75"/>
              <w:rPr>
                <w:rFonts w:ascii="Georgia" w:eastAsia="Times New Roman" w:hAnsi="Georgia"/>
                <w:sz w:val="18"/>
                <w:szCs w:val="18"/>
              </w:rPr>
            </w:pPr>
            <w:r>
              <w:rPr>
                <w:rFonts w:ascii="Georgia" w:eastAsia="Times New Roman" w:hAnsi="Georgia"/>
                <w:sz w:val="18"/>
                <w:szCs w:val="18"/>
              </w:rPr>
              <w:t>-</w:t>
            </w:r>
          </w:p>
        </w:tc>
        <w:tc>
          <w:tcPr>
            <w:tcW w:w="0" w:type="auto"/>
            <w:vAlign w:val="center"/>
            <w:hideMark/>
          </w:tcPr>
          <w:p w14:paraId="1A015997" w14:textId="77777777" w:rsidR="00000000" w:rsidRDefault="001A74E0">
            <w:pPr>
              <w:spacing w:after="75"/>
              <w:rPr>
                <w:rFonts w:ascii="Georgia" w:eastAsia="Times New Roman" w:hAnsi="Georgia"/>
                <w:sz w:val="18"/>
                <w:szCs w:val="18"/>
              </w:rPr>
            </w:pPr>
            <w:r>
              <w:rPr>
                <w:rFonts w:ascii="Georgia" w:eastAsia="Times New Roman" w:hAnsi="Georgia"/>
                <w:sz w:val="18"/>
                <w:szCs w:val="18"/>
              </w:rPr>
              <w:t>-</w:t>
            </w:r>
          </w:p>
        </w:tc>
        <w:tc>
          <w:tcPr>
            <w:tcW w:w="0" w:type="auto"/>
            <w:vAlign w:val="center"/>
            <w:hideMark/>
          </w:tcPr>
          <w:p w14:paraId="40D6AA15" w14:textId="77777777" w:rsidR="00000000" w:rsidRDefault="001A74E0">
            <w:pPr>
              <w:spacing w:after="75"/>
              <w:rPr>
                <w:rFonts w:ascii="Georgia" w:eastAsia="Times New Roman" w:hAnsi="Georgia"/>
                <w:sz w:val="18"/>
                <w:szCs w:val="18"/>
              </w:rPr>
            </w:pPr>
            <w:r>
              <w:rPr>
                <w:rFonts w:ascii="Georgia" w:eastAsia="Times New Roman" w:hAnsi="Georgia"/>
                <w:sz w:val="18"/>
                <w:szCs w:val="18"/>
              </w:rPr>
              <w:t>-</w:t>
            </w:r>
          </w:p>
        </w:tc>
        <w:tc>
          <w:tcPr>
            <w:tcW w:w="0" w:type="auto"/>
            <w:vAlign w:val="center"/>
            <w:hideMark/>
          </w:tcPr>
          <w:p w14:paraId="0647B243" w14:textId="77777777" w:rsidR="00000000" w:rsidRDefault="001A74E0">
            <w:pPr>
              <w:spacing w:after="75"/>
              <w:rPr>
                <w:rFonts w:ascii="Georgia" w:eastAsia="Times New Roman" w:hAnsi="Georgia"/>
                <w:sz w:val="18"/>
                <w:szCs w:val="18"/>
              </w:rPr>
            </w:pPr>
            <w:r>
              <w:rPr>
                <w:rFonts w:ascii="Georgia" w:eastAsia="Times New Roman" w:hAnsi="Georgia"/>
                <w:sz w:val="18"/>
                <w:szCs w:val="18"/>
              </w:rPr>
              <w:t>-</w:t>
            </w:r>
          </w:p>
        </w:tc>
        <w:tc>
          <w:tcPr>
            <w:tcW w:w="0" w:type="auto"/>
            <w:vAlign w:val="center"/>
            <w:hideMark/>
          </w:tcPr>
          <w:p w14:paraId="078E6486" w14:textId="77777777" w:rsidR="00000000" w:rsidRDefault="001A74E0">
            <w:pPr>
              <w:spacing w:after="75"/>
              <w:rPr>
                <w:rFonts w:ascii="Georgia" w:eastAsia="Times New Roman" w:hAnsi="Georgia"/>
                <w:sz w:val="18"/>
                <w:szCs w:val="18"/>
              </w:rPr>
            </w:pPr>
            <w:r>
              <w:rPr>
                <w:rFonts w:ascii="Georgia" w:eastAsia="Times New Roman" w:hAnsi="Georgia"/>
                <w:sz w:val="18"/>
                <w:szCs w:val="18"/>
              </w:rPr>
              <w:t>-</w:t>
            </w:r>
          </w:p>
        </w:tc>
      </w:tr>
    </w:tbl>
    <w:p w14:paraId="7D1E29C7" w14:textId="77777777" w:rsidR="00000000" w:rsidRDefault="001A74E0">
      <w:pPr>
        <w:pStyle w:val="Heading2"/>
        <w:divId w:val="2132436525"/>
        <w:rPr>
          <w:rFonts w:ascii="Georgia" w:eastAsia="Times New Roman" w:hAnsi="Georgia"/>
          <w:sz w:val="27"/>
          <w:szCs w:val="27"/>
        </w:rPr>
      </w:pPr>
      <w:r>
        <w:rPr>
          <w:rFonts w:ascii="Georgia" w:eastAsia="Times New Roman" w:hAnsi="Georgia"/>
          <w:sz w:val="27"/>
          <w:szCs w:val="27"/>
        </w:rPr>
        <w:t>Biogeographic Realms</w:t>
      </w:r>
    </w:p>
    <w:p w14:paraId="0935C1D7" w14:textId="77777777" w:rsidR="00000000" w:rsidRDefault="001A74E0">
      <w:pPr>
        <w:pStyle w:val="NormalWeb"/>
        <w:divId w:val="2132436525"/>
        <w:rPr>
          <w:rFonts w:ascii="Georgia" w:hAnsi="Georgia"/>
        </w:rPr>
      </w:pPr>
      <w:r>
        <w:rPr>
          <w:rStyle w:val="datalabel1"/>
          <w:rFonts w:ascii="Georgia" w:hAnsi="Georgia"/>
        </w:rPr>
        <w:t xml:space="preserve">Biogeographic Realm: </w:t>
      </w:r>
      <w:proofErr w:type="spellStart"/>
      <w:r>
        <w:rPr>
          <w:rFonts w:ascii="Georgia" w:hAnsi="Georgia"/>
        </w:rPr>
        <w:t>Indomalayan</w:t>
      </w:r>
      <w:proofErr w:type="spellEnd"/>
    </w:p>
    <w:p w14:paraId="6E5A0309" w14:textId="77777777" w:rsidR="00000000" w:rsidRDefault="001A74E0">
      <w:pPr>
        <w:pStyle w:val="Heading1"/>
        <w:divId w:val="1118527495"/>
        <w:rPr>
          <w:rFonts w:ascii="Georgia" w:eastAsia="Times New Roman" w:hAnsi="Georgia"/>
          <w:sz w:val="29"/>
          <w:szCs w:val="29"/>
        </w:rPr>
      </w:pPr>
      <w:r>
        <w:rPr>
          <w:rFonts w:ascii="Georgia" w:eastAsia="Times New Roman" w:hAnsi="Georgia"/>
          <w:sz w:val="29"/>
          <w:szCs w:val="29"/>
        </w:rPr>
        <w:t>Occurrence</w:t>
      </w:r>
    </w:p>
    <w:p w14:paraId="0E335760" w14:textId="77777777" w:rsidR="00000000" w:rsidRDefault="001A74E0">
      <w:pPr>
        <w:pStyle w:val="Heading2"/>
        <w:divId w:val="1118527495"/>
        <w:rPr>
          <w:rFonts w:ascii="Georgia" w:eastAsia="Times New Roman" w:hAnsi="Georgia"/>
          <w:sz w:val="27"/>
          <w:szCs w:val="27"/>
        </w:rPr>
      </w:pPr>
      <w:r>
        <w:rPr>
          <w:rFonts w:ascii="Georgia" w:eastAsia="Times New Roman" w:hAnsi="Georgia"/>
          <w:sz w:val="27"/>
          <w:szCs w:val="27"/>
        </w:rPr>
        <w:lastRenderedPageBreak/>
        <w:t>Countries of Occurrence</w:t>
      </w:r>
    </w:p>
    <w:tbl>
      <w:tblPr>
        <w:tblW w:w="0" w:type="auto"/>
        <w:tblCellSpacing w:w="15" w:type="dxa"/>
        <w:tblBorders>
          <w:top w:val="single" w:sz="6" w:space="0" w:color="808080"/>
          <w:left w:val="single" w:sz="6" w:space="0" w:color="808080"/>
          <w:bottom w:val="single" w:sz="6" w:space="0" w:color="808080"/>
          <w:right w:val="single" w:sz="6" w:space="0" w:color="808080"/>
        </w:tblBorders>
        <w:tblCellMar>
          <w:top w:w="15" w:type="dxa"/>
          <w:left w:w="15" w:type="dxa"/>
          <w:bottom w:w="15" w:type="dxa"/>
          <w:right w:w="15" w:type="dxa"/>
        </w:tblCellMar>
        <w:tblLook w:val="04A0" w:firstRow="1" w:lastRow="0" w:firstColumn="1" w:lastColumn="0" w:noHBand="0" w:noVBand="1"/>
      </w:tblPr>
      <w:tblGrid>
        <w:gridCol w:w="2796"/>
        <w:gridCol w:w="901"/>
        <w:gridCol w:w="657"/>
        <w:gridCol w:w="1430"/>
        <w:gridCol w:w="1154"/>
      </w:tblGrid>
      <w:tr w:rsidR="00000000" w14:paraId="13374A36" w14:textId="77777777">
        <w:trPr>
          <w:divId w:val="1118527495"/>
          <w:tblCellSpacing w:w="15" w:type="dxa"/>
        </w:trPr>
        <w:tc>
          <w:tcPr>
            <w:tcW w:w="0" w:type="auto"/>
            <w:tcBorders>
              <w:bottom w:val="single" w:sz="6" w:space="0" w:color="000000"/>
            </w:tcBorders>
            <w:shd w:val="clear" w:color="auto" w:fill="BBBBBB"/>
            <w:vAlign w:val="center"/>
            <w:hideMark/>
          </w:tcPr>
          <w:p w14:paraId="62ABAEF4" w14:textId="77777777" w:rsidR="00000000" w:rsidRDefault="001A74E0">
            <w:pPr>
              <w:spacing w:after="75"/>
              <w:rPr>
                <w:rFonts w:ascii="Georgia" w:eastAsia="Times New Roman" w:hAnsi="Georgia"/>
                <w:b/>
                <w:bCs/>
                <w:sz w:val="18"/>
                <w:szCs w:val="18"/>
              </w:rPr>
            </w:pPr>
            <w:r>
              <w:rPr>
                <w:rFonts w:ascii="Georgia" w:eastAsia="Times New Roman" w:hAnsi="Georgia"/>
                <w:b/>
                <w:bCs/>
                <w:sz w:val="18"/>
                <w:szCs w:val="18"/>
              </w:rPr>
              <w:t>Country</w:t>
            </w:r>
          </w:p>
        </w:tc>
        <w:tc>
          <w:tcPr>
            <w:tcW w:w="0" w:type="auto"/>
            <w:tcBorders>
              <w:bottom w:val="single" w:sz="6" w:space="0" w:color="000000"/>
            </w:tcBorders>
            <w:shd w:val="clear" w:color="auto" w:fill="BBBBBB"/>
            <w:vAlign w:val="center"/>
            <w:hideMark/>
          </w:tcPr>
          <w:p w14:paraId="6F639F81" w14:textId="77777777" w:rsidR="00000000" w:rsidRDefault="001A74E0">
            <w:pPr>
              <w:spacing w:after="75"/>
              <w:rPr>
                <w:rFonts w:ascii="Georgia" w:eastAsia="Times New Roman" w:hAnsi="Georgia"/>
                <w:b/>
                <w:bCs/>
                <w:sz w:val="18"/>
                <w:szCs w:val="18"/>
              </w:rPr>
            </w:pPr>
            <w:r>
              <w:rPr>
                <w:rFonts w:ascii="Georgia" w:eastAsia="Times New Roman" w:hAnsi="Georgia"/>
                <w:b/>
                <w:bCs/>
                <w:sz w:val="18"/>
                <w:szCs w:val="18"/>
              </w:rPr>
              <w:t>Presence</w:t>
            </w:r>
          </w:p>
        </w:tc>
        <w:tc>
          <w:tcPr>
            <w:tcW w:w="0" w:type="auto"/>
            <w:tcBorders>
              <w:bottom w:val="single" w:sz="6" w:space="0" w:color="000000"/>
            </w:tcBorders>
            <w:shd w:val="clear" w:color="auto" w:fill="BBBBBB"/>
            <w:vAlign w:val="center"/>
            <w:hideMark/>
          </w:tcPr>
          <w:p w14:paraId="5BEB0209" w14:textId="77777777" w:rsidR="00000000" w:rsidRDefault="001A74E0">
            <w:pPr>
              <w:spacing w:after="75"/>
              <w:rPr>
                <w:rFonts w:ascii="Georgia" w:eastAsia="Times New Roman" w:hAnsi="Georgia"/>
                <w:b/>
                <w:bCs/>
                <w:sz w:val="18"/>
                <w:szCs w:val="18"/>
              </w:rPr>
            </w:pPr>
            <w:r>
              <w:rPr>
                <w:rFonts w:ascii="Georgia" w:eastAsia="Times New Roman" w:hAnsi="Georgia"/>
                <w:b/>
                <w:bCs/>
                <w:sz w:val="18"/>
                <w:szCs w:val="18"/>
              </w:rPr>
              <w:t>Origin</w:t>
            </w:r>
          </w:p>
        </w:tc>
        <w:tc>
          <w:tcPr>
            <w:tcW w:w="0" w:type="auto"/>
            <w:tcBorders>
              <w:bottom w:val="single" w:sz="6" w:space="0" w:color="000000"/>
            </w:tcBorders>
            <w:shd w:val="clear" w:color="auto" w:fill="BBBBBB"/>
            <w:vAlign w:val="center"/>
            <w:hideMark/>
          </w:tcPr>
          <w:p w14:paraId="61B9FBF1" w14:textId="77777777" w:rsidR="00000000" w:rsidRDefault="001A74E0">
            <w:pPr>
              <w:spacing w:after="75"/>
              <w:rPr>
                <w:rFonts w:ascii="Georgia" w:eastAsia="Times New Roman" w:hAnsi="Georgia"/>
                <w:b/>
                <w:bCs/>
                <w:sz w:val="18"/>
                <w:szCs w:val="18"/>
              </w:rPr>
            </w:pPr>
            <w:r>
              <w:rPr>
                <w:rFonts w:ascii="Georgia" w:eastAsia="Times New Roman" w:hAnsi="Georgia"/>
                <w:b/>
                <w:bCs/>
                <w:sz w:val="18"/>
                <w:szCs w:val="18"/>
              </w:rPr>
              <w:t>Formerly Bred</w:t>
            </w:r>
          </w:p>
        </w:tc>
        <w:tc>
          <w:tcPr>
            <w:tcW w:w="0" w:type="auto"/>
            <w:tcBorders>
              <w:bottom w:val="single" w:sz="6" w:space="0" w:color="000000"/>
            </w:tcBorders>
            <w:shd w:val="clear" w:color="auto" w:fill="BBBBBB"/>
            <w:vAlign w:val="center"/>
            <w:hideMark/>
          </w:tcPr>
          <w:p w14:paraId="3703433D" w14:textId="77777777" w:rsidR="00000000" w:rsidRDefault="001A74E0">
            <w:pPr>
              <w:spacing w:after="75"/>
              <w:rPr>
                <w:rFonts w:ascii="Georgia" w:eastAsia="Times New Roman" w:hAnsi="Georgia"/>
                <w:b/>
                <w:bCs/>
                <w:sz w:val="18"/>
                <w:szCs w:val="18"/>
              </w:rPr>
            </w:pPr>
            <w:r>
              <w:rPr>
                <w:rFonts w:ascii="Georgia" w:eastAsia="Times New Roman" w:hAnsi="Georgia"/>
                <w:b/>
                <w:bCs/>
                <w:sz w:val="18"/>
                <w:szCs w:val="18"/>
              </w:rPr>
              <w:t>Seasonality</w:t>
            </w:r>
          </w:p>
        </w:tc>
      </w:tr>
      <w:tr w:rsidR="00000000" w14:paraId="6E9E3F27" w14:textId="77777777">
        <w:trPr>
          <w:divId w:val="1118527495"/>
          <w:tblCellSpacing w:w="15" w:type="dxa"/>
        </w:trPr>
        <w:tc>
          <w:tcPr>
            <w:tcW w:w="0" w:type="auto"/>
            <w:tcBorders>
              <w:bottom w:val="single" w:sz="6" w:space="0" w:color="CCCCCC"/>
            </w:tcBorders>
            <w:vAlign w:val="center"/>
            <w:hideMark/>
          </w:tcPr>
          <w:p w14:paraId="4B26C54B" w14:textId="77777777" w:rsidR="00000000" w:rsidRDefault="001A74E0">
            <w:pPr>
              <w:spacing w:after="75"/>
              <w:rPr>
                <w:rFonts w:ascii="Georgia" w:eastAsia="Times New Roman" w:hAnsi="Georgia"/>
                <w:sz w:val="18"/>
                <w:szCs w:val="18"/>
              </w:rPr>
            </w:pPr>
            <w:r>
              <w:rPr>
                <w:rFonts w:ascii="Georgia" w:eastAsia="Times New Roman" w:hAnsi="Georgia"/>
                <w:sz w:val="18"/>
                <w:szCs w:val="18"/>
              </w:rPr>
              <w:t>Lao People's Democratic Republic</w:t>
            </w:r>
          </w:p>
        </w:tc>
        <w:tc>
          <w:tcPr>
            <w:tcW w:w="0" w:type="auto"/>
            <w:tcBorders>
              <w:bottom w:val="single" w:sz="6" w:space="0" w:color="CCCCCC"/>
            </w:tcBorders>
            <w:vAlign w:val="center"/>
            <w:hideMark/>
          </w:tcPr>
          <w:p w14:paraId="296BB99F" w14:textId="77777777" w:rsidR="00000000" w:rsidRDefault="001A74E0">
            <w:pPr>
              <w:spacing w:after="75"/>
              <w:rPr>
                <w:rFonts w:ascii="Georgia" w:eastAsia="Times New Roman" w:hAnsi="Georgia"/>
                <w:sz w:val="18"/>
                <w:szCs w:val="18"/>
              </w:rPr>
            </w:pPr>
            <w:r>
              <w:rPr>
                <w:rFonts w:ascii="Georgia" w:eastAsia="Times New Roman" w:hAnsi="Georgia"/>
                <w:sz w:val="18"/>
                <w:szCs w:val="18"/>
              </w:rPr>
              <w:t>Extant</w:t>
            </w:r>
          </w:p>
        </w:tc>
        <w:tc>
          <w:tcPr>
            <w:tcW w:w="0" w:type="auto"/>
            <w:tcBorders>
              <w:bottom w:val="single" w:sz="6" w:space="0" w:color="CCCCCC"/>
            </w:tcBorders>
            <w:vAlign w:val="center"/>
            <w:hideMark/>
          </w:tcPr>
          <w:p w14:paraId="24BCC767" w14:textId="77777777" w:rsidR="00000000" w:rsidRDefault="001A74E0">
            <w:pPr>
              <w:spacing w:after="75"/>
              <w:rPr>
                <w:rFonts w:ascii="Georgia" w:eastAsia="Times New Roman" w:hAnsi="Georgia"/>
                <w:sz w:val="18"/>
                <w:szCs w:val="18"/>
              </w:rPr>
            </w:pPr>
            <w:r>
              <w:rPr>
                <w:rFonts w:ascii="Georgia" w:eastAsia="Times New Roman" w:hAnsi="Georgia"/>
                <w:sz w:val="18"/>
                <w:szCs w:val="18"/>
              </w:rPr>
              <w:t>Native</w:t>
            </w:r>
          </w:p>
        </w:tc>
        <w:tc>
          <w:tcPr>
            <w:tcW w:w="0" w:type="auto"/>
            <w:tcBorders>
              <w:bottom w:val="single" w:sz="6" w:space="0" w:color="CCCCCC"/>
            </w:tcBorders>
            <w:vAlign w:val="center"/>
            <w:hideMark/>
          </w:tcPr>
          <w:p w14:paraId="793A8E8F" w14:textId="77777777" w:rsidR="00000000" w:rsidRDefault="001A74E0">
            <w:pPr>
              <w:spacing w:after="75"/>
              <w:rPr>
                <w:rFonts w:ascii="Georgia" w:eastAsia="Times New Roman" w:hAnsi="Georgia"/>
                <w:sz w:val="18"/>
                <w:szCs w:val="18"/>
              </w:rPr>
            </w:pPr>
            <w:r>
              <w:rPr>
                <w:rFonts w:ascii="Georgia" w:eastAsia="Times New Roman" w:hAnsi="Georgia"/>
                <w:sz w:val="18"/>
                <w:szCs w:val="18"/>
              </w:rPr>
              <w:t>-</w:t>
            </w:r>
          </w:p>
        </w:tc>
        <w:tc>
          <w:tcPr>
            <w:tcW w:w="0" w:type="auto"/>
            <w:tcBorders>
              <w:bottom w:val="single" w:sz="6" w:space="0" w:color="CCCCCC"/>
            </w:tcBorders>
            <w:vAlign w:val="center"/>
            <w:hideMark/>
          </w:tcPr>
          <w:p w14:paraId="567C037A" w14:textId="77777777" w:rsidR="00000000" w:rsidRDefault="001A74E0">
            <w:pPr>
              <w:spacing w:after="75"/>
              <w:rPr>
                <w:rFonts w:ascii="Georgia" w:eastAsia="Times New Roman" w:hAnsi="Georgia"/>
                <w:sz w:val="18"/>
                <w:szCs w:val="18"/>
              </w:rPr>
            </w:pPr>
            <w:r>
              <w:rPr>
                <w:rFonts w:ascii="Georgia" w:eastAsia="Times New Roman" w:hAnsi="Georgia"/>
                <w:sz w:val="18"/>
                <w:szCs w:val="18"/>
              </w:rPr>
              <w:t>Resident</w:t>
            </w:r>
          </w:p>
        </w:tc>
      </w:tr>
      <w:tr w:rsidR="00000000" w14:paraId="69C2A858" w14:textId="77777777">
        <w:trPr>
          <w:divId w:val="1118527495"/>
          <w:tblCellSpacing w:w="15" w:type="dxa"/>
        </w:trPr>
        <w:tc>
          <w:tcPr>
            <w:tcW w:w="0" w:type="auto"/>
            <w:tcBorders>
              <w:bottom w:val="single" w:sz="6" w:space="0" w:color="CCCCCC"/>
            </w:tcBorders>
            <w:vAlign w:val="center"/>
            <w:hideMark/>
          </w:tcPr>
          <w:p w14:paraId="47E9A138" w14:textId="77777777" w:rsidR="00000000" w:rsidRDefault="001A74E0">
            <w:pPr>
              <w:spacing w:after="75"/>
              <w:rPr>
                <w:rFonts w:ascii="Georgia" w:eastAsia="Times New Roman" w:hAnsi="Georgia"/>
                <w:sz w:val="18"/>
                <w:szCs w:val="18"/>
              </w:rPr>
            </w:pPr>
            <w:r>
              <w:rPr>
                <w:rFonts w:ascii="Georgia" w:eastAsia="Times New Roman" w:hAnsi="Georgia"/>
                <w:sz w:val="18"/>
                <w:szCs w:val="18"/>
              </w:rPr>
              <w:t>Thailand</w:t>
            </w:r>
          </w:p>
        </w:tc>
        <w:tc>
          <w:tcPr>
            <w:tcW w:w="0" w:type="auto"/>
            <w:tcBorders>
              <w:bottom w:val="single" w:sz="6" w:space="0" w:color="CCCCCC"/>
            </w:tcBorders>
            <w:vAlign w:val="center"/>
            <w:hideMark/>
          </w:tcPr>
          <w:p w14:paraId="68DACA77" w14:textId="77777777" w:rsidR="00000000" w:rsidRDefault="001A74E0">
            <w:pPr>
              <w:spacing w:after="75"/>
              <w:rPr>
                <w:rFonts w:ascii="Georgia" w:eastAsia="Times New Roman" w:hAnsi="Georgia"/>
                <w:sz w:val="18"/>
                <w:szCs w:val="18"/>
              </w:rPr>
            </w:pPr>
            <w:r>
              <w:rPr>
                <w:rFonts w:ascii="Georgia" w:eastAsia="Times New Roman" w:hAnsi="Georgia"/>
                <w:sz w:val="18"/>
                <w:szCs w:val="18"/>
              </w:rPr>
              <w:t>Extant</w:t>
            </w:r>
          </w:p>
        </w:tc>
        <w:tc>
          <w:tcPr>
            <w:tcW w:w="0" w:type="auto"/>
            <w:tcBorders>
              <w:bottom w:val="single" w:sz="6" w:space="0" w:color="CCCCCC"/>
            </w:tcBorders>
            <w:vAlign w:val="center"/>
            <w:hideMark/>
          </w:tcPr>
          <w:p w14:paraId="2C96315D" w14:textId="77777777" w:rsidR="00000000" w:rsidRDefault="001A74E0">
            <w:pPr>
              <w:spacing w:after="75"/>
              <w:rPr>
                <w:rFonts w:ascii="Georgia" w:eastAsia="Times New Roman" w:hAnsi="Georgia"/>
                <w:sz w:val="18"/>
                <w:szCs w:val="18"/>
              </w:rPr>
            </w:pPr>
            <w:r>
              <w:rPr>
                <w:rFonts w:ascii="Georgia" w:eastAsia="Times New Roman" w:hAnsi="Georgia"/>
                <w:sz w:val="18"/>
                <w:szCs w:val="18"/>
              </w:rPr>
              <w:t>Native</w:t>
            </w:r>
          </w:p>
        </w:tc>
        <w:tc>
          <w:tcPr>
            <w:tcW w:w="0" w:type="auto"/>
            <w:tcBorders>
              <w:bottom w:val="single" w:sz="6" w:space="0" w:color="CCCCCC"/>
            </w:tcBorders>
            <w:vAlign w:val="center"/>
            <w:hideMark/>
          </w:tcPr>
          <w:p w14:paraId="18F09979" w14:textId="77777777" w:rsidR="00000000" w:rsidRDefault="001A74E0">
            <w:pPr>
              <w:spacing w:after="75"/>
              <w:rPr>
                <w:rFonts w:ascii="Georgia" w:eastAsia="Times New Roman" w:hAnsi="Georgia"/>
                <w:sz w:val="18"/>
                <w:szCs w:val="18"/>
              </w:rPr>
            </w:pPr>
            <w:r>
              <w:rPr>
                <w:rFonts w:ascii="Georgia" w:eastAsia="Times New Roman" w:hAnsi="Georgia"/>
                <w:sz w:val="18"/>
                <w:szCs w:val="18"/>
              </w:rPr>
              <w:t>-</w:t>
            </w:r>
          </w:p>
        </w:tc>
        <w:tc>
          <w:tcPr>
            <w:tcW w:w="0" w:type="auto"/>
            <w:tcBorders>
              <w:bottom w:val="single" w:sz="6" w:space="0" w:color="CCCCCC"/>
            </w:tcBorders>
            <w:vAlign w:val="center"/>
            <w:hideMark/>
          </w:tcPr>
          <w:p w14:paraId="613C84E1" w14:textId="77777777" w:rsidR="00000000" w:rsidRDefault="001A74E0">
            <w:pPr>
              <w:spacing w:after="75"/>
              <w:rPr>
                <w:rFonts w:ascii="Georgia" w:eastAsia="Times New Roman" w:hAnsi="Georgia"/>
                <w:sz w:val="18"/>
                <w:szCs w:val="18"/>
              </w:rPr>
            </w:pPr>
            <w:r>
              <w:rPr>
                <w:rFonts w:ascii="Georgia" w:eastAsia="Times New Roman" w:hAnsi="Georgia"/>
                <w:sz w:val="18"/>
                <w:szCs w:val="18"/>
              </w:rPr>
              <w:t>Resident</w:t>
            </w:r>
          </w:p>
        </w:tc>
      </w:tr>
    </w:tbl>
    <w:p w14:paraId="6BC1146E" w14:textId="77777777" w:rsidR="00000000" w:rsidRDefault="001A74E0">
      <w:pPr>
        <w:pStyle w:val="Heading1"/>
        <w:divId w:val="141388076"/>
        <w:rPr>
          <w:rFonts w:ascii="Georgia" w:eastAsia="Times New Roman" w:hAnsi="Georgia"/>
          <w:sz w:val="29"/>
          <w:szCs w:val="29"/>
        </w:rPr>
      </w:pPr>
      <w:r>
        <w:rPr>
          <w:rFonts w:ascii="Georgia" w:eastAsia="Times New Roman" w:hAnsi="Georgia"/>
          <w:sz w:val="29"/>
          <w:szCs w:val="29"/>
        </w:rPr>
        <w:t>Population</w:t>
      </w:r>
    </w:p>
    <w:p w14:paraId="69399F58" w14:textId="20E53C95" w:rsidR="00000000" w:rsidRDefault="001A74E0">
      <w:pPr>
        <w:pStyle w:val="NormalWeb"/>
        <w:divId w:val="141388076"/>
        <w:rPr>
          <w:rFonts w:ascii="Georgia" w:hAnsi="Georgia"/>
        </w:rPr>
      </w:pPr>
      <w:r>
        <w:rPr>
          <w:rFonts w:ascii="Georgia" w:hAnsi="Georgia"/>
        </w:rPr>
        <w:t xml:space="preserve">The species </w:t>
      </w:r>
      <w:del w:id="45" w:author="Jack Plummer" w:date="2022-08-19T14:50:00Z">
        <w:r w:rsidDel="009B2FA2">
          <w:rPr>
            <w:rFonts w:ascii="Georgia" w:hAnsi="Georgia"/>
          </w:rPr>
          <w:delText xml:space="preserve">is known from </w:delText>
        </w:r>
      </w:del>
      <w:del w:id="46" w:author="Jack Plummer" w:date="2022-08-19T14:49:00Z">
        <w:r w:rsidDel="009B2FA2">
          <w:rPr>
            <w:rFonts w:ascii="Georgia" w:hAnsi="Georgia"/>
          </w:rPr>
          <w:delText>2</w:delText>
        </w:r>
      </w:del>
      <w:del w:id="47" w:author="Jack Plummer" w:date="2022-08-19T14:50:00Z">
        <w:r w:rsidDel="009B2FA2">
          <w:rPr>
            <w:rFonts w:ascii="Georgia" w:hAnsi="Georgia"/>
          </w:rPr>
          <w:delText xml:space="preserve"> locations in</w:delText>
        </w:r>
      </w:del>
      <w:ins w:id="48" w:author="Jack Plummer" w:date="2022-08-19T14:50:00Z">
        <w:r w:rsidR="009B2FA2">
          <w:rPr>
            <w:rFonts w:ascii="Georgia" w:hAnsi="Georgia"/>
          </w:rPr>
          <w:t>has been recorded from</w:t>
        </w:r>
      </w:ins>
      <w:r>
        <w:rPr>
          <w:rFonts w:ascii="Georgia" w:hAnsi="Georgia"/>
        </w:rPr>
        <w:t xml:space="preserve"> Chiang Mai (Doi Sam </w:t>
      </w:r>
      <w:proofErr w:type="spellStart"/>
      <w:r>
        <w:rPr>
          <w:rFonts w:ascii="Georgia" w:hAnsi="Georgia"/>
        </w:rPr>
        <w:t>Muen</w:t>
      </w:r>
      <w:proofErr w:type="spellEnd"/>
      <w:r>
        <w:rPr>
          <w:rFonts w:ascii="Georgia" w:hAnsi="Georgia"/>
        </w:rPr>
        <w:t>)</w:t>
      </w:r>
      <w:ins w:id="49" w:author="Jack Plummer" w:date="2022-08-19T14:50:00Z">
        <w:r w:rsidR="009B2FA2">
          <w:rPr>
            <w:rFonts w:ascii="Georgia" w:hAnsi="Georgia"/>
          </w:rPr>
          <w:t xml:space="preserve"> in Thailand</w:t>
        </w:r>
      </w:ins>
      <w:r>
        <w:rPr>
          <w:rFonts w:ascii="Georgia" w:hAnsi="Georgia"/>
        </w:rPr>
        <w:t xml:space="preserve">, and Nam </w:t>
      </w:r>
      <w:proofErr w:type="spellStart"/>
      <w:r>
        <w:rPr>
          <w:rFonts w:ascii="Georgia" w:hAnsi="Georgia"/>
        </w:rPr>
        <w:t>Tuen</w:t>
      </w:r>
      <w:proofErr w:type="spellEnd"/>
      <w:r>
        <w:rPr>
          <w:rFonts w:ascii="Georgia" w:hAnsi="Georgia"/>
        </w:rPr>
        <w:t xml:space="preserve"> </w:t>
      </w:r>
      <w:del w:id="50" w:author="Jack Plummer" w:date="2022-08-19T14:50:00Z">
        <w:r w:rsidDel="009B2FA2">
          <w:rPr>
            <w:rFonts w:ascii="Georgia" w:hAnsi="Georgia"/>
          </w:rPr>
          <w:delText>(Laos)</w:delText>
        </w:r>
      </w:del>
      <w:ins w:id="51" w:author="Jack Plummer" w:date="2022-08-19T14:50:00Z">
        <w:r w:rsidR="009B2FA2">
          <w:rPr>
            <w:rFonts w:ascii="Georgia" w:hAnsi="Georgia"/>
          </w:rPr>
          <w:t>in Laos</w:t>
        </w:r>
      </w:ins>
      <w:r>
        <w:rPr>
          <w:rFonts w:ascii="Georgia" w:hAnsi="Georgia"/>
        </w:rPr>
        <w:t>. Based on habitat loss at known sites, the population trend is suspected to be decreasing. No information is available aro</w:t>
      </w:r>
      <w:r>
        <w:rPr>
          <w:rFonts w:ascii="Georgia" w:hAnsi="Georgia"/>
        </w:rPr>
        <w:t>und the size and status of specific subpopulations</w:t>
      </w:r>
      <w:del w:id="52" w:author="Jack Plummer" w:date="2022-08-19T14:50:00Z">
        <w:r w:rsidDel="009B2FA2">
          <w:rPr>
            <w:rFonts w:ascii="Georgia" w:hAnsi="Georgia"/>
          </w:rPr>
          <w:delText xml:space="preserve"> and the current population trend is unknown</w:delText>
        </w:r>
      </w:del>
      <w:r>
        <w:rPr>
          <w:rFonts w:ascii="Georgia" w:hAnsi="Georgia"/>
        </w:rPr>
        <w:t>. Further research into population status and trends is required to confirmed whether a decline is apparent and ongoing.</w:t>
      </w:r>
    </w:p>
    <w:p w14:paraId="62A2D5A6" w14:textId="77777777" w:rsidR="00000000" w:rsidRDefault="001A74E0">
      <w:pPr>
        <w:pStyle w:val="Heading2"/>
        <w:divId w:val="141388076"/>
        <w:rPr>
          <w:rFonts w:ascii="Georgia" w:eastAsia="Times New Roman" w:hAnsi="Georgia"/>
          <w:sz w:val="27"/>
          <w:szCs w:val="27"/>
        </w:rPr>
      </w:pPr>
      <w:r>
        <w:rPr>
          <w:rFonts w:ascii="Georgia" w:eastAsia="Times New Roman" w:hAnsi="Georgia"/>
          <w:sz w:val="27"/>
          <w:szCs w:val="27"/>
        </w:rPr>
        <w:t>Population Information</w:t>
      </w:r>
    </w:p>
    <w:p w14:paraId="1BEB239D" w14:textId="77777777" w:rsidR="00000000" w:rsidRDefault="001A74E0">
      <w:pPr>
        <w:pStyle w:val="NormalWeb"/>
        <w:divId w:val="141388076"/>
        <w:rPr>
          <w:rFonts w:ascii="Georgia" w:hAnsi="Georgia"/>
        </w:rPr>
      </w:pPr>
      <w:r>
        <w:rPr>
          <w:rStyle w:val="datalabel1"/>
          <w:rFonts w:ascii="Georgia" w:hAnsi="Georgia"/>
        </w:rPr>
        <w:t>Current Population</w:t>
      </w:r>
      <w:r>
        <w:rPr>
          <w:rStyle w:val="datalabel1"/>
          <w:rFonts w:ascii="Georgia" w:hAnsi="Georgia"/>
        </w:rPr>
        <w:t xml:space="preserve"> Trend: </w:t>
      </w:r>
      <w:r>
        <w:rPr>
          <w:rFonts w:ascii="Georgia" w:hAnsi="Georgia"/>
        </w:rPr>
        <w:t>Decreasing</w:t>
      </w:r>
    </w:p>
    <w:p w14:paraId="26C1FD80" w14:textId="77777777" w:rsidR="00000000" w:rsidRDefault="001A74E0">
      <w:pPr>
        <w:pStyle w:val="Heading1"/>
        <w:divId w:val="2021085020"/>
        <w:rPr>
          <w:rFonts w:ascii="Georgia" w:eastAsia="Times New Roman" w:hAnsi="Georgia"/>
          <w:sz w:val="29"/>
          <w:szCs w:val="29"/>
        </w:rPr>
      </w:pPr>
      <w:r>
        <w:rPr>
          <w:rFonts w:ascii="Georgia" w:eastAsia="Times New Roman" w:hAnsi="Georgia"/>
          <w:sz w:val="29"/>
          <w:szCs w:val="29"/>
        </w:rPr>
        <w:t>Habitats and Ecology</w:t>
      </w:r>
    </w:p>
    <w:p w14:paraId="7B26EB91" w14:textId="56F29613" w:rsidR="00000000" w:rsidRDefault="001A74E0">
      <w:pPr>
        <w:pStyle w:val="NormalWeb"/>
        <w:divId w:val="2021085020"/>
        <w:rPr>
          <w:rFonts w:ascii="Georgia" w:hAnsi="Georgia"/>
        </w:rPr>
      </w:pPr>
      <w:commentRangeStart w:id="53"/>
      <w:r>
        <w:rPr>
          <w:rFonts w:ascii="Georgia" w:hAnsi="Georgia"/>
        </w:rPr>
        <w:t>The</w:t>
      </w:r>
      <w:commentRangeEnd w:id="53"/>
      <w:r w:rsidR="000C4EE1">
        <w:rPr>
          <w:rStyle w:val="CommentReference"/>
        </w:rPr>
        <w:commentReference w:id="53"/>
      </w:r>
      <w:r>
        <w:rPr>
          <w:rFonts w:ascii="Georgia" w:hAnsi="Georgia"/>
        </w:rPr>
        <w:t xml:space="preserve"> species </w:t>
      </w:r>
      <w:del w:id="54" w:author="Jack Plummer" w:date="2022-08-19T14:51:00Z">
        <w:r w:rsidDel="009B2FA2">
          <w:rPr>
            <w:rFonts w:ascii="Georgia" w:hAnsi="Georgia"/>
          </w:rPr>
          <w:delText>occurs on</w:delText>
        </w:r>
      </w:del>
      <w:ins w:id="55" w:author="Jack Plummer" w:date="2022-08-19T14:51:00Z">
        <w:r w:rsidR="009B2FA2">
          <w:rPr>
            <w:rFonts w:ascii="Georgia" w:hAnsi="Georgia"/>
          </w:rPr>
          <w:t>has been recorded from</w:t>
        </w:r>
      </w:ins>
      <w:r>
        <w:rPr>
          <w:rFonts w:ascii="Georgia" w:hAnsi="Georgia"/>
        </w:rPr>
        <w:t xml:space="preserve"> primary, mostly evergreen forest,</w:t>
      </w:r>
      <w:del w:id="56" w:author="Jack Plummer" w:date="2022-08-19T14:50:00Z">
        <w:r w:rsidDel="009B2FA2">
          <w:rPr>
            <w:rFonts w:ascii="Georgia" w:hAnsi="Georgia"/>
          </w:rPr>
          <w:delText xml:space="preserve"> near a stream on granitic bedrock;</w:delText>
        </w:r>
      </w:del>
      <w:ins w:id="57" w:author="Jack Plummer" w:date="2022-08-19T14:50:00Z">
        <w:r w:rsidR="009B2FA2">
          <w:rPr>
            <w:rFonts w:ascii="Georgia" w:hAnsi="Georgia"/>
          </w:rPr>
          <w:t xml:space="preserve"> at a</w:t>
        </w:r>
      </w:ins>
      <w:ins w:id="58" w:author="Jack Plummer" w:date="2022-08-19T14:51:00Z">
        <w:r w:rsidR="009B2FA2">
          <w:rPr>
            <w:rFonts w:ascii="Georgia" w:hAnsi="Georgia"/>
          </w:rPr>
          <w:t>n</w:t>
        </w:r>
      </w:ins>
      <w:r>
        <w:rPr>
          <w:rFonts w:ascii="Georgia" w:hAnsi="Georgia"/>
        </w:rPr>
        <w:t xml:space="preserve"> alt</w:t>
      </w:r>
      <w:ins w:id="59" w:author="Jack Plummer" w:date="2022-08-19T14:51:00Z">
        <w:r w:rsidR="009B2FA2">
          <w:rPr>
            <w:rFonts w:ascii="Georgia" w:hAnsi="Georgia"/>
          </w:rPr>
          <w:t>itude of</w:t>
        </w:r>
      </w:ins>
      <w:del w:id="60" w:author="Jack Plummer" w:date="2022-08-19T14:51:00Z">
        <w:r w:rsidDel="009B2FA2">
          <w:rPr>
            <w:rFonts w:ascii="Georgia" w:hAnsi="Georgia"/>
          </w:rPr>
          <w:delText>.</w:delText>
        </w:r>
      </w:del>
      <w:r>
        <w:rPr>
          <w:rFonts w:ascii="Georgia" w:hAnsi="Georgia"/>
        </w:rPr>
        <w:t xml:space="preserve"> 1</w:t>
      </w:r>
      <w:ins w:id="61" w:author="Jack Plummer" w:date="2022-08-19T14:51:00Z">
        <w:r w:rsidR="009B2FA2">
          <w:rPr>
            <w:rFonts w:ascii="Georgia" w:hAnsi="Georgia"/>
          </w:rPr>
          <w:t>,</w:t>
        </w:r>
      </w:ins>
      <w:r>
        <w:rPr>
          <w:rFonts w:ascii="Georgia" w:hAnsi="Georgia"/>
        </w:rPr>
        <w:t>400 m</w:t>
      </w:r>
      <w:ins w:id="62" w:author="Jack Plummer" w:date="2022-08-19T14:51:00Z">
        <w:r w:rsidR="009B2FA2">
          <w:rPr>
            <w:rFonts w:ascii="Georgia" w:hAnsi="Georgia"/>
          </w:rPr>
          <w:t xml:space="preserve"> asl</w:t>
        </w:r>
      </w:ins>
      <w:r>
        <w:rPr>
          <w:rFonts w:ascii="Georgia" w:hAnsi="Georgia"/>
        </w:rPr>
        <w:t xml:space="preserve">. </w:t>
      </w:r>
      <w:del w:id="63" w:author="Jack Plummer" w:date="2022-08-19T14:51:00Z">
        <w:r w:rsidDel="009B2FA2">
          <w:rPr>
            <w:rFonts w:ascii="Georgia" w:hAnsi="Georgia"/>
          </w:rPr>
          <w:delText xml:space="preserve">Flowering </w:delText>
        </w:r>
      </w:del>
      <w:proofErr w:type="gramStart"/>
      <w:ins w:id="64" w:author="Jack Plummer" w:date="2022-08-19T14:51:00Z">
        <w:r w:rsidR="009B2FA2">
          <w:rPr>
            <w:rFonts w:ascii="Georgia" w:hAnsi="Georgia"/>
          </w:rPr>
          <w:t>It</w:t>
        </w:r>
        <w:proofErr w:type="gramEnd"/>
        <w:r w:rsidR="009B2FA2">
          <w:rPr>
            <w:rFonts w:ascii="Georgia" w:hAnsi="Georgia"/>
          </w:rPr>
          <w:t xml:space="preserve"> flowers </w:t>
        </w:r>
      </w:ins>
      <w:r>
        <w:rPr>
          <w:rFonts w:ascii="Georgia" w:hAnsi="Georgia"/>
        </w:rPr>
        <w:t>during February (Green 2000).</w:t>
      </w:r>
    </w:p>
    <w:p w14:paraId="1F28123D" w14:textId="77777777" w:rsidR="00000000" w:rsidRDefault="001A74E0">
      <w:pPr>
        <w:pStyle w:val="Heading2"/>
        <w:divId w:val="2021085020"/>
        <w:rPr>
          <w:rFonts w:ascii="Georgia" w:eastAsia="Times New Roman" w:hAnsi="Georgia"/>
          <w:sz w:val="27"/>
          <w:szCs w:val="27"/>
        </w:rPr>
      </w:pPr>
      <w:r>
        <w:rPr>
          <w:rFonts w:ascii="Georgia" w:eastAsia="Times New Roman" w:hAnsi="Georgia"/>
          <w:sz w:val="27"/>
          <w:szCs w:val="27"/>
        </w:rPr>
        <w:t>IUCN Habitats Classification Scheme</w:t>
      </w:r>
    </w:p>
    <w:tbl>
      <w:tblPr>
        <w:tblW w:w="0" w:type="auto"/>
        <w:tblCellSpacing w:w="15" w:type="dxa"/>
        <w:tblBorders>
          <w:top w:val="single" w:sz="6" w:space="0" w:color="808080"/>
          <w:left w:val="single" w:sz="6" w:space="0" w:color="808080"/>
          <w:bottom w:val="single" w:sz="6" w:space="0" w:color="808080"/>
          <w:right w:val="single" w:sz="6" w:space="0" w:color="808080"/>
        </w:tblBorders>
        <w:tblCellMar>
          <w:top w:w="15" w:type="dxa"/>
          <w:left w:w="15" w:type="dxa"/>
          <w:bottom w:w="15" w:type="dxa"/>
          <w:right w:w="15" w:type="dxa"/>
        </w:tblCellMar>
        <w:tblLook w:val="04A0" w:firstRow="1" w:lastRow="0" w:firstColumn="1" w:lastColumn="0" w:noHBand="0" w:noVBand="1"/>
      </w:tblPr>
      <w:tblGrid>
        <w:gridCol w:w="4181"/>
        <w:gridCol w:w="718"/>
        <w:gridCol w:w="1020"/>
        <w:gridCol w:w="1888"/>
      </w:tblGrid>
      <w:tr w:rsidR="00000000" w14:paraId="0E4D5539" w14:textId="77777777">
        <w:trPr>
          <w:divId w:val="2021085020"/>
          <w:tblCellSpacing w:w="15" w:type="dxa"/>
        </w:trPr>
        <w:tc>
          <w:tcPr>
            <w:tcW w:w="0" w:type="auto"/>
            <w:tcBorders>
              <w:bottom w:val="single" w:sz="6" w:space="0" w:color="000000"/>
            </w:tcBorders>
            <w:shd w:val="clear" w:color="auto" w:fill="BBBBBB"/>
            <w:vAlign w:val="center"/>
            <w:hideMark/>
          </w:tcPr>
          <w:p w14:paraId="5F506BAD" w14:textId="77777777" w:rsidR="00000000" w:rsidRDefault="001A74E0">
            <w:pPr>
              <w:spacing w:after="75"/>
              <w:rPr>
                <w:rFonts w:ascii="Georgia" w:eastAsia="Times New Roman" w:hAnsi="Georgia"/>
                <w:b/>
                <w:bCs/>
                <w:sz w:val="18"/>
                <w:szCs w:val="18"/>
              </w:rPr>
            </w:pPr>
            <w:r>
              <w:rPr>
                <w:rFonts w:ascii="Georgia" w:eastAsia="Times New Roman" w:hAnsi="Georgia"/>
                <w:b/>
                <w:bCs/>
                <w:sz w:val="18"/>
                <w:szCs w:val="18"/>
              </w:rPr>
              <w:t>Habitat</w:t>
            </w:r>
          </w:p>
        </w:tc>
        <w:tc>
          <w:tcPr>
            <w:tcW w:w="0" w:type="auto"/>
            <w:tcBorders>
              <w:bottom w:val="single" w:sz="6" w:space="0" w:color="000000"/>
            </w:tcBorders>
            <w:shd w:val="clear" w:color="auto" w:fill="BBBBBB"/>
            <w:vAlign w:val="center"/>
            <w:hideMark/>
          </w:tcPr>
          <w:p w14:paraId="2B3FAA8F" w14:textId="77777777" w:rsidR="00000000" w:rsidRDefault="001A74E0">
            <w:pPr>
              <w:spacing w:after="75"/>
              <w:rPr>
                <w:rFonts w:ascii="Georgia" w:eastAsia="Times New Roman" w:hAnsi="Georgia"/>
                <w:b/>
                <w:bCs/>
                <w:sz w:val="18"/>
                <w:szCs w:val="18"/>
              </w:rPr>
            </w:pPr>
            <w:r>
              <w:rPr>
                <w:rFonts w:ascii="Georgia" w:eastAsia="Times New Roman" w:hAnsi="Georgia"/>
                <w:b/>
                <w:bCs/>
                <w:sz w:val="18"/>
                <w:szCs w:val="18"/>
              </w:rPr>
              <w:t>Season</w:t>
            </w:r>
          </w:p>
        </w:tc>
        <w:tc>
          <w:tcPr>
            <w:tcW w:w="0" w:type="auto"/>
            <w:tcBorders>
              <w:bottom w:val="single" w:sz="6" w:space="0" w:color="000000"/>
            </w:tcBorders>
            <w:shd w:val="clear" w:color="auto" w:fill="BBBBBB"/>
            <w:vAlign w:val="center"/>
            <w:hideMark/>
          </w:tcPr>
          <w:p w14:paraId="447EFA34" w14:textId="77777777" w:rsidR="00000000" w:rsidRDefault="001A74E0">
            <w:pPr>
              <w:spacing w:after="75"/>
              <w:rPr>
                <w:rFonts w:ascii="Georgia" w:eastAsia="Times New Roman" w:hAnsi="Georgia"/>
                <w:b/>
                <w:bCs/>
                <w:sz w:val="18"/>
                <w:szCs w:val="18"/>
              </w:rPr>
            </w:pPr>
            <w:r>
              <w:rPr>
                <w:rFonts w:ascii="Georgia" w:eastAsia="Times New Roman" w:hAnsi="Georgia"/>
                <w:b/>
                <w:bCs/>
                <w:sz w:val="18"/>
                <w:szCs w:val="18"/>
              </w:rPr>
              <w:t>Suitability</w:t>
            </w:r>
          </w:p>
        </w:tc>
        <w:tc>
          <w:tcPr>
            <w:tcW w:w="0" w:type="auto"/>
            <w:tcBorders>
              <w:bottom w:val="single" w:sz="6" w:space="0" w:color="000000"/>
            </w:tcBorders>
            <w:shd w:val="clear" w:color="auto" w:fill="BBBBBB"/>
            <w:vAlign w:val="center"/>
            <w:hideMark/>
          </w:tcPr>
          <w:p w14:paraId="565176F4" w14:textId="77777777" w:rsidR="00000000" w:rsidRDefault="001A74E0">
            <w:pPr>
              <w:spacing w:after="75"/>
              <w:rPr>
                <w:rFonts w:ascii="Georgia" w:eastAsia="Times New Roman" w:hAnsi="Georgia"/>
                <w:b/>
                <w:bCs/>
                <w:sz w:val="18"/>
                <w:szCs w:val="18"/>
              </w:rPr>
            </w:pPr>
            <w:r>
              <w:rPr>
                <w:rFonts w:ascii="Georgia" w:eastAsia="Times New Roman" w:hAnsi="Georgia"/>
                <w:b/>
                <w:bCs/>
                <w:sz w:val="18"/>
                <w:szCs w:val="18"/>
              </w:rPr>
              <w:t>Major Imp</w:t>
            </w:r>
            <w:r>
              <w:rPr>
                <w:rFonts w:ascii="Georgia" w:eastAsia="Times New Roman" w:hAnsi="Georgia"/>
                <w:b/>
                <w:bCs/>
                <w:sz w:val="18"/>
                <w:szCs w:val="18"/>
              </w:rPr>
              <w:t>ortance?</w:t>
            </w:r>
          </w:p>
        </w:tc>
      </w:tr>
      <w:tr w:rsidR="00000000" w14:paraId="6EA4D0F8" w14:textId="77777777">
        <w:trPr>
          <w:divId w:val="2021085020"/>
          <w:tblCellSpacing w:w="15" w:type="dxa"/>
        </w:trPr>
        <w:tc>
          <w:tcPr>
            <w:tcW w:w="0" w:type="auto"/>
            <w:tcBorders>
              <w:bottom w:val="single" w:sz="6" w:space="0" w:color="CCCCCC"/>
            </w:tcBorders>
            <w:vAlign w:val="center"/>
            <w:hideMark/>
          </w:tcPr>
          <w:p w14:paraId="47CB125F" w14:textId="77777777" w:rsidR="00000000" w:rsidRDefault="001A74E0">
            <w:pPr>
              <w:spacing w:after="75"/>
              <w:rPr>
                <w:rFonts w:ascii="Georgia" w:eastAsia="Times New Roman" w:hAnsi="Georgia"/>
                <w:sz w:val="18"/>
                <w:szCs w:val="18"/>
              </w:rPr>
            </w:pPr>
            <w:r>
              <w:rPr>
                <w:rFonts w:ascii="Georgia" w:eastAsia="Times New Roman" w:hAnsi="Georgia"/>
                <w:sz w:val="18"/>
                <w:szCs w:val="18"/>
              </w:rPr>
              <w:t xml:space="preserve">1.5. Forest -&gt; Forest - </w:t>
            </w:r>
            <w:commentRangeStart w:id="65"/>
            <w:r>
              <w:rPr>
                <w:rFonts w:ascii="Georgia" w:eastAsia="Times New Roman" w:hAnsi="Georgia"/>
                <w:sz w:val="18"/>
                <w:szCs w:val="18"/>
              </w:rPr>
              <w:t>Subtropical/Tropical Dry</w:t>
            </w:r>
            <w:commentRangeEnd w:id="65"/>
            <w:r w:rsidR="009B2FA2">
              <w:rPr>
                <w:rStyle w:val="CommentReference"/>
              </w:rPr>
              <w:commentReference w:id="65"/>
            </w:r>
          </w:p>
        </w:tc>
        <w:tc>
          <w:tcPr>
            <w:tcW w:w="0" w:type="auto"/>
            <w:tcBorders>
              <w:bottom w:val="single" w:sz="6" w:space="0" w:color="CCCCCC"/>
            </w:tcBorders>
            <w:vAlign w:val="center"/>
            <w:hideMark/>
          </w:tcPr>
          <w:p w14:paraId="548C95DC" w14:textId="77777777" w:rsidR="00000000" w:rsidRDefault="001A74E0">
            <w:pPr>
              <w:spacing w:after="75"/>
              <w:rPr>
                <w:rFonts w:ascii="Georgia" w:eastAsia="Times New Roman" w:hAnsi="Georgia"/>
                <w:sz w:val="18"/>
                <w:szCs w:val="18"/>
              </w:rPr>
            </w:pPr>
            <w:r>
              <w:rPr>
                <w:rFonts w:ascii="Georgia" w:eastAsia="Times New Roman" w:hAnsi="Georgia"/>
                <w:sz w:val="18"/>
                <w:szCs w:val="18"/>
              </w:rPr>
              <w:t>-</w:t>
            </w:r>
          </w:p>
        </w:tc>
        <w:tc>
          <w:tcPr>
            <w:tcW w:w="0" w:type="auto"/>
            <w:tcBorders>
              <w:bottom w:val="single" w:sz="6" w:space="0" w:color="CCCCCC"/>
            </w:tcBorders>
            <w:vAlign w:val="center"/>
            <w:hideMark/>
          </w:tcPr>
          <w:p w14:paraId="305E0079" w14:textId="77777777" w:rsidR="00000000" w:rsidRDefault="001A74E0">
            <w:pPr>
              <w:spacing w:after="75"/>
              <w:rPr>
                <w:rFonts w:ascii="Georgia" w:eastAsia="Times New Roman" w:hAnsi="Georgia"/>
                <w:sz w:val="18"/>
                <w:szCs w:val="18"/>
              </w:rPr>
            </w:pPr>
            <w:r>
              <w:rPr>
                <w:rFonts w:ascii="Georgia" w:eastAsia="Times New Roman" w:hAnsi="Georgia"/>
                <w:sz w:val="18"/>
                <w:szCs w:val="18"/>
              </w:rPr>
              <w:t>Suitable</w:t>
            </w:r>
          </w:p>
        </w:tc>
        <w:tc>
          <w:tcPr>
            <w:tcW w:w="0" w:type="auto"/>
            <w:tcBorders>
              <w:bottom w:val="single" w:sz="6" w:space="0" w:color="CCCCCC"/>
            </w:tcBorders>
            <w:vAlign w:val="center"/>
            <w:hideMark/>
          </w:tcPr>
          <w:p w14:paraId="2144FCD9" w14:textId="77777777" w:rsidR="00000000" w:rsidRDefault="001A74E0">
            <w:pPr>
              <w:spacing w:after="75"/>
              <w:rPr>
                <w:rFonts w:ascii="Georgia" w:eastAsia="Times New Roman" w:hAnsi="Georgia"/>
                <w:sz w:val="18"/>
                <w:szCs w:val="18"/>
              </w:rPr>
            </w:pPr>
            <w:r>
              <w:rPr>
                <w:rFonts w:ascii="Georgia" w:eastAsia="Times New Roman" w:hAnsi="Georgia"/>
                <w:sz w:val="18"/>
                <w:szCs w:val="18"/>
              </w:rPr>
              <w:t>-</w:t>
            </w:r>
          </w:p>
        </w:tc>
      </w:tr>
    </w:tbl>
    <w:p w14:paraId="43F1A684" w14:textId="77777777" w:rsidR="00000000" w:rsidRDefault="001A74E0">
      <w:pPr>
        <w:pStyle w:val="Heading2"/>
        <w:divId w:val="2021085020"/>
        <w:rPr>
          <w:rFonts w:ascii="Georgia" w:eastAsia="Times New Roman" w:hAnsi="Georgia"/>
          <w:sz w:val="27"/>
          <w:szCs w:val="27"/>
        </w:rPr>
      </w:pPr>
      <w:r>
        <w:rPr>
          <w:rFonts w:ascii="Georgia" w:eastAsia="Times New Roman" w:hAnsi="Georgia"/>
          <w:sz w:val="27"/>
          <w:szCs w:val="27"/>
        </w:rPr>
        <w:t>Continuing Decline in Habitat</w:t>
      </w:r>
    </w:p>
    <w:tbl>
      <w:tblPr>
        <w:tblW w:w="0" w:type="auto"/>
        <w:tblCellSpacing w:w="15" w:type="dxa"/>
        <w:tblBorders>
          <w:top w:val="single" w:sz="6" w:space="0" w:color="808080"/>
          <w:left w:val="single" w:sz="6" w:space="0" w:color="808080"/>
          <w:bottom w:val="single" w:sz="6" w:space="0" w:color="808080"/>
          <w:right w:val="single" w:sz="6" w:space="0" w:color="808080"/>
        </w:tblBorders>
        <w:tblCellMar>
          <w:top w:w="15" w:type="dxa"/>
          <w:left w:w="15" w:type="dxa"/>
          <w:bottom w:w="15" w:type="dxa"/>
          <w:right w:w="15" w:type="dxa"/>
        </w:tblCellMar>
        <w:tblLook w:val="04A0" w:firstRow="1" w:lastRow="0" w:firstColumn="1" w:lastColumn="0" w:noHBand="0" w:noVBand="1"/>
      </w:tblPr>
      <w:tblGrid>
        <w:gridCol w:w="1892"/>
        <w:gridCol w:w="894"/>
        <w:gridCol w:w="6224"/>
      </w:tblGrid>
      <w:tr w:rsidR="00000000" w14:paraId="17903189" w14:textId="77777777">
        <w:trPr>
          <w:divId w:val="2021085020"/>
          <w:tblCellSpacing w:w="15" w:type="dxa"/>
        </w:trPr>
        <w:tc>
          <w:tcPr>
            <w:tcW w:w="0" w:type="auto"/>
            <w:tcBorders>
              <w:bottom w:val="single" w:sz="6" w:space="0" w:color="000000"/>
            </w:tcBorders>
            <w:shd w:val="clear" w:color="auto" w:fill="BBBBBB"/>
            <w:vAlign w:val="center"/>
            <w:hideMark/>
          </w:tcPr>
          <w:p w14:paraId="288DE980" w14:textId="77777777" w:rsidR="00000000" w:rsidRDefault="001A74E0">
            <w:pPr>
              <w:spacing w:after="75"/>
              <w:rPr>
                <w:rFonts w:ascii="Georgia" w:eastAsia="Times New Roman" w:hAnsi="Georgia"/>
                <w:b/>
                <w:bCs/>
                <w:sz w:val="18"/>
                <w:szCs w:val="18"/>
              </w:rPr>
            </w:pPr>
            <w:r>
              <w:rPr>
                <w:rFonts w:ascii="Georgia" w:eastAsia="Times New Roman" w:hAnsi="Georgia"/>
                <w:b/>
                <w:bCs/>
                <w:sz w:val="18"/>
                <w:szCs w:val="18"/>
              </w:rPr>
              <w:t>Continuing decline in area, extent and/or quality of habitat?</w:t>
            </w:r>
          </w:p>
        </w:tc>
        <w:tc>
          <w:tcPr>
            <w:tcW w:w="0" w:type="auto"/>
            <w:tcBorders>
              <w:bottom w:val="single" w:sz="6" w:space="0" w:color="000000"/>
            </w:tcBorders>
            <w:shd w:val="clear" w:color="auto" w:fill="BBBBBB"/>
            <w:vAlign w:val="center"/>
            <w:hideMark/>
          </w:tcPr>
          <w:p w14:paraId="67439B47" w14:textId="77777777" w:rsidR="00000000" w:rsidRDefault="001A74E0">
            <w:pPr>
              <w:spacing w:after="75"/>
              <w:rPr>
                <w:rFonts w:ascii="Georgia" w:eastAsia="Times New Roman" w:hAnsi="Georgia"/>
                <w:b/>
                <w:bCs/>
                <w:sz w:val="18"/>
                <w:szCs w:val="18"/>
              </w:rPr>
            </w:pPr>
            <w:r>
              <w:rPr>
                <w:rFonts w:ascii="Georgia" w:eastAsia="Times New Roman" w:hAnsi="Georgia"/>
                <w:b/>
                <w:bCs/>
                <w:sz w:val="18"/>
                <w:szCs w:val="18"/>
              </w:rPr>
              <w:t>Qualifier</w:t>
            </w:r>
          </w:p>
        </w:tc>
        <w:tc>
          <w:tcPr>
            <w:tcW w:w="0" w:type="auto"/>
            <w:tcBorders>
              <w:bottom w:val="single" w:sz="6" w:space="0" w:color="000000"/>
            </w:tcBorders>
            <w:shd w:val="clear" w:color="auto" w:fill="BBBBBB"/>
            <w:vAlign w:val="center"/>
            <w:hideMark/>
          </w:tcPr>
          <w:p w14:paraId="27A8F372" w14:textId="77777777" w:rsidR="00000000" w:rsidRDefault="001A74E0">
            <w:pPr>
              <w:spacing w:after="75"/>
              <w:rPr>
                <w:rFonts w:ascii="Georgia" w:eastAsia="Times New Roman" w:hAnsi="Georgia"/>
                <w:b/>
                <w:bCs/>
                <w:sz w:val="18"/>
                <w:szCs w:val="18"/>
              </w:rPr>
            </w:pPr>
            <w:r>
              <w:rPr>
                <w:rFonts w:ascii="Georgia" w:eastAsia="Times New Roman" w:hAnsi="Georgia"/>
                <w:b/>
                <w:bCs/>
                <w:sz w:val="18"/>
                <w:szCs w:val="18"/>
              </w:rPr>
              <w:t>Justification</w:t>
            </w:r>
          </w:p>
        </w:tc>
      </w:tr>
      <w:tr w:rsidR="00000000" w14:paraId="41EFC085" w14:textId="77777777">
        <w:trPr>
          <w:divId w:val="2021085020"/>
          <w:tblCellSpacing w:w="15" w:type="dxa"/>
        </w:trPr>
        <w:tc>
          <w:tcPr>
            <w:tcW w:w="0" w:type="auto"/>
            <w:vAlign w:val="center"/>
            <w:hideMark/>
          </w:tcPr>
          <w:p w14:paraId="11C91570" w14:textId="77777777" w:rsidR="00000000" w:rsidRDefault="001A74E0">
            <w:pPr>
              <w:spacing w:after="75"/>
              <w:rPr>
                <w:rFonts w:ascii="Georgia" w:eastAsia="Times New Roman" w:hAnsi="Georgia"/>
                <w:sz w:val="18"/>
                <w:szCs w:val="18"/>
              </w:rPr>
            </w:pPr>
            <w:r>
              <w:rPr>
                <w:rFonts w:ascii="Georgia" w:eastAsia="Times New Roman" w:hAnsi="Georgia"/>
                <w:sz w:val="18"/>
                <w:szCs w:val="18"/>
              </w:rPr>
              <w:t>Yes</w:t>
            </w:r>
          </w:p>
        </w:tc>
        <w:tc>
          <w:tcPr>
            <w:tcW w:w="0" w:type="auto"/>
            <w:vAlign w:val="center"/>
            <w:hideMark/>
          </w:tcPr>
          <w:p w14:paraId="6A4813CC" w14:textId="77777777" w:rsidR="00000000" w:rsidRDefault="001A74E0">
            <w:pPr>
              <w:spacing w:after="75"/>
              <w:rPr>
                <w:rFonts w:ascii="Georgia" w:eastAsia="Times New Roman" w:hAnsi="Georgia"/>
                <w:sz w:val="18"/>
                <w:szCs w:val="18"/>
              </w:rPr>
            </w:pPr>
            <w:r>
              <w:rPr>
                <w:rFonts w:ascii="Georgia" w:eastAsia="Times New Roman" w:hAnsi="Georgia"/>
                <w:sz w:val="18"/>
                <w:szCs w:val="18"/>
              </w:rPr>
              <w:t>Inferred</w:t>
            </w:r>
          </w:p>
        </w:tc>
        <w:tc>
          <w:tcPr>
            <w:tcW w:w="0" w:type="auto"/>
            <w:vAlign w:val="center"/>
            <w:hideMark/>
          </w:tcPr>
          <w:p w14:paraId="6A2C5618" w14:textId="086020FE" w:rsidR="00000000" w:rsidRDefault="001A74E0">
            <w:pPr>
              <w:spacing w:after="75"/>
              <w:rPr>
                <w:rFonts w:ascii="Georgia" w:eastAsia="Times New Roman" w:hAnsi="Georgia"/>
                <w:sz w:val="18"/>
                <w:szCs w:val="18"/>
              </w:rPr>
            </w:pPr>
            <w:r>
              <w:rPr>
                <w:rFonts w:ascii="Georgia" w:eastAsia="Times New Roman" w:hAnsi="Georgia"/>
                <w:sz w:val="18"/>
                <w:szCs w:val="18"/>
              </w:rPr>
              <w:t xml:space="preserve">Between 2002 and 2021, forest cover in Chiang Mai, Thailand and </w:t>
            </w:r>
            <w:proofErr w:type="spellStart"/>
            <w:r>
              <w:rPr>
                <w:rFonts w:ascii="Georgia" w:eastAsia="Times New Roman" w:hAnsi="Georgia"/>
                <w:sz w:val="18"/>
                <w:szCs w:val="18"/>
              </w:rPr>
              <w:t>Khammouan</w:t>
            </w:r>
            <w:proofErr w:type="spellEnd"/>
            <w:ins w:id="66" w:author="Jack Plummer" w:date="2022-08-19T14:53:00Z">
              <w:r w:rsidR="000C4EE1">
                <w:rPr>
                  <w:rFonts w:ascii="Georgia" w:eastAsia="Times New Roman" w:hAnsi="Georgia"/>
                  <w:sz w:val="18"/>
                  <w:szCs w:val="18"/>
                </w:rPr>
                <w:t xml:space="preserve">, </w:t>
              </w:r>
            </w:ins>
            <w:del w:id="67" w:author="Jack Plummer" w:date="2022-08-19T14:53:00Z">
              <w:r w:rsidDel="000C4EE1">
                <w:rPr>
                  <w:rFonts w:ascii="Georgia" w:eastAsia="Times New Roman" w:hAnsi="Georgia"/>
                  <w:sz w:val="18"/>
                  <w:szCs w:val="18"/>
                </w:rPr>
                <w:delText xml:space="preserve"> (</w:delText>
              </w:r>
            </w:del>
            <w:r>
              <w:rPr>
                <w:rFonts w:ascii="Georgia" w:eastAsia="Times New Roman" w:hAnsi="Georgia"/>
                <w:sz w:val="18"/>
                <w:szCs w:val="18"/>
              </w:rPr>
              <w:t>Lao</w:t>
            </w:r>
            <w:ins w:id="68" w:author="Jack Plummer" w:date="2022-08-19T14:53:00Z">
              <w:r w:rsidR="000C4EE1">
                <w:rPr>
                  <w:rFonts w:ascii="Georgia" w:eastAsia="Times New Roman" w:hAnsi="Georgia"/>
                  <w:sz w:val="18"/>
                  <w:szCs w:val="18"/>
                </w:rPr>
                <w:t>s</w:t>
              </w:r>
            </w:ins>
            <w:del w:id="69" w:author="Jack Plummer" w:date="2022-08-19T14:53:00Z">
              <w:r w:rsidDel="000C4EE1">
                <w:rPr>
                  <w:rFonts w:ascii="Georgia" w:eastAsia="Times New Roman" w:hAnsi="Georgia"/>
                  <w:sz w:val="18"/>
                  <w:szCs w:val="18"/>
                </w:rPr>
                <w:delText>s</w:delText>
              </w:r>
              <w:r w:rsidDel="000C4EE1">
                <w:rPr>
                  <w:rFonts w:ascii="Georgia" w:eastAsia="Times New Roman" w:hAnsi="Georgia"/>
                  <w:sz w:val="18"/>
                  <w:szCs w:val="18"/>
                </w:rPr>
                <w:delText>)</w:delText>
              </w:r>
            </w:del>
            <w:ins w:id="70" w:author="Jack Plummer" w:date="2022-08-19T14:53:00Z">
              <w:r w:rsidR="000C4EE1">
                <w:rPr>
                  <w:rFonts w:ascii="Georgia" w:eastAsia="Times New Roman" w:hAnsi="Georgia"/>
                  <w:sz w:val="18"/>
                  <w:szCs w:val="18"/>
                </w:rPr>
                <w:t>,</w:t>
              </w:r>
            </w:ins>
            <w:r>
              <w:rPr>
                <w:rFonts w:ascii="Georgia" w:eastAsia="Times New Roman" w:hAnsi="Georgia"/>
                <w:sz w:val="18"/>
                <w:szCs w:val="18"/>
              </w:rPr>
              <w:t xml:space="preserve"> lost 6.92 kha and 107 Kha of humid primary forest respectively, making up 6.4% and 57% of </w:t>
            </w:r>
            <w:del w:id="71" w:author="Jack Plummer" w:date="2022-08-19T14:53:00Z">
              <w:r w:rsidDel="000C4EE1">
                <w:rPr>
                  <w:rFonts w:ascii="Georgia" w:eastAsia="Times New Roman" w:hAnsi="Georgia"/>
                  <w:sz w:val="18"/>
                  <w:szCs w:val="18"/>
                </w:rPr>
                <w:delText xml:space="preserve">its </w:delText>
              </w:r>
            </w:del>
            <w:r>
              <w:rPr>
                <w:rFonts w:ascii="Georgia" w:eastAsia="Times New Roman" w:hAnsi="Georgia"/>
                <w:sz w:val="18"/>
                <w:szCs w:val="18"/>
              </w:rPr>
              <w:t xml:space="preserve">total tree cover loss in the same </w:t>
            </w:r>
            <w:proofErr w:type="gramStart"/>
            <w:r>
              <w:rPr>
                <w:rFonts w:ascii="Georgia" w:eastAsia="Times New Roman" w:hAnsi="Georgia"/>
                <w:sz w:val="18"/>
                <w:szCs w:val="18"/>
              </w:rPr>
              <w:t>time period</w:t>
            </w:r>
            <w:proofErr w:type="gramEnd"/>
            <w:r>
              <w:rPr>
                <w:rFonts w:ascii="Georgia" w:eastAsia="Times New Roman" w:hAnsi="Georgia"/>
                <w:sz w:val="18"/>
                <w:szCs w:val="18"/>
              </w:rPr>
              <w:t xml:space="preserve">. </w:t>
            </w:r>
            <w:ins w:id="72" w:author="Jack Plummer" w:date="2022-08-19T14:54:00Z">
              <w:r w:rsidR="000C4EE1">
                <w:rPr>
                  <w:rFonts w:ascii="Georgia" w:eastAsia="Times New Roman" w:hAnsi="Georgia"/>
                  <w:sz w:val="18"/>
                  <w:szCs w:val="18"/>
                </w:rPr>
                <w:t xml:space="preserve">The </w:t>
              </w:r>
            </w:ins>
            <w:del w:id="73" w:author="Jack Plummer" w:date="2022-08-19T14:54:00Z">
              <w:r w:rsidDel="000C4EE1">
                <w:rPr>
                  <w:rFonts w:ascii="Georgia" w:eastAsia="Times New Roman" w:hAnsi="Georgia"/>
                  <w:sz w:val="18"/>
                  <w:szCs w:val="18"/>
                </w:rPr>
                <w:delText>T</w:delText>
              </w:r>
            </w:del>
            <w:ins w:id="74" w:author="Jack Plummer" w:date="2022-08-19T14:54:00Z">
              <w:r w:rsidR="000C4EE1">
                <w:rPr>
                  <w:rFonts w:ascii="Georgia" w:eastAsia="Times New Roman" w:hAnsi="Georgia"/>
                  <w:sz w:val="18"/>
                  <w:szCs w:val="18"/>
                </w:rPr>
                <w:t>t</w:t>
              </w:r>
            </w:ins>
            <w:r>
              <w:rPr>
                <w:rFonts w:ascii="Georgia" w:eastAsia="Times New Roman" w:hAnsi="Georgia"/>
                <w:sz w:val="18"/>
                <w:szCs w:val="18"/>
              </w:rPr>
              <w:t>otal area of humid primary forest</w:t>
            </w:r>
            <w:r>
              <w:rPr>
                <w:rFonts w:ascii="Georgia" w:eastAsia="Times New Roman" w:hAnsi="Georgia"/>
                <w:sz w:val="18"/>
                <w:szCs w:val="18"/>
              </w:rPr>
              <w:t xml:space="preserve"> in Chiang Mai decreased by 2.2% and </w:t>
            </w:r>
            <w:del w:id="75" w:author="Jack Plummer" w:date="2022-08-19T14:54:00Z">
              <w:r w:rsidDel="000C4EE1">
                <w:rPr>
                  <w:rFonts w:ascii="Georgia" w:eastAsia="Times New Roman" w:hAnsi="Georgia"/>
                  <w:sz w:val="18"/>
                  <w:szCs w:val="18"/>
                </w:rPr>
                <w:delText xml:space="preserve">10% </w:delText>
              </w:r>
            </w:del>
            <w:r>
              <w:rPr>
                <w:rFonts w:ascii="Georgia" w:eastAsia="Times New Roman" w:hAnsi="Georgia"/>
                <w:sz w:val="18"/>
                <w:szCs w:val="18"/>
              </w:rPr>
              <w:t xml:space="preserve">in </w:t>
            </w:r>
            <w:proofErr w:type="spellStart"/>
            <w:r>
              <w:rPr>
                <w:rFonts w:ascii="Georgia" w:eastAsia="Times New Roman" w:hAnsi="Georgia"/>
                <w:sz w:val="18"/>
                <w:szCs w:val="18"/>
              </w:rPr>
              <w:t>Khammouan</w:t>
            </w:r>
            <w:proofErr w:type="spellEnd"/>
            <w:ins w:id="76" w:author="Jack Plummer" w:date="2022-08-19T14:54:00Z">
              <w:r w:rsidR="000C4EE1">
                <w:rPr>
                  <w:rFonts w:ascii="Georgia" w:eastAsia="Times New Roman" w:hAnsi="Georgia"/>
                  <w:sz w:val="18"/>
                  <w:szCs w:val="18"/>
                </w:rPr>
                <w:t xml:space="preserve"> by </w:t>
              </w:r>
              <w:r w:rsidR="000C4EE1">
                <w:rPr>
                  <w:rFonts w:ascii="Georgia" w:eastAsia="Times New Roman" w:hAnsi="Georgia"/>
                  <w:sz w:val="18"/>
                  <w:szCs w:val="18"/>
                </w:rPr>
                <w:t>10%</w:t>
              </w:r>
            </w:ins>
            <w:r>
              <w:rPr>
                <w:rFonts w:ascii="Georgia" w:eastAsia="Times New Roman" w:hAnsi="Georgia"/>
                <w:sz w:val="18"/>
                <w:szCs w:val="18"/>
              </w:rPr>
              <w:t xml:space="preserve"> in this </w:t>
            </w:r>
            <w:proofErr w:type="gramStart"/>
            <w:r>
              <w:rPr>
                <w:rFonts w:ascii="Georgia" w:eastAsia="Times New Roman" w:hAnsi="Georgia"/>
                <w:sz w:val="18"/>
                <w:szCs w:val="18"/>
              </w:rPr>
              <w:t>time period</w:t>
            </w:r>
            <w:proofErr w:type="gramEnd"/>
            <w:r>
              <w:rPr>
                <w:rFonts w:ascii="Georgia" w:eastAsia="Times New Roman" w:hAnsi="Georgia"/>
                <w:sz w:val="18"/>
                <w:szCs w:val="18"/>
              </w:rPr>
              <w:t xml:space="preserve"> (Global Forest Watch</w:t>
            </w:r>
            <w:del w:id="77" w:author="Jack Plummer" w:date="2022-08-19T14:54:00Z">
              <w:r w:rsidDel="000C4EE1">
                <w:rPr>
                  <w:rFonts w:ascii="Georgia" w:eastAsia="Times New Roman" w:hAnsi="Georgia"/>
                  <w:sz w:val="18"/>
                  <w:szCs w:val="18"/>
                </w:rPr>
                <w:delText>.</w:delText>
              </w:r>
            </w:del>
            <w:r>
              <w:rPr>
                <w:rFonts w:ascii="Georgia" w:eastAsia="Times New Roman" w:hAnsi="Georgia"/>
                <w:sz w:val="18"/>
                <w:szCs w:val="18"/>
              </w:rPr>
              <w:t xml:space="preserve"> 2022).</w:t>
            </w:r>
          </w:p>
        </w:tc>
      </w:tr>
    </w:tbl>
    <w:p w14:paraId="25B97414" w14:textId="77777777" w:rsidR="00000000" w:rsidRDefault="001A74E0">
      <w:pPr>
        <w:pStyle w:val="Heading2"/>
        <w:divId w:val="2021085020"/>
        <w:rPr>
          <w:rFonts w:ascii="Georgia" w:eastAsia="Times New Roman" w:hAnsi="Georgia"/>
          <w:sz w:val="27"/>
          <w:szCs w:val="27"/>
        </w:rPr>
      </w:pPr>
      <w:r>
        <w:rPr>
          <w:rFonts w:ascii="Georgia" w:eastAsia="Times New Roman" w:hAnsi="Georgia"/>
          <w:sz w:val="27"/>
          <w:szCs w:val="27"/>
        </w:rPr>
        <w:t>Systems</w:t>
      </w:r>
    </w:p>
    <w:p w14:paraId="56A6DADD" w14:textId="77777777" w:rsidR="00000000" w:rsidRDefault="001A74E0">
      <w:pPr>
        <w:pStyle w:val="NormalWeb"/>
        <w:divId w:val="2021085020"/>
        <w:rPr>
          <w:rFonts w:ascii="Georgia" w:hAnsi="Georgia"/>
        </w:rPr>
      </w:pPr>
      <w:r>
        <w:rPr>
          <w:rStyle w:val="datalabel1"/>
          <w:rFonts w:ascii="Georgia" w:hAnsi="Georgia"/>
        </w:rPr>
        <w:t xml:space="preserve">System: </w:t>
      </w:r>
      <w:r>
        <w:rPr>
          <w:rFonts w:ascii="Georgia" w:hAnsi="Georgia"/>
        </w:rPr>
        <w:t>Terrestrial</w:t>
      </w:r>
    </w:p>
    <w:p w14:paraId="5A272195" w14:textId="77777777" w:rsidR="00000000" w:rsidRDefault="001A74E0">
      <w:pPr>
        <w:pStyle w:val="Heading2"/>
        <w:divId w:val="2021085020"/>
        <w:rPr>
          <w:rFonts w:ascii="Georgia" w:eastAsia="Times New Roman" w:hAnsi="Georgia"/>
          <w:sz w:val="27"/>
          <w:szCs w:val="27"/>
        </w:rPr>
      </w:pPr>
      <w:r>
        <w:rPr>
          <w:rFonts w:ascii="Georgia" w:eastAsia="Times New Roman" w:hAnsi="Georgia"/>
          <w:sz w:val="27"/>
          <w:szCs w:val="27"/>
        </w:rPr>
        <w:t>Plant Specific</w:t>
      </w:r>
    </w:p>
    <w:p w14:paraId="2A402E0B" w14:textId="77777777" w:rsidR="00000000" w:rsidRDefault="001A74E0">
      <w:pPr>
        <w:pStyle w:val="NormalWeb"/>
        <w:divId w:val="2021085020"/>
        <w:rPr>
          <w:rFonts w:ascii="Georgia" w:hAnsi="Georgia"/>
        </w:rPr>
      </w:pPr>
      <w:r>
        <w:rPr>
          <w:rStyle w:val="datalabel1"/>
          <w:rFonts w:ascii="Georgia" w:hAnsi="Georgia"/>
        </w:rPr>
        <w:t xml:space="preserve">Wild relative of a crop? </w:t>
      </w:r>
      <w:r>
        <w:rPr>
          <w:rFonts w:ascii="Georgia" w:hAnsi="Georgia"/>
        </w:rPr>
        <w:t>No</w:t>
      </w:r>
    </w:p>
    <w:tbl>
      <w:tblPr>
        <w:tblW w:w="0" w:type="auto"/>
        <w:tblCellSpacing w:w="15" w:type="dxa"/>
        <w:tblBorders>
          <w:top w:val="single" w:sz="6" w:space="0" w:color="808080"/>
          <w:left w:val="single" w:sz="6" w:space="0" w:color="808080"/>
          <w:bottom w:val="single" w:sz="6" w:space="0" w:color="808080"/>
          <w:right w:val="single" w:sz="6" w:space="0" w:color="808080"/>
        </w:tblBorders>
        <w:tblCellMar>
          <w:top w:w="15" w:type="dxa"/>
          <w:left w:w="15" w:type="dxa"/>
          <w:bottom w:w="15" w:type="dxa"/>
          <w:right w:w="15" w:type="dxa"/>
        </w:tblCellMar>
        <w:tblLook w:val="04A0" w:firstRow="1" w:lastRow="0" w:firstColumn="1" w:lastColumn="0" w:noHBand="0" w:noVBand="1"/>
      </w:tblPr>
      <w:tblGrid>
        <w:gridCol w:w="2010"/>
      </w:tblGrid>
      <w:tr w:rsidR="00000000" w14:paraId="723E571B" w14:textId="77777777">
        <w:trPr>
          <w:divId w:val="2021085020"/>
          <w:tblCellSpacing w:w="15" w:type="dxa"/>
        </w:trPr>
        <w:tc>
          <w:tcPr>
            <w:tcW w:w="0" w:type="auto"/>
            <w:tcBorders>
              <w:bottom w:val="single" w:sz="6" w:space="0" w:color="000000"/>
            </w:tcBorders>
            <w:shd w:val="clear" w:color="auto" w:fill="BBBBBB"/>
            <w:vAlign w:val="center"/>
            <w:hideMark/>
          </w:tcPr>
          <w:p w14:paraId="7B331876" w14:textId="77777777" w:rsidR="00000000" w:rsidRDefault="001A74E0">
            <w:pPr>
              <w:spacing w:after="75"/>
              <w:rPr>
                <w:rFonts w:ascii="Georgia" w:eastAsia="Times New Roman" w:hAnsi="Georgia"/>
                <w:b/>
                <w:bCs/>
                <w:sz w:val="18"/>
                <w:szCs w:val="18"/>
              </w:rPr>
            </w:pPr>
            <w:r>
              <w:rPr>
                <w:rFonts w:ascii="Georgia" w:eastAsia="Times New Roman" w:hAnsi="Georgia"/>
                <w:b/>
                <w:bCs/>
                <w:sz w:val="18"/>
                <w:szCs w:val="18"/>
              </w:rPr>
              <w:lastRenderedPageBreak/>
              <w:t>Plant Growth Forms</w:t>
            </w:r>
          </w:p>
        </w:tc>
      </w:tr>
      <w:tr w:rsidR="00000000" w14:paraId="1AC9691D" w14:textId="77777777">
        <w:trPr>
          <w:divId w:val="2021085020"/>
          <w:tblCellSpacing w:w="15" w:type="dxa"/>
        </w:trPr>
        <w:tc>
          <w:tcPr>
            <w:tcW w:w="0" w:type="auto"/>
            <w:tcBorders>
              <w:bottom w:val="single" w:sz="6" w:space="0" w:color="CCCCCC"/>
            </w:tcBorders>
            <w:vAlign w:val="center"/>
            <w:hideMark/>
          </w:tcPr>
          <w:p w14:paraId="5CA0AAE8" w14:textId="77777777" w:rsidR="00000000" w:rsidRDefault="001A74E0">
            <w:pPr>
              <w:spacing w:after="75"/>
              <w:rPr>
                <w:rFonts w:ascii="Georgia" w:eastAsia="Times New Roman" w:hAnsi="Georgia"/>
                <w:sz w:val="18"/>
                <w:szCs w:val="18"/>
              </w:rPr>
            </w:pPr>
            <w:r>
              <w:rPr>
                <w:rFonts w:ascii="Georgia" w:eastAsia="Times New Roman" w:hAnsi="Georgia"/>
                <w:sz w:val="18"/>
                <w:szCs w:val="18"/>
              </w:rPr>
              <w:t>Tree - large</w:t>
            </w:r>
          </w:p>
        </w:tc>
      </w:tr>
    </w:tbl>
    <w:p w14:paraId="3BD2476A" w14:textId="77777777" w:rsidR="00000000" w:rsidRDefault="001A74E0">
      <w:pPr>
        <w:pStyle w:val="Heading1"/>
        <w:divId w:val="223834164"/>
        <w:rPr>
          <w:rFonts w:ascii="Georgia" w:eastAsia="Times New Roman" w:hAnsi="Georgia"/>
          <w:sz w:val="29"/>
          <w:szCs w:val="29"/>
        </w:rPr>
      </w:pPr>
      <w:r>
        <w:rPr>
          <w:rFonts w:ascii="Georgia" w:eastAsia="Times New Roman" w:hAnsi="Georgia"/>
          <w:sz w:val="29"/>
          <w:szCs w:val="29"/>
        </w:rPr>
        <w:t>Use and Trade</w:t>
      </w:r>
    </w:p>
    <w:p w14:paraId="0D0A8B19" w14:textId="77777777" w:rsidR="00000000" w:rsidRDefault="001A74E0">
      <w:pPr>
        <w:pStyle w:val="Heading2"/>
        <w:divId w:val="223834164"/>
        <w:rPr>
          <w:rFonts w:ascii="Georgia" w:eastAsia="Times New Roman" w:hAnsi="Georgia"/>
          <w:sz w:val="27"/>
          <w:szCs w:val="27"/>
        </w:rPr>
      </w:pPr>
      <w:r>
        <w:rPr>
          <w:rFonts w:ascii="Georgia" w:eastAsia="Times New Roman" w:hAnsi="Georgia"/>
          <w:sz w:val="27"/>
          <w:szCs w:val="27"/>
        </w:rPr>
        <w:t xml:space="preserve">General Use and Trade </w:t>
      </w:r>
      <w:r>
        <w:rPr>
          <w:rFonts w:ascii="Georgia" w:eastAsia="Times New Roman" w:hAnsi="Georgia"/>
          <w:sz w:val="27"/>
          <w:szCs w:val="27"/>
        </w:rPr>
        <w:t>Information</w:t>
      </w:r>
    </w:p>
    <w:p w14:paraId="6886EC89" w14:textId="77777777" w:rsidR="00000000" w:rsidRDefault="001A74E0">
      <w:pPr>
        <w:pStyle w:val="NormalWeb"/>
        <w:divId w:val="223834164"/>
        <w:rPr>
          <w:rFonts w:ascii="Georgia" w:hAnsi="Georgia"/>
        </w:rPr>
      </w:pPr>
      <w:r>
        <w:rPr>
          <w:rStyle w:val="datalabel1"/>
          <w:rFonts w:ascii="Georgia" w:hAnsi="Georgia"/>
        </w:rPr>
        <w:t xml:space="preserve">Species not utilized: </w:t>
      </w:r>
      <w:r>
        <w:rPr>
          <w:rFonts w:ascii="Georgia" w:hAnsi="Georgia"/>
        </w:rPr>
        <w:t>true</w:t>
      </w:r>
    </w:p>
    <w:p w14:paraId="1B2D354A" w14:textId="55425E02" w:rsidR="00000000" w:rsidRDefault="001A74E0">
      <w:pPr>
        <w:pStyle w:val="NormalWeb"/>
        <w:divId w:val="223834164"/>
        <w:rPr>
          <w:rFonts w:ascii="Georgia" w:hAnsi="Georgia"/>
        </w:rPr>
      </w:pPr>
      <w:r>
        <w:rPr>
          <w:rFonts w:ascii="Georgia" w:hAnsi="Georgia"/>
        </w:rPr>
        <w:t>No information is available</w:t>
      </w:r>
      <w:ins w:id="78" w:author="Jack Plummer" w:date="2022-08-19T14:54:00Z">
        <w:r w:rsidR="000C4EE1">
          <w:rPr>
            <w:rFonts w:ascii="Georgia" w:hAnsi="Georgia"/>
          </w:rPr>
          <w:t xml:space="preserve"> on the use</w:t>
        </w:r>
      </w:ins>
      <w:del w:id="79" w:author="Jack Plummer" w:date="2022-08-19T14:54:00Z">
        <w:r w:rsidDel="000C4EE1">
          <w:rPr>
            <w:rFonts w:ascii="Georgia" w:hAnsi="Georgia"/>
          </w:rPr>
          <w:delText xml:space="preserve"> for</w:delText>
        </w:r>
      </w:del>
      <w:ins w:id="80" w:author="Jack Plummer" w:date="2022-08-19T14:54:00Z">
        <w:r w:rsidR="000C4EE1">
          <w:rPr>
            <w:rFonts w:ascii="Georgia" w:hAnsi="Georgia"/>
          </w:rPr>
          <w:t xml:space="preserve"> of</w:t>
        </w:r>
      </w:ins>
      <w:r>
        <w:rPr>
          <w:rFonts w:ascii="Georgia" w:hAnsi="Georgia"/>
        </w:rPr>
        <w:t xml:space="preserve"> this species. </w:t>
      </w:r>
    </w:p>
    <w:p w14:paraId="3062127A" w14:textId="77777777" w:rsidR="00000000" w:rsidRDefault="001A74E0">
      <w:pPr>
        <w:pStyle w:val="Heading2"/>
        <w:divId w:val="223834164"/>
        <w:rPr>
          <w:rFonts w:ascii="Georgia" w:eastAsia="Times New Roman" w:hAnsi="Georgia"/>
          <w:sz w:val="27"/>
          <w:szCs w:val="27"/>
        </w:rPr>
      </w:pPr>
      <w:r>
        <w:rPr>
          <w:rFonts w:ascii="Georgia" w:eastAsia="Times New Roman" w:hAnsi="Georgia"/>
          <w:sz w:val="27"/>
          <w:szCs w:val="27"/>
        </w:rPr>
        <w:t>Non- Consumptive Use</w:t>
      </w:r>
    </w:p>
    <w:p w14:paraId="3D6BADCF" w14:textId="77777777" w:rsidR="00000000" w:rsidRDefault="001A74E0">
      <w:pPr>
        <w:pStyle w:val="NormalWeb"/>
        <w:divId w:val="223834164"/>
        <w:rPr>
          <w:rFonts w:ascii="Georgia" w:hAnsi="Georgia"/>
        </w:rPr>
      </w:pPr>
      <w:r>
        <w:rPr>
          <w:rStyle w:val="datalabel1"/>
          <w:rFonts w:ascii="Georgia" w:hAnsi="Georgia"/>
        </w:rPr>
        <w:t xml:space="preserve">Non-consumptive use of the species? </w:t>
      </w:r>
      <w:r>
        <w:rPr>
          <w:rFonts w:ascii="Georgia" w:hAnsi="Georgia"/>
        </w:rPr>
        <w:t>true</w:t>
      </w:r>
    </w:p>
    <w:p w14:paraId="66F7AFB8" w14:textId="77777777" w:rsidR="00000000" w:rsidRDefault="001A74E0">
      <w:pPr>
        <w:pStyle w:val="Heading1"/>
        <w:divId w:val="1837499488"/>
        <w:rPr>
          <w:rFonts w:ascii="Georgia" w:eastAsia="Times New Roman" w:hAnsi="Georgia"/>
          <w:sz w:val="29"/>
          <w:szCs w:val="29"/>
        </w:rPr>
      </w:pPr>
      <w:r>
        <w:rPr>
          <w:rFonts w:ascii="Georgia" w:eastAsia="Times New Roman" w:hAnsi="Georgia"/>
          <w:sz w:val="29"/>
          <w:szCs w:val="29"/>
        </w:rPr>
        <w:t>Threats</w:t>
      </w:r>
    </w:p>
    <w:p w14:paraId="471D17A9" w14:textId="5B71A404" w:rsidR="00000000" w:rsidRDefault="001A74E0">
      <w:pPr>
        <w:pStyle w:val="NormalWeb"/>
        <w:divId w:val="1837499488"/>
        <w:rPr>
          <w:rFonts w:ascii="Georgia" w:hAnsi="Georgia"/>
        </w:rPr>
      </w:pPr>
      <w:r>
        <w:rPr>
          <w:rFonts w:ascii="Georgia" w:hAnsi="Georgia"/>
        </w:rPr>
        <w:t>The</w:t>
      </w:r>
      <w:ins w:id="81" w:author="Jack Plummer" w:date="2022-08-19T14:54:00Z">
        <w:r w:rsidR="000C4EE1">
          <w:rPr>
            <w:rFonts w:ascii="Georgia" w:hAnsi="Georgia"/>
          </w:rPr>
          <w:t xml:space="preserve"> major</w:t>
        </w:r>
      </w:ins>
      <w:r>
        <w:rPr>
          <w:rFonts w:ascii="Georgia" w:hAnsi="Georgia"/>
        </w:rPr>
        <w:t xml:space="preserve"> threat to this species is </w:t>
      </w:r>
      <w:del w:id="82" w:author="Jack Plummer" w:date="2022-08-19T14:55:00Z">
        <w:r w:rsidDel="000C4EE1">
          <w:rPr>
            <w:rFonts w:ascii="Georgia" w:hAnsi="Georgia"/>
          </w:rPr>
          <w:delText xml:space="preserve">the </w:delText>
        </w:r>
      </w:del>
      <w:r>
        <w:rPr>
          <w:rFonts w:ascii="Georgia" w:hAnsi="Georgia"/>
        </w:rPr>
        <w:t>continued deforestation throughout Thailand and Laos</w:t>
      </w:r>
      <w:del w:id="83" w:author="Jack Plummer" w:date="2022-08-19T14:55:00Z">
        <w:r w:rsidDel="000C4EE1">
          <w:rPr>
            <w:rFonts w:ascii="Georgia" w:hAnsi="Georgia"/>
          </w:rPr>
          <w:delText>,</w:delText>
        </w:r>
      </w:del>
      <w:ins w:id="84" w:author="Jack Plummer" w:date="2022-08-19T14:55:00Z">
        <w:r w:rsidR="000C4EE1">
          <w:rPr>
            <w:rFonts w:ascii="Georgia" w:hAnsi="Georgia"/>
          </w:rPr>
          <w:t>. B</w:t>
        </w:r>
      </w:ins>
      <w:del w:id="85" w:author="Jack Plummer" w:date="2022-08-19T14:55:00Z">
        <w:r w:rsidDel="000C4EE1">
          <w:rPr>
            <w:rFonts w:ascii="Georgia" w:hAnsi="Georgia"/>
          </w:rPr>
          <w:delText xml:space="preserve"> </w:delText>
        </w:r>
        <w:r w:rsidDel="000C4EE1">
          <w:rPr>
            <w:rFonts w:ascii="Georgia" w:hAnsi="Georgia"/>
          </w:rPr>
          <w:delText>which b</w:delText>
        </w:r>
      </w:del>
      <w:r>
        <w:rPr>
          <w:rFonts w:ascii="Georgia" w:hAnsi="Georgia"/>
        </w:rPr>
        <w:t>etwee</w:t>
      </w:r>
      <w:r>
        <w:rPr>
          <w:rFonts w:ascii="Georgia" w:hAnsi="Georgia"/>
        </w:rPr>
        <w:t xml:space="preserve">n 2002 and 2021, </w:t>
      </w:r>
      <w:del w:id="86" w:author="Jack Plummer" w:date="2022-08-19T14:55:00Z">
        <w:r w:rsidDel="000C4EE1">
          <w:rPr>
            <w:rFonts w:ascii="Georgia" w:hAnsi="Georgia"/>
          </w:rPr>
          <w:delText xml:space="preserve">forest cover in </w:delText>
        </w:r>
      </w:del>
      <w:r>
        <w:rPr>
          <w:rFonts w:ascii="Georgia" w:hAnsi="Georgia"/>
        </w:rPr>
        <w:t xml:space="preserve">Chiang Mai, Thailand and </w:t>
      </w:r>
      <w:proofErr w:type="spellStart"/>
      <w:r>
        <w:rPr>
          <w:rFonts w:ascii="Georgia" w:hAnsi="Georgia"/>
        </w:rPr>
        <w:t>Khammouan</w:t>
      </w:r>
      <w:proofErr w:type="spellEnd"/>
      <w:ins w:id="87" w:author="Jack Plummer" w:date="2022-08-19T14:55:00Z">
        <w:r w:rsidR="000C4EE1">
          <w:rPr>
            <w:rFonts w:ascii="Georgia" w:hAnsi="Georgia"/>
          </w:rPr>
          <w:t xml:space="preserve">, </w:t>
        </w:r>
      </w:ins>
      <w:del w:id="88" w:author="Jack Plummer" w:date="2022-08-19T14:55:00Z">
        <w:r w:rsidDel="000C4EE1">
          <w:rPr>
            <w:rFonts w:ascii="Georgia" w:hAnsi="Georgia"/>
          </w:rPr>
          <w:delText xml:space="preserve"> (</w:delText>
        </w:r>
      </w:del>
      <w:r>
        <w:rPr>
          <w:rFonts w:ascii="Georgia" w:hAnsi="Georgia"/>
        </w:rPr>
        <w:t>Laos</w:t>
      </w:r>
      <w:del w:id="89" w:author="Jack Plummer" w:date="2022-08-19T14:55:00Z">
        <w:r w:rsidDel="000C4EE1">
          <w:rPr>
            <w:rFonts w:ascii="Georgia" w:hAnsi="Georgia"/>
          </w:rPr>
          <w:delText>)</w:delText>
        </w:r>
      </w:del>
      <w:r>
        <w:rPr>
          <w:rFonts w:ascii="Georgia" w:hAnsi="Georgia"/>
        </w:rPr>
        <w:t xml:space="preserve"> lost 6.92 kha and 107 Kha of humid primary forest respectively, making up 6.4% and 57% of</w:t>
      </w:r>
      <w:ins w:id="90" w:author="Jack Plummer" w:date="2022-08-19T14:55:00Z">
        <w:r w:rsidR="000C4EE1">
          <w:rPr>
            <w:rFonts w:ascii="Georgia" w:hAnsi="Georgia"/>
          </w:rPr>
          <w:t xml:space="preserve"> their</w:t>
        </w:r>
      </w:ins>
      <w:del w:id="91" w:author="Jack Plummer" w:date="2022-08-19T14:55:00Z">
        <w:r w:rsidDel="000C4EE1">
          <w:rPr>
            <w:rFonts w:ascii="Georgia" w:hAnsi="Georgia"/>
          </w:rPr>
          <w:delText xml:space="preserve"> its</w:delText>
        </w:r>
      </w:del>
      <w:r>
        <w:rPr>
          <w:rFonts w:ascii="Georgia" w:hAnsi="Georgia"/>
        </w:rPr>
        <w:t xml:space="preserve"> total tree cover loss in the same </w:t>
      </w:r>
      <w:proofErr w:type="gramStart"/>
      <w:r>
        <w:rPr>
          <w:rFonts w:ascii="Georgia" w:hAnsi="Georgia"/>
        </w:rPr>
        <w:t>time period</w:t>
      </w:r>
      <w:proofErr w:type="gramEnd"/>
      <w:r>
        <w:rPr>
          <w:rFonts w:ascii="Georgia" w:hAnsi="Georgia"/>
        </w:rPr>
        <w:t xml:space="preserve">. </w:t>
      </w:r>
      <w:ins w:id="92" w:author="Jack Plummer" w:date="2022-08-19T14:55:00Z">
        <w:r w:rsidR="000C4EE1">
          <w:rPr>
            <w:rFonts w:ascii="Georgia" w:hAnsi="Georgia"/>
          </w:rPr>
          <w:t xml:space="preserve">The </w:t>
        </w:r>
      </w:ins>
      <w:del w:id="93" w:author="Jack Plummer" w:date="2022-08-19T14:55:00Z">
        <w:r w:rsidDel="000C4EE1">
          <w:rPr>
            <w:rFonts w:ascii="Georgia" w:hAnsi="Georgia"/>
          </w:rPr>
          <w:delText>T</w:delText>
        </w:r>
      </w:del>
      <w:ins w:id="94" w:author="Jack Plummer" w:date="2022-08-19T14:55:00Z">
        <w:r w:rsidR="000C4EE1">
          <w:rPr>
            <w:rFonts w:ascii="Georgia" w:hAnsi="Georgia"/>
          </w:rPr>
          <w:t>t</w:t>
        </w:r>
      </w:ins>
      <w:r>
        <w:rPr>
          <w:rFonts w:ascii="Georgia" w:hAnsi="Georgia"/>
        </w:rPr>
        <w:t>otal area of humid primary forest in Ch</w:t>
      </w:r>
      <w:r>
        <w:rPr>
          <w:rFonts w:ascii="Georgia" w:hAnsi="Georgia"/>
        </w:rPr>
        <w:t xml:space="preserve">iang Mai decreased by 2.2% and </w:t>
      </w:r>
      <w:del w:id="95" w:author="Jack Plummer" w:date="2022-08-19T14:55:00Z">
        <w:r w:rsidDel="000C4EE1">
          <w:rPr>
            <w:rFonts w:ascii="Georgia" w:hAnsi="Georgia"/>
          </w:rPr>
          <w:delText xml:space="preserve">10% </w:delText>
        </w:r>
      </w:del>
      <w:r>
        <w:rPr>
          <w:rFonts w:ascii="Georgia" w:hAnsi="Georgia"/>
        </w:rPr>
        <w:t xml:space="preserve">in </w:t>
      </w:r>
      <w:proofErr w:type="spellStart"/>
      <w:r>
        <w:rPr>
          <w:rFonts w:ascii="Georgia" w:hAnsi="Georgia"/>
        </w:rPr>
        <w:t>Khammouan</w:t>
      </w:r>
      <w:proofErr w:type="spellEnd"/>
      <w:ins w:id="96" w:author="Jack Plummer" w:date="2022-08-19T14:55:00Z">
        <w:r w:rsidR="000C4EE1">
          <w:rPr>
            <w:rFonts w:ascii="Georgia" w:hAnsi="Georgia"/>
          </w:rPr>
          <w:t xml:space="preserve"> by </w:t>
        </w:r>
        <w:r w:rsidR="000C4EE1">
          <w:rPr>
            <w:rFonts w:ascii="Georgia" w:hAnsi="Georgia"/>
          </w:rPr>
          <w:t>10%</w:t>
        </w:r>
      </w:ins>
      <w:r>
        <w:rPr>
          <w:rFonts w:ascii="Georgia" w:hAnsi="Georgia"/>
        </w:rPr>
        <w:t xml:space="preserve"> in this </w:t>
      </w:r>
      <w:proofErr w:type="gramStart"/>
      <w:r>
        <w:rPr>
          <w:rFonts w:ascii="Georgia" w:hAnsi="Georgia"/>
        </w:rPr>
        <w:t>time period</w:t>
      </w:r>
      <w:proofErr w:type="gramEnd"/>
      <w:r>
        <w:rPr>
          <w:rFonts w:ascii="Georgia" w:hAnsi="Georgia"/>
        </w:rPr>
        <w:t xml:space="preserve"> (Global Forest Watch</w:t>
      </w:r>
      <w:del w:id="97" w:author="Jack Plummer" w:date="2022-08-19T14:56:00Z">
        <w:r w:rsidDel="000C4EE1">
          <w:rPr>
            <w:rFonts w:ascii="Georgia" w:hAnsi="Georgia"/>
          </w:rPr>
          <w:delText>.</w:delText>
        </w:r>
      </w:del>
      <w:r>
        <w:rPr>
          <w:rFonts w:ascii="Georgia" w:hAnsi="Georgia"/>
        </w:rPr>
        <w:t xml:space="preserve"> </w:t>
      </w:r>
      <w:commentRangeStart w:id="98"/>
      <w:r>
        <w:rPr>
          <w:rFonts w:ascii="Georgia" w:hAnsi="Georgia"/>
        </w:rPr>
        <w:t>2022</w:t>
      </w:r>
      <w:commentRangeEnd w:id="98"/>
      <w:r w:rsidR="000C4EE1">
        <w:rPr>
          <w:rStyle w:val="CommentReference"/>
        </w:rPr>
        <w:commentReference w:id="98"/>
      </w:r>
      <w:r>
        <w:rPr>
          <w:rFonts w:ascii="Georgia" w:hAnsi="Georgia"/>
        </w:rPr>
        <w:t>). </w:t>
      </w:r>
    </w:p>
    <w:p w14:paraId="422184DD" w14:textId="77777777" w:rsidR="00000000" w:rsidRDefault="001A74E0">
      <w:pPr>
        <w:pStyle w:val="Heading2"/>
        <w:divId w:val="1837499488"/>
        <w:rPr>
          <w:rFonts w:ascii="Georgia" w:eastAsia="Times New Roman" w:hAnsi="Georgia"/>
          <w:sz w:val="27"/>
          <w:szCs w:val="27"/>
        </w:rPr>
      </w:pPr>
      <w:r>
        <w:rPr>
          <w:rFonts w:ascii="Georgia" w:eastAsia="Times New Roman" w:hAnsi="Georgia"/>
          <w:sz w:val="27"/>
          <w:szCs w:val="27"/>
        </w:rPr>
        <w:t>Threats Classification Scheme</w:t>
      </w:r>
    </w:p>
    <w:tbl>
      <w:tblPr>
        <w:tblW w:w="0" w:type="auto"/>
        <w:tblCellSpacing w:w="15" w:type="dxa"/>
        <w:tblBorders>
          <w:top w:val="single" w:sz="6" w:space="0" w:color="808080"/>
          <w:left w:val="single" w:sz="6" w:space="0" w:color="808080"/>
          <w:bottom w:val="single" w:sz="6" w:space="0" w:color="808080"/>
          <w:right w:val="single" w:sz="6" w:space="0" w:color="808080"/>
        </w:tblBorders>
        <w:tblCellMar>
          <w:top w:w="15" w:type="dxa"/>
          <w:left w:w="15" w:type="dxa"/>
          <w:bottom w:w="15" w:type="dxa"/>
          <w:right w:w="15" w:type="dxa"/>
        </w:tblCellMar>
        <w:tblLook w:val="04A0" w:firstRow="1" w:lastRow="0" w:firstColumn="1" w:lastColumn="0" w:noHBand="0" w:noVBand="1"/>
      </w:tblPr>
      <w:tblGrid>
        <w:gridCol w:w="5700"/>
        <w:gridCol w:w="740"/>
        <w:gridCol w:w="609"/>
        <w:gridCol w:w="815"/>
        <w:gridCol w:w="1146"/>
      </w:tblGrid>
      <w:tr w:rsidR="00000000" w14:paraId="4296B90C" w14:textId="77777777">
        <w:trPr>
          <w:divId w:val="1837499488"/>
          <w:tblCellSpacing w:w="15" w:type="dxa"/>
        </w:trPr>
        <w:tc>
          <w:tcPr>
            <w:tcW w:w="0" w:type="auto"/>
            <w:tcBorders>
              <w:bottom w:val="single" w:sz="6" w:space="0" w:color="000000"/>
            </w:tcBorders>
            <w:shd w:val="clear" w:color="auto" w:fill="BBBBBB"/>
            <w:vAlign w:val="center"/>
            <w:hideMark/>
          </w:tcPr>
          <w:p w14:paraId="1AF2DD4A" w14:textId="77777777" w:rsidR="00000000" w:rsidRDefault="001A74E0">
            <w:pPr>
              <w:spacing w:after="75"/>
              <w:rPr>
                <w:rFonts w:ascii="Georgia" w:eastAsia="Times New Roman" w:hAnsi="Georgia"/>
                <w:b/>
                <w:bCs/>
                <w:sz w:val="18"/>
                <w:szCs w:val="18"/>
              </w:rPr>
            </w:pPr>
            <w:r>
              <w:rPr>
                <w:rFonts w:ascii="Georgia" w:eastAsia="Times New Roman" w:hAnsi="Georgia"/>
                <w:b/>
                <w:bCs/>
                <w:sz w:val="18"/>
                <w:szCs w:val="18"/>
              </w:rPr>
              <w:t>Threat</w:t>
            </w:r>
          </w:p>
        </w:tc>
        <w:tc>
          <w:tcPr>
            <w:tcW w:w="0" w:type="auto"/>
            <w:tcBorders>
              <w:bottom w:val="single" w:sz="6" w:space="0" w:color="000000"/>
            </w:tcBorders>
            <w:shd w:val="clear" w:color="auto" w:fill="BBBBBB"/>
            <w:vAlign w:val="center"/>
            <w:hideMark/>
          </w:tcPr>
          <w:p w14:paraId="722032E7" w14:textId="77777777" w:rsidR="00000000" w:rsidRDefault="001A74E0">
            <w:pPr>
              <w:spacing w:after="75"/>
              <w:rPr>
                <w:rFonts w:ascii="Georgia" w:eastAsia="Times New Roman" w:hAnsi="Georgia"/>
                <w:b/>
                <w:bCs/>
                <w:sz w:val="18"/>
                <w:szCs w:val="18"/>
              </w:rPr>
            </w:pPr>
            <w:r>
              <w:rPr>
                <w:rFonts w:ascii="Georgia" w:eastAsia="Times New Roman" w:hAnsi="Georgia"/>
                <w:b/>
                <w:bCs/>
                <w:sz w:val="18"/>
                <w:szCs w:val="18"/>
              </w:rPr>
              <w:t>Timing</w:t>
            </w:r>
          </w:p>
        </w:tc>
        <w:tc>
          <w:tcPr>
            <w:tcW w:w="0" w:type="auto"/>
            <w:tcBorders>
              <w:bottom w:val="single" w:sz="6" w:space="0" w:color="000000"/>
            </w:tcBorders>
            <w:shd w:val="clear" w:color="auto" w:fill="BBBBBB"/>
            <w:vAlign w:val="center"/>
            <w:hideMark/>
          </w:tcPr>
          <w:p w14:paraId="584DABA5" w14:textId="77777777" w:rsidR="00000000" w:rsidRDefault="001A74E0">
            <w:pPr>
              <w:spacing w:after="75"/>
              <w:rPr>
                <w:rFonts w:ascii="Georgia" w:eastAsia="Times New Roman" w:hAnsi="Georgia"/>
                <w:b/>
                <w:bCs/>
                <w:sz w:val="18"/>
                <w:szCs w:val="18"/>
              </w:rPr>
            </w:pPr>
            <w:r>
              <w:rPr>
                <w:rFonts w:ascii="Georgia" w:eastAsia="Times New Roman" w:hAnsi="Georgia"/>
                <w:b/>
                <w:bCs/>
                <w:sz w:val="18"/>
                <w:szCs w:val="18"/>
              </w:rPr>
              <w:t>Scope</w:t>
            </w:r>
          </w:p>
        </w:tc>
        <w:tc>
          <w:tcPr>
            <w:tcW w:w="0" w:type="auto"/>
            <w:tcBorders>
              <w:bottom w:val="single" w:sz="6" w:space="0" w:color="000000"/>
            </w:tcBorders>
            <w:shd w:val="clear" w:color="auto" w:fill="BBBBBB"/>
            <w:vAlign w:val="center"/>
            <w:hideMark/>
          </w:tcPr>
          <w:p w14:paraId="36BED027" w14:textId="77777777" w:rsidR="00000000" w:rsidRDefault="001A74E0">
            <w:pPr>
              <w:spacing w:after="75"/>
              <w:rPr>
                <w:rFonts w:ascii="Georgia" w:eastAsia="Times New Roman" w:hAnsi="Georgia"/>
                <w:b/>
                <w:bCs/>
                <w:sz w:val="18"/>
                <w:szCs w:val="18"/>
              </w:rPr>
            </w:pPr>
            <w:r>
              <w:rPr>
                <w:rFonts w:ascii="Georgia" w:eastAsia="Times New Roman" w:hAnsi="Georgia"/>
                <w:b/>
                <w:bCs/>
                <w:sz w:val="18"/>
                <w:szCs w:val="18"/>
              </w:rPr>
              <w:t>Severity</w:t>
            </w:r>
          </w:p>
        </w:tc>
        <w:tc>
          <w:tcPr>
            <w:tcW w:w="0" w:type="auto"/>
            <w:tcBorders>
              <w:bottom w:val="single" w:sz="6" w:space="0" w:color="000000"/>
            </w:tcBorders>
            <w:shd w:val="clear" w:color="auto" w:fill="BBBBBB"/>
            <w:vAlign w:val="center"/>
            <w:hideMark/>
          </w:tcPr>
          <w:p w14:paraId="514441A2" w14:textId="77777777" w:rsidR="00000000" w:rsidRDefault="001A74E0">
            <w:pPr>
              <w:spacing w:after="75"/>
              <w:rPr>
                <w:rFonts w:ascii="Georgia" w:eastAsia="Times New Roman" w:hAnsi="Georgia"/>
                <w:b/>
                <w:bCs/>
                <w:sz w:val="18"/>
                <w:szCs w:val="18"/>
              </w:rPr>
            </w:pPr>
            <w:r>
              <w:rPr>
                <w:rFonts w:ascii="Georgia" w:eastAsia="Times New Roman" w:hAnsi="Georgia"/>
                <w:b/>
                <w:bCs/>
                <w:sz w:val="18"/>
                <w:szCs w:val="18"/>
              </w:rPr>
              <w:t>Impact Score</w:t>
            </w:r>
          </w:p>
        </w:tc>
      </w:tr>
      <w:tr w:rsidR="00000000" w14:paraId="7099D4F4" w14:textId="77777777">
        <w:trPr>
          <w:divId w:val="1837499488"/>
          <w:tblCellSpacing w:w="15" w:type="dxa"/>
        </w:trPr>
        <w:tc>
          <w:tcPr>
            <w:tcW w:w="0" w:type="auto"/>
            <w:vAlign w:val="center"/>
            <w:hideMark/>
          </w:tcPr>
          <w:p w14:paraId="2B45C8FE" w14:textId="77777777" w:rsidR="00000000" w:rsidRDefault="001A74E0">
            <w:pPr>
              <w:spacing w:after="75"/>
              <w:rPr>
                <w:rFonts w:ascii="Georgia" w:eastAsia="Times New Roman" w:hAnsi="Georgia"/>
                <w:sz w:val="18"/>
                <w:szCs w:val="18"/>
              </w:rPr>
            </w:pPr>
            <w:r>
              <w:rPr>
                <w:rFonts w:ascii="Georgia" w:eastAsia="Times New Roman" w:hAnsi="Georgia"/>
                <w:sz w:val="18"/>
                <w:szCs w:val="18"/>
              </w:rPr>
              <w:t>2.1.1. Agriculture &amp; aquaculture -&gt; Annual &amp; perennial non-timber crops -&gt; Shifting a</w:t>
            </w:r>
            <w:r>
              <w:rPr>
                <w:rFonts w:ascii="Georgia" w:eastAsia="Times New Roman" w:hAnsi="Georgia"/>
                <w:sz w:val="18"/>
                <w:szCs w:val="18"/>
              </w:rPr>
              <w:t>griculture</w:t>
            </w:r>
          </w:p>
        </w:tc>
        <w:tc>
          <w:tcPr>
            <w:tcW w:w="0" w:type="auto"/>
            <w:vAlign w:val="center"/>
            <w:hideMark/>
          </w:tcPr>
          <w:p w14:paraId="2F3C84A0" w14:textId="77777777" w:rsidR="00000000" w:rsidRDefault="001A74E0">
            <w:pPr>
              <w:spacing w:after="75"/>
              <w:rPr>
                <w:rFonts w:ascii="Georgia" w:eastAsia="Times New Roman" w:hAnsi="Georgia"/>
                <w:sz w:val="18"/>
                <w:szCs w:val="18"/>
              </w:rPr>
            </w:pPr>
            <w:r>
              <w:rPr>
                <w:rFonts w:ascii="Georgia" w:eastAsia="Times New Roman" w:hAnsi="Georgia"/>
                <w:sz w:val="18"/>
                <w:szCs w:val="18"/>
              </w:rPr>
              <w:t>Ongoing</w:t>
            </w:r>
          </w:p>
        </w:tc>
        <w:tc>
          <w:tcPr>
            <w:tcW w:w="0" w:type="auto"/>
            <w:vAlign w:val="center"/>
            <w:hideMark/>
          </w:tcPr>
          <w:p w14:paraId="3FB8CB7C" w14:textId="77777777" w:rsidR="00000000" w:rsidRDefault="001A74E0">
            <w:pPr>
              <w:spacing w:after="75"/>
              <w:rPr>
                <w:rFonts w:ascii="Georgia" w:eastAsia="Times New Roman" w:hAnsi="Georgia"/>
                <w:sz w:val="18"/>
                <w:szCs w:val="18"/>
              </w:rPr>
            </w:pPr>
            <w:r>
              <w:rPr>
                <w:rFonts w:ascii="Georgia" w:eastAsia="Times New Roman" w:hAnsi="Georgia"/>
                <w:sz w:val="18"/>
                <w:szCs w:val="18"/>
              </w:rPr>
              <w:t>-</w:t>
            </w:r>
          </w:p>
        </w:tc>
        <w:tc>
          <w:tcPr>
            <w:tcW w:w="0" w:type="auto"/>
            <w:vAlign w:val="center"/>
            <w:hideMark/>
          </w:tcPr>
          <w:p w14:paraId="2F633A53" w14:textId="77777777" w:rsidR="00000000" w:rsidRDefault="001A74E0">
            <w:pPr>
              <w:spacing w:after="75"/>
              <w:rPr>
                <w:rFonts w:ascii="Georgia" w:eastAsia="Times New Roman" w:hAnsi="Georgia"/>
                <w:sz w:val="18"/>
                <w:szCs w:val="18"/>
              </w:rPr>
            </w:pPr>
            <w:r>
              <w:rPr>
                <w:rFonts w:ascii="Georgia" w:eastAsia="Times New Roman" w:hAnsi="Georgia"/>
                <w:sz w:val="18"/>
                <w:szCs w:val="18"/>
              </w:rPr>
              <w:t>-</w:t>
            </w:r>
          </w:p>
        </w:tc>
        <w:tc>
          <w:tcPr>
            <w:tcW w:w="0" w:type="auto"/>
            <w:vAlign w:val="center"/>
            <w:hideMark/>
          </w:tcPr>
          <w:p w14:paraId="0CC159AC" w14:textId="77777777" w:rsidR="00000000" w:rsidRDefault="001A74E0">
            <w:pPr>
              <w:spacing w:after="75"/>
              <w:rPr>
                <w:rFonts w:ascii="Georgia" w:eastAsia="Times New Roman" w:hAnsi="Georgia"/>
                <w:sz w:val="18"/>
                <w:szCs w:val="18"/>
              </w:rPr>
            </w:pPr>
            <w:r>
              <w:rPr>
                <w:rFonts w:ascii="Georgia" w:eastAsia="Times New Roman" w:hAnsi="Georgia"/>
                <w:sz w:val="18"/>
                <w:szCs w:val="18"/>
              </w:rPr>
              <w:t>Low Impact: 3</w:t>
            </w:r>
          </w:p>
        </w:tc>
      </w:tr>
    </w:tbl>
    <w:p w14:paraId="588B7AB1" w14:textId="77777777" w:rsidR="00000000" w:rsidRDefault="001A74E0">
      <w:pPr>
        <w:pStyle w:val="Heading1"/>
        <w:divId w:val="1817642176"/>
        <w:rPr>
          <w:rFonts w:ascii="Georgia" w:eastAsia="Times New Roman" w:hAnsi="Georgia"/>
          <w:sz w:val="29"/>
          <w:szCs w:val="29"/>
        </w:rPr>
      </w:pPr>
      <w:r>
        <w:rPr>
          <w:rFonts w:ascii="Georgia" w:eastAsia="Times New Roman" w:hAnsi="Georgia"/>
          <w:sz w:val="29"/>
          <w:szCs w:val="29"/>
        </w:rPr>
        <w:t>Conservation</w:t>
      </w:r>
    </w:p>
    <w:p w14:paraId="79EEC16C" w14:textId="6715C323" w:rsidR="00000000" w:rsidRDefault="001A74E0">
      <w:pPr>
        <w:pStyle w:val="NormalWeb"/>
        <w:divId w:val="1817642176"/>
        <w:rPr>
          <w:rFonts w:ascii="Georgia" w:hAnsi="Georgia"/>
        </w:rPr>
      </w:pPr>
      <w:r>
        <w:rPr>
          <w:rFonts w:ascii="Georgia" w:hAnsi="Georgia"/>
        </w:rPr>
        <w:t>There are no direct conservation measures in place for this species at present. The species is not known to be represented in </w:t>
      </w:r>
      <w:r>
        <w:rPr>
          <w:rStyle w:val="Emphasis"/>
          <w:rFonts w:ascii="Georgia" w:hAnsi="Georgia"/>
        </w:rPr>
        <w:t>ex situ</w:t>
      </w:r>
      <w:r>
        <w:rPr>
          <w:rFonts w:ascii="Georgia" w:hAnsi="Georgia"/>
        </w:rPr>
        <w:t> </w:t>
      </w:r>
      <w:r>
        <w:rPr>
          <w:rFonts w:ascii="Georgia" w:hAnsi="Georgia"/>
        </w:rPr>
        <w:t xml:space="preserve">conservation in botanic gardens or gene banks (BGCI 2021, </w:t>
      </w:r>
      <w:proofErr w:type="spellStart"/>
      <w:r>
        <w:rPr>
          <w:rFonts w:ascii="Georgia" w:hAnsi="Georgia"/>
        </w:rPr>
        <w:t>Genesys</w:t>
      </w:r>
      <w:proofErr w:type="spellEnd"/>
      <w:r>
        <w:rPr>
          <w:rFonts w:ascii="Georgia" w:hAnsi="Georgia"/>
        </w:rPr>
        <w:t xml:space="preserve"> 2021).</w:t>
      </w:r>
      <w:r>
        <w:rPr>
          <w:rFonts w:ascii="Georgia" w:hAnsi="Georgia"/>
        </w:rPr>
        <w:br/>
      </w:r>
      <w:ins w:id="99" w:author="Jack Plummer" w:date="2022-08-19T14:56:00Z">
        <w:r w:rsidR="000C4EE1">
          <w:rPr>
            <w:rFonts w:ascii="Georgia" w:hAnsi="Georgia"/>
          </w:rPr>
          <w:t xml:space="preserve">It has been described as </w:t>
        </w:r>
      </w:ins>
      <w:del w:id="100" w:author="Jack Plummer" w:date="2022-08-19T14:56:00Z">
        <w:r w:rsidDel="000C4EE1">
          <w:rPr>
            <w:rFonts w:ascii="Georgia" w:hAnsi="Georgia"/>
          </w:rPr>
          <w:delText>R</w:delText>
        </w:r>
      </w:del>
      <w:ins w:id="101" w:author="Jack Plummer" w:date="2022-08-19T14:56:00Z">
        <w:r w:rsidR="000C4EE1">
          <w:rPr>
            <w:rFonts w:ascii="Georgia" w:hAnsi="Georgia"/>
          </w:rPr>
          <w:t>r</w:t>
        </w:r>
      </w:ins>
      <w:r>
        <w:rPr>
          <w:rFonts w:ascii="Georgia" w:hAnsi="Georgia"/>
        </w:rPr>
        <w:t>are (Voradol </w:t>
      </w:r>
      <w:r>
        <w:rPr>
          <w:rStyle w:val="Emphasis"/>
          <w:rFonts w:ascii="Georgia" w:hAnsi="Georgia"/>
        </w:rPr>
        <w:t>et al.</w:t>
      </w:r>
      <w:r>
        <w:rPr>
          <w:rFonts w:ascii="Georgia" w:hAnsi="Georgia"/>
        </w:rPr>
        <w:t> 2017).</w:t>
      </w:r>
    </w:p>
    <w:p w14:paraId="577F465E" w14:textId="77777777" w:rsidR="00000000" w:rsidRDefault="001A74E0">
      <w:pPr>
        <w:pStyle w:val="Heading2"/>
        <w:divId w:val="1817642176"/>
        <w:rPr>
          <w:rFonts w:ascii="Georgia" w:eastAsia="Times New Roman" w:hAnsi="Georgia"/>
          <w:sz w:val="27"/>
          <w:szCs w:val="27"/>
        </w:rPr>
      </w:pPr>
      <w:r>
        <w:rPr>
          <w:rFonts w:ascii="Georgia" w:eastAsia="Times New Roman" w:hAnsi="Georgia"/>
          <w:sz w:val="27"/>
          <w:szCs w:val="27"/>
        </w:rPr>
        <w:t>Conservation Actions In- Place</w:t>
      </w:r>
    </w:p>
    <w:tbl>
      <w:tblPr>
        <w:tblW w:w="0" w:type="auto"/>
        <w:tblCellSpacing w:w="15" w:type="dxa"/>
        <w:tblBorders>
          <w:top w:val="single" w:sz="6" w:space="0" w:color="808080"/>
          <w:left w:val="single" w:sz="6" w:space="0" w:color="808080"/>
          <w:bottom w:val="single" w:sz="6" w:space="0" w:color="808080"/>
          <w:right w:val="single" w:sz="6" w:space="0" w:color="808080"/>
        </w:tblBorders>
        <w:tblCellMar>
          <w:top w:w="15" w:type="dxa"/>
          <w:left w:w="15" w:type="dxa"/>
          <w:bottom w:w="15" w:type="dxa"/>
          <w:right w:w="15" w:type="dxa"/>
        </w:tblCellMar>
        <w:tblLook w:val="04A0" w:firstRow="1" w:lastRow="0" w:firstColumn="1" w:lastColumn="0" w:noHBand="0" w:noVBand="1"/>
      </w:tblPr>
      <w:tblGrid>
        <w:gridCol w:w="2064"/>
        <w:gridCol w:w="530"/>
      </w:tblGrid>
      <w:tr w:rsidR="00000000" w14:paraId="1118AD26" w14:textId="77777777">
        <w:trPr>
          <w:divId w:val="1817642176"/>
          <w:tblCellSpacing w:w="15" w:type="dxa"/>
        </w:trPr>
        <w:tc>
          <w:tcPr>
            <w:tcW w:w="0" w:type="auto"/>
            <w:tcBorders>
              <w:bottom w:val="single" w:sz="6" w:space="0" w:color="000000"/>
            </w:tcBorders>
            <w:shd w:val="clear" w:color="auto" w:fill="BBBBBB"/>
            <w:vAlign w:val="center"/>
            <w:hideMark/>
          </w:tcPr>
          <w:p w14:paraId="48BB60FC" w14:textId="77777777" w:rsidR="00000000" w:rsidRDefault="001A74E0">
            <w:pPr>
              <w:spacing w:after="75"/>
              <w:rPr>
                <w:rFonts w:ascii="Georgia" w:eastAsia="Times New Roman" w:hAnsi="Georgia"/>
                <w:b/>
                <w:bCs/>
                <w:sz w:val="18"/>
                <w:szCs w:val="18"/>
              </w:rPr>
            </w:pPr>
            <w:r>
              <w:rPr>
                <w:rFonts w:ascii="Georgia" w:eastAsia="Times New Roman" w:hAnsi="Georgia"/>
                <w:b/>
                <w:bCs/>
                <w:sz w:val="18"/>
                <w:szCs w:val="18"/>
              </w:rPr>
              <w:t>Action Recovery Plan</w:t>
            </w:r>
          </w:p>
        </w:tc>
        <w:tc>
          <w:tcPr>
            <w:tcW w:w="0" w:type="auto"/>
            <w:tcBorders>
              <w:bottom w:val="single" w:sz="6" w:space="0" w:color="000000"/>
            </w:tcBorders>
            <w:shd w:val="clear" w:color="auto" w:fill="BBBBBB"/>
            <w:vAlign w:val="center"/>
            <w:hideMark/>
          </w:tcPr>
          <w:p w14:paraId="57847F68" w14:textId="77777777" w:rsidR="00000000" w:rsidRDefault="001A74E0">
            <w:pPr>
              <w:spacing w:after="75"/>
              <w:rPr>
                <w:rFonts w:ascii="Georgia" w:eastAsia="Times New Roman" w:hAnsi="Georgia"/>
                <w:b/>
                <w:bCs/>
                <w:sz w:val="18"/>
                <w:szCs w:val="18"/>
              </w:rPr>
            </w:pPr>
            <w:r>
              <w:rPr>
                <w:rFonts w:ascii="Georgia" w:eastAsia="Times New Roman" w:hAnsi="Georgia"/>
                <w:b/>
                <w:bCs/>
                <w:sz w:val="18"/>
                <w:szCs w:val="18"/>
              </w:rPr>
              <w:t>Note</w:t>
            </w:r>
          </w:p>
        </w:tc>
      </w:tr>
      <w:tr w:rsidR="00000000" w14:paraId="3AC8388F" w14:textId="77777777">
        <w:trPr>
          <w:divId w:val="1817642176"/>
          <w:tblCellSpacing w:w="15" w:type="dxa"/>
        </w:trPr>
        <w:tc>
          <w:tcPr>
            <w:tcW w:w="0" w:type="auto"/>
            <w:vAlign w:val="center"/>
            <w:hideMark/>
          </w:tcPr>
          <w:p w14:paraId="7AB741A6" w14:textId="77777777" w:rsidR="00000000" w:rsidRDefault="001A74E0">
            <w:pPr>
              <w:spacing w:after="75"/>
              <w:rPr>
                <w:rFonts w:ascii="Georgia" w:eastAsia="Times New Roman" w:hAnsi="Georgia"/>
                <w:sz w:val="18"/>
                <w:szCs w:val="18"/>
              </w:rPr>
            </w:pPr>
            <w:r>
              <w:rPr>
                <w:rFonts w:ascii="Georgia" w:eastAsia="Times New Roman" w:hAnsi="Georgia"/>
                <w:sz w:val="18"/>
                <w:szCs w:val="18"/>
              </w:rPr>
              <w:t>Unknown</w:t>
            </w:r>
          </w:p>
        </w:tc>
        <w:tc>
          <w:tcPr>
            <w:tcW w:w="0" w:type="auto"/>
            <w:vAlign w:val="center"/>
            <w:hideMark/>
          </w:tcPr>
          <w:p w14:paraId="635E7C02" w14:textId="77777777" w:rsidR="00000000" w:rsidRDefault="001A74E0">
            <w:pPr>
              <w:spacing w:after="75"/>
              <w:rPr>
                <w:rFonts w:ascii="Georgia" w:eastAsia="Times New Roman" w:hAnsi="Georgia"/>
                <w:sz w:val="18"/>
                <w:szCs w:val="18"/>
              </w:rPr>
            </w:pPr>
            <w:r>
              <w:rPr>
                <w:rFonts w:ascii="Georgia" w:eastAsia="Times New Roman" w:hAnsi="Georgia"/>
                <w:sz w:val="18"/>
                <w:szCs w:val="18"/>
              </w:rPr>
              <w:t>-</w:t>
            </w:r>
          </w:p>
        </w:tc>
      </w:tr>
    </w:tbl>
    <w:p w14:paraId="2E2EAC01" w14:textId="77777777" w:rsidR="00000000" w:rsidRDefault="001A74E0">
      <w:pPr>
        <w:divId w:val="1817642176"/>
        <w:rPr>
          <w:rFonts w:ascii="Georgia" w:eastAsia="Times New Roman" w:hAnsi="Georgia"/>
          <w:vanish/>
          <w:sz w:val="18"/>
          <w:szCs w:val="18"/>
        </w:rPr>
      </w:pPr>
    </w:p>
    <w:tbl>
      <w:tblPr>
        <w:tblW w:w="0" w:type="auto"/>
        <w:tblCellSpacing w:w="15" w:type="dxa"/>
        <w:tblBorders>
          <w:top w:val="single" w:sz="6" w:space="0" w:color="808080"/>
          <w:left w:val="single" w:sz="6" w:space="0" w:color="808080"/>
          <w:bottom w:val="single" w:sz="6" w:space="0" w:color="808080"/>
          <w:right w:val="single" w:sz="6" w:space="0" w:color="808080"/>
        </w:tblBorders>
        <w:tblCellMar>
          <w:top w:w="15" w:type="dxa"/>
          <w:left w:w="15" w:type="dxa"/>
          <w:bottom w:w="15" w:type="dxa"/>
          <w:right w:w="15" w:type="dxa"/>
        </w:tblCellMar>
        <w:tblLook w:val="04A0" w:firstRow="1" w:lastRow="0" w:firstColumn="1" w:lastColumn="0" w:noHBand="0" w:noVBand="1"/>
      </w:tblPr>
      <w:tblGrid>
        <w:gridCol w:w="2280"/>
        <w:gridCol w:w="530"/>
      </w:tblGrid>
      <w:tr w:rsidR="00000000" w14:paraId="6F013B98" w14:textId="77777777">
        <w:trPr>
          <w:divId w:val="1817642176"/>
          <w:tblCellSpacing w:w="15" w:type="dxa"/>
        </w:trPr>
        <w:tc>
          <w:tcPr>
            <w:tcW w:w="0" w:type="auto"/>
            <w:tcBorders>
              <w:bottom w:val="single" w:sz="6" w:space="0" w:color="000000"/>
            </w:tcBorders>
            <w:shd w:val="clear" w:color="auto" w:fill="BBBBBB"/>
            <w:vAlign w:val="center"/>
            <w:hideMark/>
          </w:tcPr>
          <w:p w14:paraId="4F8964F9" w14:textId="77777777" w:rsidR="00000000" w:rsidRDefault="001A74E0">
            <w:pPr>
              <w:spacing w:after="75"/>
              <w:rPr>
                <w:rFonts w:ascii="Georgia" w:eastAsia="Times New Roman" w:hAnsi="Georgia"/>
                <w:b/>
                <w:bCs/>
                <w:sz w:val="18"/>
                <w:szCs w:val="18"/>
              </w:rPr>
            </w:pPr>
            <w:r>
              <w:rPr>
                <w:rFonts w:ascii="Georgia" w:eastAsia="Times New Roman" w:hAnsi="Georgia"/>
                <w:b/>
                <w:bCs/>
                <w:sz w:val="18"/>
                <w:szCs w:val="18"/>
              </w:rPr>
              <w:t>Occur in at least one PA</w:t>
            </w:r>
          </w:p>
        </w:tc>
        <w:tc>
          <w:tcPr>
            <w:tcW w:w="0" w:type="auto"/>
            <w:tcBorders>
              <w:bottom w:val="single" w:sz="6" w:space="0" w:color="000000"/>
            </w:tcBorders>
            <w:shd w:val="clear" w:color="auto" w:fill="BBBBBB"/>
            <w:vAlign w:val="center"/>
            <w:hideMark/>
          </w:tcPr>
          <w:p w14:paraId="64F390A7" w14:textId="77777777" w:rsidR="00000000" w:rsidRDefault="001A74E0">
            <w:pPr>
              <w:spacing w:after="75"/>
              <w:rPr>
                <w:rFonts w:ascii="Georgia" w:eastAsia="Times New Roman" w:hAnsi="Georgia"/>
                <w:b/>
                <w:bCs/>
                <w:sz w:val="18"/>
                <w:szCs w:val="18"/>
              </w:rPr>
            </w:pPr>
            <w:r>
              <w:rPr>
                <w:rFonts w:ascii="Georgia" w:eastAsia="Times New Roman" w:hAnsi="Georgia"/>
                <w:b/>
                <w:bCs/>
                <w:sz w:val="18"/>
                <w:szCs w:val="18"/>
              </w:rPr>
              <w:t>Note</w:t>
            </w:r>
          </w:p>
        </w:tc>
      </w:tr>
      <w:tr w:rsidR="00000000" w14:paraId="6A62DBE3" w14:textId="77777777">
        <w:trPr>
          <w:divId w:val="1817642176"/>
          <w:tblCellSpacing w:w="15" w:type="dxa"/>
        </w:trPr>
        <w:tc>
          <w:tcPr>
            <w:tcW w:w="0" w:type="auto"/>
            <w:vAlign w:val="center"/>
            <w:hideMark/>
          </w:tcPr>
          <w:p w14:paraId="1D5829C3" w14:textId="77777777" w:rsidR="00000000" w:rsidRDefault="001A74E0">
            <w:pPr>
              <w:spacing w:after="75"/>
              <w:rPr>
                <w:rFonts w:ascii="Georgia" w:eastAsia="Times New Roman" w:hAnsi="Georgia"/>
                <w:sz w:val="18"/>
                <w:szCs w:val="18"/>
              </w:rPr>
            </w:pPr>
            <w:r>
              <w:rPr>
                <w:rFonts w:ascii="Georgia" w:eastAsia="Times New Roman" w:hAnsi="Georgia"/>
                <w:sz w:val="18"/>
                <w:szCs w:val="18"/>
              </w:rPr>
              <w:t>Unknown</w:t>
            </w:r>
          </w:p>
        </w:tc>
        <w:tc>
          <w:tcPr>
            <w:tcW w:w="0" w:type="auto"/>
            <w:vAlign w:val="center"/>
            <w:hideMark/>
          </w:tcPr>
          <w:p w14:paraId="5A46D4E9" w14:textId="77777777" w:rsidR="00000000" w:rsidRDefault="001A74E0">
            <w:pPr>
              <w:spacing w:after="75"/>
              <w:rPr>
                <w:rFonts w:ascii="Georgia" w:eastAsia="Times New Roman" w:hAnsi="Georgia"/>
                <w:sz w:val="18"/>
                <w:szCs w:val="18"/>
              </w:rPr>
            </w:pPr>
            <w:r>
              <w:rPr>
                <w:rFonts w:ascii="Georgia" w:eastAsia="Times New Roman" w:hAnsi="Georgia"/>
                <w:sz w:val="18"/>
                <w:szCs w:val="18"/>
              </w:rPr>
              <w:t>-</w:t>
            </w:r>
          </w:p>
        </w:tc>
      </w:tr>
    </w:tbl>
    <w:p w14:paraId="6D9A8D39" w14:textId="77777777" w:rsidR="00000000" w:rsidRDefault="001A74E0">
      <w:pPr>
        <w:pStyle w:val="Heading2"/>
        <w:divId w:val="1817642176"/>
        <w:rPr>
          <w:rFonts w:ascii="Georgia" w:eastAsia="Times New Roman" w:hAnsi="Georgia"/>
          <w:sz w:val="27"/>
          <w:szCs w:val="27"/>
        </w:rPr>
      </w:pPr>
      <w:commentRangeStart w:id="102"/>
      <w:r>
        <w:rPr>
          <w:rFonts w:ascii="Georgia" w:eastAsia="Times New Roman" w:hAnsi="Georgia"/>
          <w:sz w:val="27"/>
          <w:szCs w:val="27"/>
        </w:rPr>
        <w:t>Important Conservation Actions Needed</w:t>
      </w:r>
      <w:commentRangeEnd w:id="102"/>
      <w:r w:rsidR="000C4EE1">
        <w:rPr>
          <w:rStyle w:val="CommentReference"/>
          <w:b w:val="0"/>
          <w:bCs w:val="0"/>
        </w:rPr>
        <w:commentReference w:id="102"/>
      </w:r>
    </w:p>
    <w:tbl>
      <w:tblPr>
        <w:tblW w:w="0" w:type="auto"/>
        <w:tblCellSpacing w:w="15" w:type="dxa"/>
        <w:tblBorders>
          <w:top w:val="single" w:sz="6" w:space="0" w:color="808080"/>
          <w:left w:val="single" w:sz="6" w:space="0" w:color="808080"/>
          <w:bottom w:val="single" w:sz="6" w:space="0" w:color="808080"/>
          <w:right w:val="single" w:sz="6" w:space="0" w:color="808080"/>
        </w:tblBorders>
        <w:tblCellMar>
          <w:top w:w="15" w:type="dxa"/>
          <w:left w:w="15" w:type="dxa"/>
          <w:bottom w:w="15" w:type="dxa"/>
          <w:right w:w="15" w:type="dxa"/>
        </w:tblCellMar>
        <w:tblLook w:val="04A0" w:firstRow="1" w:lastRow="0" w:firstColumn="1" w:lastColumn="0" w:noHBand="0" w:noVBand="1"/>
      </w:tblPr>
      <w:tblGrid>
        <w:gridCol w:w="4864"/>
        <w:gridCol w:w="530"/>
      </w:tblGrid>
      <w:tr w:rsidR="00000000" w14:paraId="5BDDC480" w14:textId="77777777">
        <w:trPr>
          <w:divId w:val="1817642176"/>
          <w:tblCellSpacing w:w="15" w:type="dxa"/>
        </w:trPr>
        <w:tc>
          <w:tcPr>
            <w:tcW w:w="0" w:type="auto"/>
            <w:tcBorders>
              <w:bottom w:val="single" w:sz="6" w:space="0" w:color="000000"/>
            </w:tcBorders>
            <w:shd w:val="clear" w:color="auto" w:fill="BBBBBB"/>
            <w:vAlign w:val="center"/>
            <w:hideMark/>
          </w:tcPr>
          <w:p w14:paraId="5D28A3EA" w14:textId="77777777" w:rsidR="00000000" w:rsidRDefault="001A74E0">
            <w:pPr>
              <w:spacing w:after="75"/>
              <w:rPr>
                <w:rFonts w:ascii="Georgia" w:eastAsia="Times New Roman" w:hAnsi="Georgia"/>
                <w:b/>
                <w:bCs/>
                <w:sz w:val="18"/>
                <w:szCs w:val="18"/>
              </w:rPr>
            </w:pPr>
            <w:r>
              <w:rPr>
                <w:rFonts w:ascii="Georgia" w:eastAsia="Times New Roman" w:hAnsi="Georgia"/>
                <w:b/>
                <w:bCs/>
                <w:sz w:val="18"/>
                <w:szCs w:val="18"/>
              </w:rPr>
              <w:lastRenderedPageBreak/>
              <w:t>Conservation Actions</w:t>
            </w:r>
          </w:p>
        </w:tc>
        <w:tc>
          <w:tcPr>
            <w:tcW w:w="0" w:type="auto"/>
            <w:tcBorders>
              <w:bottom w:val="single" w:sz="6" w:space="0" w:color="000000"/>
            </w:tcBorders>
            <w:shd w:val="clear" w:color="auto" w:fill="BBBBBB"/>
            <w:vAlign w:val="center"/>
            <w:hideMark/>
          </w:tcPr>
          <w:p w14:paraId="7B252A89" w14:textId="77777777" w:rsidR="00000000" w:rsidRDefault="001A74E0">
            <w:pPr>
              <w:spacing w:after="75"/>
              <w:rPr>
                <w:rFonts w:ascii="Georgia" w:eastAsia="Times New Roman" w:hAnsi="Georgia"/>
                <w:b/>
                <w:bCs/>
                <w:sz w:val="18"/>
                <w:szCs w:val="18"/>
              </w:rPr>
            </w:pPr>
            <w:r>
              <w:rPr>
                <w:rFonts w:ascii="Georgia" w:eastAsia="Times New Roman" w:hAnsi="Georgia"/>
                <w:b/>
                <w:bCs/>
                <w:sz w:val="18"/>
                <w:szCs w:val="18"/>
              </w:rPr>
              <w:t>Note</w:t>
            </w:r>
          </w:p>
        </w:tc>
      </w:tr>
      <w:tr w:rsidR="00000000" w14:paraId="7751AA71" w14:textId="77777777">
        <w:trPr>
          <w:divId w:val="1817642176"/>
          <w:tblCellSpacing w:w="15" w:type="dxa"/>
        </w:trPr>
        <w:tc>
          <w:tcPr>
            <w:tcW w:w="0" w:type="auto"/>
            <w:tcBorders>
              <w:bottom w:val="single" w:sz="6" w:space="0" w:color="CCCCCC"/>
            </w:tcBorders>
            <w:vAlign w:val="center"/>
            <w:hideMark/>
          </w:tcPr>
          <w:p w14:paraId="65C850B8" w14:textId="77777777" w:rsidR="00000000" w:rsidRDefault="001A74E0">
            <w:pPr>
              <w:spacing w:after="75"/>
              <w:rPr>
                <w:rFonts w:ascii="Georgia" w:eastAsia="Times New Roman" w:hAnsi="Georgia"/>
                <w:sz w:val="18"/>
                <w:szCs w:val="18"/>
              </w:rPr>
            </w:pPr>
            <w:r>
              <w:rPr>
                <w:rFonts w:ascii="Georgia" w:eastAsia="Times New Roman" w:hAnsi="Georgia"/>
                <w:sz w:val="18"/>
                <w:szCs w:val="18"/>
              </w:rPr>
              <w:t>1.2. Land/water protection -&gt; Resource &amp; habitat protection</w:t>
            </w:r>
          </w:p>
        </w:tc>
        <w:tc>
          <w:tcPr>
            <w:tcW w:w="0" w:type="auto"/>
            <w:tcBorders>
              <w:bottom w:val="single" w:sz="6" w:space="0" w:color="CCCCCC"/>
            </w:tcBorders>
            <w:vAlign w:val="center"/>
            <w:hideMark/>
          </w:tcPr>
          <w:p w14:paraId="50CD841A" w14:textId="77777777" w:rsidR="00000000" w:rsidRDefault="001A74E0">
            <w:pPr>
              <w:spacing w:after="75"/>
              <w:rPr>
                <w:rFonts w:ascii="Georgia" w:eastAsia="Times New Roman" w:hAnsi="Georgia"/>
                <w:sz w:val="18"/>
                <w:szCs w:val="18"/>
              </w:rPr>
            </w:pPr>
            <w:r>
              <w:rPr>
                <w:rFonts w:ascii="Georgia" w:eastAsia="Times New Roman" w:hAnsi="Georgia"/>
                <w:sz w:val="18"/>
                <w:szCs w:val="18"/>
              </w:rPr>
              <w:t>-</w:t>
            </w:r>
          </w:p>
        </w:tc>
      </w:tr>
    </w:tbl>
    <w:p w14:paraId="13049874" w14:textId="77777777" w:rsidR="00000000" w:rsidRDefault="001A74E0">
      <w:pPr>
        <w:pStyle w:val="Heading2"/>
        <w:divId w:val="1817642176"/>
        <w:rPr>
          <w:rFonts w:ascii="Georgia" w:eastAsia="Times New Roman" w:hAnsi="Georgia"/>
          <w:sz w:val="27"/>
          <w:szCs w:val="27"/>
        </w:rPr>
      </w:pPr>
      <w:r>
        <w:rPr>
          <w:rFonts w:ascii="Georgia" w:eastAsia="Times New Roman" w:hAnsi="Georgia"/>
          <w:sz w:val="27"/>
          <w:szCs w:val="27"/>
        </w:rPr>
        <w:t>Research Needed</w:t>
      </w:r>
    </w:p>
    <w:tbl>
      <w:tblPr>
        <w:tblW w:w="0" w:type="auto"/>
        <w:tblCellSpacing w:w="15" w:type="dxa"/>
        <w:tblBorders>
          <w:top w:val="single" w:sz="6" w:space="0" w:color="808080"/>
          <w:left w:val="single" w:sz="6" w:space="0" w:color="808080"/>
          <w:bottom w:val="single" w:sz="6" w:space="0" w:color="808080"/>
          <w:right w:val="single" w:sz="6" w:space="0" w:color="808080"/>
        </w:tblBorders>
        <w:tblCellMar>
          <w:top w:w="15" w:type="dxa"/>
          <w:left w:w="15" w:type="dxa"/>
          <w:bottom w:w="15" w:type="dxa"/>
          <w:right w:w="15" w:type="dxa"/>
        </w:tblCellMar>
        <w:tblLook w:val="04A0" w:firstRow="1" w:lastRow="0" w:firstColumn="1" w:lastColumn="0" w:noHBand="0" w:noVBand="1"/>
      </w:tblPr>
      <w:tblGrid>
        <w:gridCol w:w="4384"/>
        <w:gridCol w:w="530"/>
      </w:tblGrid>
      <w:tr w:rsidR="00000000" w14:paraId="40A6C6C1" w14:textId="77777777">
        <w:trPr>
          <w:divId w:val="1817642176"/>
          <w:tblCellSpacing w:w="15" w:type="dxa"/>
        </w:trPr>
        <w:tc>
          <w:tcPr>
            <w:tcW w:w="0" w:type="auto"/>
            <w:tcBorders>
              <w:bottom w:val="single" w:sz="6" w:space="0" w:color="000000"/>
            </w:tcBorders>
            <w:shd w:val="clear" w:color="auto" w:fill="BBBBBB"/>
            <w:vAlign w:val="center"/>
            <w:hideMark/>
          </w:tcPr>
          <w:p w14:paraId="32596718" w14:textId="77777777" w:rsidR="00000000" w:rsidRDefault="001A74E0">
            <w:pPr>
              <w:spacing w:after="75"/>
              <w:rPr>
                <w:rFonts w:ascii="Georgia" w:eastAsia="Times New Roman" w:hAnsi="Georgia"/>
                <w:b/>
                <w:bCs/>
                <w:sz w:val="18"/>
                <w:szCs w:val="18"/>
              </w:rPr>
            </w:pPr>
            <w:r>
              <w:rPr>
                <w:rFonts w:ascii="Georgia" w:eastAsia="Times New Roman" w:hAnsi="Georgia"/>
                <w:b/>
                <w:bCs/>
                <w:sz w:val="18"/>
                <w:szCs w:val="18"/>
              </w:rPr>
              <w:t>Research</w:t>
            </w:r>
          </w:p>
        </w:tc>
        <w:tc>
          <w:tcPr>
            <w:tcW w:w="0" w:type="auto"/>
            <w:tcBorders>
              <w:bottom w:val="single" w:sz="6" w:space="0" w:color="000000"/>
            </w:tcBorders>
            <w:shd w:val="clear" w:color="auto" w:fill="BBBBBB"/>
            <w:vAlign w:val="center"/>
            <w:hideMark/>
          </w:tcPr>
          <w:p w14:paraId="2AD4CC1A" w14:textId="77777777" w:rsidR="00000000" w:rsidRDefault="001A74E0">
            <w:pPr>
              <w:spacing w:after="75"/>
              <w:rPr>
                <w:rFonts w:ascii="Georgia" w:eastAsia="Times New Roman" w:hAnsi="Georgia"/>
                <w:b/>
                <w:bCs/>
                <w:sz w:val="18"/>
                <w:szCs w:val="18"/>
              </w:rPr>
            </w:pPr>
            <w:r>
              <w:rPr>
                <w:rFonts w:ascii="Georgia" w:eastAsia="Times New Roman" w:hAnsi="Georgia"/>
                <w:b/>
                <w:bCs/>
                <w:sz w:val="18"/>
                <w:szCs w:val="18"/>
              </w:rPr>
              <w:t>Note</w:t>
            </w:r>
          </w:p>
        </w:tc>
      </w:tr>
      <w:tr w:rsidR="00000000" w14:paraId="163DB479" w14:textId="77777777">
        <w:trPr>
          <w:divId w:val="1817642176"/>
          <w:tblCellSpacing w:w="15" w:type="dxa"/>
        </w:trPr>
        <w:tc>
          <w:tcPr>
            <w:tcW w:w="0" w:type="auto"/>
            <w:tcBorders>
              <w:bottom w:val="single" w:sz="6" w:space="0" w:color="CCCCCC"/>
            </w:tcBorders>
            <w:vAlign w:val="center"/>
            <w:hideMark/>
          </w:tcPr>
          <w:p w14:paraId="5923B4A0" w14:textId="77777777" w:rsidR="00000000" w:rsidRDefault="001A74E0">
            <w:pPr>
              <w:spacing w:after="75"/>
              <w:rPr>
                <w:rFonts w:ascii="Georgia" w:eastAsia="Times New Roman" w:hAnsi="Georgia"/>
                <w:sz w:val="18"/>
                <w:szCs w:val="18"/>
              </w:rPr>
            </w:pPr>
            <w:r>
              <w:rPr>
                <w:rFonts w:ascii="Georgia" w:eastAsia="Times New Roman" w:hAnsi="Georgia"/>
                <w:sz w:val="18"/>
                <w:szCs w:val="18"/>
              </w:rPr>
              <w:t>1.2. Research -&gt; Population size, distribution &amp; trends</w:t>
            </w:r>
          </w:p>
        </w:tc>
        <w:tc>
          <w:tcPr>
            <w:tcW w:w="0" w:type="auto"/>
            <w:tcBorders>
              <w:bottom w:val="single" w:sz="6" w:space="0" w:color="CCCCCC"/>
            </w:tcBorders>
            <w:vAlign w:val="center"/>
            <w:hideMark/>
          </w:tcPr>
          <w:p w14:paraId="49D54826" w14:textId="77777777" w:rsidR="00000000" w:rsidRDefault="001A74E0">
            <w:pPr>
              <w:spacing w:after="75"/>
              <w:rPr>
                <w:rFonts w:ascii="Georgia" w:eastAsia="Times New Roman" w:hAnsi="Georgia"/>
                <w:sz w:val="18"/>
                <w:szCs w:val="18"/>
              </w:rPr>
            </w:pPr>
            <w:r>
              <w:rPr>
                <w:rFonts w:ascii="Georgia" w:eastAsia="Times New Roman" w:hAnsi="Georgia"/>
                <w:sz w:val="18"/>
                <w:szCs w:val="18"/>
              </w:rPr>
              <w:t>-</w:t>
            </w:r>
          </w:p>
        </w:tc>
      </w:tr>
      <w:tr w:rsidR="00000000" w14:paraId="6B01180D" w14:textId="77777777">
        <w:trPr>
          <w:divId w:val="1817642176"/>
          <w:tblCellSpacing w:w="15" w:type="dxa"/>
        </w:trPr>
        <w:tc>
          <w:tcPr>
            <w:tcW w:w="0" w:type="auto"/>
            <w:tcBorders>
              <w:bottom w:val="single" w:sz="6" w:space="0" w:color="CCCCCC"/>
            </w:tcBorders>
            <w:vAlign w:val="center"/>
            <w:hideMark/>
          </w:tcPr>
          <w:p w14:paraId="58413131" w14:textId="77777777" w:rsidR="00000000" w:rsidRDefault="001A74E0">
            <w:pPr>
              <w:spacing w:after="75"/>
              <w:rPr>
                <w:rFonts w:ascii="Georgia" w:eastAsia="Times New Roman" w:hAnsi="Georgia"/>
                <w:sz w:val="18"/>
                <w:szCs w:val="18"/>
              </w:rPr>
            </w:pPr>
            <w:r>
              <w:rPr>
                <w:rFonts w:ascii="Georgia" w:eastAsia="Times New Roman" w:hAnsi="Georgia"/>
                <w:sz w:val="18"/>
                <w:szCs w:val="18"/>
              </w:rPr>
              <w:t>1.5. Research -&gt; Threats</w:t>
            </w:r>
          </w:p>
        </w:tc>
        <w:tc>
          <w:tcPr>
            <w:tcW w:w="0" w:type="auto"/>
            <w:tcBorders>
              <w:bottom w:val="single" w:sz="6" w:space="0" w:color="CCCCCC"/>
            </w:tcBorders>
            <w:vAlign w:val="center"/>
            <w:hideMark/>
          </w:tcPr>
          <w:p w14:paraId="5808F739" w14:textId="77777777" w:rsidR="00000000" w:rsidRDefault="001A74E0">
            <w:pPr>
              <w:spacing w:after="75"/>
              <w:rPr>
                <w:rFonts w:ascii="Georgia" w:eastAsia="Times New Roman" w:hAnsi="Georgia"/>
                <w:sz w:val="18"/>
                <w:szCs w:val="18"/>
              </w:rPr>
            </w:pPr>
            <w:r>
              <w:rPr>
                <w:rFonts w:ascii="Georgia" w:eastAsia="Times New Roman" w:hAnsi="Georgia"/>
                <w:sz w:val="18"/>
                <w:szCs w:val="18"/>
              </w:rPr>
              <w:t>-</w:t>
            </w:r>
          </w:p>
        </w:tc>
      </w:tr>
    </w:tbl>
    <w:p w14:paraId="24049C77" w14:textId="77777777" w:rsidR="00000000" w:rsidRDefault="001A74E0">
      <w:pPr>
        <w:pStyle w:val="Heading1"/>
        <w:divId w:val="1773209008"/>
        <w:rPr>
          <w:rFonts w:ascii="Georgia" w:eastAsia="Times New Roman" w:hAnsi="Georgia"/>
          <w:sz w:val="29"/>
          <w:szCs w:val="29"/>
        </w:rPr>
      </w:pPr>
      <w:r>
        <w:rPr>
          <w:rFonts w:ascii="Georgia" w:eastAsia="Times New Roman" w:hAnsi="Georgia"/>
          <w:sz w:val="29"/>
          <w:szCs w:val="29"/>
        </w:rPr>
        <w:t>Ecosystem Services</w:t>
      </w:r>
    </w:p>
    <w:p w14:paraId="5FF350E1" w14:textId="77777777" w:rsidR="00000000" w:rsidRDefault="001A74E0">
      <w:pPr>
        <w:pStyle w:val="Heading2"/>
        <w:divId w:val="1773209008"/>
        <w:rPr>
          <w:rFonts w:ascii="Georgia" w:eastAsia="Times New Roman" w:hAnsi="Georgia"/>
          <w:sz w:val="27"/>
          <w:szCs w:val="27"/>
        </w:rPr>
      </w:pPr>
      <w:r>
        <w:rPr>
          <w:rFonts w:ascii="Georgia" w:eastAsia="Times New Roman" w:hAnsi="Georgia"/>
          <w:sz w:val="27"/>
          <w:szCs w:val="27"/>
        </w:rPr>
        <w:t>Ecosystem Services Provided b</w:t>
      </w:r>
      <w:r>
        <w:rPr>
          <w:rFonts w:ascii="Georgia" w:eastAsia="Times New Roman" w:hAnsi="Georgia"/>
          <w:sz w:val="27"/>
          <w:szCs w:val="27"/>
        </w:rPr>
        <w:t>y the Species</w:t>
      </w:r>
    </w:p>
    <w:tbl>
      <w:tblPr>
        <w:tblW w:w="0" w:type="auto"/>
        <w:tblCellSpacing w:w="15" w:type="dxa"/>
        <w:tblBorders>
          <w:top w:val="single" w:sz="6" w:space="0" w:color="808080"/>
          <w:left w:val="single" w:sz="6" w:space="0" w:color="808080"/>
          <w:bottom w:val="single" w:sz="6" w:space="0" w:color="808080"/>
          <w:right w:val="single" w:sz="6" w:space="0" w:color="808080"/>
        </w:tblBorders>
        <w:tblCellMar>
          <w:top w:w="15" w:type="dxa"/>
          <w:left w:w="15" w:type="dxa"/>
          <w:bottom w:w="15" w:type="dxa"/>
          <w:right w:w="15" w:type="dxa"/>
        </w:tblCellMar>
        <w:tblLook w:val="04A0" w:firstRow="1" w:lastRow="0" w:firstColumn="1" w:lastColumn="0" w:noHBand="0" w:noVBand="1"/>
      </w:tblPr>
      <w:tblGrid>
        <w:gridCol w:w="3063"/>
        <w:gridCol w:w="5947"/>
      </w:tblGrid>
      <w:tr w:rsidR="00000000" w14:paraId="7C5F775F" w14:textId="77777777">
        <w:trPr>
          <w:divId w:val="1773209008"/>
          <w:tblCellSpacing w:w="15" w:type="dxa"/>
        </w:trPr>
        <w:tc>
          <w:tcPr>
            <w:tcW w:w="0" w:type="auto"/>
            <w:tcBorders>
              <w:bottom w:val="single" w:sz="6" w:space="0" w:color="000000"/>
            </w:tcBorders>
            <w:shd w:val="clear" w:color="auto" w:fill="BBBBBB"/>
            <w:vAlign w:val="center"/>
            <w:hideMark/>
          </w:tcPr>
          <w:p w14:paraId="1472A4CD" w14:textId="77777777" w:rsidR="00000000" w:rsidRDefault="001A74E0">
            <w:pPr>
              <w:spacing w:after="75"/>
              <w:rPr>
                <w:rFonts w:ascii="Georgia" w:eastAsia="Times New Roman" w:hAnsi="Georgia"/>
                <w:b/>
                <w:bCs/>
                <w:sz w:val="18"/>
                <w:szCs w:val="18"/>
              </w:rPr>
            </w:pPr>
            <w:r>
              <w:rPr>
                <w:rFonts w:ascii="Georgia" w:eastAsia="Times New Roman" w:hAnsi="Georgia"/>
                <w:b/>
                <w:bCs/>
                <w:sz w:val="18"/>
                <w:szCs w:val="18"/>
              </w:rPr>
              <w:t>Insufficient Information Available</w:t>
            </w:r>
          </w:p>
        </w:tc>
        <w:tc>
          <w:tcPr>
            <w:tcW w:w="0" w:type="auto"/>
            <w:tcBorders>
              <w:bottom w:val="single" w:sz="6" w:space="0" w:color="000000"/>
            </w:tcBorders>
            <w:shd w:val="clear" w:color="auto" w:fill="BBBBBB"/>
            <w:vAlign w:val="center"/>
            <w:hideMark/>
          </w:tcPr>
          <w:p w14:paraId="0D2916E1" w14:textId="77777777" w:rsidR="00000000" w:rsidRDefault="001A74E0">
            <w:pPr>
              <w:spacing w:after="75"/>
              <w:rPr>
                <w:rFonts w:ascii="Georgia" w:eastAsia="Times New Roman" w:hAnsi="Georgia"/>
                <w:b/>
                <w:bCs/>
                <w:sz w:val="18"/>
                <w:szCs w:val="18"/>
              </w:rPr>
            </w:pPr>
            <w:r>
              <w:rPr>
                <w:rStyle w:val="redfont"/>
                <w:rFonts w:ascii="Georgia" w:eastAsia="Times New Roman" w:hAnsi="Georgia"/>
                <w:b/>
                <w:bCs/>
                <w:sz w:val="18"/>
                <w:szCs w:val="18"/>
              </w:rPr>
              <w:t>All coded services should have an importance score of 5 - Not Known.</w:t>
            </w:r>
          </w:p>
        </w:tc>
      </w:tr>
      <w:tr w:rsidR="00000000" w14:paraId="09EC57F2" w14:textId="77777777">
        <w:trPr>
          <w:divId w:val="1773209008"/>
          <w:tblCellSpacing w:w="15" w:type="dxa"/>
        </w:trPr>
        <w:tc>
          <w:tcPr>
            <w:tcW w:w="0" w:type="auto"/>
            <w:vAlign w:val="center"/>
            <w:hideMark/>
          </w:tcPr>
          <w:p w14:paraId="75737C35" w14:textId="77777777" w:rsidR="00000000" w:rsidRDefault="001A74E0">
            <w:pPr>
              <w:spacing w:after="75"/>
              <w:rPr>
                <w:rFonts w:ascii="Georgia" w:eastAsia="Times New Roman" w:hAnsi="Georgia"/>
                <w:sz w:val="18"/>
                <w:szCs w:val="18"/>
              </w:rPr>
            </w:pPr>
            <w:r>
              <w:rPr>
                <w:rFonts w:ascii="Georgia" w:eastAsia="Times New Roman" w:hAnsi="Georgia"/>
                <w:sz w:val="18"/>
                <w:szCs w:val="18"/>
              </w:rPr>
              <w:t>true</w:t>
            </w:r>
          </w:p>
        </w:tc>
        <w:tc>
          <w:tcPr>
            <w:tcW w:w="0" w:type="auto"/>
            <w:vAlign w:val="center"/>
            <w:hideMark/>
          </w:tcPr>
          <w:p w14:paraId="6A70F177" w14:textId="77777777" w:rsidR="00000000" w:rsidRDefault="001A74E0">
            <w:pPr>
              <w:spacing w:after="75"/>
              <w:rPr>
                <w:rFonts w:ascii="Georgia" w:eastAsia="Times New Roman" w:hAnsi="Georgia"/>
                <w:sz w:val="18"/>
                <w:szCs w:val="18"/>
              </w:rPr>
            </w:pPr>
            <w:r>
              <w:rPr>
                <w:rFonts w:ascii="Georgia" w:eastAsia="Times New Roman" w:hAnsi="Georgia"/>
                <w:sz w:val="18"/>
                <w:szCs w:val="18"/>
              </w:rPr>
              <w:t>-</w:t>
            </w:r>
          </w:p>
        </w:tc>
      </w:tr>
    </w:tbl>
    <w:p w14:paraId="4AF6A01A" w14:textId="77777777" w:rsidR="00000000" w:rsidRDefault="001A74E0">
      <w:pPr>
        <w:pStyle w:val="Heading1"/>
        <w:rPr>
          <w:rFonts w:ascii="Georgia" w:eastAsia="Times New Roman" w:hAnsi="Georgia"/>
          <w:sz w:val="29"/>
          <w:szCs w:val="29"/>
        </w:rPr>
      </w:pPr>
      <w:r>
        <w:rPr>
          <w:rFonts w:ascii="Georgia" w:eastAsia="Times New Roman" w:hAnsi="Georgia"/>
          <w:sz w:val="29"/>
          <w:szCs w:val="29"/>
        </w:rPr>
        <w:t>Bibliography</w:t>
      </w:r>
    </w:p>
    <w:p w14:paraId="7268E055" w14:textId="368D788C" w:rsidR="00000000" w:rsidRDefault="001A74E0">
      <w:pPr>
        <w:pStyle w:val="NormalWeb"/>
        <w:divId w:val="858080067"/>
        <w:rPr>
          <w:rFonts w:ascii="Georgia" w:hAnsi="Georgia"/>
        </w:rPr>
      </w:pPr>
      <w:r>
        <w:rPr>
          <w:rFonts w:ascii="Georgia" w:hAnsi="Georgia"/>
        </w:rPr>
        <w:t xml:space="preserve">BCGI. 2022. </w:t>
      </w:r>
      <w:proofErr w:type="spellStart"/>
      <w:r>
        <w:rPr>
          <w:rFonts w:ascii="Georgia" w:hAnsi="Georgia"/>
        </w:rPr>
        <w:t>PlantSearch</w:t>
      </w:r>
      <w:proofErr w:type="spellEnd"/>
      <w:r>
        <w:rPr>
          <w:rFonts w:ascii="Georgia" w:hAnsi="Georgia"/>
        </w:rPr>
        <w:t xml:space="preserve">. Botanic Gardens Conservation International. Available at: </w:t>
      </w:r>
      <w:r>
        <w:rPr>
          <w:rFonts w:ascii="Georgia" w:hAnsi="Georgia"/>
        </w:rPr>
        <w:fldChar w:fldCharType="begin"/>
      </w:r>
      <w:ins w:id="103" w:author="Jack Plummer" w:date="2022-08-19T14:57:00Z">
        <w:r>
          <w:rPr>
            <w:rFonts w:ascii="Georgia" w:hAnsi="Georgia"/>
          </w:rPr>
          <w:instrText>HYPERLINK "https://rbgkew.sharepoint.com/sites/KewPlantAssessment2022-2/Shared Documents/General/Projects/Threatened Biodiversity Hotspots Programme/Thailand/FORRU_reviews/www.bgci.org/plant_search.php"</w:instrText>
        </w:r>
      </w:ins>
      <w:del w:id="104" w:author="Jack Plummer" w:date="2022-08-19T14:57:00Z">
        <w:r w:rsidDel="001A74E0">
          <w:rPr>
            <w:rFonts w:ascii="Georgia" w:hAnsi="Georgia"/>
          </w:rPr>
          <w:delInstrText xml:space="preserve"> </w:delInstrText>
        </w:r>
        <w:r w:rsidDel="001A74E0">
          <w:rPr>
            <w:rFonts w:ascii="Georgia" w:hAnsi="Georgia"/>
          </w:rPr>
          <w:delInstrText>HYPERLINK "www.bgci.org/plant_search.php"</w:delInstrText>
        </w:r>
        <w:r w:rsidDel="001A74E0">
          <w:rPr>
            <w:rFonts w:ascii="Georgia" w:hAnsi="Georgia"/>
          </w:rPr>
          <w:delInstrText xml:space="preserve"> </w:delInstrText>
        </w:r>
      </w:del>
      <w:ins w:id="105" w:author="Jack Plummer" w:date="2022-08-19T14:57:00Z">
        <w:r>
          <w:rPr>
            <w:rFonts w:ascii="Georgia" w:hAnsi="Georgia"/>
          </w:rPr>
        </w:r>
      </w:ins>
      <w:r>
        <w:rPr>
          <w:rFonts w:ascii="Georgia" w:hAnsi="Georgia"/>
        </w:rPr>
        <w:fldChar w:fldCharType="separate"/>
      </w:r>
      <w:r>
        <w:rPr>
          <w:rStyle w:val="Hyperlink"/>
          <w:rFonts w:ascii="Georgia" w:hAnsi="Georgia"/>
        </w:rPr>
        <w:t>www.bgci.org/plant_search.php</w:t>
      </w:r>
      <w:r>
        <w:rPr>
          <w:rFonts w:ascii="Georgia" w:hAnsi="Georgia"/>
        </w:rPr>
        <w:fldChar w:fldCharType="end"/>
      </w:r>
      <w:r>
        <w:rPr>
          <w:rFonts w:ascii="Georgia" w:hAnsi="Georgia"/>
        </w:rPr>
        <w:t xml:space="preserve">. </w:t>
      </w:r>
    </w:p>
    <w:p w14:paraId="3C730362" w14:textId="77777777" w:rsidR="00000000" w:rsidRDefault="001A74E0">
      <w:pPr>
        <w:pStyle w:val="NormalWeb"/>
        <w:divId w:val="858080067"/>
        <w:rPr>
          <w:rFonts w:ascii="Georgia" w:hAnsi="Georgia"/>
        </w:rPr>
      </w:pPr>
      <w:r>
        <w:rPr>
          <w:rFonts w:ascii="Georgia" w:hAnsi="Georgia"/>
        </w:rPr>
        <w:t xml:space="preserve">Bachman et al. 2011. Supporting Red List threat assessments with </w:t>
      </w:r>
      <w:proofErr w:type="spellStart"/>
      <w:r>
        <w:rPr>
          <w:rFonts w:ascii="Georgia" w:hAnsi="Georgia"/>
        </w:rPr>
        <w:t>GeoCAT</w:t>
      </w:r>
      <w:proofErr w:type="spellEnd"/>
      <w:r>
        <w:rPr>
          <w:rFonts w:ascii="Georgia" w:hAnsi="Georgia"/>
        </w:rPr>
        <w:t>: geospatial conservatio</w:t>
      </w:r>
      <w:r>
        <w:rPr>
          <w:rFonts w:ascii="Georgia" w:hAnsi="Georgia"/>
        </w:rPr>
        <w:t xml:space="preserve">n assessment tool. </w:t>
      </w:r>
      <w:proofErr w:type="spellStart"/>
      <w:r>
        <w:rPr>
          <w:rFonts w:ascii="Georgia" w:hAnsi="Georgia"/>
          <w:i/>
          <w:iCs/>
        </w:rPr>
        <w:t>ZooKeys</w:t>
      </w:r>
      <w:proofErr w:type="spellEnd"/>
      <w:r>
        <w:rPr>
          <w:rFonts w:ascii="Georgia" w:hAnsi="Georgia"/>
        </w:rPr>
        <w:t xml:space="preserve"> 150: 117-126.</w:t>
      </w:r>
    </w:p>
    <w:p w14:paraId="23558CA9" w14:textId="77777777" w:rsidR="00000000" w:rsidRDefault="001A74E0">
      <w:pPr>
        <w:pStyle w:val="NormalWeb"/>
        <w:divId w:val="858080067"/>
        <w:rPr>
          <w:rFonts w:ascii="Georgia" w:hAnsi="Georgia"/>
        </w:rPr>
      </w:pPr>
      <w:proofErr w:type="spellStart"/>
      <w:r>
        <w:rPr>
          <w:rFonts w:ascii="Georgia" w:hAnsi="Georgia"/>
        </w:rPr>
        <w:t>Genesys</w:t>
      </w:r>
      <w:proofErr w:type="spellEnd"/>
      <w:r>
        <w:rPr>
          <w:rFonts w:ascii="Georgia" w:hAnsi="Georgia"/>
        </w:rPr>
        <w:t xml:space="preserve">. 2022. </w:t>
      </w:r>
      <w:proofErr w:type="spellStart"/>
      <w:r>
        <w:rPr>
          <w:rFonts w:ascii="Georgia" w:hAnsi="Georgia"/>
        </w:rPr>
        <w:t>Genesys</w:t>
      </w:r>
      <w:proofErr w:type="spellEnd"/>
      <w:r>
        <w:rPr>
          <w:rFonts w:ascii="Georgia" w:hAnsi="Georgia"/>
        </w:rPr>
        <w:t xml:space="preserve"> Global Portal on Plant Genetic Resources. Available at: </w:t>
      </w:r>
      <w:hyperlink r:id="rId14" w:history="1">
        <w:r>
          <w:rPr>
            <w:rStyle w:val="Hyperlink"/>
            <w:rFonts w:ascii="Georgia" w:hAnsi="Georgia"/>
          </w:rPr>
          <w:t>https://www.genesys-pgr.org/</w:t>
        </w:r>
      </w:hyperlink>
      <w:r>
        <w:rPr>
          <w:rFonts w:ascii="Georgia" w:hAnsi="Georgia"/>
        </w:rPr>
        <w:t xml:space="preserve">. </w:t>
      </w:r>
    </w:p>
    <w:p w14:paraId="240202DE" w14:textId="77777777" w:rsidR="00000000" w:rsidRDefault="001A74E0">
      <w:pPr>
        <w:pStyle w:val="NormalWeb"/>
        <w:divId w:val="858080067"/>
        <w:rPr>
          <w:rFonts w:ascii="Georgia" w:hAnsi="Georgia"/>
        </w:rPr>
      </w:pPr>
      <w:r>
        <w:rPr>
          <w:rFonts w:ascii="Georgia" w:hAnsi="Georgia"/>
        </w:rPr>
        <w:t>Global Forest Watch. 2022. Thailand Deforestation Rates &amp; St</w:t>
      </w:r>
      <w:r>
        <w:rPr>
          <w:rFonts w:ascii="Georgia" w:hAnsi="Georgia"/>
        </w:rPr>
        <w:t xml:space="preserve">atistics. Available at: </w:t>
      </w:r>
      <w:hyperlink r:id="rId15" w:history="1">
        <w:r>
          <w:rPr>
            <w:rStyle w:val="Hyperlink"/>
            <w:rFonts w:ascii="Georgia" w:hAnsi="Georgia"/>
          </w:rPr>
          <w:t>https://www.globalforestwatch.org/dashboards/country/THA/?c</w:t>
        </w:r>
        <w:r>
          <w:rPr>
            <w:rStyle w:val="Hyperlink"/>
            <w:rFonts w:ascii="Georgia" w:hAnsi="Georgia"/>
          </w:rPr>
          <w:t>ategory=summary&amp;location=WyJjb3VudHJ5IiwiVEhBIl0%3D&amp;map=eyJjYW5Cb3VuZCI6ZmFsc2UsImRhdGFzZXRzIjpbeyJkYXRhc2V0IjoicG9saXRpY2FsLWJvdW5kYXJpZXMiLCJsYXllcnMiOlsiZGlzcHV0ZWQtcG9saXRpY2FsLWJvdW5kYXJpZXMiLCJwb2xpdGljYWwtYm91bmRhcmllcyJdLCJib3VuZGFyeSI6dHJ1ZSwib3Bh</w:t>
        </w:r>
        <w:r>
          <w:rPr>
            <w:rStyle w:val="Hyperlink"/>
            <w:rFonts w:ascii="Georgia" w:hAnsi="Georgia"/>
          </w:rPr>
          <w:t>Y2l0eSI6MSwidmlzaWJpbGl0eSI6dHJ1ZX0seyJkYXRhc2V0IjoidHJlZS1jb3Zlci1sb3NzIiwibGF5ZXJzIjpbInRyZWUtY292ZXItbG9zcyJdLCJvcGFjaXR5IjoxLCJ2aXNpYmlsaXR5Ijp0cnVlLCJ0aW1lbGluZVBhcmFtcyI6eyJzdGFydERhdGUiOiIyMDAxLTAxLTAxIiwiZW5kRGF0ZSI6IjIwMjEtMTItMzEiLCJ0cmltRW5kRGF0</w:t>
        </w:r>
        <w:r>
          <w:rPr>
            <w:rStyle w:val="Hyperlink"/>
            <w:rFonts w:ascii="Georgia" w:hAnsi="Georgia"/>
          </w:rPr>
          <w:t>ZSI6IjIwMjEtMTItMzEifSwicGFyYW1zIjp7InRocmVzaG9sZCI6MzAsInZpc2liaWxpdHkiOnRydWV9fV19&amp;showMap=true</w:t>
        </w:r>
      </w:hyperlink>
      <w:r>
        <w:rPr>
          <w:rFonts w:ascii="Georgia" w:hAnsi="Georgia"/>
        </w:rPr>
        <w:t xml:space="preserve">. (Accessed: 14 </w:t>
      </w:r>
      <w:proofErr w:type="gramStart"/>
      <w:r>
        <w:rPr>
          <w:rFonts w:ascii="Georgia" w:hAnsi="Georgia"/>
        </w:rPr>
        <w:t>May,</w:t>
      </w:r>
      <w:proofErr w:type="gramEnd"/>
      <w:r>
        <w:rPr>
          <w:rFonts w:ascii="Georgia" w:hAnsi="Georgia"/>
        </w:rPr>
        <w:t xml:space="preserve"> 2022).</w:t>
      </w:r>
    </w:p>
    <w:p w14:paraId="7C34BF75" w14:textId="77777777" w:rsidR="00000000" w:rsidRDefault="001A74E0">
      <w:pPr>
        <w:pStyle w:val="NormalWeb"/>
        <w:divId w:val="858080067"/>
        <w:rPr>
          <w:rFonts w:ascii="Georgia" w:hAnsi="Georgia"/>
        </w:rPr>
      </w:pPr>
      <w:r>
        <w:rPr>
          <w:rFonts w:ascii="Georgia" w:hAnsi="Georgia"/>
        </w:rPr>
        <w:t xml:space="preserve">Green, P. S. 2000. Oleaceae. </w:t>
      </w:r>
      <w:r>
        <w:rPr>
          <w:rFonts w:ascii="Georgia" w:hAnsi="Georgia"/>
          <w:i/>
          <w:iCs/>
        </w:rPr>
        <w:t>Flora of Thailand</w:t>
      </w:r>
      <w:r>
        <w:rPr>
          <w:rFonts w:ascii="Georgia" w:hAnsi="Georgia"/>
        </w:rPr>
        <w:t xml:space="preserve"> 7(2): 271-340.</w:t>
      </w:r>
    </w:p>
    <w:p w14:paraId="0EA1F048" w14:textId="77777777" w:rsidR="00000000" w:rsidRDefault="001A74E0">
      <w:pPr>
        <w:pStyle w:val="NormalWeb"/>
        <w:divId w:val="858080067"/>
        <w:rPr>
          <w:rFonts w:ascii="Georgia" w:hAnsi="Georgia"/>
        </w:rPr>
      </w:pPr>
      <w:r>
        <w:rPr>
          <w:rFonts w:ascii="Georgia" w:hAnsi="Georgia"/>
        </w:rPr>
        <w:t xml:space="preserve">Voradol, C., </w:t>
      </w:r>
      <w:proofErr w:type="spellStart"/>
      <w:r>
        <w:rPr>
          <w:rFonts w:ascii="Georgia" w:hAnsi="Georgia"/>
        </w:rPr>
        <w:t>Suphuntee</w:t>
      </w:r>
      <w:proofErr w:type="spellEnd"/>
      <w:r>
        <w:rPr>
          <w:rFonts w:ascii="Georgia" w:hAnsi="Georgia"/>
        </w:rPr>
        <w:t xml:space="preserve">, S., </w:t>
      </w:r>
      <w:proofErr w:type="spellStart"/>
      <w:r>
        <w:rPr>
          <w:rFonts w:ascii="Georgia" w:hAnsi="Georgia"/>
        </w:rPr>
        <w:t>Tetsana</w:t>
      </w:r>
      <w:proofErr w:type="spellEnd"/>
      <w:r>
        <w:rPr>
          <w:rFonts w:ascii="Georgia" w:hAnsi="Georgia"/>
        </w:rPr>
        <w:t xml:space="preserve">, N., </w:t>
      </w:r>
      <w:proofErr w:type="spellStart"/>
      <w:r>
        <w:rPr>
          <w:rFonts w:ascii="Georgia" w:hAnsi="Georgia"/>
        </w:rPr>
        <w:t>Poopath</w:t>
      </w:r>
      <w:proofErr w:type="spellEnd"/>
      <w:r>
        <w:rPr>
          <w:rFonts w:ascii="Georgia" w:hAnsi="Georgia"/>
        </w:rPr>
        <w:t xml:space="preserve">, M., and </w:t>
      </w:r>
      <w:proofErr w:type="spellStart"/>
      <w:r>
        <w:rPr>
          <w:rFonts w:ascii="Georgia" w:hAnsi="Georgia"/>
        </w:rPr>
        <w:t>Tanikkool</w:t>
      </w:r>
      <w:proofErr w:type="spellEnd"/>
      <w:r>
        <w:rPr>
          <w:rFonts w:ascii="Georgia" w:hAnsi="Georgia"/>
        </w:rPr>
        <w:t xml:space="preserve">, </w:t>
      </w:r>
      <w:r>
        <w:rPr>
          <w:rFonts w:ascii="Georgia" w:hAnsi="Georgia"/>
        </w:rPr>
        <w:t xml:space="preserve">S. 2017. </w:t>
      </w:r>
      <w:r>
        <w:rPr>
          <w:rFonts w:ascii="Georgia" w:hAnsi="Georgia"/>
          <w:i/>
          <w:iCs/>
        </w:rPr>
        <w:t>Threatened Plants in Thailand</w:t>
      </w:r>
      <w:r>
        <w:rPr>
          <w:rFonts w:ascii="Georgia" w:hAnsi="Georgia"/>
        </w:rPr>
        <w:t>. Office of the Forest Herbarium, Forest and Plant Conservation Research Office, Bangkok.</w:t>
      </w:r>
    </w:p>
    <w:sectPr w:rsidR="00000000">
      <w:pgSz w:w="11906" w:h="16838"/>
      <w:pgMar w:top="1440" w:right="1440" w:bottom="1440" w:left="1440"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20" w:author="Jack Plummer" w:date="2022-08-19T14:49:00Z" w:initials="JP">
    <w:p w14:paraId="3A7EA462" w14:textId="77777777" w:rsidR="009B2FA2" w:rsidRDefault="009B2FA2" w:rsidP="00A61989">
      <w:pPr>
        <w:pStyle w:val="CommentText"/>
      </w:pPr>
      <w:r>
        <w:rPr>
          <w:rStyle w:val="CommentReference"/>
        </w:rPr>
        <w:annotationRef/>
      </w:r>
      <w:r>
        <w:t>Is it two, or three?</w:t>
      </w:r>
    </w:p>
  </w:comment>
  <w:comment w:id="33" w:author="Jack Plummer" w:date="2022-08-19T14:40:00Z" w:initials="JP">
    <w:p w14:paraId="6E63EA73" w14:textId="6EB7A1A1" w:rsidR="006522A8" w:rsidRDefault="006522A8" w:rsidP="002A3619">
      <w:pPr>
        <w:pStyle w:val="CommentText"/>
      </w:pPr>
      <w:r>
        <w:rPr>
          <w:rStyle w:val="CommentReference"/>
        </w:rPr>
        <w:annotationRef/>
      </w:r>
      <w:r>
        <w:t>Too list-like. Need full sentences</w:t>
      </w:r>
    </w:p>
  </w:comment>
  <w:comment w:id="40" w:author="Jack Plummer" w:date="2022-08-19T14:42:00Z" w:initials="JP">
    <w:p w14:paraId="28B31BD0" w14:textId="77777777" w:rsidR="002E158F" w:rsidRDefault="002E158F" w:rsidP="00581529">
      <w:pPr>
        <w:pStyle w:val="CommentText"/>
      </w:pPr>
      <w:r>
        <w:rPr>
          <w:rStyle w:val="CommentReference"/>
        </w:rPr>
        <w:annotationRef/>
      </w:r>
      <w:r>
        <w:t>Need to mention what the major threat is</w:t>
      </w:r>
    </w:p>
  </w:comment>
  <w:comment w:id="41" w:author="Jack Plummer" w:date="2022-08-19T14:42:00Z" w:initials="JP">
    <w:p w14:paraId="04A53AE3" w14:textId="77777777" w:rsidR="002E158F" w:rsidRDefault="002E158F" w:rsidP="00CF5ABC">
      <w:pPr>
        <w:pStyle w:val="CommentText"/>
      </w:pPr>
      <w:r>
        <w:rPr>
          <w:rStyle w:val="CommentReference"/>
        </w:rPr>
        <w:annotationRef/>
      </w:r>
      <w:r>
        <w:t>Why is there a range here? Justify</w:t>
      </w:r>
    </w:p>
  </w:comment>
  <w:comment w:id="53" w:author="Jack Plummer" w:date="2022-08-19T14:52:00Z" w:initials="JP">
    <w:p w14:paraId="4D784EC8" w14:textId="77777777" w:rsidR="000C4EE1" w:rsidRDefault="000C4EE1" w:rsidP="00BC7281">
      <w:pPr>
        <w:pStyle w:val="CommentText"/>
      </w:pPr>
      <w:r>
        <w:rPr>
          <w:rStyle w:val="CommentReference"/>
        </w:rPr>
        <w:annotationRef/>
      </w:r>
      <w:r>
        <w:t>Add information on habit here - large tree?</w:t>
      </w:r>
    </w:p>
  </w:comment>
  <w:comment w:id="65" w:author="Jack Plummer" w:date="2022-08-19T14:51:00Z" w:initials="JP">
    <w:p w14:paraId="780A9A25" w14:textId="7739AE9C" w:rsidR="009B2FA2" w:rsidRDefault="009B2FA2" w:rsidP="00A005DC">
      <w:pPr>
        <w:pStyle w:val="CommentText"/>
      </w:pPr>
      <w:r>
        <w:rPr>
          <w:rStyle w:val="CommentReference"/>
        </w:rPr>
        <w:annotationRef/>
      </w:r>
      <w:r>
        <w:t>Think this should be 1.6 or 1.9</w:t>
      </w:r>
    </w:p>
  </w:comment>
  <w:comment w:id="98" w:author="Jack Plummer" w:date="2022-08-19T14:56:00Z" w:initials="JP">
    <w:p w14:paraId="25746AA0" w14:textId="77777777" w:rsidR="000C4EE1" w:rsidRDefault="000C4EE1" w:rsidP="00657C5B">
      <w:pPr>
        <w:pStyle w:val="CommentText"/>
      </w:pPr>
      <w:r>
        <w:rPr>
          <w:rStyle w:val="CommentReference"/>
        </w:rPr>
        <w:annotationRef/>
      </w:r>
      <w:r>
        <w:t>We need to mention the drivers of this deforestation - urbanisation? Agriculture? And match this with the table listings.</w:t>
      </w:r>
    </w:p>
  </w:comment>
  <w:comment w:id="102" w:author="Jack Plummer" w:date="2022-08-19T14:57:00Z" w:initials="JP">
    <w:p w14:paraId="700C1486" w14:textId="77777777" w:rsidR="000C4EE1" w:rsidRDefault="000C4EE1" w:rsidP="0089149E">
      <w:pPr>
        <w:pStyle w:val="CommentText"/>
      </w:pPr>
      <w:r>
        <w:rPr>
          <w:rStyle w:val="CommentReference"/>
        </w:rPr>
        <w:annotationRef/>
      </w:r>
      <w:r>
        <w:t>Add ex situ conservation measures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3A7EA462" w15:done="0"/>
  <w15:commentEx w15:paraId="6E63EA73" w15:done="0"/>
  <w15:commentEx w15:paraId="28B31BD0" w15:done="0"/>
  <w15:commentEx w15:paraId="04A53AE3" w15:paraIdParent="28B31BD0" w15:done="0"/>
  <w15:commentEx w15:paraId="4D784EC8" w15:done="0"/>
  <w15:commentEx w15:paraId="780A9A25" w15:done="0"/>
  <w15:commentEx w15:paraId="25746AA0" w15:done="0"/>
  <w15:commentEx w15:paraId="700C1486"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26AA2162" w16cex:dateUtc="2022-08-19T13:49:00Z"/>
  <w16cex:commentExtensible w16cex:durableId="26AA1F48" w16cex:dateUtc="2022-08-19T13:40:00Z"/>
  <w16cex:commentExtensible w16cex:durableId="26AA1FD9" w16cex:dateUtc="2022-08-19T13:42:00Z"/>
  <w16cex:commentExtensible w16cex:durableId="26AA1FE5" w16cex:dateUtc="2022-08-19T13:42:00Z"/>
  <w16cex:commentExtensible w16cex:durableId="26AA2239" w16cex:dateUtc="2022-08-19T13:52:00Z"/>
  <w16cex:commentExtensible w16cex:durableId="26AA2205" w16cex:dateUtc="2022-08-19T13:51:00Z"/>
  <w16cex:commentExtensible w16cex:durableId="26AA232D" w16cex:dateUtc="2022-08-19T13:56:00Z"/>
  <w16cex:commentExtensible w16cex:durableId="26AA235A" w16cex:dateUtc="2022-08-19T13:57: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3A7EA462" w16cid:durableId="26AA2162"/>
  <w16cid:commentId w16cid:paraId="6E63EA73" w16cid:durableId="26AA1F48"/>
  <w16cid:commentId w16cid:paraId="28B31BD0" w16cid:durableId="26AA1FD9"/>
  <w16cid:commentId w16cid:paraId="04A53AE3" w16cid:durableId="26AA1FE5"/>
  <w16cid:commentId w16cid:paraId="4D784EC8" w16cid:durableId="26AA2239"/>
  <w16cid:commentId w16cid:paraId="780A9A25" w16cid:durableId="26AA2205"/>
  <w16cid:commentId w16cid:paraId="25746AA0" w16cid:durableId="26AA232D"/>
  <w16cid:commentId w16cid:paraId="700C1486" w16cid:durableId="26AA235A"/>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000247B" w:usb2="00000009" w:usb3="00000000" w:csb0="000001FF" w:csb1="00000000"/>
  </w:font>
</w:fonts>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Jack Plummer">
    <w15:presenceInfo w15:providerId="AD" w15:userId="S::j.plummer@kew.org::a7ccb40d-b5f1-45e6-963c-3f9b10b74b00"/>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grammar="clean"/>
  <w:trackRevisions/>
  <w:defaultTabStop w:val="720"/>
  <w:noPunctuationKerning/>
  <w:characterSpacingControl w:val="doNotCompress"/>
  <w:compat>
    <w:doNotSnapToGridInCell/>
    <w:doNotWrapTextWithPunct/>
    <w:doNotUseEastAsianBreakRules/>
    <w:growAutofi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4F10B8"/>
    <w:rsid w:val="000C4EE1"/>
    <w:rsid w:val="001A74E0"/>
    <w:rsid w:val="002E158F"/>
    <w:rsid w:val="004F10B8"/>
    <w:rsid w:val="006522A8"/>
    <w:rsid w:val="009B2FA2"/>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5D4A1B8"/>
  <w15:chartTrackingRefBased/>
  <w15:docId w15:val="{52AF2AC9-1C02-48CC-86D9-487923400E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EastAsia"/>
      <w:sz w:val="24"/>
      <w:szCs w:val="24"/>
    </w:rPr>
  </w:style>
  <w:style w:type="paragraph" w:styleId="Heading1">
    <w:name w:val="heading 1"/>
    <w:basedOn w:val="Normal"/>
    <w:link w:val="Heading1Char"/>
    <w:uiPriority w:val="9"/>
    <w:qFormat/>
    <w:pPr>
      <w:pBdr>
        <w:top w:val="single" w:sz="12" w:space="4" w:color="000000"/>
        <w:bottom w:val="single" w:sz="12" w:space="4" w:color="000000"/>
      </w:pBdr>
      <w:shd w:val="clear" w:color="auto" w:fill="CCCCCC"/>
      <w:spacing w:before="100" w:beforeAutospacing="1" w:after="100" w:afterAutospacing="1"/>
      <w:jc w:val="right"/>
      <w:outlineLvl w:val="0"/>
    </w:pPr>
    <w:rPr>
      <w:b/>
      <w:bCs/>
      <w:color w:val="000000"/>
      <w:kern w:val="36"/>
      <w:sz w:val="38"/>
      <w:szCs w:val="38"/>
    </w:rPr>
  </w:style>
  <w:style w:type="paragraph" w:styleId="Heading2">
    <w:name w:val="heading 2"/>
    <w:basedOn w:val="Normal"/>
    <w:link w:val="Heading2Char"/>
    <w:uiPriority w:val="9"/>
    <w:qFormat/>
    <w:pPr>
      <w:pBdr>
        <w:bottom w:val="single" w:sz="6" w:space="0" w:color="808080"/>
      </w:pBdr>
      <w:spacing w:before="100" w:beforeAutospacing="1" w:after="100" w:afterAutospacing="1"/>
      <w:outlineLvl w:val="1"/>
    </w:pPr>
    <w:rPr>
      <w:b/>
      <w:bCs/>
      <w:sz w:val="36"/>
      <w:szCs w:val="36"/>
    </w:rPr>
  </w:style>
  <w:style w:type="paragraph" w:styleId="Heading3">
    <w:name w:val="heading 3"/>
    <w:basedOn w:val="Normal"/>
    <w:link w:val="Heading3Char"/>
    <w:uiPriority w:val="9"/>
    <w:qFormat/>
    <w:pPr>
      <w:spacing w:before="100" w:beforeAutospacing="1" w:after="100" w:afterAutospacing="1"/>
      <w:outlineLvl w:val="2"/>
    </w:pPr>
    <w:rPr>
      <w:b/>
      <w:bCs/>
      <w:sz w:val="31"/>
      <w:szCs w:val="31"/>
    </w:rPr>
  </w:style>
  <w:style w:type="paragraph" w:styleId="Heading4">
    <w:name w:val="heading 4"/>
    <w:basedOn w:val="Normal"/>
    <w:link w:val="Heading4Char"/>
    <w:uiPriority w:val="9"/>
    <w:qFormat/>
    <w:pPr>
      <w:spacing w:before="100" w:beforeAutospacing="1" w:after="100" w:afterAutospacing="1"/>
      <w:outlineLvl w:val="3"/>
    </w:pPr>
    <w:rPr>
      <w:b/>
      <w:bCs/>
      <w:sz w:val="29"/>
      <w:szCs w:val="29"/>
    </w:rPr>
  </w:style>
  <w:style w:type="paragraph" w:styleId="Heading5">
    <w:name w:val="heading 5"/>
    <w:basedOn w:val="Normal"/>
    <w:link w:val="Heading5Char"/>
    <w:uiPriority w:val="9"/>
    <w:qFormat/>
    <w:pPr>
      <w:spacing w:before="100" w:beforeAutospacing="1" w:after="100" w:afterAutospacing="1"/>
      <w:outlineLvl w:val="4"/>
    </w:pPr>
    <w:rPr>
      <w:b/>
      <w:b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semiHidden/>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semiHidden/>
    <w:rPr>
      <w:rFonts w:asciiTheme="majorHAnsi" w:eastAsiaTheme="majorEastAsia" w:hAnsiTheme="majorHAnsi" w:cstheme="majorBidi"/>
      <w:color w:val="1F3763" w:themeColor="accent1" w:themeShade="7F"/>
      <w:sz w:val="24"/>
      <w:szCs w:val="24"/>
    </w:rPr>
  </w:style>
  <w:style w:type="character" w:customStyle="1" w:styleId="Heading4Char">
    <w:name w:val="Heading 4 Char"/>
    <w:basedOn w:val="DefaultParagraphFont"/>
    <w:link w:val="Heading4"/>
    <w:uiPriority w:val="9"/>
    <w:semiHidden/>
    <w:rPr>
      <w:rFonts w:asciiTheme="majorHAnsi" w:eastAsiaTheme="majorEastAsia" w:hAnsiTheme="majorHAnsi" w:cstheme="majorBidi"/>
      <w:i/>
      <w:iCs/>
      <w:color w:val="2F5496" w:themeColor="accent1" w:themeShade="BF"/>
      <w:sz w:val="24"/>
      <w:szCs w:val="24"/>
    </w:rPr>
  </w:style>
  <w:style w:type="character" w:customStyle="1" w:styleId="Heading5Char">
    <w:name w:val="Heading 5 Char"/>
    <w:basedOn w:val="DefaultParagraphFont"/>
    <w:link w:val="Heading5"/>
    <w:uiPriority w:val="9"/>
    <w:semiHidden/>
    <w:rPr>
      <w:rFonts w:asciiTheme="majorHAnsi" w:eastAsiaTheme="majorEastAsia" w:hAnsiTheme="majorHAnsi" w:cstheme="majorBidi"/>
      <w:color w:val="2F5496" w:themeColor="accent1" w:themeShade="BF"/>
      <w:sz w:val="24"/>
      <w:szCs w:val="24"/>
    </w:rPr>
  </w:style>
  <w:style w:type="paragraph" w:customStyle="1" w:styleId="msonormal0">
    <w:name w:val="msonormal"/>
    <w:basedOn w:val="Normal"/>
    <w:pPr>
      <w:spacing w:before="100" w:beforeAutospacing="1" w:after="100" w:afterAutospacing="1"/>
    </w:pPr>
    <w:rPr>
      <w:sz w:val="18"/>
      <w:szCs w:val="18"/>
    </w:rPr>
  </w:style>
  <w:style w:type="paragraph" w:styleId="NormalWeb">
    <w:name w:val="Normal (Web)"/>
    <w:basedOn w:val="Normal"/>
    <w:uiPriority w:val="99"/>
    <w:semiHidden/>
    <w:unhideWhenUsed/>
    <w:pPr>
      <w:spacing w:before="100" w:beforeAutospacing="1" w:after="100" w:afterAutospacing="1"/>
    </w:pPr>
    <w:rPr>
      <w:sz w:val="18"/>
      <w:szCs w:val="18"/>
    </w:rPr>
  </w:style>
  <w:style w:type="paragraph" w:customStyle="1" w:styleId="databorder">
    <w:name w:val="databorder"/>
    <w:basedOn w:val="Normal"/>
    <w:pPr>
      <w:pBdr>
        <w:bottom w:val="single" w:sz="6" w:space="0" w:color="CCCCCC"/>
      </w:pBdr>
      <w:spacing w:before="100" w:beforeAutospacing="1" w:after="100" w:afterAutospacing="1"/>
    </w:pPr>
  </w:style>
  <w:style w:type="paragraph" w:customStyle="1" w:styleId="datalabel">
    <w:name w:val="datalabel"/>
    <w:basedOn w:val="Normal"/>
    <w:pPr>
      <w:spacing w:before="100" w:beforeAutospacing="1" w:after="100" w:afterAutospacing="1"/>
    </w:pPr>
    <w:rPr>
      <w:b/>
      <w:bCs/>
    </w:rPr>
  </w:style>
  <w:style w:type="character" w:styleId="Emphasis">
    <w:name w:val="Emphasis"/>
    <w:basedOn w:val="DefaultParagraphFont"/>
    <w:uiPriority w:val="20"/>
    <w:qFormat/>
    <w:rPr>
      <w:i/>
      <w:iCs/>
    </w:rPr>
  </w:style>
  <w:style w:type="character" w:styleId="Strong">
    <w:name w:val="Strong"/>
    <w:basedOn w:val="DefaultParagraphFont"/>
    <w:uiPriority w:val="22"/>
    <w:qFormat/>
    <w:rPr>
      <w:b/>
      <w:bCs/>
    </w:rPr>
  </w:style>
  <w:style w:type="character" w:customStyle="1" w:styleId="datalabel1">
    <w:name w:val="datalabel1"/>
    <w:basedOn w:val="DefaultParagraphFont"/>
    <w:rPr>
      <w:b/>
      <w:bCs/>
    </w:rPr>
  </w:style>
  <w:style w:type="character" w:customStyle="1" w:styleId="redfont">
    <w:name w:val="redfont"/>
    <w:basedOn w:val="DefaultParagraphFont"/>
  </w:style>
  <w:style w:type="character" w:styleId="Hyperlink">
    <w:name w:val="Hyperlink"/>
    <w:basedOn w:val="DefaultParagraphFont"/>
    <w:uiPriority w:val="99"/>
    <w:semiHidden/>
    <w:unhideWhenUsed/>
    <w:rPr>
      <w:color w:val="0000FF"/>
      <w:u w:val="single"/>
    </w:rPr>
  </w:style>
  <w:style w:type="character" w:styleId="FollowedHyperlink">
    <w:name w:val="FollowedHyperlink"/>
    <w:basedOn w:val="DefaultParagraphFont"/>
    <w:uiPriority w:val="99"/>
    <w:semiHidden/>
    <w:unhideWhenUsed/>
    <w:rPr>
      <w:color w:val="800080"/>
      <w:u w:val="single"/>
    </w:rPr>
  </w:style>
  <w:style w:type="paragraph" w:styleId="Revision">
    <w:name w:val="Revision"/>
    <w:hidden/>
    <w:uiPriority w:val="99"/>
    <w:semiHidden/>
    <w:rsid w:val="004F10B8"/>
    <w:rPr>
      <w:rFonts w:eastAsiaTheme="minorEastAsia"/>
      <w:sz w:val="24"/>
      <w:szCs w:val="24"/>
    </w:rPr>
  </w:style>
  <w:style w:type="character" w:styleId="CommentReference">
    <w:name w:val="annotation reference"/>
    <w:basedOn w:val="DefaultParagraphFont"/>
    <w:uiPriority w:val="99"/>
    <w:semiHidden/>
    <w:unhideWhenUsed/>
    <w:rsid w:val="006522A8"/>
    <w:rPr>
      <w:sz w:val="16"/>
      <w:szCs w:val="16"/>
    </w:rPr>
  </w:style>
  <w:style w:type="paragraph" w:styleId="CommentText">
    <w:name w:val="annotation text"/>
    <w:basedOn w:val="Normal"/>
    <w:link w:val="CommentTextChar"/>
    <w:uiPriority w:val="99"/>
    <w:unhideWhenUsed/>
    <w:rsid w:val="006522A8"/>
    <w:rPr>
      <w:sz w:val="20"/>
      <w:szCs w:val="20"/>
    </w:rPr>
  </w:style>
  <w:style w:type="character" w:customStyle="1" w:styleId="CommentTextChar">
    <w:name w:val="Comment Text Char"/>
    <w:basedOn w:val="DefaultParagraphFont"/>
    <w:link w:val="CommentText"/>
    <w:uiPriority w:val="99"/>
    <w:rsid w:val="006522A8"/>
    <w:rPr>
      <w:rFonts w:eastAsiaTheme="minorEastAsia"/>
    </w:rPr>
  </w:style>
  <w:style w:type="paragraph" w:styleId="CommentSubject">
    <w:name w:val="annotation subject"/>
    <w:basedOn w:val="CommentText"/>
    <w:next w:val="CommentText"/>
    <w:link w:val="CommentSubjectChar"/>
    <w:uiPriority w:val="99"/>
    <w:semiHidden/>
    <w:unhideWhenUsed/>
    <w:rsid w:val="006522A8"/>
    <w:rPr>
      <w:b/>
      <w:bCs/>
    </w:rPr>
  </w:style>
  <w:style w:type="character" w:customStyle="1" w:styleId="CommentSubjectChar">
    <w:name w:val="Comment Subject Char"/>
    <w:basedOn w:val="CommentTextChar"/>
    <w:link w:val="CommentSubject"/>
    <w:uiPriority w:val="99"/>
    <w:semiHidden/>
    <w:rsid w:val="006522A8"/>
    <w:rPr>
      <w:rFonts w:eastAsiaTheme="minorEastAsia"/>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1388076">
      <w:marLeft w:val="0"/>
      <w:marRight w:val="0"/>
      <w:marTop w:val="0"/>
      <w:marBottom w:val="0"/>
      <w:divBdr>
        <w:top w:val="none" w:sz="0" w:space="0" w:color="auto"/>
        <w:left w:val="none" w:sz="0" w:space="0" w:color="auto"/>
        <w:bottom w:val="none" w:sz="0" w:space="0" w:color="auto"/>
        <w:right w:val="none" w:sz="0" w:space="0" w:color="auto"/>
      </w:divBdr>
    </w:div>
    <w:div w:id="223834164">
      <w:marLeft w:val="0"/>
      <w:marRight w:val="0"/>
      <w:marTop w:val="0"/>
      <w:marBottom w:val="0"/>
      <w:divBdr>
        <w:top w:val="none" w:sz="0" w:space="0" w:color="auto"/>
        <w:left w:val="none" w:sz="0" w:space="0" w:color="auto"/>
        <w:bottom w:val="none" w:sz="0" w:space="0" w:color="auto"/>
        <w:right w:val="none" w:sz="0" w:space="0" w:color="auto"/>
      </w:divBdr>
    </w:div>
    <w:div w:id="269242684">
      <w:marLeft w:val="0"/>
      <w:marRight w:val="0"/>
      <w:marTop w:val="0"/>
      <w:marBottom w:val="0"/>
      <w:divBdr>
        <w:top w:val="none" w:sz="0" w:space="0" w:color="auto"/>
        <w:left w:val="none" w:sz="0" w:space="0" w:color="auto"/>
        <w:bottom w:val="none" w:sz="0" w:space="0" w:color="auto"/>
        <w:right w:val="none" w:sz="0" w:space="0" w:color="auto"/>
      </w:divBdr>
    </w:div>
    <w:div w:id="858080067">
      <w:marLeft w:val="0"/>
      <w:marRight w:val="0"/>
      <w:marTop w:val="0"/>
      <w:marBottom w:val="0"/>
      <w:divBdr>
        <w:top w:val="none" w:sz="0" w:space="0" w:color="auto"/>
        <w:left w:val="none" w:sz="0" w:space="0" w:color="auto"/>
        <w:bottom w:val="none" w:sz="0" w:space="0" w:color="auto"/>
        <w:right w:val="none" w:sz="0" w:space="0" w:color="auto"/>
      </w:divBdr>
    </w:div>
    <w:div w:id="906690695">
      <w:marLeft w:val="0"/>
      <w:marRight w:val="0"/>
      <w:marTop w:val="0"/>
      <w:marBottom w:val="0"/>
      <w:divBdr>
        <w:top w:val="none" w:sz="0" w:space="0" w:color="auto"/>
        <w:left w:val="none" w:sz="0" w:space="0" w:color="auto"/>
        <w:bottom w:val="none" w:sz="0" w:space="0" w:color="auto"/>
        <w:right w:val="none" w:sz="0" w:space="0" w:color="auto"/>
      </w:divBdr>
    </w:div>
    <w:div w:id="1118527495">
      <w:marLeft w:val="0"/>
      <w:marRight w:val="0"/>
      <w:marTop w:val="0"/>
      <w:marBottom w:val="0"/>
      <w:divBdr>
        <w:top w:val="none" w:sz="0" w:space="0" w:color="auto"/>
        <w:left w:val="none" w:sz="0" w:space="0" w:color="auto"/>
        <w:bottom w:val="none" w:sz="0" w:space="0" w:color="auto"/>
        <w:right w:val="none" w:sz="0" w:space="0" w:color="auto"/>
      </w:divBdr>
    </w:div>
    <w:div w:id="1559896705">
      <w:marLeft w:val="0"/>
      <w:marRight w:val="0"/>
      <w:marTop w:val="0"/>
      <w:marBottom w:val="0"/>
      <w:divBdr>
        <w:top w:val="none" w:sz="0" w:space="0" w:color="auto"/>
        <w:left w:val="none" w:sz="0" w:space="0" w:color="auto"/>
        <w:bottom w:val="none" w:sz="0" w:space="0" w:color="auto"/>
        <w:right w:val="none" w:sz="0" w:space="0" w:color="auto"/>
      </w:divBdr>
      <w:divsChild>
        <w:div w:id="1141969877">
          <w:marLeft w:val="0"/>
          <w:marRight w:val="0"/>
          <w:marTop w:val="0"/>
          <w:marBottom w:val="150"/>
          <w:divBdr>
            <w:top w:val="single" w:sz="12" w:space="0" w:color="000000"/>
            <w:left w:val="none" w:sz="0" w:space="0" w:color="auto"/>
            <w:bottom w:val="single" w:sz="12" w:space="0" w:color="000000"/>
            <w:right w:val="none" w:sz="0" w:space="0" w:color="auto"/>
          </w:divBdr>
        </w:div>
      </w:divsChild>
    </w:div>
    <w:div w:id="1773209008">
      <w:marLeft w:val="0"/>
      <w:marRight w:val="0"/>
      <w:marTop w:val="0"/>
      <w:marBottom w:val="0"/>
      <w:divBdr>
        <w:top w:val="none" w:sz="0" w:space="0" w:color="auto"/>
        <w:left w:val="none" w:sz="0" w:space="0" w:color="auto"/>
        <w:bottom w:val="none" w:sz="0" w:space="0" w:color="auto"/>
        <w:right w:val="none" w:sz="0" w:space="0" w:color="auto"/>
      </w:divBdr>
    </w:div>
    <w:div w:id="1817642176">
      <w:marLeft w:val="0"/>
      <w:marRight w:val="0"/>
      <w:marTop w:val="0"/>
      <w:marBottom w:val="0"/>
      <w:divBdr>
        <w:top w:val="none" w:sz="0" w:space="0" w:color="auto"/>
        <w:left w:val="none" w:sz="0" w:space="0" w:color="auto"/>
        <w:bottom w:val="none" w:sz="0" w:space="0" w:color="auto"/>
        <w:right w:val="none" w:sz="0" w:space="0" w:color="auto"/>
      </w:divBdr>
    </w:div>
    <w:div w:id="1837499488">
      <w:marLeft w:val="0"/>
      <w:marRight w:val="0"/>
      <w:marTop w:val="0"/>
      <w:marBottom w:val="0"/>
      <w:divBdr>
        <w:top w:val="none" w:sz="0" w:space="0" w:color="auto"/>
        <w:left w:val="none" w:sz="0" w:space="0" w:color="auto"/>
        <w:bottom w:val="none" w:sz="0" w:space="0" w:color="auto"/>
        <w:right w:val="none" w:sz="0" w:space="0" w:color="auto"/>
      </w:divBdr>
    </w:div>
    <w:div w:id="2021085020">
      <w:marLeft w:val="0"/>
      <w:marRight w:val="0"/>
      <w:marTop w:val="0"/>
      <w:marBottom w:val="0"/>
      <w:divBdr>
        <w:top w:val="none" w:sz="0" w:space="0" w:color="auto"/>
        <w:left w:val="none" w:sz="0" w:space="0" w:color="auto"/>
        <w:bottom w:val="none" w:sz="0" w:space="0" w:color="auto"/>
        <w:right w:val="none" w:sz="0" w:space="0" w:color="auto"/>
      </w:divBdr>
    </w:div>
    <w:div w:id="2132436525">
      <w:marLeft w:val="0"/>
      <w:marRight w:val="0"/>
      <w:marTop w:val="0"/>
      <w:marBottom w:val="0"/>
      <w:divBdr>
        <w:top w:val="none" w:sz="0" w:space="0" w:color="auto"/>
        <w:left w:val="none" w:sz="0" w:space="0" w:color="auto"/>
        <w:bottom w:val="none" w:sz="0" w:space="0" w:color="auto"/>
        <w:right w:val="none" w:sz="0" w:space="0" w:color="auto"/>
      </w:divBdr>
    </w:div>
  </w:divs>
  <w:encoding w:val="unicode"/>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microsoft.com/office/2018/08/relationships/commentsExtensible" Target="commentsExtensible.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microsoft.com/office/2016/09/relationships/commentsIds" Target="commentsIds.xml"/><Relationship Id="rId17" Type="http://schemas.microsoft.com/office/2011/relationships/people" Target="people.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microsoft.com/office/2011/relationships/commentsExtended" Target="commentsExtended.xml"/><Relationship Id="rId5" Type="http://schemas.openxmlformats.org/officeDocument/2006/relationships/customXml" Target="../customXml/item5.xml"/><Relationship Id="rId15" Type="http://schemas.openxmlformats.org/officeDocument/2006/relationships/hyperlink" Target="https://www.globalforestwatch.org/dashboards/country/THA/?category=summary&amp;location=WyJjb3VudHJ5IiwiVEhBIl0%3D&amp;map=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&amp;showMap=true" TargetMode="External"/><Relationship Id="rId10" Type="http://schemas.openxmlformats.org/officeDocument/2006/relationships/comments" Target="comments.xml"/><Relationship Id="rId4" Type="http://schemas.openxmlformats.org/officeDocument/2006/relationships/customXml" Target="../customXml/item4.xml"/><Relationship Id="rId9" Type="http://schemas.openxmlformats.org/officeDocument/2006/relationships/image" Target="https://rbgkew.sharepoint.com/sites/KewPlantAssessment2022-2/Shared%20Documents/General/Projects/Threatened%20Biodiversity%20Hotspots%20Programme/resources/redListLogo.jpg" TargetMode="External"/><Relationship Id="rId14" Type="http://schemas.openxmlformats.org/officeDocument/2006/relationships/hyperlink" Target="https://www.genesys-pgr.or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51DB2FC3823E56459E6430ADD130773C" ma:contentTypeVersion="18" ma:contentTypeDescription="Create a new document." ma:contentTypeScope="" ma:versionID="c66b068e8ecb950d6d3b301a7d5dec76">
  <xsd:schema xmlns:xsd="http://www.w3.org/2001/XMLSchema" xmlns:xs="http://www.w3.org/2001/XMLSchema" xmlns:p="http://schemas.microsoft.com/office/2006/metadata/properties" xmlns:ns2="150f78d0-e5c4-40ba-9879-1115501c63e5" xmlns:ns3="590658d6-28a4-43df-8461-354b94568f6c" xmlns:ns4="3174fa65-5130-4218-be7b-3006b691958f" targetNamespace="http://schemas.microsoft.com/office/2006/metadata/properties" ma:root="true" ma:fieldsID="842de796646282b1ee4d11e1617248ee" ns2:_="" ns3:_="" ns4:_="">
    <xsd:import namespace="150f78d0-e5c4-40ba-9879-1115501c63e5"/>
    <xsd:import namespace="590658d6-28a4-43df-8461-354b94568f6c"/>
    <xsd:import namespace="3174fa65-5130-4218-be7b-3006b691958f"/>
    <xsd:element name="properties">
      <xsd:complexType>
        <xsd:sequence>
          <xsd:element name="documentManagement">
            <xsd:complexType>
              <xsd:all>
                <xsd:element ref="ns2:_dlc_DocId" minOccurs="0"/>
                <xsd:element ref="ns2:_dlc_DocIdUrl" minOccurs="0"/>
                <xsd:element ref="ns2:_dlc_DocIdPersistId" minOccurs="0"/>
                <xsd:element ref="ns3:MediaServiceMetadata" minOccurs="0"/>
                <xsd:element ref="ns3:MediaServiceFastMetadata" minOccurs="0"/>
                <xsd:element ref="ns3:MediaServiceAutoKeyPoints" minOccurs="0"/>
                <xsd:element ref="ns3:MediaServiceKeyPoints" minOccurs="0"/>
                <xsd:element ref="ns3:lcf76f155ced4ddcb4097134ff3c332f" minOccurs="0"/>
                <xsd:element ref="ns4:TaxCatchAll" minOccurs="0"/>
                <xsd:element ref="ns3:MediaServiceDateTaken" minOccurs="0"/>
                <xsd:element ref="ns3:MediaServiceOCR" minOccurs="0"/>
                <xsd:element ref="ns3:MediaServiceGenerationTime" minOccurs="0"/>
                <xsd:element ref="ns3:MediaServiceEventHashCode" minOccurs="0"/>
                <xsd:element ref="ns3:MediaServiceLocation"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50f78d0-e5c4-40ba-9879-1115501c63e5" elementFormDefault="qualified">
    <xsd:import namespace="http://schemas.microsoft.com/office/2006/documentManagement/types"/>
    <xsd:import namespace="http://schemas.microsoft.com/office/infopath/2007/PartnerControls"/>
    <xsd:element name="_dlc_DocId" ma:index="8" nillable="true" ma:displayName="Document ID Value" ma:description="The value of the document ID assigned to this item." ma:internalName="_dlc_DocId" ma:readOnly="true">
      <xsd:simpleType>
        <xsd:restriction base="dms:Text"/>
      </xsd:simpleType>
    </xsd:element>
    <xsd:element name="_dlc_DocIdUrl" ma:index="9" nillable="true" ma:displayName="Document 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10" nillable="true" ma:displayName="Persist ID" ma:description="Keep ID on add." ma:hidden="true" ma:internalName="_dlc_DocIdPersistId" ma:readOnly="true">
      <xsd:simpleType>
        <xsd:restriction base="dms:Boolean"/>
      </xsd:simpleType>
    </xsd:element>
  </xsd:schema>
  <xsd:schema xmlns:xsd="http://www.w3.org/2001/XMLSchema" xmlns:xs="http://www.w3.org/2001/XMLSchema" xmlns:dms="http://schemas.microsoft.com/office/2006/documentManagement/types" xmlns:pc="http://schemas.microsoft.com/office/infopath/2007/PartnerControls" targetNamespace="590658d6-28a4-43df-8461-354b94568f6c"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AutoKeyPoints" ma:index="13" nillable="true" ma:displayName="MediaServiceAutoKeyPoints" ma:hidden="true" ma:internalName="MediaServiceAutoKeyPoints" ma:readOnly="true">
      <xsd:simpleType>
        <xsd:restriction base="dms:Note"/>
      </xsd:simpleType>
    </xsd:element>
    <xsd:element name="MediaServiceKeyPoints" ma:index="14" nillable="true" ma:displayName="KeyPoints" ma:internalName="MediaServiceKeyPoints" ma:readOnly="true">
      <xsd:simpleType>
        <xsd:restriction base="dms:Note">
          <xsd:maxLength value="255"/>
        </xsd:restriction>
      </xsd:simpleType>
    </xsd:element>
    <xsd:element name="lcf76f155ced4ddcb4097134ff3c332f" ma:index="16" nillable="true" ma:taxonomy="true" ma:internalName="lcf76f155ced4ddcb4097134ff3c332f" ma:taxonomyFieldName="MediaServiceImageTags" ma:displayName="Image Tags" ma:readOnly="false" ma:fieldId="{5cf76f15-5ced-4ddc-b409-7134ff3c332f}" ma:taxonomyMulti="true" ma:sspId="4874f941-1732-4aa1-804a-4f99632a5909" ma:termSetId="09814cd3-568e-fe90-9814-8d621ff8fb84" ma:anchorId="fba54fb3-c3e1-fe81-a776-ca4b69148c4d" ma:open="true" ma:isKeyword="false">
      <xsd:complexType>
        <xsd:sequence>
          <xsd:element ref="pc:Terms" minOccurs="0" maxOccurs="1"/>
        </xsd:sequence>
      </xsd:complexType>
    </xsd:element>
    <xsd:element name="MediaServiceDateTaken" ma:index="18" nillable="true" ma:displayName="MediaServiceDateTaken" ma:hidden="true" ma:internalName="MediaServiceDateTaken" ma:readOnly="true">
      <xsd:simpleType>
        <xsd:restriction base="dms:Text"/>
      </xsd:simpleType>
    </xsd:element>
    <xsd:element name="MediaServiceOCR" ma:index="19" nillable="true" ma:displayName="Extracted Text" ma:internalName="MediaServiceOCR" ma:readOnly="true">
      <xsd:simpleType>
        <xsd:restriction base="dms:Note">
          <xsd:maxLength value="255"/>
        </xsd:restriction>
      </xsd:simpleType>
    </xsd:element>
    <xsd:element name="MediaServiceGenerationTime" ma:index="20" nillable="true" ma:displayName="MediaServiceGenerationTime" ma:hidden="true" ma:internalName="MediaServiceGenerationTime" ma:readOnly="true">
      <xsd:simpleType>
        <xsd:restriction base="dms:Text"/>
      </xsd:simpleType>
    </xsd:element>
    <xsd:element name="MediaServiceEventHashCode" ma:index="21" nillable="true" ma:displayName="MediaServiceEventHashCode" ma:hidden="true" ma:internalName="MediaServiceEventHashCode" ma:readOnly="true">
      <xsd:simpleType>
        <xsd:restriction base="dms:Text"/>
      </xsd:simpleType>
    </xsd:element>
    <xsd:element name="MediaServiceLocation" ma:index="22" nillable="true" ma:displayName="Location" ma:internalName="MediaServiceLocation" ma:readOnly="true">
      <xsd:simpleType>
        <xsd:restriction base="dms:Text"/>
      </xsd:simpleType>
    </xsd:element>
    <xsd:element name="MediaLengthInSeconds" ma:index="23"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3174fa65-5130-4218-be7b-3006b691958f"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e7f1f8cb-e9ca-4f89-a220-5d9d266a2a9f}" ma:internalName="TaxCatchAll" ma:showField="CatchAllData" ma:web="3174fa65-5130-4218-be7b-3006b691958f">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SharedContentType xmlns="Microsoft.SharePoint.Taxonomy.ContentTypeSync" SourceId="4874f941-1732-4aa1-804a-4f99632a5909" ContentTypeId="0x0101" PreviousValue="false"/>
</file>

<file path=customXml/item3.xml><?xml version="1.0" encoding="utf-8"?>
<?mso-contentType ?>
<spe:Receivers xmlns:spe="http://schemas.microsoft.com/sharepoint/events"/>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p:properties xmlns:p="http://schemas.microsoft.com/office/2006/metadata/properties" xmlns:xsi="http://www.w3.org/2001/XMLSchema-instance" xmlns:pc="http://schemas.microsoft.com/office/infopath/2007/PartnerControls">
  <documentManagement>
    <TaxCatchAll xmlns="3174fa65-5130-4218-be7b-3006b691958f" xsi:nil="true"/>
    <lcf76f155ced4ddcb4097134ff3c332f xmlns="590658d6-28a4-43df-8461-354b94568f6c">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FF689F4F-9B8A-46F1-8559-431FFBBA15E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50f78d0-e5c4-40ba-9879-1115501c63e5"/>
    <ds:schemaRef ds:uri="590658d6-28a4-43df-8461-354b94568f6c"/>
    <ds:schemaRef ds:uri="3174fa65-5130-4218-be7b-3006b691958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1AAE974F-7984-47C5-9ABD-02DC596B8364}">
  <ds:schemaRefs>
    <ds:schemaRef ds:uri="Microsoft.SharePoint.Taxonomy.ContentTypeSync"/>
  </ds:schemaRefs>
</ds:datastoreItem>
</file>

<file path=customXml/itemProps3.xml><?xml version="1.0" encoding="utf-8"?>
<ds:datastoreItem xmlns:ds="http://schemas.openxmlformats.org/officeDocument/2006/customXml" ds:itemID="{ECD3FB20-3F03-43D4-96E3-ED1A1BE652C1}">
  <ds:schemaRefs>
    <ds:schemaRef ds:uri="http://schemas.microsoft.com/sharepoint/events"/>
  </ds:schemaRefs>
</ds:datastoreItem>
</file>

<file path=customXml/itemProps4.xml><?xml version="1.0" encoding="utf-8"?>
<ds:datastoreItem xmlns:ds="http://schemas.openxmlformats.org/officeDocument/2006/customXml" ds:itemID="{AE42D574-6009-4DAC-A4B5-33F39542FFB9}">
  <ds:schemaRefs>
    <ds:schemaRef ds:uri="http://schemas.microsoft.com/sharepoint/v3/contenttype/forms"/>
  </ds:schemaRefs>
</ds:datastoreItem>
</file>

<file path=customXml/itemProps5.xml><?xml version="1.0" encoding="utf-8"?>
<ds:datastoreItem xmlns:ds="http://schemas.openxmlformats.org/officeDocument/2006/customXml" ds:itemID="{AC162668-30D9-41B1-A979-F2B8BCC0893D}">
  <ds:schemaRefs>
    <ds:schemaRef ds:uri="http://purl.org/dc/elements/1.1/"/>
    <ds:schemaRef ds:uri="http://schemas.microsoft.com/office/2006/metadata/properties"/>
    <ds:schemaRef ds:uri="http://schemas.microsoft.com/office/infopath/2007/PartnerControls"/>
    <ds:schemaRef ds:uri="150f78d0-e5c4-40ba-9879-1115501c63e5"/>
    <ds:schemaRef ds:uri="http://purl.org/dc/terms/"/>
    <ds:schemaRef ds:uri="590658d6-28a4-43df-8461-354b94568f6c"/>
    <ds:schemaRef ds:uri="http://schemas.microsoft.com/office/2006/documentManagement/types"/>
    <ds:schemaRef ds:uri="http://schemas.openxmlformats.org/package/2006/metadata/core-properties"/>
    <ds:schemaRef ds:uri="3174fa65-5130-4218-be7b-3006b691958f"/>
    <ds:schemaRef ds:uri="http://www.w3.org/XML/1998/namespace"/>
    <ds:schemaRef ds:uri="http://purl.org/dc/dcmitype/"/>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5</Pages>
  <Words>1148</Words>
  <Characters>8421</Characters>
  <Application>Microsoft Office Word</Application>
  <DocSecurity>0</DocSecurity>
  <Lines>70</Lines>
  <Paragraphs>19</Paragraphs>
  <ScaleCrop>false</ScaleCrop>
  <HeadingPairs>
    <vt:vector size="2" baseType="variant">
      <vt:variant>
        <vt:lpstr>Title</vt:lpstr>
      </vt:variant>
      <vt:variant>
        <vt:i4>1</vt:i4>
      </vt:variant>
    </vt:vector>
  </HeadingPairs>
  <TitlesOfParts>
    <vt:vector size="1" baseType="lpstr">
      <vt:lpstr>Chionanthus maxwellii</vt:lpstr>
    </vt:vector>
  </TitlesOfParts>
  <Company/>
  <LinksUpToDate>false</LinksUpToDate>
  <CharactersWithSpaces>9550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Chionanthus maxwellii</dc:title>
  <dc:subject/>
  <dc:creator>Jack Plummer</dc:creator>
  <cp:keywords/>
  <dc:description/>
  <cp:lastModifiedBy>Jack Plummer</cp:lastModifiedBy>
  <cp:revision>2</cp:revision>
  <dcterms:created xsi:type="dcterms:W3CDTF">2022-08-19T13:57:00Z</dcterms:created>
  <dcterms:modified xsi:type="dcterms:W3CDTF">2022-08-19T13:57:00Z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0x01010051DB2FC3823E56459E6430ADD130773C</vt:lpwstr>
  </property>
</Properties>
</file>