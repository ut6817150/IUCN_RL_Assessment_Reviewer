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5444F" w14:textId="77777777" w:rsidR="00000000" w:rsidRDefault="00000000">
      <w:pPr>
        <w:jc w:val="center"/>
        <w:divId w:val="283271331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722A5E9E" w14:textId="77777777" w:rsidR="00000000" w:rsidRDefault="00000000">
      <w:pPr>
        <w:divId w:val="17818751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2D87F2AC" wp14:editId="5375847A">
            <wp:extent cx="326390" cy="32639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BE05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78187514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personata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C.Puglisi</w:t>
      </w:r>
      <w:proofErr w:type="spellEnd"/>
      <w:proofErr w:type="gramEnd"/>
    </w:p>
    <w:p w14:paraId="7292B1EF" w14:textId="77777777" w:rsidR="00000000" w:rsidRDefault="00000000">
      <w:pPr>
        <w:jc w:val="right"/>
        <w:divId w:val="17818751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personata</w:t>
      </w:r>
      <w:proofErr w:type="spellEnd"/>
    </w:p>
    <w:p w14:paraId="00C12227" w14:textId="77777777" w:rsidR="00000000" w:rsidRDefault="00000000">
      <w:pPr>
        <w:pStyle w:val="NormalWeb"/>
        <w:divId w:val="778137542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589"/>
      </w:tblGrid>
      <w:tr w:rsidR="00000000" w14:paraId="3BFFCB19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47DD41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5252C54C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F1F642C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</w:p>
        </w:tc>
      </w:tr>
      <w:tr w:rsidR="00000000" w14:paraId="485EC14F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4C67E2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6AE238FF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ABF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60F9D16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33D9AD48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188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4CD8CA6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7FAB995C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D971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70D6E8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7527649E" w14:textId="77777777" w:rsidR="00000000" w:rsidRDefault="00000000">
      <w:pPr>
        <w:pStyle w:val="Heading1"/>
        <w:divId w:val="89196848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34BE788" w14:textId="77777777" w:rsidR="00000000" w:rsidRDefault="00000000">
      <w:pPr>
        <w:pStyle w:val="Heading2"/>
        <w:divId w:val="8919684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11FDEFB3" w14:textId="77777777" w:rsidR="00000000" w:rsidRDefault="00000000">
      <w:pPr>
        <w:pStyle w:val="NormalWeb"/>
        <w:divId w:val="8919684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55E16EB6" w14:textId="77777777" w:rsidR="00000000" w:rsidRDefault="00000000">
      <w:pPr>
        <w:pStyle w:val="NormalWeb"/>
        <w:divId w:val="8919684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44610DF0" w14:textId="77777777" w:rsidR="00000000" w:rsidRDefault="00000000">
      <w:pPr>
        <w:pStyle w:val="NormalWeb"/>
        <w:divId w:val="8919684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5A609783" w14:textId="77777777" w:rsidR="00000000" w:rsidRDefault="00000000">
      <w:pPr>
        <w:pStyle w:val="Heading2"/>
        <w:divId w:val="8919684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46A168F0" w14:textId="16007310" w:rsidR="00000000" w:rsidRDefault="00000000">
      <w:pPr>
        <w:pStyle w:val="NormalWeb"/>
        <w:divId w:val="891968487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personata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listed as Critically Endangered (CR). This species is endemic to Thailand. It is only known from a small area at Lan </w:t>
      </w:r>
      <w:proofErr w:type="spellStart"/>
      <w:r>
        <w:rPr>
          <w:rFonts w:ascii="Georgia" w:hAnsi="Georgia"/>
        </w:rPr>
        <w:t>Sak</w:t>
      </w:r>
      <w:proofErr w:type="spellEnd"/>
      <w:r>
        <w:rPr>
          <w:rFonts w:ascii="Georgia" w:hAnsi="Georgia"/>
        </w:rPr>
        <w:t xml:space="preserve">, </w:t>
      </w:r>
      <w:proofErr w:type="spellStart"/>
      <w:r>
        <w:rPr>
          <w:rFonts w:ascii="Georgia" w:hAnsi="Georgia"/>
        </w:rPr>
        <w:t>Huppatat</w:t>
      </w:r>
      <w:proofErr w:type="spellEnd"/>
      <w:r>
        <w:rPr>
          <w:rFonts w:ascii="Georgia" w:hAnsi="Georgia"/>
        </w:rPr>
        <w:t xml:space="preserve"> Non-Hunting</w:t>
      </w:r>
      <w:ins w:id="0" w:author="Jack Plummer" w:date="2022-10-18T17:11:00Z">
        <w:r w:rsidR="008F39C4">
          <w:rPr>
            <w:rFonts w:ascii="Georgia" w:hAnsi="Georgia"/>
          </w:rPr>
          <w:t xml:space="preserve"> area</w:t>
        </w:r>
      </w:ins>
      <w:r>
        <w:rPr>
          <w:rFonts w:ascii="Georgia" w:hAnsi="Georgia"/>
        </w:rPr>
        <w:t>. The extent of occurrence</w:t>
      </w:r>
      <w:ins w:id="1" w:author="Jack Plummer" w:date="2022-10-18T16:56:00Z">
        <w:r w:rsidR="0093597C">
          <w:rPr>
            <w:rFonts w:ascii="Georgia" w:hAnsi="Georgia"/>
          </w:rPr>
          <w:t xml:space="preserve"> (EOO)</w:t>
        </w:r>
      </w:ins>
      <w:r>
        <w:rPr>
          <w:rFonts w:ascii="Georgia" w:hAnsi="Georgia"/>
        </w:rPr>
        <w:t xml:space="preserve"> and the area of occupancy</w:t>
      </w:r>
      <w:ins w:id="2" w:author="Jack Plummer" w:date="2022-10-18T16:56:00Z">
        <w:r w:rsidR="0093597C">
          <w:rPr>
            <w:rFonts w:ascii="Georgia" w:hAnsi="Georgia"/>
          </w:rPr>
          <w:t xml:space="preserve"> (AOO)</w:t>
        </w:r>
      </w:ins>
      <w:r>
        <w:rPr>
          <w:rFonts w:ascii="Georgia" w:hAnsi="Georgia"/>
        </w:rPr>
        <w:t xml:space="preserve"> </w:t>
      </w:r>
      <w:del w:id="3" w:author="Jack Plummer" w:date="2022-10-18T16:56:00Z">
        <w:r w:rsidDel="0093597C">
          <w:rPr>
            <w:rFonts w:ascii="Georgia" w:hAnsi="Georgia"/>
          </w:rPr>
          <w:delText>is less than 10 km</w:delText>
        </w:r>
      </w:del>
      <w:ins w:id="4" w:author="Jack Plummer" w:date="2022-10-18T16:56:00Z">
        <w:r w:rsidR="0093597C">
          <w:rPr>
            <w:rFonts w:ascii="Georgia" w:hAnsi="Georgia"/>
          </w:rPr>
          <w:t>are both 4 km</w:t>
        </w:r>
      </w:ins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, </w:t>
      </w:r>
      <w:del w:id="5" w:author="Jack Plummer" w:date="2022-10-18T16:56:00Z">
        <w:r w:rsidDel="0093597C">
          <w:rPr>
            <w:rFonts w:ascii="Georgia" w:hAnsi="Georgia"/>
          </w:rPr>
          <w:delText>there are</w:delText>
        </w:r>
      </w:del>
      <w:ins w:id="6" w:author="Jack Plummer" w:date="2022-10-18T16:56:00Z">
        <w:r w:rsidR="0093597C">
          <w:rPr>
            <w:rFonts w:ascii="Georgia" w:hAnsi="Georgia"/>
          </w:rPr>
          <w:t>falling</w:t>
        </w:r>
      </w:ins>
      <w:r>
        <w:rPr>
          <w:rFonts w:ascii="Georgia" w:hAnsi="Georgia"/>
        </w:rPr>
        <w:t xml:space="preserve"> within the </w:t>
      </w:r>
      <w:del w:id="7" w:author="Jack Plummer" w:date="2022-10-18T16:56:00Z">
        <w:r w:rsidDel="0093597C">
          <w:rPr>
            <w:rFonts w:ascii="Georgia" w:hAnsi="Georgia"/>
          </w:rPr>
          <w:delText xml:space="preserve">boundary </w:delText>
        </w:r>
      </w:del>
      <w:ins w:id="8" w:author="Jack Plummer" w:date="2022-10-18T16:56:00Z">
        <w:r w:rsidR="0093597C">
          <w:rPr>
            <w:rFonts w:ascii="Georgia" w:hAnsi="Georgia"/>
          </w:rPr>
          <w:t xml:space="preserve">threshold values for the </w:t>
        </w:r>
      </w:ins>
      <w:r>
        <w:rPr>
          <w:rFonts w:ascii="Georgia" w:hAnsi="Georgia"/>
        </w:rPr>
        <w:t xml:space="preserve">Critically Endangered </w:t>
      </w:r>
      <w:del w:id="9" w:author="Jack Plummer" w:date="2022-10-18T16:57:00Z">
        <w:r w:rsidDel="0093597C">
          <w:rPr>
            <w:rFonts w:ascii="Georgia" w:hAnsi="Georgia"/>
          </w:rPr>
          <w:delText>threshold</w:delText>
        </w:r>
      </w:del>
      <w:ins w:id="10" w:author="Jack Plummer" w:date="2022-10-18T16:57:00Z">
        <w:r w:rsidR="0093597C">
          <w:rPr>
            <w:rFonts w:ascii="Georgia" w:hAnsi="Georgia"/>
          </w:rPr>
          <w:t>category under criterion B</w:t>
        </w:r>
      </w:ins>
      <w:r>
        <w:rPr>
          <w:rFonts w:ascii="Georgia" w:hAnsi="Georgia"/>
        </w:rPr>
        <w:t xml:space="preserve">. At its only one known collection site, its limestone habitat is threatened by </w:t>
      </w:r>
      <w:ins w:id="11" w:author="Jack Plummer" w:date="2022-10-18T16:57:00Z">
        <w:r w:rsidR="0093597C">
          <w:rPr>
            <w:rFonts w:ascii="Georgia" w:hAnsi="Georgia"/>
          </w:rPr>
          <w:t>tourism</w:t>
        </w:r>
        <w:r w:rsidR="0093597C">
          <w:rPr>
            <w:rFonts w:ascii="Georgia" w:hAnsi="Georgia"/>
          </w:rPr>
          <w:t xml:space="preserve"> activity, and </w:t>
        </w:r>
      </w:ins>
      <w:r>
        <w:rPr>
          <w:rFonts w:ascii="Georgia" w:hAnsi="Georgia"/>
        </w:rPr>
        <w:t>the construction of tracks and stairs</w:t>
      </w:r>
      <w:ins w:id="12" w:author="Jack Plummer" w:date="2022-10-18T16:57:00Z">
        <w:r w:rsidR="0093597C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</w:t>
      </w:r>
      <w:del w:id="13" w:author="Jack Plummer" w:date="2022-10-18T16:57:00Z">
        <w:r w:rsidDel="0093597C">
          <w:rPr>
            <w:rFonts w:ascii="Georgia" w:hAnsi="Georgia"/>
          </w:rPr>
          <w:delText xml:space="preserve">and tourism </w:delText>
        </w:r>
      </w:del>
      <w:r>
        <w:rPr>
          <w:rFonts w:ascii="Georgia" w:hAnsi="Georgia"/>
        </w:rPr>
        <w:t>which are inferred to be contributing to a continuing decline in habitat area.</w:t>
      </w:r>
      <w:ins w:id="14" w:author="Jack Plummer" w:date="2022-10-18T16:58:00Z">
        <w:r w:rsidR="0093597C">
          <w:rPr>
            <w:rFonts w:ascii="Georgia" w:hAnsi="Georgia"/>
          </w:rPr>
          <w:t xml:space="preserve"> </w:t>
        </w:r>
      </w:ins>
      <w:del w:id="15" w:author="Jack Plummer" w:date="2022-10-18T16:58:00Z">
        <w:r w:rsidDel="0093597C">
          <w:rPr>
            <w:rFonts w:ascii="Georgia" w:hAnsi="Georgia"/>
          </w:rPr>
          <w:delText xml:space="preserve"> </w:delText>
        </w:r>
      </w:del>
      <w:moveToRangeStart w:id="16" w:author="Jack Plummer" w:date="2022-10-18T16:58:00Z" w:name="move117004700"/>
      <w:moveTo w:id="17" w:author="Jack Plummer" w:date="2022-10-18T16:58:00Z">
        <w:r w:rsidR="0093597C">
          <w:rPr>
            <w:rFonts w:ascii="Georgia" w:hAnsi="Georgia"/>
          </w:rPr>
          <w:t>Moreover</w:t>
        </w:r>
      </w:moveTo>
      <w:ins w:id="18" w:author="Jack Plummer" w:date="2022-10-18T16:58:00Z">
        <w:r w:rsidR="0093597C">
          <w:rPr>
            <w:rFonts w:ascii="Georgia" w:hAnsi="Georgia"/>
          </w:rPr>
          <w:t>,</w:t>
        </w:r>
      </w:ins>
      <w:moveTo w:id="19" w:author="Jack Plummer" w:date="2022-10-18T16:58:00Z">
        <w:r w:rsidR="0093597C">
          <w:rPr>
            <w:rFonts w:ascii="Georgia" w:hAnsi="Georgia"/>
          </w:rPr>
          <w:t xml:space="preserve"> the area is surrounded by cultivated land. </w:t>
        </w:r>
      </w:moveTo>
      <w:moveToRangeEnd w:id="16"/>
      <w:del w:id="20" w:author="Jack Plummer" w:date="2022-10-18T16:58:00Z">
        <w:r w:rsidDel="0093597C">
          <w:rPr>
            <w:rFonts w:ascii="Georgia" w:hAnsi="Georgia"/>
          </w:rPr>
          <w:delText xml:space="preserve">Further research into population status, size and trends are required to confirm the population trend. </w:delText>
        </w:r>
      </w:del>
      <w:moveFromRangeStart w:id="21" w:author="Jack Plummer" w:date="2022-10-18T16:58:00Z" w:name="move117004700"/>
      <w:moveFrom w:id="22" w:author="Jack Plummer" w:date="2022-10-18T16:58:00Z">
        <w:r w:rsidDel="0093597C">
          <w:rPr>
            <w:rFonts w:ascii="Georgia" w:hAnsi="Georgia"/>
          </w:rPr>
          <w:t xml:space="preserve">Moreover the area is surrounded by cultivated land. </w:t>
        </w:r>
      </w:moveFrom>
      <w:moveFromRangeEnd w:id="21"/>
      <w:r>
        <w:rPr>
          <w:rFonts w:ascii="Georgia" w:hAnsi="Georgia"/>
        </w:rPr>
        <w:t>Owing to a restricted EOO, AOO, number of location</w:t>
      </w:r>
      <w:ins w:id="23" w:author="Jack Plummer" w:date="2022-10-18T16:58:00Z">
        <w:r w:rsidR="0093597C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, and continuing decline in habitat, the species is </w:t>
      </w:r>
      <w:del w:id="24" w:author="Jack Plummer" w:date="2022-10-18T17:01:00Z">
        <w:r w:rsidDel="0093597C">
          <w:rPr>
            <w:rFonts w:ascii="Georgia" w:hAnsi="Georgia"/>
          </w:rPr>
          <w:delText xml:space="preserve">close to qualifying as Critically Endangered under criterion B2. It is therefore </w:delText>
        </w:r>
      </w:del>
      <w:r>
        <w:rPr>
          <w:rFonts w:ascii="Georgia" w:hAnsi="Georgia"/>
        </w:rPr>
        <w:t>assessed</w:t>
      </w:r>
      <w:ins w:id="25" w:author="Jack Plummer" w:date="2022-10-18T17:01:00Z">
        <w:r w:rsidR="0093597C">
          <w:rPr>
            <w:rFonts w:ascii="Georgia" w:hAnsi="Georgia"/>
          </w:rPr>
          <w:t xml:space="preserve"> as</w:t>
        </w:r>
      </w:ins>
      <w:r>
        <w:rPr>
          <w:rFonts w:ascii="Georgia" w:hAnsi="Georgia"/>
        </w:rPr>
        <w:t xml:space="preserve"> Critically Endangered B1ab(iii)+2ab(iii).</w:t>
      </w:r>
    </w:p>
    <w:p w14:paraId="39438BB1" w14:textId="77777777" w:rsidR="00000000" w:rsidRDefault="00000000">
      <w:pPr>
        <w:pStyle w:val="Heading1"/>
        <w:divId w:val="103812288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6F52CA3B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56253DD5" w14:textId="4BB433BF" w:rsidR="00000000" w:rsidRDefault="00000000">
      <w:pPr>
        <w:pStyle w:val="NormalWeb"/>
        <w:divId w:val="1038122882"/>
        <w:rPr>
          <w:rFonts w:ascii="Georgia" w:hAnsi="Georgia"/>
        </w:rPr>
      </w:pPr>
      <w:r>
        <w:rPr>
          <w:rFonts w:ascii="Georgia" w:hAnsi="Georgia"/>
        </w:rPr>
        <w:t xml:space="preserve">This species is only known from </w:t>
      </w:r>
      <w:proofErr w:type="spellStart"/>
      <w:r>
        <w:rPr>
          <w:rFonts w:ascii="Georgia" w:hAnsi="Georgia"/>
        </w:rPr>
        <w:t>Huppatat</w:t>
      </w:r>
      <w:proofErr w:type="spellEnd"/>
      <w:r>
        <w:rPr>
          <w:rFonts w:ascii="Georgia" w:hAnsi="Georgia"/>
        </w:rPr>
        <w:t xml:space="preserve"> Non-Hunting area, </w:t>
      </w:r>
      <w:proofErr w:type="spellStart"/>
      <w:r>
        <w:rPr>
          <w:rFonts w:ascii="Georgia" w:hAnsi="Georgia"/>
        </w:rPr>
        <w:t>Uthai</w:t>
      </w:r>
      <w:proofErr w:type="spellEnd"/>
      <w:r>
        <w:rPr>
          <w:rFonts w:ascii="Georgia" w:hAnsi="Georgia"/>
        </w:rPr>
        <w:t xml:space="preserve"> Thani Province, Thailand. The extent of occurrence </w:t>
      </w:r>
      <w:del w:id="26" w:author="Jack Plummer" w:date="2022-10-18T17:06:00Z">
        <w:r w:rsidDel="0093597C">
          <w:rPr>
            <w:rFonts w:ascii="Georgia" w:hAnsi="Georgia"/>
          </w:rPr>
          <w:delText xml:space="preserve">(EOO) cannot be estimated. The </w:delText>
        </w:r>
      </w:del>
      <w:ins w:id="27" w:author="Jack Plummer" w:date="2022-10-18T17:06:00Z">
        <w:r w:rsidR="0093597C">
          <w:rPr>
            <w:rFonts w:ascii="Georgia" w:hAnsi="Georgia"/>
          </w:rPr>
          <w:t xml:space="preserve">and </w:t>
        </w:r>
      </w:ins>
      <w:r>
        <w:rPr>
          <w:rFonts w:ascii="Georgia" w:hAnsi="Georgia"/>
        </w:rPr>
        <w:t xml:space="preserve">area of occupancy </w:t>
      </w:r>
      <w:del w:id="28" w:author="Jack Plummer" w:date="2022-10-18T17:06:00Z">
        <w:r w:rsidDel="0093597C">
          <w:rPr>
            <w:rFonts w:ascii="Georgia" w:hAnsi="Georgia"/>
          </w:rPr>
          <w:delText>was about</w:delText>
        </w:r>
      </w:del>
      <w:ins w:id="29" w:author="Jack Plummer" w:date="2022-10-18T17:06:00Z">
        <w:r w:rsidR="0093597C">
          <w:rPr>
            <w:rFonts w:ascii="Georgia" w:hAnsi="Georgia"/>
          </w:rPr>
          <w:t>are</w:t>
        </w:r>
      </w:ins>
      <w:r>
        <w:rPr>
          <w:rFonts w:ascii="Georgia" w:hAnsi="Georgia"/>
        </w:rPr>
        <w:t xml:space="preserve"> 4 km</w:t>
      </w:r>
      <w:r>
        <w:rPr>
          <w:rFonts w:ascii="Georgia" w:hAnsi="Georgia"/>
          <w:vertAlign w:val="superscript"/>
        </w:rPr>
        <w:t>2</w:t>
      </w:r>
      <w:del w:id="30" w:author="Jack Plummer" w:date="2022-10-18T17:06:00Z">
        <w:r w:rsidDel="0093597C">
          <w:rPr>
            <w:rFonts w:ascii="Georgia" w:hAnsi="Georgia"/>
          </w:rPr>
          <w:delText xml:space="preserve"> which are not in a protected area</w:delText>
        </w:r>
      </w:del>
      <w:r>
        <w:rPr>
          <w:rFonts w:ascii="Georgia" w:hAnsi="Georgia"/>
        </w:rPr>
        <w:t xml:space="preserve">. The type </w:t>
      </w:r>
      <w:del w:id="31" w:author="Jack Plummer" w:date="2022-10-18T17:06:00Z">
        <w:r w:rsidDel="008F39C4">
          <w:rPr>
            <w:rFonts w:ascii="Georgia" w:hAnsi="Georgia"/>
          </w:rPr>
          <w:delText>of lo</w:delText>
        </w:r>
      </w:del>
      <w:ins w:id="32" w:author="Jack Plummer" w:date="2022-10-18T17:06:00Z">
        <w:r w:rsidR="008F39C4">
          <w:rPr>
            <w:rFonts w:ascii="Georgia" w:hAnsi="Georgia"/>
          </w:rPr>
          <w:t>colle</w:t>
        </w:r>
      </w:ins>
      <w:r>
        <w:rPr>
          <w:rFonts w:ascii="Georgia" w:hAnsi="Georgia"/>
        </w:rPr>
        <w:t>c</w:t>
      </w:r>
      <w:del w:id="33" w:author="Jack Plummer" w:date="2022-10-18T17:06:00Z">
        <w:r w:rsidDel="008F39C4">
          <w:rPr>
            <w:rFonts w:ascii="Georgia" w:hAnsi="Georgia"/>
          </w:rPr>
          <w:delText>a</w:delText>
        </w:r>
      </w:del>
      <w:r>
        <w:rPr>
          <w:rFonts w:ascii="Georgia" w:hAnsi="Georgia"/>
        </w:rPr>
        <w:t xml:space="preserve">tion was made at an altitude </w:t>
      </w:r>
      <w:ins w:id="34" w:author="Jack Plummer" w:date="2022-10-18T17:06:00Z">
        <w:r w:rsidR="008F39C4">
          <w:rPr>
            <w:rFonts w:ascii="Georgia" w:hAnsi="Georgia"/>
          </w:rPr>
          <w:t xml:space="preserve">of </w:t>
        </w:r>
      </w:ins>
      <w:r>
        <w:rPr>
          <w:rFonts w:ascii="Georgia" w:hAnsi="Georgia"/>
        </w:rPr>
        <w:t>122 m</w:t>
      </w:r>
      <w:ins w:id="35" w:author="Jack Plummer" w:date="2022-10-18T17:06:00Z">
        <w:r w:rsidR="008F39C4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.</w:t>
      </w:r>
    </w:p>
    <w:p w14:paraId="6DC1ECB8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334A1E62" w14:textId="77777777">
        <w:trPr>
          <w:divId w:val="10381228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A32E9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3FA92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80B775D" w14:textId="77777777">
        <w:trPr>
          <w:divId w:val="1038122882"/>
          <w:tblCellSpacing w:w="15" w:type="dxa"/>
        </w:trPr>
        <w:tc>
          <w:tcPr>
            <w:tcW w:w="0" w:type="auto"/>
            <w:vAlign w:val="center"/>
            <w:hideMark/>
          </w:tcPr>
          <w:p w14:paraId="3D7C52D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8205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7AEF0359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551"/>
        <w:gridCol w:w="4169"/>
      </w:tblGrid>
      <w:tr w:rsidR="00000000" w14:paraId="09EB91F2" w14:textId="77777777">
        <w:trPr>
          <w:divId w:val="10381228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6061F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9C467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46DF2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2CD2AA4" w14:textId="77777777">
        <w:trPr>
          <w:divId w:val="1038122882"/>
          <w:tblCellSpacing w:w="15" w:type="dxa"/>
        </w:trPr>
        <w:tc>
          <w:tcPr>
            <w:tcW w:w="0" w:type="auto"/>
            <w:vAlign w:val="center"/>
            <w:hideMark/>
          </w:tcPr>
          <w:p w14:paraId="2D4A9B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C909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E54B5B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53E9AFB7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28"/>
      </w:tblGrid>
      <w:tr w:rsidR="00000000" w14:paraId="312B8181" w14:textId="77777777">
        <w:trPr>
          <w:divId w:val="10381228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06ED0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BFEE7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161A77" w14:textId="77777777">
        <w:trPr>
          <w:divId w:val="1038122882"/>
          <w:tblCellSpacing w:w="15" w:type="dxa"/>
        </w:trPr>
        <w:tc>
          <w:tcPr>
            <w:tcW w:w="0" w:type="auto"/>
            <w:vAlign w:val="center"/>
            <w:hideMark/>
          </w:tcPr>
          <w:p w14:paraId="6D13EF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8FA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occur in only one locality from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Uthai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Thani. The species occur in protected area.</w:t>
            </w:r>
          </w:p>
        </w:tc>
      </w:tr>
    </w:tbl>
    <w:p w14:paraId="5E02099E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9"/>
        <w:gridCol w:w="3561"/>
      </w:tblGrid>
      <w:tr w:rsidR="00000000" w14:paraId="6795E17C" w14:textId="77777777">
        <w:trPr>
          <w:divId w:val="10381228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37C9B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41563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EE1F2BC" w14:textId="77777777">
        <w:trPr>
          <w:divId w:val="1038122882"/>
          <w:tblCellSpacing w:w="15" w:type="dxa"/>
        </w:trPr>
        <w:tc>
          <w:tcPr>
            <w:tcW w:w="0" w:type="auto"/>
            <w:vAlign w:val="center"/>
            <w:hideMark/>
          </w:tcPr>
          <w:p w14:paraId="7BF839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D1FC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described from only one location. </w:t>
            </w:r>
          </w:p>
        </w:tc>
      </w:tr>
    </w:tbl>
    <w:p w14:paraId="5D29E4E5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2B3F13CA" w14:textId="77777777" w:rsidR="00000000" w:rsidRDefault="00000000">
      <w:pPr>
        <w:pStyle w:val="NormalWeb"/>
        <w:divId w:val="103812288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122</w:t>
      </w:r>
    </w:p>
    <w:p w14:paraId="2DE6E3C2" w14:textId="77777777" w:rsidR="00000000" w:rsidRDefault="00000000">
      <w:pPr>
        <w:pStyle w:val="NormalWeb"/>
        <w:divId w:val="103812288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122</w:t>
      </w:r>
    </w:p>
    <w:p w14:paraId="0DBC45DF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7BE10463" w14:textId="77777777">
        <w:trPr>
          <w:divId w:val="103812288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D13EE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67C57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0E547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CC5AD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C4ACC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248E7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79DB4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DDCB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707A6A3E" w14:textId="77777777">
        <w:trPr>
          <w:divId w:val="1038122882"/>
          <w:tblCellSpacing w:w="15" w:type="dxa"/>
        </w:trPr>
        <w:tc>
          <w:tcPr>
            <w:tcW w:w="0" w:type="auto"/>
            <w:vAlign w:val="center"/>
            <w:hideMark/>
          </w:tcPr>
          <w:p w14:paraId="027246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50FEB5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C360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285B5E1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351E4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D74A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58DA9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C6A37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34AAE15" w14:textId="77777777" w:rsidR="00000000" w:rsidRDefault="00000000">
      <w:pPr>
        <w:pStyle w:val="Heading2"/>
        <w:divId w:val="10381228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0305224A" w14:textId="77777777" w:rsidR="00000000" w:rsidRDefault="00000000">
      <w:pPr>
        <w:pStyle w:val="NormalWeb"/>
        <w:divId w:val="1038122882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77012F5F" w14:textId="77777777" w:rsidR="00000000" w:rsidRDefault="00000000">
      <w:pPr>
        <w:pStyle w:val="Heading1"/>
        <w:divId w:val="71928023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03833C17" w14:textId="77777777" w:rsidR="00000000" w:rsidRDefault="00000000">
      <w:pPr>
        <w:pStyle w:val="Heading2"/>
        <w:divId w:val="7192802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4DE31500" w14:textId="77777777">
        <w:trPr>
          <w:divId w:val="71928023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A4EA0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B3578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30A97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E2C7A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12F23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1752FD4C" w14:textId="77777777">
        <w:trPr>
          <w:divId w:val="71928023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A985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80E8C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6E88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7BA7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D9C4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65CC1972" w14:textId="77777777" w:rsidR="00000000" w:rsidRDefault="00000000">
      <w:pPr>
        <w:pStyle w:val="Heading1"/>
        <w:divId w:val="96411977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61F921E3" w14:textId="5E5B1BF2" w:rsidR="00000000" w:rsidRDefault="00000000">
      <w:pPr>
        <w:pStyle w:val="NormalWeb"/>
        <w:divId w:val="964119778"/>
        <w:rPr>
          <w:rFonts w:ascii="Georgia" w:hAnsi="Georgia"/>
        </w:rPr>
      </w:pPr>
      <w:commentRangeStart w:id="36"/>
      <w:r w:rsidRPr="008F39C4">
        <w:rPr>
          <w:rFonts w:ascii="Georgia" w:hAnsi="Georgia"/>
          <w:strike/>
          <w:rPrChange w:id="37" w:author="Jack Plummer" w:date="2022-10-18T17:07:00Z">
            <w:rPr>
              <w:rFonts w:ascii="Georgia" w:hAnsi="Georgia"/>
            </w:rPr>
          </w:rPrChange>
        </w:rPr>
        <w:t xml:space="preserve">Its habitat is threatened by tourism, construction of tracks and stairs which are inferred to be contributing to a continuing decline in habitat area, </w:t>
      </w:r>
      <w:proofErr w:type="gramStart"/>
      <w:r w:rsidRPr="008F39C4">
        <w:rPr>
          <w:rFonts w:ascii="Georgia" w:hAnsi="Georgia"/>
          <w:strike/>
          <w:rPrChange w:id="38" w:author="Jack Plummer" w:date="2022-10-18T17:07:00Z">
            <w:rPr>
              <w:rFonts w:ascii="Georgia" w:hAnsi="Georgia"/>
            </w:rPr>
          </w:rPrChange>
        </w:rPr>
        <w:t>extent</w:t>
      </w:r>
      <w:proofErr w:type="gramEnd"/>
      <w:r w:rsidRPr="008F39C4">
        <w:rPr>
          <w:rFonts w:ascii="Georgia" w:hAnsi="Georgia"/>
          <w:strike/>
          <w:rPrChange w:id="39" w:author="Jack Plummer" w:date="2022-10-18T17:07:00Z">
            <w:rPr>
              <w:rFonts w:ascii="Georgia" w:hAnsi="Georgia"/>
            </w:rPr>
          </w:rPrChange>
        </w:rPr>
        <w:t xml:space="preserve"> and quality.</w:t>
      </w:r>
      <w:r>
        <w:rPr>
          <w:rFonts w:ascii="Georgia" w:hAnsi="Georgia"/>
        </w:rPr>
        <w:t xml:space="preserve"> </w:t>
      </w:r>
      <w:commentRangeEnd w:id="36"/>
      <w:r w:rsidR="008F39C4">
        <w:rPr>
          <w:rStyle w:val="CommentReference"/>
        </w:rPr>
        <w:commentReference w:id="36"/>
      </w:r>
      <w:ins w:id="40" w:author="Jack Plummer" w:date="2022-10-18T17:09:00Z">
        <w:r w:rsidR="008F39C4">
          <w:rPr>
            <w:rFonts w:ascii="Georgia" w:hAnsi="Georgia"/>
          </w:rPr>
          <w:t xml:space="preserve">No numerical population information is available, but </w:t>
        </w:r>
      </w:ins>
      <w:del w:id="41" w:author="Jack Plummer" w:date="2022-10-18T17:09:00Z">
        <w:r w:rsidDel="008F39C4">
          <w:rPr>
            <w:rFonts w:ascii="Georgia" w:hAnsi="Georgia"/>
          </w:rPr>
          <w:delText>T</w:delText>
        </w:r>
      </w:del>
      <w:ins w:id="42" w:author="Jack Plummer" w:date="2022-10-18T17:09:00Z">
        <w:r w:rsidR="008F39C4">
          <w:rPr>
            <w:rFonts w:ascii="Georgia" w:hAnsi="Georgia"/>
          </w:rPr>
          <w:t>t</w:t>
        </w:r>
      </w:ins>
      <w:r>
        <w:rPr>
          <w:rFonts w:ascii="Georgia" w:hAnsi="Georgia"/>
        </w:rPr>
        <w:t>he population trend is suspected to be decreasing</w:t>
      </w:r>
      <w:ins w:id="43" w:author="Jack Plummer" w:date="2022-10-18T17:09:00Z">
        <w:r w:rsidR="008F39C4">
          <w:rPr>
            <w:rFonts w:ascii="Georgia" w:hAnsi="Georgia"/>
          </w:rPr>
          <w:t xml:space="preserve"> on account of habitat degradation</w:t>
        </w:r>
      </w:ins>
      <w:r>
        <w:rPr>
          <w:rFonts w:ascii="Georgia" w:hAnsi="Georgia"/>
        </w:rPr>
        <w:t>. Further research into population status and trends are required to confirm whether a decline is apparent and going.</w:t>
      </w:r>
    </w:p>
    <w:p w14:paraId="2D95E02D" w14:textId="77777777" w:rsidR="00000000" w:rsidRDefault="00000000">
      <w:pPr>
        <w:pStyle w:val="Heading2"/>
        <w:divId w:val="96411977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69C5E899" w14:textId="77777777" w:rsidR="00000000" w:rsidRDefault="00000000">
      <w:pPr>
        <w:pStyle w:val="NormalWeb"/>
        <w:divId w:val="9641197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68793602" w14:textId="77777777" w:rsidR="00000000" w:rsidRDefault="00000000">
      <w:pPr>
        <w:pStyle w:val="Heading1"/>
        <w:divId w:val="79765138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0D19D14F" w14:textId="77777777" w:rsidR="00000000" w:rsidRDefault="00000000">
      <w:pPr>
        <w:pStyle w:val="NormalWeb"/>
        <w:divId w:val="797651380"/>
        <w:rPr>
          <w:rFonts w:ascii="Georgia" w:hAnsi="Georgia"/>
        </w:rPr>
      </w:pPr>
      <w:commentRangeStart w:id="44"/>
      <w:r>
        <w:rPr>
          <w:rFonts w:ascii="Georgia" w:hAnsi="Georgia"/>
        </w:rPr>
        <w:t xml:space="preserve">This species </w:t>
      </w:r>
      <w:commentRangeEnd w:id="44"/>
      <w:r w:rsidR="008F39C4">
        <w:rPr>
          <w:rStyle w:val="CommentReference"/>
        </w:rPr>
        <w:commentReference w:id="44"/>
      </w:r>
      <w:r>
        <w:rPr>
          <w:rFonts w:ascii="Georgia" w:hAnsi="Georgia"/>
        </w:rPr>
        <w:t>is found on limestone in secondary forest.</w:t>
      </w:r>
    </w:p>
    <w:p w14:paraId="327F6A5D" w14:textId="77777777" w:rsidR="00000000" w:rsidRDefault="00000000">
      <w:pPr>
        <w:pStyle w:val="Heading2"/>
        <w:divId w:val="7976513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4A29A4AA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20412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6F9CE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E324C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07D95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4F766F3E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9EE13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33553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5A304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FBA85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96829B" w14:textId="77777777" w:rsidR="00000000" w:rsidRDefault="00000000">
      <w:pPr>
        <w:pStyle w:val="Heading2"/>
        <w:divId w:val="7976513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94"/>
        <w:gridCol w:w="5446"/>
      </w:tblGrid>
      <w:tr w:rsidR="00000000" w14:paraId="76905DF8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1D290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BCF97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BC36D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725F3BC" w14:textId="77777777">
        <w:trPr>
          <w:divId w:val="797651380"/>
          <w:tblCellSpacing w:w="15" w:type="dxa"/>
        </w:trPr>
        <w:tc>
          <w:tcPr>
            <w:tcW w:w="0" w:type="auto"/>
            <w:vAlign w:val="center"/>
            <w:hideMark/>
          </w:tcPr>
          <w:p w14:paraId="1B71F6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F9D77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74CCFD7F" w14:textId="454A6E2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tourism, </w:t>
            </w:r>
            <w:ins w:id="45" w:author="Jack Plummer" w:date="2022-10-18T17:09:00Z">
              <w:r w:rsidR="008F39C4">
                <w:rPr>
                  <w:rFonts w:ascii="Georgia" w:eastAsia="Times New Roman" w:hAnsi="Georgia"/>
                  <w:sz w:val="18"/>
                  <w:szCs w:val="18"/>
                </w:rPr>
                <w:t xml:space="preserve">and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construction of tracks and stairs</w:t>
            </w:r>
            <w:ins w:id="46" w:author="Jack Plummer" w:date="2022-10-18T17:09:00Z">
              <w:r w:rsidR="008F39C4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which are inferred to be contributing to a continuing decline in habitat area,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extent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and quality. </w:t>
            </w:r>
          </w:p>
        </w:tc>
      </w:tr>
    </w:tbl>
    <w:p w14:paraId="06046438" w14:textId="77777777" w:rsidR="00000000" w:rsidRDefault="00000000">
      <w:pPr>
        <w:pStyle w:val="Heading2"/>
        <w:divId w:val="7976513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718561A0" w14:textId="77777777" w:rsidR="00000000" w:rsidRDefault="00000000">
      <w:pPr>
        <w:pStyle w:val="NormalWeb"/>
        <w:divId w:val="79765138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24FF3A8D" w14:textId="77777777" w:rsidR="00000000" w:rsidRDefault="00000000">
      <w:pPr>
        <w:pStyle w:val="Heading2"/>
        <w:divId w:val="7976513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6E75FDC6" w14:textId="77777777" w:rsidR="00000000" w:rsidRDefault="00000000">
      <w:pPr>
        <w:pStyle w:val="NormalWeb"/>
        <w:divId w:val="79765138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66FD3CE4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958AD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Plant and Fungal Growth Forms</w:t>
            </w:r>
          </w:p>
        </w:tc>
      </w:tr>
      <w:tr w:rsidR="00000000" w14:paraId="0C579D45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15D3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61FFDE09" w14:textId="77777777">
        <w:trPr>
          <w:divId w:val="79765138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391C5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2FF5E938" w14:textId="77777777" w:rsidR="00000000" w:rsidRDefault="00000000">
      <w:pPr>
        <w:pStyle w:val="Heading1"/>
        <w:divId w:val="170678318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0800DD0B" w14:textId="77777777" w:rsidR="00000000" w:rsidRDefault="00000000">
      <w:pPr>
        <w:pStyle w:val="Heading2"/>
        <w:divId w:val="17067831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242C9E5A" w14:textId="682B2935" w:rsidR="00000000" w:rsidRDefault="00000000">
      <w:pPr>
        <w:pStyle w:val="NormalWeb"/>
        <w:divId w:val="1706783180"/>
        <w:rPr>
          <w:ins w:id="47" w:author="Jack Plummer" w:date="2022-10-18T17:09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5AD8CBF7" w14:textId="37E388A6" w:rsidR="008F39C4" w:rsidRDefault="008F39C4">
      <w:pPr>
        <w:pStyle w:val="NormalWeb"/>
        <w:divId w:val="1706783180"/>
        <w:rPr>
          <w:rFonts w:ascii="Georgia" w:hAnsi="Georgia"/>
        </w:rPr>
      </w:pPr>
      <w:ins w:id="48" w:author="Jack Plummer" w:date="2022-10-18T17:09:00Z">
        <w:r>
          <w:rPr>
            <w:rFonts w:ascii="Georgia" w:hAnsi="Georgia"/>
          </w:rPr>
          <w:t xml:space="preserve">This species is not </w:t>
        </w:r>
      </w:ins>
      <w:ins w:id="49" w:author="Jack Plummer" w:date="2022-10-18T17:10:00Z">
        <w:r>
          <w:rPr>
            <w:rFonts w:ascii="Georgia" w:hAnsi="Georgia"/>
          </w:rPr>
          <w:t>known to be utilised.</w:t>
        </w:r>
      </w:ins>
    </w:p>
    <w:p w14:paraId="5EC3B4BE" w14:textId="77777777" w:rsidR="00000000" w:rsidRDefault="00000000">
      <w:pPr>
        <w:pStyle w:val="Heading2"/>
        <w:divId w:val="170678318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14F9B2E5" w14:textId="77777777" w:rsidR="00000000" w:rsidRDefault="00000000">
      <w:pPr>
        <w:pStyle w:val="NormalWeb"/>
        <w:divId w:val="1706783180"/>
        <w:rPr>
          <w:rFonts w:ascii="Georgia" w:hAnsi="Georgia"/>
        </w:rPr>
      </w:pPr>
      <w:commentRangeStart w:id="50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50"/>
      <w:r w:rsidR="008F39C4">
        <w:rPr>
          <w:rStyle w:val="CommentReference"/>
        </w:rPr>
        <w:commentReference w:id="50"/>
      </w:r>
    </w:p>
    <w:p w14:paraId="4A50B4D0" w14:textId="77777777" w:rsidR="00000000" w:rsidRDefault="00000000">
      <w:pPr>
        <w:pStyle w:val="Heading1"/>
        <w:divId w:val="121608811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15355D31" w14:textId="2C827548" w:rsidR="00000000" w:rsidRDefault="008F39C4">
      <w:pPr>
        <w:pStyle w:val="NormalWeb"/>
        <w:divId w:val="1216088110"/>
        <w:rPr>
          <w:rFonts w:ascii="Georgia" w:hAnsi="Georgia"/>
        </w:rPr>
      </w:pPr>
      <w:ins w:id="51" w:author="Jack Plummer" w:date="2022-10-18T17:10:00Z">
        <w:r>
          <w:rPr>
            <w:rFonts w:ascii="Georgia" w:hAnsi="Georgia"/>
          </w:rPr>
          <w:t xml:space="preserve">At its only known site in Lan </w:t>
        </w:r>
        <w:proofErr w:type="spellStart"/>
        <w:r>
          <w:rPr>
            <w:rFonts w:ascii="Georgia" w:hAnsi="Georgia"/>
          </w:rPr>
          <w:t>Sak</w:t>
        </w:r>
        <w:proofErr w:type="spellEnd"/>
        <w:r>
          <w:rPr>
            <w:rFonts w:ascii="Georgia" w:hAnsi="Georgia"/>
          </w:rPr>
          <w:t xml:space="preserve">, </w:t>
        </w:r>
      </w:ins>
      <w:del w:id="52" w:author="Jack Plummer" w:date="2022-10-18T17:10:00Z">
        <w:r w:rsidR="00000000" w:rsidDel="008F39C4">
          <w:rPr>
            <w:rFonts w:ascii="Georgia" w:hAnsi="Georgia"/>
          </w:rPr>
          <w:delText>I</w:delText>
        </w:r>
      </w:del>
      <w:ins w:id="53" w:author="Jack Plummer" w:date="2022-10-18T17:10:00Z">
        <w:r>
          <w:rPr>
            <w:rFonts w:ascii="Georgia" w:hAnsi="Georgia"/>
          </w:rPr>
          <w:t>i</w:t>
        </w:r>
      </w:ins>
      <w:r w:rsidR="00000000">
        <w:rPr>
          <w:rFonts w:ascii="Georgia" w:hAnsi="Georgia"/>
        </w:rPr>
        <w:t xml:space="preserve">ts habitat is threatened by tourism, </w:t>
      </w:r>
      <w:ins w:id="54" w:author="Jack Plummer" w:date="2022-10-18T17:10:00Z">
        <w:r>
          <w:rPr>
            <w:rFonts w:ascii="Georgia" w:hAnsi="Georgia"/>
          </w:rPr>
          <w:t xml:space="preserve">and the </w:t>
        </w:r>
      </w:ins>
      <w:r w:rsidR="00000000">
        <w:rPr>
          <w:rFonts w:ascii="Georgia" w:hAnsi="Georgia"/>
        </w:rPr>
        <w:t xml:space="preserve">construction of tracks and stairs which are inferred to be contributing to a continuing decline in habitat area, </w:t>
      </w:r>
      <w:proofErr w:type="gramStart"/>
      <w:r w:rsidR="00000000">
        <w:rPr>
          <w:rFonts w:ascii="Georgia" w:hAnsi="Georgia"/>
        </w:rPr>
        <w:t>extent</w:t>
      </w:r>
      <w:proofErr w:type="gramEnd"/>
      <w:r w:rsidR="00000000">
        <w:rPr>
          <w:rFonts w:ascii="Georgia" w:hAnsi="Georgia"/>
        </w:rPr>
        <w:t xml:space="preserve"> and quality.</w:t>
      </w:r>
    </w:p>
    <w:p w14:paraId="3B44DB2C" w14:textId="77777777" w:rsidR="00000000" w:rsidRDefault="00000000">
      <w:pPr>
        <w:pStyle w:val="Heading2"/>
        <w:divId w:val="12160881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4"/>
        <w:gridCol w:w="740"/>
        <w:gridCol w:w="842"/>
        <w:gridCol w:w="842"/>
        <w:gridCol w:w="1142"/>
      </w:tblGrid>
      <w:tr w:rsidR="00000000" w14:paraId="7A5D8189" w14:textId="77777777">
        <w:trPr>
          <w:divId w:val="12160881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98ED9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DEB1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4EABA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1B939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FAAA2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7899078E" w14:textId="77777777">
        <w:trPr>
          <w:divId w:val="1216088110"/>
          <w:tblCellSpacing w:w="15" w:type="dxa"/>
        </w:trPr>
        <w:tc>
          <w:tcPr>
            <w:tcW w:w="0" w:type="auto"/>
            <w:vAlign w:val="center"/>
            <w:hideMark/>
          </w:tcPr>
          <w:p w14:paraId="703F64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4B0E96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9ACFF4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CCB1FE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7941F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A87EEA9" w14:textId="77777777">
        <w:trPr>
          <w:divId w:val="1216088110"/>
          <w:tblCellSpacing w:w="15" w:type="dxa"/>
        </w:trPr>
        <w:tc>
          <w:tcPr>
            <w:tcW w:w="0" w:type="auto"/>
            <w:vAlign w:val="center"/>
            <w:hideMark/>
          </w:tcPr>
          <w:p w14:paraId="21C3D19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704C63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D86711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9AD905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28745A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2CB97F1" w14:textId="77777777">
        <w:trPr>
          <w:divId w:val="1216088110"/>
          <w:tblCellSpacing w:w="15" w:type="dxa"/>
        </w:trPr>
        <w:tc>
          <w:tcPr>
            <w:tcW w:w="0" w:type="auto"/>
            <w:vAlign w:val="center"/>
            <w:hideMark/>
          </w:tcPr>
          <w:p w14:paraId="2BDB9E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5"/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  <w:commentRangeEnd w:id="55"/>
            <w:r w:rsidR="008F39C4">
              <w:rPr>
                <w:rStyle w:val="CommentReference"/>
              </w:rPr>
              <w:commentReference w:id="55"/>
            </w:r>
          </w:p>
        </w:tc>
        <w:tc>
          <w:tcPr>
            <w:tcW w:w="0" w:type="auto"/>
            <w:vAlign w:val="center"/>
            <w:hideMark/>
          </w:tcPr>
          <w:p w14:paraId="23686E1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8549B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0DBCF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BC013F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4DA4E3A" w14:textId="77777777">
        <w:trPr>
          <w:divId w:val="1216088110"/>
          <w:tblCellSpacing w:w="15" w:type="dxa"/>
        </w:trPr>
        <w:tc>
          <w:tcPr>
            <w:tcW w:w="0" w:type="auto"/>
            <w:vAlign w:val="center"/>
            <w:hideMark/>
          </w:tcPr>
          <w:p w14:paraId="1790D9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6.3. </w:t>
            </w:r>
            <w:commentRangeStart w:id="56"/>
            <w:r>
              <w:rPr>
                <w:rFonts w:ascii="Georgia" w:eastAsia="Times New Roman" w:hAnsi="Georgia"/>
                <w:sz w:val="18"/>
                <w:szCs w:val="18"/>
              </w:rPr>
              <w:t>Human intrusions &amp; disturbance -&gt; Work &amp; other activities</w:t>
            </w:r>
            <w:commentRangeEnd w:id="56"/>
            <w:r w:rsidR="008F39C4">
              <w:rPr>
                <w:rStyle w:val="CommentReference"/>
              </w:rPr>
              <w:commentReference w:id="56"/>
            </w:r>
          </w:p>
        </w:tc>
        <w:tc>
          <w:tcPr>
            <w:tcW w:w="0" w:type="auto"/>
            <w:vAlign w:val="center"/>
            <w:hideMark/>
          </w:tcPr>
          <w:p w14:paraId="2B038B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1FAEE7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29ACBD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78A6F3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35F7E375" w14:textId="77777777" w:rsidR="00000000" w:rsidRDefault="00000000">
      <w:pPr>
        <w:pStyle w:val="Heading1"/>
        <w:divId w:val="36668126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01DDD7EC" w14:textId="7D6A61E7" w:rsidR="00000000" w:rsidRDefault="00000000">
      <w:pPr>
        <w:pStyle w:val="NormalWeb"/>
        <w:divId w:val="366681266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57" w:author="Jack Plummer" w:date="2022-10-18T17:11:00Z">
        <w:r w:rsidR="008F39C4">
          <w:rPr>
            <w:rFonts w:ascii="Georgia" w:hAnsi="Georgia"/>
          </w:rPr>
          <w:t>s</w:t>
        </w:r>
      </w:ins>
      <w:del w:id="58" w:author="Jack Plummer" w:date="2022-10-18T17:11:00Z">
        <w:r w:rsidDel="008F39C4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</w:t>
      </w:r>
      <w:ins w:id="59" w:author="Jack Plummer" w:date="2022-10-18T17:11:00Z">
        <w:r w:rsidR="008F39C4">
          <w:rPr>
            <w:rFonts w:ascii="Georgia" w:hAnsi="Georgia"/>
          </w:rPr>
          <w:t xml:space="preserve"> only</w:t>
        </w:r>
      </w:ins>
      <w:r>
        <w:rPr>
          <w:rFonts w:ascii="Georgia" w:hAnsi="Georgia"/>
        </w:rPr>
        <w:t xml:space="preserve"> been recorded from </w:t>
      </w:r>
      <w:proofErr w:type="spellStart"/>
      <w:ins w:id="60" w:author="Jack Plummer" w:date="2022-10-18T17:11:00Z">
        <w:r w:rsidR="008F39C4">
          <w:rPr>
            <w:rFonts w:ascii="Georgia" w:hAnsi="Georgia"/>
          </w:rPr>
          <w:t>Huppatat</w:t>
        </w:r>
        <w:proofErr w:type="spellEnd"/>
        <w:r w:rsidR="008F39C4">
          <w:rPr>
            <w:rFonts w:ascii="Georgia" w:hAnsi="Georgia"/>
          </w:rPr>
          <w:t xml:space="preserve"> Non-Hunting area</w:t>
        </w:r>
      </w:ins>
      <w:del w:id="61" w:author="Jack Plummer" w:date="2022-10-18T17:11:00Z">
        <w:r w:rsidDel="008F39C4">
          <w:rPr>
            <w:rFonts w:ascii="Georgia" w:hAnsi="Georgia"/>
          </w:rPr>
          <w:delText>protected areas across its range</w:delText>
        </w:r>
      </w:del>
      <w:r>
        <w:rPr>
          <w:rFonts w:ascii="Georgia" w:hAnsi="Georgia"/>
        </w:rPr>
        <w:t xml:space="preserve">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36B13919" w14:textId="77777777" w:rsidR="00000000" w:rsidRDefault="00000000">
      <w:pPr>
        <w:pStyle w:val="Heading2"/>
        <w:divId w:val="36668126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0567A3D5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E84F0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2D5D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BED9A72" w14:textId="77777777">
        <w:trPr>
          <w:divId w:val="366681266"/>
          <w:tblCellSpacing w:w="15" w:type="dxa"/>
        </w:trPr>
        <w:tc>
          <w:tcPr>
            <w:tcW w:w="0" w:type="auto"/>
            <w:vAlign w:val="center"/>
            <w:hideMark/>
          </w:tcPr>
          <w:p w14:paraId="7404D0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C6AD2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54AC2D6" w14:textId="77777777" w:rsidR="00000000" w:rsidRDefault="00000000">
      <w:pPr>
        <w:pStyle w:val="Heading2"/>
        <w:divId w:val="36668126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6A2A378B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2140C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BF764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70418E3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A1CB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A1A1E2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261A065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3B77F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75D4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B2669FA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5339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1BEAE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C204699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BC81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B5523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413905" w14:textId="77777777" w:rsidR="00000000" w:rsidRDefault="00000000">
      <w:pPr>
        <w:pStyle w:val="Heading2"/>
        <w:divId w:val="36668126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530"/>
      </w:tblGrid>
      <w:tr w:rsidR="00000000" w14:paraId="4082B071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353BB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40156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799075B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B7C19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8A457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72081A4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BC0F5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A4676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91C0CAC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1A17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F795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3D8AA0F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1EFD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Conservation Planning -&gt; Species Action/Recovery Plan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DCAC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E5ADC01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00D30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AD45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B8C90CE" w14:textId="77777777">
        <w:trPr>
          <w:divId w:val="36668126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B6DDB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65918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A9C017B" w14:textId="77777777" w:rsidR="00000000" w:rsidRDefault="00000000">
      <w:pPr>
        <w:pStyle w:val="Heading1"/>
        <w:divId w:val="146854382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7DF1B2EE" w14:textId="77777777" w:rsidR="00000000" w:rsidRDefault="00000000">
      <w:pPr>
        <w:pStyle w:val="Heading2"/>
        <w:divId w:val="146854382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19071B63" w14:textId="77777777">
        <w:trPr>
          <w:divId w:val="146854382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6A603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F97B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2BAA455A" w14:textId="77777777">
        <w:trPr>
          <w:divId w:val="1468543828"/>
          <w:tblCellSpacing w:w="15" w:type="dxa"/>
        </w:trPr>
        <w:tc>
          <w:tcPr>
            <w:tcW w:w="0" w:type="auto"/>
            <w:vAlign w:val="center"/>
            <w:hideMark/>
          </w:tcPr>
          <w:p w14:paraId="40B25C0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81B28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E33478A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504C5BAA" w14:textId="77777777" w:rsidR="00000000" w:rsidRDefault="00000000">
      <w:pPr>
        <w:pStyle w:val="NormalWeb"/>
        <w:divId w:val="1039627171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1C655D21" w14:textId="77777777" w:rsidR="00000000" w:rsidRDefault="00000000">
      <w:pPr>
        <w:pStyle w:val="NormalWeb"/>
        <w:divId w:val="1039627171"/>
        <w:rPr>
          <w:rFonts w:ascii="Georgia" w:hAnsi="Georgia"/>
        </w:rPr>
      </w:pPr>
      <w:r>
        <w:rPr>
          <w:rFonts w:ascii="Georgia" w:hAnsi="Georgia"/>
        </w:rPr>
        <w:t xml:space="preserve">Bachman S, Moat J, Hill AW, de la Torre J, Scott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117–126.</w:t>
      </w:r>
    </w:p>
    <w:p w14:paraId="77B282B1" w14:textId="77777777" w:rsidR="00000000" w:rsidRDefault="00000000">
      <w:pPr>
        <w:pStyle w:val="NormalWeb"/>
        <w:divId w:val="1039627171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164CB9FD" w14:textId="77777777" w:rsidR="00000000" w:rsidRDefault="00000000">
      <w:pPr>
        <w:pStyle w:val="NormalWeb"/>
        <w:divId w:val="1039627171"/>
        <w:rPr>
          <w:rFonts w:ascii="Georgia" w:hAnsi="Georgia"/>
        </w:rPr>
      </w:pPr>
      <w:commentRangeStart w:id="62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1887D1CA" w14:textId="77777777" w:rsidR="003C173C" w:rsidRDefault="00000000">
      <w:pPr>
        <w:pStyle w:val="NormalWeb"/>
        <w:divId w:val="1039627171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62"/>
      <w:r w:rsidR="008F39C4">
        <w:rPr>
          <w:rStyle w:val="CommentReference"/>
        </w:rPr>
        <w:commentReference w:id="62"/>
      </w:r>
    </w:p>
    <w:sectPr w:rsidR="003C1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6" w:author="Jack Plummer" w:date="2022-10-18T17:07:00Z" w:initials="JP">
    <w:p w14:paraId="6A27418D" w14:textId="77777777" w:rsidR="008F39C4" w:rsidRDefault="008F39C4" w:rsidP="00DD28DC">
      <w:pPr>
        <w:pStyle w:val="CommentText"/>
      </w:pPr>
      <w:r>
        <w:rPr>
          <w:rStyle w:val="CommentReference"/>
        </w:rPr>
        <w:annotationRef/>
      </w:r>
      <w:r>
        <w:t>Not needed here</w:t>
      </w:r>
    </w:p>
  </w:comment>
  <w:comment w:id="44" w:author="Jack Plummer" w:date="2022-10-18T17:08:00Z" w:initials="JP">
    <w:p w14:paraId="4C81CA48" w14:textId="77777777" w:rsidR="008F39C4" w:rsidRDefault="008F39C4" w:rsidP="00076346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50" w:author="Jack Plummer" w:date="2022-10-18T17:09:00Z" w:initials="JP">
    <w:p w14:paraId="6B4629CE" w14:textId="77777777" w:rsidR="008F39C4" w:rsidRDefault="008F39C4" w:rsidP="00D007B7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5" w:author="Jack Plummer" w:date="2022-10-18T17:11:00Z" w:initials="JP">
    <w:p w14:paraId="610A218D" w14:textId="77777777" w:rsidR="008F39C4" w:rsidRDefault="008F39C4" w:rsidP="00485B0B">
      <w:pPr>
        <w:pStyle w:val="CommentText"/>
      </w:pPr>
      <w:r>
        <w:rPr>
          <w:rStyle w:val="CommentReference"/>
        </w:rPr>
        <w:annotationRef/>
      </w:r>
      <w:r>
        <w:t>Need to add sentence above about agriculture</w:t>
      </w:r>
    </w:p>
  </w:comment>
  <w:comment w:id="56" w:author="Jack Plummer" w:date="2022-10-18T17:11:00Z" w:initials="JP">
    <w:p w14:paraId="79CD04C4" w14:textId="04634D8B" w:rsidR="008F39C4" w:rsidRDefault="008F39C4" w:rsidP="0008191E">
      <w:pPr>
        <w:pStyle w:val="CommentText"/>
      </w:pPr>
      <w:r>
        <w:rPr>
          <w:rStyle w:val="CommentReference"/>
        </w:rPr>
        <w:annotationRef/>
      </w:r>
      <w:r>
        <w:t>Code 6.1</w:t>
      </w:r>
    </w:p>
  </w:comment>
  <w:comment w:id="62" w:author="Jack Plummer" w:date="2022-10-18T17:15:00Z" w:initials="JP">
    <w:p w14:paraId="4AE890A5" w14:textId="77777777" w:rsidR="008F39C4" w:rsidRDefault="008F39C4" w:rsidP="00A23C5C">
      <w:pPr>
        <w:pStyle w:val="CommentText"/>
      </w:pPr>
      <w:r>
        <w:rPr>
          <w:rStyle w:val="CommentReference"/>
        </w:rPr>
        <w:annotationRef/>
      </w:r>
      <w:r>
        <w:t>Mention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27418D" w15:done="0"/>
  <w15:commentEx w15:paraId="4C81CA48" w15:done="0"/>
  <w15:commentEx w15:paraId="6B4629CE" w15:done="0"/>
  <w15:commentEx w15:paraId="610A218D" w15:done="0"/>
  <w15:commentEx w15:paraId="79CD04C4" w15:done="0"/>
  <w15:commentEx w15:paraId="4AE890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95BE7" w16cex:dateUtc="2022-10-18T16:07:00Z"/>
  <w16cex:commentExtensible w16cex:durableId="26F95C26" w16cex:dateUtc="2022-10-18T16:08:00Z"/>
  <w16cex:commentExtensible w16cex:durableId="26F95C60" w16cex:dateUtc="2022-10-18T16:09:00Z"/>
  <w16cex:commentExtensible w16cex:durableId="26F95CB8" w16cex:dateUtc="2022-10-18T16:11:00Z"/>
  <w16cex:commentExtensible w16cex:durableId="26F95CA5" w16cex:dateUtc="2022-10-18T16:11:00Z"/>
  <w16cex:commentExtensible w16cex:durableId="26F95DCC" w16cex:dateUtc="2022-10-18T16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27418D" w16cid:durableId="26F95BE7"/>
  <w16cid:commentId w16cid:paraId="4C81CA48" w16cid:durableId="26F95C26"/>
  <w16cid:commentId w16cid:paraId="6B4629CE" w16cid:durableId="26F95C60"/>
  <w16cid:commentId w16cid:paraId="610A218D" w16cid:durableId="26F95CB8"/>
  <w16cid:commentId w16cid:paraId="79CD04C4" w16cid:durableId="26F95CA5"/>
  <w16cid:commentId w16cid:paraId="4AE890A5" w16cid:durableId="26F95D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7C"/>
    <w:rsid w:val="003C173C"/>
    <w:rsid w:val="008F39C4"/>
    <w:rsid w:val="0093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62B92"/>
  <w15:chartTrackingRefBased/>
  <w15:docId w15:val="{AB3F9364-A8C4-440C-A69E-A97D21A5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93597C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F3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3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39C4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9C4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81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331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0D5197-F46B-4159-A850-D7AE0639D78D}"/>
</file>

<file path=customXml/itemProps2.xml><?xml version="1.0" encoding="utf-8"?>
<ds:datastoreItem xmlns:ds="http://schemas.openxmlformats.org/officeDocument/2006/customXml" ds:itemID="{9FE882CC-F06C-43FF-96F5-0D1074B10A27}"/>
</file>

<file path=customXml/itemProps3.xml><?xml version="1.0" encoding="utf-8"?>
<ds:datastoreItem xmlns:ds="http://schemas.openxmlformats.org/officeDocument/2006/customXml" ds:itemID="{35A0E08F-2935-4FCD-A771-568E16CBDED5}"/>
</file>

<file path=customXml/itemProps4.xml><?xml version="1.0" encoding="utf-8"?>
<ds:datastoreItem xmlns:ds="http://schemas.openxmlformats.org/officeDocument/2006/customXml" ds:itemID="{C2A2AE6B-764C-47F2-B42F-D4F4873C1298}"/>
</file>

<file path=customXml/itemProps5.xml><?xml version="1.0" encoding="utf-8"?>
<ds:datastoreItem xmlns:ds="http://schemas.openxmlformats.org/officeDocument/2006/customXml" ds:itemID="{1F9AE321-E837-46E0-AB5F-FD60CFDAE8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personata</vt:lpstr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personata</dc:title>
  <dc:subject/>
  <dc:creator>Jack Plummer</dc:creator>
  <cp:keywords/>
  <dc:description/>
  <cp:lastModifiedBy>Jack Plummer</cp:lastModifiedBy>
  <cp:revision>2</cp:revision>
  <dcterms:created xsi:type="dcterms:W3CDTF">2022-10-18T16:16:00Z</dcterms:created>
  <dcterms:modified xsi:type="dcterms:W3CDTF">2022-10-18T16:16:00Z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