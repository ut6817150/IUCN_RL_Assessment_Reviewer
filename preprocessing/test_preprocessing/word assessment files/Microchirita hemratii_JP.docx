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16E62" w14:textId="77777777" w:rsidR="00000000" w:rsidRDefault="00000000">
      <w:pPr>
        <w:jc w:val="center"/>
        <w:divId w:val="507526278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1CB472DB" w14:textId="77777777" w:rsidR="00000000" w:rsidRDefault="00000000">
      <w:pPr>
        <w:divId w:val="2018775839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64D8741B" wp14:editId="5EEB1124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F973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2018775839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Microchirita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hemratii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C.Puglisi</w:t>
      </w:r>
      <w:proofErr w:type="spellEnd"/>
      <w:proofErr w:type="gramEnd"/>
    </w:p>
    <w:p w14:paraId="0DBC8BF8" w14:textId="77777777" w:rsidR="00000000" w:rsidRDefault="00000000">
      <w:pPr>
        <w:jc w:val="right"/>
        <w:divId w:val="2018775839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Microchirita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hemratii</w:t>
      </w:r>
      <w:proofErr w:type="spellEnd"/>
    </w:p>
    <w:p w14:paraId="15525EBF" w14:textId="77777777" w:rsidR="00000000" w:rsidRDefault="00000000">
      <w:pPr>
        <w:pStyle w:val="NormalWeb"/>
        <w:divId w:val="350960338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2"/>
      </w:tblGrid>
      <w:tr w:rsidR="00000000" w14:paraId="4ABF0456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4097AF7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77490597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163056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EN - Endangered, B1ab(iii)+2ab(iii) (IUCN version 3.1)</w:t>
            </w:r>
          </w:p>
        </w:tc>
      </w:tr>
    </w:tbl>
    <w:p w14:paraId="47687475" w14:textId="77777777" w:rsidR="00000000" w:rsidRDefault="00000000">
      <w:pPr>
        <w:pStyle w:val="Heading1"/>
        <w:divId w:val="194838597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0D487710" w14:textId="77777777" w:rsidR="00000000" w:rsidRDefault="00000000">
      <w:pPr>
        <w:pStyle w:val="Heading2"/>
        <w:divId w:val="194838597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300C4A06" w14:textId="77777777" w:rsidR="00000000" w:rsidRDefault="00000000">
      <w:pPr>
        <w:pStyle w:val="NormalWeb"/>
        <w:divId w:val="194838597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2022-08-18</w:t>
      </w:r>
    </w:p>
    <w:p w14:paraId="62809E45" w14:textId="77777777" w:rsidR="00000000" w:rsidRDefault="00000000">
      <w:pPr>
        <w:pStyle w:val="NormalWeb"/>
        <w:divId w:val="194838597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7B44B1F4" w14:textId="77777777" w:rsidR="00000000" w:rsidRDefault="00000000">
      <w:pPr>
        <w:pStyle w:val="NormalWeb"/>
        <w:divId w:val="194838597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156BC545" w14:textId="77777777" w:rsidR="00000000" w:rsidRDefault="00000000">
      <w:pPr>
        <w:pStyle w:val="Heading2"/>
        <w:divId w:val="1948385973"/>
        <w:rPr>
          <w:rFonts w:ascii="Georgia" w:eastAsia="Times New Roman" w:hAnsi="Georgia"/>
          <w:sz w:val="27"/>
          <w:szCs w:val="27"/>
        </w:rPr>
      </w:pPr>
      <w:commentRangeStart w:id="0"/>
      <w:r>
        <w:rPr>
          <w:rFonts w:ascii="Georgia" w:eastAsia="Times New Roman" w:hAnsi="Georgia"/>
          <w:sz w:val="27"/>
          <w:szCs w:val="27"/>
        </w:rPr>
        <w:t>Assessment Rationale</w:t>
      </w:r>
      <w:commentRangeEnd w:id="0"/>
      <w:r w:rsidR="00E92752">
        <w:rPr>
          <w:rStyle w:val="CommentReference"/>
          <w:b w:val="0"/>
          <w:bCs w:val="0"/>
        </w:rPr>
        <w:commentReference w:id="0"/>
      </w:r>
    </w:p>
    <w:p w14:paraId="627BA3A2" w14:textId="4F8C8396" w:rsidR="00000000" w:rsidRDefault="00000000">
      <w:pPr>
        <w:pStyle w:val="NormalWeb"/>
        <w:divId w:val="1948385973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Microchirita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hemratii</w:t>
      </w:r>
      <w:proofErr w:type="spellEnd"/>
      <w:r>
        <w:rPr>
          <w:rFonts w:ascii="Georgia" w:hAnsi="Georgia"/>
        </w:rPr>
        <w:t xml:space="preserve"> is listed as Endangered. </w:t>
      </w:r>
      <w:ins w:id="1" w:author="Jack Plummer" w:date="2022-09-24T07:18:00Z">
        <w:r w:rsidR="00E92752">
          <w:rPr>
            <w:rFonts w:ascii="Georgia" w:hAnsi="Georgia"/>
          </w:rPr>
          <w:t>The estimated extent of occurrence (EOO) and area of occupancy (AOO) are both 12 km</w:t>
        </w:r>
        <w:r w:rsidR="00E92752">
          <w:rPr>
            <w:rFonts w:ascii="Georgia" w:hAnsi="Georgia"/>
            <w:vertAlign w:val="superscript"/>
          </w:rPr>
          <w:t>2</w:t>
        </w:r>
        <w:r w:rsidR="00E92752">
          <w:rPr>
            <w:rFonts w:ascii="Georgia" w:hAnsi="Georgia"/>
          </w:rPr>
          <w:t xml:space="preserve">. </w:t>
        </w:r>
      </w:ins>
      <w:r>
        <w:rPr>
          <w:rFonts w:ascii="Georgia" w:hAnsi="Georgia"/>
        </w:rPr>
        <w:t>It is known from three locations</w:t>
      </w:r>
      <w:ins w:id="2" w:author="Jack Plummer" w:date="2022-09-24T07:19:00Z">
        <w:r w:rsidR="00E92752">
          <w:rPr>
            <w:rFonts w:ascii="Georgia" w:hAnsi="Georgia"/>
          </w:rPr>
          <w:t xml:space="preserve"> and </w:t>
        </w:r>
      </w:ins>
      <w:del w:id="3" w:author="Jack Plummer" w:date="2022-09-24T07:19:00Z">
        <w:r w:rsidDel="00E92752">
          <w:rPr>
            <w:rFonts w:ascii="Georgia" w:hAnsi="Georgia"/>
          </w:rPr>
          <w:delText>. A</w:delText>
        </w:r>
      </w:del>
      <w:ins w:id="4" w:author="Jack Plummer" w:date="2022-09-24T07:19:00Z">
        <w:r w:rsidR="00E92752">
          <w:rPr>
            <w:rFonts w:ascii="Georgia" w:hAnsi="Georgia"/>
          </w:rPr>
          <w:t>a</w:t>
        </w:r>
      </w:ins>
      <w:r>
        <w:rPr>
          <w:rFonts w:ascii="Georgia" w:hAnsi="Georgia"/>
        </w:rPr>
        <w:t>ll</w:t>
      </w:r>
      <w:ins w:id="5" w:author="Jack Plummer" w:date="2022-09-24T07:19:00Z">
        <w:r w:rsidR="00E92752">
          <w:rPr>
            <w:rFonts w:ascii="Georgia" w:hAnsi="Georgia"/>
          </w:rPr>
          <w:t xml:space="preserve"> colle</w:t>
        </w:r>
      </w:ins>
      <w:del w:id="6" w:author="Jack Plummer" w:date="2022-09-24T07:19:00Z">
        <w:r w:rsidDel="00E92752">
          <w:rPr>
            <w:rFonts w:ascii="Georgia" w:hAnsi="Georgia"/>
          </w:rPr>
          <w:delText xml:space="preserve"> lo</w:delText>
        </w:r>
      </w:del>
      <w:r>
        <w:rPr>
          <w:rFonts w:ascii="Georgia" w:hAnsi="Georgia"/>
        </w:rPr>
        <w:t>c</w:t>
      </w:r>
      <w:del w:id="7" w:author="Jack Plummer" w:date="2022-09-24T07:19:00Z">
        <w:r w:rsidDel="00E92752">
          <w:rPr>
            <w:rFonts w:ascii="Georgia" w:hAnsi="Georgia"/>
          </w:rPr>
          <w:delText>a</w:delText>
        </w:r>
      </w:del>
      <w:r>
        <w:rPr>
          <w:rFonts w:ascii="Georgia" w:hAnsi="Georgia"/>
        </w:rPr>
        <w:t xml:space="preserve">tions </w:t>
      </w:r>
      <w:del w:id="8" w:author="Jack Plummer" w:date="2022-09-24T07:19:00Z">
        <w:r w:rsidDel="00E92752">
          <w:rPr>
            <w:rFonts w:ascii="Georgia" w:hAnsi="Georgia"/>
          </w:rPr>
          <w:delText xml:space="preserve">are </w:delText>
        </w:r>
      </w:del>
      <w:ins w:id="9" w:author="Jack Plummer" w:date="2022-09-24T07:19:00Z">
        <w:r w:rsidR="00E92752">
          <w:rPr>
            <w:rFonts w:ascii="Georgia" w:hAnsi="Georgia"/>
          </w:rPr>
          <w:t>have been made outside</w:t>
        </w:r>
      </w:ins>
      <w:ins w:id="10" w:author="Jack Plummer" w:date="2022-09-24T07:20:00Z">
        <w:r w:rsidR="00E92752">
          <w:rPr>
            <w:rFonts w:ascii="Georgia" w:hAnsi="Georgia"/>
          </w:rPr>
          <w:t xml:space="preserve"> </w:t>
        </w:r>
      </w:ins>
      <w:del w:id="11" w:author="Jack Plummer" w:date="2022-09-24T07:19:00Z">
        <w:r w:rsidDel="00E92752">
          <w:rPr>
            <w:rFonts w:ascii="Georgia" w:hAnsi="Georgia"/>
          </w:rPr>
          <w:delText xml:space="preserve">in non-protective </w:delText>
        </w:r>
      </w:del>
      <w:ins w:id="12" w:author="Jack Plummer" w:date="2022-09-24T07:19:00Z">
        <w:r w:rsidR="00E92752">
          <w:rPr>
            <w:rFonts w:ascii="Georgia" w:hAnsi="Georgia"/>
          </w:rPr>
          <w:t>protect</w:t>
        </w:r>
        <w:r w:rsidR="00E92752">
          <w:rPr>
            <w:rFonts w:ascii="Georgia" w:hAnsi="Georgia"/>
          </w:rPr>
          <w:t>ed</w:t>
        </w:r>
        <w:r w:rsidR="00E92752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areas. </w:t>
      </w:r>
      <w:del w:id="13" w:author="Jack Plummer" w:date="2022-09-24T07:20:00Z">
        <w:r w:rsidDel="00E92752">
          <w:rPr>
            <w:rFonts w:ascii="Georgia" w:hAnsi="Georgia"/>
          </w:rPr>
          <w:delText>Parts of this range, including some of the known localities, are outside protected areas and</w:delText>
        </w:r>
      </w:del>
      <w:ins w:id="14" w:author="Jack Plummer" w:date="2022-09-24T07:20:00Z">
        <w:r w:rsidR="00E92752">
          <w:rPr>
            <w:rFonts w:ascii="Georgia" w:hAnsi="Georgia"/>
          </w:rPr>
          <w:t>The collection sites are</w:t>
        </w:r>
      </w:ins>
      <w:r>
        <w:rPr>
          <w:rFonts w:ascii="Georgia" w:hAnsi="Georgia"/>
        </w:rPr>
        <w:t xml:space="preserve"> subject to disturbance from visitors, particularly at the religious sites</w:t>
      </w:r>
      <w:ins w:id="15" w:author="Jack Plummer" w:date="2022-09-24T07:21:00Z">
        <w:r w:rsidR="00E92752">
          <w:rPr>
            <w:rFonts w:ascii="Georgia" w:hAnsi="Georgia"/>
          </w:rPr>
          <w:t xml:space="preserve">, </w:t>
        </w:r>
      </w:ins>
      <w:ins w:id="16" w:author="Jack Plummer" w:date="2022-09-24T07:26:00Z">
        <w:r w:rsidR="00757FA8">
          <w:rPr>
            <w:rFonts w:ascii="Georgia" w:hAnsi="Georgia"/>
          </w:rPr>
          <w:t xml:space="preserve">alongside mining and shifting agriculture, </w:t>
        </w:r>
      </w:ins>
      <w:ins w:id="17" w:author="Jack Plummer" w:date="2022-09-24T07:21:00Z">
        <w:r w:rsidR="00E92752">
          <w:rPr>
            <w:rFonts w:ascii="Georgia" w:hAnsi="Georgia"/>
          </w:rPr>
          <w:t>and this is inferred to be contributing to an ongoing decline in the quality of habitat.</w:t>
        </w:r>
      </w:ins>
      <w:del w:id="18" w:author="Jack Plummer" w:date="2022-09-24T07:21:00Z">
        <w:r w:rsidDel="00E92752">
          <w:rPr>
            <w:rFonts w:ascii="Georgia" w:hAnsi="Georgia"/>
          </w:rPr>
          <w:delText>.</w:delText>
        </w:r>
      </w:del>
    </w:p>
    <w:p w14:paraId="3C416734" w14:textId="77777777" w:rsidR="00000000" w:rsidRDefault="00000000">
      <w:pPr>
        <w:pStyle w:val="Heading1"/>
        <w:divId w:val="91844673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3420F834" w14:textId="77777777" w:rsidR="00000000" w:rsidRDefault="00000000">
      <w:pPr>
        <w:pStyle w:val="Heading2"/>
        <w:divId w:val="91844673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6FDEB336" w14:textId="37E0A481" w:rsidR="00000000" w:rsidRDefault="00000000">
      <w:pPr>
        <w:pStyle w:val="NormalWeb"/>
        <w:divId w:val="918446737"/>
        <w:rPr>
          <w:rFonts w:ascii="Georgia" w:hAnsi="Georgia"/>
        </w:rPr>
      </w:pPr>
      <w:r>
        <w:rPr>
          <w:rFonts w:ascii="Georgia" w:hAnsi="Georgia"/>
        </w:rPr>
        <w:t>This species is endemic to</w:t>
      </w:r>
      <w:ins w:id="19" w:author="Jack Plummer" w:date="2022-09-24T07:21:00Z">
        <w:r w:rsidR="00E92752">
          <w:rPr>
            <w:rFonts w:ascii="Georgia" w:hAnsi="Georgia"/>
          </w:rPr>
          <w:t xml:space="preserve"> </w:t>
        </w:r>
        <w:r w:rsidR="00E92752">
          <w:rPr>
            <w:rFonts w:ascii="Georgia" w:hAnsi="Georgia"/>
          </w:rPr>
          <w:t>Mae Sot district</w:t>
        </w:r>
      </w:ins>
      <w:ins w:id="20" w:author="Jack Plummer" w:date="2022-09-24T07:22:00Z">
        <w:r w:rsidR="00E92752">
          <w:rPr>
            <w:rFonts w:ascii="Georgia" w:hAnsi="Georgia"/>
          </w:rPr>
          <w:t xml:space="preserve"> in</w:t>
        </w:r>
      </w:ins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Tak</w:t>
      </w:r>
      <w:proofErr w:type="spellEnd"/>
      <w:r>
        <w:rPr>
          <w:rFonts w:ascii="Georgia" w:hAnsi="Georgia"/>
        </w:rPr>
        <w:t xml:space="preserve"> province</w:t>
      </w:r>
      <w:ins w:id="21" w:author="Jack Plummer" w:date="2022-09-24T07:22:00Z">
        <w:r w:rsidR="00E92752">
          <w:rPr>
            <w:rFonts w:ascii="Georgia" w:hAnsi="Georgia"/>
          </w:rPr>
          <w:t xml:space="preserve">, </w:t>
        </w:r>
        <w:r w:rsidR="00E92752">
          <w:rPr>
            <w:rFonts w:ascii="Georgia" w:hAnsi="Georgia"/>
          </w:rPr>
          <w:t>Thailand</w:t>
        </w:r>
      </w:ins>
      <w:r>
        <w:rPr>
          <w:rFonts w:ascii="Georgia" w:hAnsi="Georgia"/>
        </w:rPr>
        <w:t xml:space="preserve"> (</w:t>
      </w:r>
      <w:del w:id="22" w:author="Jack Plummer" w:date="2022-09-24T07:21:00Z">
        <w:r w:rsidDel="00E92752">
          <w:rPr>
            <w:rFonts w:ascii="Georgia" w:hAnsi="Georgia"/>
          </w:rPr>
          <w:delText xml:space="preserve">C. </w:delText>
        </w:r>
      </w:del>
      <w:r>
        <w:rPr>
          <w:rFonts w:ascii="Georgia" w:hAnsi="Georgia"/>
        </w:rPr>
        <w:t xml:space="preserve">Puglisi </w:t>
      </w:r>
      <w:ins w:id="23" w:author="Jack Plummer" w:date="2022-09-24T07:21:00Z">
        <w:r w:rsidR="00E92752">
          <w:rPr>
            <w:rFonts w:ascii="Georgia" w:hAnsi="Georgia"/>
          </w:rPr>
          <w:t>and</w:t>
        </w:r>
      </w:ins>
      <w:del w:id="24" w:author="Jack Plummer" w:date="2022-09-24T07:21:00Z">
        <w:r w:rsidDel="00E92752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</w:t>
      </w:r>
      <w:del w:id="25" w:author="Jack Plummer" w:date="2022-09-24T07:21:00Z">
        <w:r w:rsidDel="00E92752">
          <w:rPr>
            <w:rFonts w:ascii="Georgia" w:hAnsi="Georgia"/>
          </w:rPr>
          <w:delText xml:space="preserve">D.J. </w:delText>
        </w:r>
      </w:del>
      <w:r>
        <w:rPr>
          <w:rFonts w:ascii="Georgia" w:hAnsi="Georgia"/>
        </w:rPr>
        <w:t>Middleton</w:t>
      </w:r>
      <w:del w:id="26" w:author="Jack Plummer" w:date="2022-09-24T07:21:00Z">
        <w:r w:rsidDel="00E92752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2017</w:t>
      </w:r>
      <w:ins w:id="27" w:author="Jack Plummer" w:date="2022-09-24T07:21:00Z">
        <w:r w:rsidR="00E92752">
          <w:rPr>
            <w:rFonts w:ascii="Georgia" w:hAnsi="Georgia"/>
          </w:rPr>
          <w:t>,</w:t>
        </w:r>
      </w:ins>
      <w:del w:id="28" w:author="Jack Plummer" w:date="2022-09-24T07:21:00Z">
        <w:r w:rsidDel="00E92752">
          <w:rPr>
            <w:rFonts w:ascii="Georgia" w:hAnsi="Georgia"/>
          </w:rPr>
          <w:delText>;</w:delText>
        </w:r>
      </w:del>
      <w:r>
        <w:rPr>
          <w:rFonts w:ascii="Georgia" w:hAnsi="Georgia"/>
        </w:rPr>
        <w:t xml:space="preserve"> POWO 2021).</w:t>
      </w:r>
      <w:del w:id="29" w:author="Jack Plummer" w:date="2022-09-24T07:22:00Z">
        <w:r w:rsidDel="00E92752">
          <w:rPr>
            <w:rFonts w:ascii="Georgia" w:hAnsi="Georgia"/>
          </w:rPr>
          <w:delText xml:space="preserve"> This species is known from</w:delText>
        </w:r>
      </w:del>
      <w:del w:id="30" w:author="Jack Plummer" w:date="2022-09-24T07:21:00Z">
        <w:r w:rsidDel="00E92752">
          <w:rPr>
            <w:rFonts w:ascii="Georgia" w:hAnsi="Georgia"/>
          </w:rPr>
          <w:delText xml:space="preserve"> Mae Sot district</w:delText>
        </w:r>
      </w:del>
      <w:del w:id="31" w:author="Jack Plummer" w:date="2022-09-24T07:22:00Z">
        <w:r w:rsidDel="00E92752">
          <w:rPr>
            <w:rFonts w:ascii="Georgia" w:hAnsi="Georgia"/>
          </w:rPr>
          <w:delText>, Tak province, Thailand which are not in a protected area.</w:delText>
        </w:r>
      </w:del>
      <w:r>
        <w:rPr>
          <w:rFonts w:ascii="Georgia" w:hAnsi="Georgia"/>
        </w:rPr>
        <w:t xml:space="preserve"> The extent of occurrence is 12 km² and the area of occupancy is 12 km². </w:t>
      </w:r>
      <w:ins w:id="32" w:author="Jack Plummer" w:date="2022-09-24T07:22:00Z">
        <w:r w:rsidR="00E92752">
          <w:rPr>
            <w:rFonts w:ascii="Georgia" w:hAnsi="Georgia"/>
          </w:rPr>
          <w:t xml:space="preserve">It has been </w:t>
        </w:r>
      </w:ins>
      <w:del w:id="33" w:author="Jack Plummer" w:date="2022-09-24T07:22:00Z">
        <w:r w:rsidDel="00E92752">
          <w:rPr>
            <w:rFonts w:ascii="Georgia" w:hAnsi="Georgia"/>
          </w:rPr>
          <w:delText>R</w:delText>
        </w:r>
      </w:del>
      <w:ins w:id="34" w:author="Jack Plummer" w:date="2022-09-24T07:22:00Z">
        <w:r w:rsidR="00E92752">
          <w:rPr>
            <w:rFonts w:ascii="Georgia" w:hAnsi="Georgia"/>
          </w:rPr>
          <w:t>r</w:t>
        </w:r>
      </w:ins>
      <w:r>
        <w:rPr>
          <w:rFonts w:ascii="Georgia" w:hAnsi="Georgia"/>
        </w:rPr>
        <w:t>ecorded from altitudes between 300 and 700 m</w:t>
      </w:r>
      <w:ins w:id="35" w:author="Jack Plummer" w:date="2022-09-24T07:22:00Z">
        <w:r w:rsidR="00E92752">
          <w:rPr>
            <w:rFonts w:ascii="Georgia" w:hAnsi="Georgia"/>
          </w:rPr>
          <w:t xml:space="preserve"> asl</w:t>
        </w:r>
      </w:ins>
      <w:r>
        <w:rPr>
          <w:rFonts w:ascii="Georgia" w:hAnsi="Georgia"/>
        </w:rPr>
        <w:t>.</w:t>
      </w:r>
    </w:p>
    <w:p w14:paraId="4D8E1408" w14:textId="77777777" w:rsidR="00000000" w:rsidRDefault="00000000">
      <w:pPr>
        <w:pStyle w:val="Heading2"/>
        <w:divId w:val="91844673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612"/>
      </w:tblGrid>
      <w:tr w:rsidR="00000000" w14:paraId="34773265" w14:textId="77777777">
        <w:trPr>
          <w:divId w:val="91844673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EA342A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41195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1F92D76C" w14:textId="77777777">
        <w:trPr>
          <w:divId w:val="918446737"/>
          <w:tblCellSpacing w:w="15" w:type="dxa"/>
        </w:trPr>
        <w:tc>
          <w:tcPr>
            <w:tcW w:w="0" w:type="auto"/>
            <w:vAlign w:val="center"/>
            <w:hideMark/>
          </w:tcPr>
          <w:p w14:paraId="5BD5213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67EA4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Based on point data for </w:t>
            </w:r>
            <w:commentRangeStart w:id="36"/>
            <w:r>
              <w:rPr>
                <w:rFonts w:ascii="Georgia" w:eastAsia="Times New Roman" w:hAnsi="Georgia"/>
                <w:sz w:val="18"/>
                <w:szCs w:val="18"/>
              </w:rPr>
              <w:t>two</w:t>
            </w:r>
            <w:commentRangeEnd w:id="36"/>
            <w:r w:rsidR="00757FA8">
              <w:rPr>
                <w:rStyle w:val="CommentReference"/>
              </w:rPr>
              <w:commentReference w:id="36"/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 documented localities. </w:t>
            </w:r>
          </w:p>
        </w:tc>
      </w:tr>
    </w:tbl>
    <w:p w14:paraId="5F5EFDDC" w14:textId="77777777" w:rsidR="00000000" w:rsidRDefault="00000000">
      <w:pPr>
        <w:pStyle w:val="Heading2"/>
        <w:divId w:val="91844673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000000" w14:paraId="63F75905" w14:textId="77777777">
        <w:trPr>
          <w:divId w:val="91844673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A3DC08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0FF28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4D9009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DD9AFA1" w14:textId="77777777">
        <w:trPr>
          <w:divId w:val="918446737"/>
          <w:tblCellSpacing w:w="15" w:type="dxa"/>
        </w:trPr>
        <w:tc>
          <w:tcPr>
            <w:tcW w:w="0" w:type="auto"/>
            <w:vAlign w:val="center"/>
            <w:hideMark/>
          </w:tcPr>
          <w:p w14:paraId="231F045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7F52F5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425812F" w14:textId="07F8352E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37" w:author="Jack Plummer" w:date="2022-09-24T07:23:00Z">
              <w:r w:rsidDel="00757FA8">
                <w:rPr>
                  <w:rFonts w:ascii="Georgia" w:eastAsia="Times New Roman" w:hAnsi="Georgia"/>
                  <w:sz w:val="18"/>
                  <w:szCs w:val="18"/>
                </w:rPr>
                <w:delText>2 x 2 km grid cell</w:delText>
              </w:r>
            </w:del>
            <w:ins w:id="38" w:author="Jack Plummer" w:date="2022-09-24T07:23:00Z">
              <w:r w:rsidR="00757FA8">
                <w:rPr>
                  <w:rFonts w:ascii="Georgia" w:eastAsia="Times New Roman" w:hAnsi="Georgia"/>
                  <w:sz w:val="18"/>
                  <w:szCs w:val="18"/>
                </w:rPr>
                <w:t>minimum convex polygon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23339F3D" w14:textId="77777777" w:rsidR="00000000" w:rsidRDefault="00000000">
      <w:pPr>
        <w:pStyle w:val="Heading2"/>
        <w:divId w:val="91844673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7661"/>
      </w:tblGrid>
      <w:tr w:rsidR="00757FA8" w14:paraId="29A0527C" w14:textId="77777777">
        <w:trPr>
          <w:divId w:val="91844673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70A26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14237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757FA8" w14:paraId="5480002D" w14:textId="77777777">
        <w:trPr>
          <w:divId w:val="918446737"/>
          <w:tblCellSpacing w:w="15" w:type="dxa"/>
        </w:trPr>
        <w:tc>
          <w:tcPr>
            <w:tcW w:w="0" w:type="auto"/>
            <w:vAlign w:val="center"/>
            <w:hideMark/>
          </w:tcPr>
          <w:p w14:paraId="06892DE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B1A125" w14:textId="1A9F62E6" w:rsidR="00000000" w:rsidRPr="00757FA8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 w:rsidRPr="00757FA8">
              <w:rPr>
                <w:rFonts w:ascii="Georgia" w:eastAsia="Times New Roman" w:hAnsi="Georgia"/>
                <w:strike/>
                <w:sz w:val="18"/>
                <w:szCs w:val="18"/>
                <w:rPrChange w:id="39" w:author="Jack Plummer" w:date="2022-09-24T07:24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Collection localities occur in two localities from </w:t>
            </w:r>
            <w:proofErr w:type="spellStart"/>
            <w:r w:rsidRPr="00757FA8">
              <w:rPr>
                <w:rFonts w:ascii="Georgia" w:eastAsia="Times New Roman" w:hAnsi="Georgia"/>
                <w:strike/>
                <w:sz w:val="18"/>
                <w:szCs w:val="18"/>
                <w:rPrChange w:id="40" w:author="Jack Plummer" w:date="2022-09-24T07:24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Tak</w:t>
            </w:r>
            <w:proofErr w:type="spellEnd"/>
            <w:r w:rsidRPr="00757FA8">
              <w:rPr>
                <w:rFonts w:ascii="Georgia" w:eastAsia="Times New Roman" w:hAnsi="Georgia"/>
                <w:strike/>
                <w:sz w:val="18"/>
                <w:szCs w:val="18"/>
                <w:rPrChange w:id="41" w:author="Jack Plummer" w:date="2022-09-24T07:24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 province, Thailand. The species does not occur in protected areas.</w:t>
            </w:r>
            <w:ins w:id="42" w:author="Jack Plummer" w:date="2022-09-24T07:24:00Z">
              <w:r w:rsidR="00757FA8">
                <w:rPr>
                  <w:rFonts w:ascii="Georgia" w:eastAsia="Times New Roman" w:hAnsi="Georgia"/>
                  <w:sz w:val="18"/>
                  <w:szCs w:val="18"/>
                </w:rPr>
                <w:t xml:space="preserve"> The species is known from three locations, where it is threatened by touris</w:t>
              </w:r>
            </w:ins>
            <w:ins w:id="43" w:author="Jack Plummer" w:date="2022-09-24T07:27:00Z">
              <w:r w:rsidR="00757FA8">
                <w:rPr>
                  <w:rFonts w:ascii="Georgia" w:eastAsia="Times New Roman" w:hAnsi="Georgia"/>
                  <w:sz w:val="18"/>
                  <w:szCs w:val="18"/>
                </w:rPr>
                <w:t>m at religious sites, as well as mining and shifting agriculture.</w:t>
              </w:r>
            </w:ins>
          </w:p>
        </w:tc>
      </w:tr>
    </w:tbl>
    <w:p w14:paraId="4D93A23A" w14:textId="77777777" w:rsidR="00000000" w:rsidRDefault="00000000">
      <w:pPr>
        <w:pStyle w:val="Heading2"/>
        <w:divId w:val="91844673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8"/>
        <w:gridCol w:w="3562"/>
      </w:tblGrid>
      <w:tr w:rsidR="00000000" w14:paraId="1276AFB6" w14:textId="77777777">
        <w:trPr>
          <w:divId w:val="91844673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3C369C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BDE7E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757FA8" w14:paraId="6C7B1E49" w14:textId="77777777">
        <w:trPr>
          <w:divId w:val="918446737"/>
          <w:tblCellSpacing w:w="15" w:type="dxa"/>
          <w:ins w:id="44" w:author="Jack Plummer" w:date="2022-09-24T07:27:00Z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</w:tcPr>
          <w:p w14:paraId="17704BD7" w14:textId="77777777" w:rsidR="00757FA8" w:rsidRDefault="00757FA8">
            <w:pPr>
              <w:spacing w:after="75"/>
              <w:rPr>
                <w:ins w:id="45" w:author="Jack Plummer" w:date="2022-09-24T07:27:00Z"/>
                <w:rFonts w:ascii="Georgia" w:eastAsia="Times New Roman" w:hAnsi="Georgia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</w:tcPr>
          <w:p w14:paraId="4A1A42A2" w14:textId="77777777" w:rsidR="00757FA8" w:rsidRDefault="00757FA8">
            <w:pPr>
              <w:spacing w:after="75"/>
              <w:rPr>
                <w:ins w:id="46" w:author="Jack Plummer" w:date="2022-09-24T07:27:00Z"/>
                <w:rFonts w:ascii="Georgia" w:eastAsia="Times New Roman" w:hAnsi="Georgia"/>
                <w:b/>
                <w:bCs/>
                <w:sz w:val="18"/>
                <w:szCs w:val="18"/>
              </w:rPr>
            </w:pPr>
          </w:p>
        </w:tc>
      </w:tr>
      <w:tr w:rsidR="00000000" w14:paraId="68B079A1" w14:textId="77777777">
        <w:trPr>
          <w:divId w:val="918446737"/>
          <w:tblCellSpacing w:w="15" w:type="dxa"/>
        </w:trPr>
        <w:tc>
          <w:tcPr>
            <w:tcW w:w="0" w:type="auto"/>
            <w:vAlign w:val="center"/>
            <w:hideMark/>
          </w:tcPr>
          <w:p w14:paraId="6E3F995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EA1EE8" w14:textId="2CDAC6AD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is described from </w:t>
            </w:r>
            <w:ins w:id="47" w:author="Jack Plummer" w:date="2022-09-24T07:26:00Z">
              <w:r w:rsidR="00757FA8">
                <w:rPr>
                  <w:rFonts w:ascii="Georgia" w:eastAsia="Times New Roman" w:hAnsi="Georgia"/>
                  <w:sz w:val="18"/>
                  <w:szCs w:val="18"/>
                </w:rPr>
                <w:t>three?</w:t>
              </w:r>
            </w:ins>
            <w:del w:id="48" w:author="Jack Plummer" w:date="2022-09-24T07:26:00Z">
              <w:r w:rsidDel="00757FA8">
                <w:rPr>
                  <w:rFonts w:ascii="Georgia" w:eastAsia="Times New Roman" w:hAnsi="Georgia"/>
                  <w:sz w:val="18"/>
                  <w:szCs w:val="18"/>
                </w:rPr>
                <w:delText>2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locations.</w:t>
            </w:r>
          </w:p>
        </w:tc>
      </w:tr>
    </w:tbl>
    <w:p w14:paraId="5536FD0A" w14:textId="77777777" w:rsidR="00000000" w:rsidRDefault="00000000">
      <w:pPr>
        <w:pStyle w:val="Heading2"/>
        <w:divId w:val="91844673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39964386" w14:textId="77777777" w:rsidR="00000000" w:rsidRDefault="00000000">
      <w:pPr>
        <w:pStyle w:val="NormalWeb"/>
        <w:divId w:val="91844673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300</w:t>
      </w:r>
    </w:p>
    <w:p w14:paraId="54A92BD1" w14:textId="77777777" w:rsidR="00000000" w:rsidRDefault="00000000">
      <w:pPr>
        <w:pStyle w:val="NormalWeb"/>
        <w:divId w:val="91844673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700</w:t>
      </w:r>
    </w:p>
    <w:p w14:paraId="7902DD58" w14:textId="77777777" w:rsidR="00000000" w:rsidRDefault="00000000">
      <w:pPr>
        <w:pStyle w:val="Heading2"/>
        <w:divId w:val="91844673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2BBA367C" w14:textId="77777777">
        <w:trPr>
          <w:divId w:val="91844673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F272C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2B09C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323C38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110BE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F01778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543AB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5D0D7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4DA74A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7DF17830" w14:textId="77777777">
        <w:trPr>
          <w:divId w:val="918446737"/>
          <w:tblCellSpacing w:w="15" w:type="dxa"/>
        </w:trPr>
        <w:tc>
          <w:tcPr>
            <w:tcW w:w="0" w:type="auto"/>
            <w:vAlign w:val="center"/>
            <w:hideMark/>
          </w:tcPr>
          <w:p w14:paraId="21C90AA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38A9F60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4FD96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71536DF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ADEC1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477FC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FDE96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F10FA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39CCE70" w14:textId="77777777" w:rsidR="00000000" w:rsidRDefault="00000000">
      <w:pPr>
        <w:pStyle w:val="Heading2"/>
        <w:divId w:val="91844673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21A8620D" w14:textId="77777777" w:rsidR="00000000" w:rsidRDefault="00000000">
      <w:pPr>
        <w:pStyle w:val="NormalWeb"/>
        <w:divId w:val="91844673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53C64B83" w14:textId="77777777" w:rsidR="00000000" w:rsidRDefault="00000000">
      <w:pPr>
        <w:pStyle w:val="Heading1"/>
        <w:divId w:val="181590380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lastRenderedPageBreak/>
        <w:t>Occurrence</w:t>
      </w:r>
    </w:p>
    <w:p w14:paraId="794BC2AB" w14:textId="77777777" w:rsidR="00000000" w:rsidRDefault="00000000">
      <w:pPr>
        <w:pStyle w:val="Heading2"/>
        <w:divId w:val="181590380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71C22DFA" w14:textId="77777777">
        <w:trPr>
          <w:divId w:val="181590380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78116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B40A33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9C2460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D064F1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15148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0D1EBC55" w14:textId="77777777">
        <w:trPr>
          <w:divId w:val="181590380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6AB7F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620918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7B486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6963E6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CE5208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6F2BCD10" w14:textId="77777777" w:rsidR="00000000" w:rsidRDefault="00000000">
      <w:pPr>
        <w:pStyle w:val="Heading1"/>
        <w:divId w:val="105948181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7E66C3E3" w14:textId="4CD02B4F" w:rsidR="00000000" w:rsidRDefault="00000000">
      <w:pPr>
        <w:pStyle w:val="NormalWeb"/>
        <w:divId w:val="1059481813"/>
        <w:rPr>
          <w:rFonts w:ascii="Georgia" w:hAnsi="Georgia"/>
        </w:rPr>
      </w:pPr>
      <w:r>
        <w:rPr>
          <w:rFonts w:ascii="Georgia" w:hAnsi="Georgia"/>
        </w:rPr>
        <w:t xml:space="preserve">This species </w:t>
      </w:r>
      <w:del w:id="49" w:author="Jack Plummer" w:date="2022-09-24T07:27:00Z">
        <w:r w:rsidDel="00A11DCE">
          <w:rPr>
            <w:rFonts w:ascii="Georgia" w:hAnsi="Georgia"/>
          </w:rPr>
          <w:delText>has been described at a locality</w:delText>
        </w:r>
      </w:del>
      <w:ins w:id="50" w:author="Jack Plummer" w:date="2022-09-24T07:27:00Z">
        <w:r w:rsidR="00A11DCE">
          <w:rPr>
            <w:rFonts w:ascii="Georgia" w:hAnsi="Georgia"/>
          </w:rPr>
          <w:t xml:space="preserve">is known </w:t>
        </w:r>
      </w:ins>
      <w:ins w:id="51" w:author="Jack Plummer" w:date="2022-09-24T07:28:00Z">
        <w:r w:rsidR="00A11DCE">
          <w:rPr>
            <w:rFonts w:ascii="Georgia" w:hAnsi="Georgia"/>
          </w:rPr>
          <w:t>from three subpopulations</w:t>
        </w:r>
      </w:ins>
      <w:r>
        <w:rPr>
          <w:rFonts w:ascii="Georgia" w:hAnsi="Georgia"/>
        </w:rPr>
        <w:t xml:space="preserve"> in </w:t>
      </w:r>
      <w:proofErr w:type="spellStart"/>
      <w:r>
        <w:rPr>
          <w:rFonts w:ascii="Georgia" w:hAnsi="Georgia"/>
        </w:rPr>
        <w:t>Tak</w:t>
      </w:r>
      <w:proofErr w:type="spellEnd"/>
      <w:ins w:id="52" w:author="Jack Plummer" w:date="2022-09-24T07:28:00Z">
        <w:r w:rsidR="00A11DCE">
          <w:rPr>
            <w:rFonts w:ascii="Georgia" w:hAnsi="Georgia"/>
          </w:rPr>
          <w:t xml:space="preserve"> province</w:t>
        </w:r>
      </w:ins>
      <w:r>
        <w:rPr>
          <w:rFonts w:ascii="Georgia" w:hAnsi="Georgia"/>
        </w:rPr>
        <w:t>.</w:t>
      </w:r>
      <w:del w:id="53" w:author="Jack Plummer" w:date="2022-09-24T07:25:00Z">
        <w:r w:rsidDel="00757FA8">
          <w:rPr>
            <w:rFonts w:ascii="Georgia" w:hAnsi="Georgia"/>
          </w:rPr>
          <w:delText xml:space="preserve"> Its habitat is threatened by mining, tourism, religious sites, and land use changes which are inferred to contributing a continuing decline in habitat area, extent and quality</w:delText>
        </w:r>
      </w:del>
      <w:del w:id="54" w:author="Jack Plummer" w:date="2022-09-24T07:27:00Z">
        <w:r w:rsidDel="00A11DCE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The population trend suspected to be decreasing</w:t>
      </w:r>
      <w:ins w:id="55" w:author="Jack Plummer" w:date="2022-09-24T07:28:00Z">
        <w:r w:rsidR="00A11DCE">
          <w:rPr>
            <w:rFonts w:ascii="Georgia" w:hAnsi="Georgia"/>
          </w:rPr>
          <w:t xml:space="preserve"> on account of habitat loss and degradation</w:t>
        </w:r>
      </w:ins>
      <w:r>
        <w:rPr>
          <w:rFonts w:ascii="Georgia" w:hAnsi="Georgia"/>
        </w:rPr>
        <w:t>.</w:t>
      </w:r>
    </w:p>
    <w:p w14:paraId="4775DD04" w14:textId="77777777" w:rsidR="00000000" w:rsidRDefault="00000000">
      <w:pPr>
        <w:pStyle w:val="Heading2"/>
        <w:divId w:val="105948181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0FACBE8B" w14:textId="77777777" w:rsidR="00000000" w:rsidRDefault="00000000">
      <w:pPr>
        <w:pStyle w:val="NormalWeb"/>
        <w:divId w:val="105948181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71169709" w14:textId="77777777" w:rsidR="00000000" w:rsidRDefault="00000000">
      <w:pPr>
        <w:pStyle w:val="Heading1"/>
        <w:divId w:val="198465256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0AAD2B7C" w14:textId="77777777" w:rsidR="00000000" w:rsidRDefault="00000000">
      <w:pPr>
        <w:pStyle w:val="NormalWeb"/>
        <w:divId w:val="1984652563"/>
        <w:rPr>
          <w:rFonts w:ascii="Georgia" w:hAnsi="Georgia"/>
        </w:rPr>
      </w:pPr>
      <w:r>
        <w:rPr>
          <w:rFonts w:ascii="Georgia" w:hAnsi="Georgia"/>
        </w:rPr>
        <w:t>This species is found on limestone in deciduous forest.</w:t>
      </w:r>
    </w:p>
    <w:p w14:paraId="3069E739" w14:textId="77777777" w:rsidR="00000000" w:rsidRDefault="00000000">
      <w:pPr>
        <w:pStyle w:val="Heading2"/>
        <w:divId w:val="198465256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36E8A86F" w14:textId="77777777">
        <w:trPr>
          <w:divId w:val="198465256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D851D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AC99B8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60306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C2DDF9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70DBBD82" w14:textId="77777777">
        <w:trPr>
          <w:divId w:val="198465256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69283D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DD9917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EADAC4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7B75F9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9021C43" w14:textId="77777777" w:rsidR="00000000" w:rsidRDefault="00000000">
      <w:pPr>
        <w:pStyle w:val="Heading2"/>
        <w:divId w:val="198465256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894"/>
        <w:gridCol w:w="5496"/>
      </w:tblGrid>
      <w:tr w:rsidR="00000000" w14:paraId="50993BB0" w14:textId="77777777">
        <w:trPr>
          <w:divId w:val="198465256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030FE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8506E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668F6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9EFFF7D" w14:textId="77777777">
        <w:trPr>
          <w:divId w:val="1984652563"/>
          <w:tblCellSpacing w:w="15" w:type="dxa"/>
        </w:trPr>
        <w:tc>
          <w:tcPr>
            <w:tcW w:w="0" w:type="auto"/>
            <w:vAlign w:val="center"/>
            <w:hideMark/>
          </w:tcPr>
          <w:p w14:paraId="2193A8C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BEABF7" w14:textId="75BF5DC3" w:rsidR="00000000" w:rsidRDefault="00757FA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56" w:author="Jack Plummer" w:date="2022-09-24T07:25:00Z">
              <w:r>
                <w:rPr>
                  <w:rFonts w:ascii="Georgia" w:eastAsia="Times New Roman" w:hAnsi="Georgia"/>
                  <w:sz w:val="18"/>
                  <w:szCs w:val="18"/>
                </w:rPr>
                <w:t>Inferred</w:t>
              </w:r>
            </w:ins>
            <w:del w:id="57" w:author="Jack Plummer" w:date="2022-09-24T07:25:00Z">
              <w:r w:rsidR="00000000" w:rsidDel="00757FA8">
                <w:rPr>
                  <w:rFonts w:ascii="Georgia" w:eastAsia="Times New Roman" w:hAnsi="Georgia"/>
                  <w:sz w:val="18"/>
                  <w:szCs w:val="18"/>
                </w:rPr>
                <w:delText>-</w:delText>
              </w:r>
            </w:del>
          </w:p>
        </w:tc>
        <w:tc>
          <w:tcPr>
            <w:tcW w:w="0" w:type="auto"/>
            <w:vAlign w:val="center"/>
            <w:hideMark/>
          </w:tcPr>
          <w:p w14:paraId="05D7FC20" w14:textId="1CC6C049" w:rsidR="00000000" w:rsidRDefault="00757FA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58" w:author="Jack Plummer" w:date="2022-09-24T07:25:00Z">
              <w:r w:rsidRPr="00757FA8">
                <w:rPr>
                  <w:rFonts w:ascii="Georgia" w:eastAsia="Times New Roman" w:hAnsi="Georgia"/>
                  <w:sz w:val="18"/>
                  <w:szCs w:val="18"/>
                </w:rPr>
                <w:t xml:space="preserve">Its habitat is threatened by mining, tourism, religious sites, and </w:t>
              </w:r>
              <w:commentRangeStart w:id="59"/>
              <w:r w:rsidRPr="00757FA8">
                <w:rPr>
                  <w:rFonts w:ascii="Georgia" w:eastAsia="Times New Roman" w:hAnsi="Georgia"/>
                  <w:sz w:val="18"/>
                  <w:szCs w:val="18"/>
                </w:rPr>
                <w:t xml:space="preserve">land use changes </w:t>
              </w:r>
              <w:commentRangeEnd w:id="59"/>
              <w:r>
                <w:rPr>
                  <w:rStyle w:val="CommentReference"/>
                </w:rPr>
                <w:commentReference w:id="59"/>
              </w:r>
              <w:r w:rsidRPr="00757FA8">
                <w:rPr>
                  <w:rFonts w:ascii="Georgia" w:eastAsia="Times New Roman" w:hAnsi="Georgia"/>
                  <w:sz w:val="18"/>
                  <w:szCs w:val="18"/>
                </w:rPr>
                <w:t xml:space="preserve">which are inferred to contributing a continuing decline in habitat area, </w:t>
              </w:r>
              <w:proofErr w:type="gramStart"/>
              <w:r w:rsidRPr="00757FA8">
                <w:rPr>
                  <w:rFonts w:ascii="Georgia" w:eastAsia="Times New Roman" w:hAnsi="Georgia"/>
                  <w:sz w:val="18"/>
                  <w:szCs w:val="18"/>
                </w:rPr>
                <w:t>extent</w:t>
              </w:r>
              <w:proofErr w:type="gramEnd"/>
              <w:r w:rsidRPr="00757FA8">
                <w:rPr>
                  <w:rFonts w:ascii="Georgia" w:eastAsia="Times New Roman" w:hAnsi="Georgia"/>
                  <w:sz w:val="18"/>
                  <w:szCs w:val="18"/>
                </w:rPr>
                <w:t xml:space="preserve"> and quality</w:t>
              </w:r>
              <w:r w:rsidRPr="00757FA8" w:rsidDel="00757FA8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del w:id="60" w:author="Jack Plummer" w:date="2022-09-24T07:25:00Z">
              <w:r w:rsidR="00000000" w:rsidDel="00757FA8">
                <w:rPr>
                  <w:rFonts w:ascii="Georgia" w:eastAsia="Times New Roman" w:hAnsi="Georgia"/>
                  <w:sz w:val="18"/>
                  <w:szCs w:val="18"/>
                </w:rPr>
                <w:delText>-</w:delText>
              </w:r>
            </w:del>
          </w:p>
        </w:tc>
      </w:tr>
    </w:tbl>
    <w:p w14:paraId="17292A2A" w14:textId="77777777" w:rsidR="00000000" w:rsidRDefault="00000000">
      <w:pPr>
        <w:pStyle w:val="Heading2"/>
        <w:divId w:val="198465256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2143593D" w14:textId="77777777" w:rsidR="00000000" w:rsidRDefault="00000000">
      <w:pPr>
        <w:pStyle w:val="NormalWeb"/>
        <w:divId w:val="198465256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2FC333AE" w14:textId="77777777" w:rsidR="00000000" w:rsidRDefault="00000000">
      <w:pPr>
        <w:pStyle w:val="Heading2"/>
        <w:divId w:val="198465256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6EA26EBA" w14:textId="77777777" w:rsidR="00000000" w:rsidRDefault="00000000">
      <w:pPr>
        <w:pStyle w:val="NormalWeb"/>
        <w:divId w:val="198465256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643AE5EB" w14:textId="77777777">
        <w:trPr>
          <w:divId w:val="198465256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87ED19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2770F701" w14:textId="77777777">
        <w:trPr>
          <w:divId w:val="198465256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293495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029B79EC" w14:textId="77777777">
        <w:trPr>
          <w:divId w:val="198465256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C0B2E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21A102D7" w14:textId="77777777" w:rsidR="00000000" w:rsidRDefault="00000000">
      <w:pPr>
        <w:pStyle w:val="Heading1"/>
        <w:divId w:val="91143234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lastRenderedPageBreak/>
        <w:t>Use and Trade</w:t>
      </w:r>
    </w:p>
    <w:p w14:paraId="38F6BD1D" w14:textId="77777777" w:rsidR="00000000" w:rsidRDefault="00000000">
      <w:pPr>
        <w:pStyle w:val="Heading2"/>
        <w:divId w:val="91143234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6CC1C531" w14:textId="785E84E9" w:rsidR="00000000" w:rsidRDefault="00000000">
      <w:pPr>
        <w:pStyle w:val="NormalWeb"/>
        <w:divId w:val="911432344"/>
        <w:rPr>
          <w:ins w:id="61" w:author="Jack Plummer" w:date="2022-09-24T07:28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5D1DD900" w14:textId="065235EA" w:rsidR="00A11DCE" w:rsidRDefault="00A11DCE">
      <w:pPr>
        <w:pStyle w:val="NormalWeb"/>
        <w:divId w:val="911432344"/>
        <w:rPr>
          <w:rFonts w:ascii="Georgia" w:hAnsi="Georgia"/>
        </w:rPr>
      </w:pPr>
      <w:ins w:id="62" w:author="Jack Plummer" w:date="2022-09-24T07:28:00Z">
        <w:r>
          <w:rPr>
            <w:rFonts w:ascii="Georgia" w:hAnsi="Georgia"/>
          </w:rPr>
          <w:t>This species is not known to be utilised.</w:t>
        </w:r>
      </w:ins>
    </w:p>
    <w:p w14:paraId="60B6E9D3" w14:textId="77777777" w:rsidR="00000000" w:rsidRDefault="00000000">
      <w:pPr>
        <w:pStyle w:val="Heading2"/>
        <w:divId w:val="91143234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64353BC3" w14:textId="77777777" w:rsidR="00000000" w:rsidRDefault="00000000">
      <w:pPr>
        <w:pStyle w:val="NormalWeb"/>
        <w:divId w:val="91143234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</w:p>
    <w:p w14:paraId="69428832" w14:textId="77777777" w:rsidR="00000000" w:rsidRDefault="00000000">
      <w:pPr>
        <w:pStyle w:val="Heading1"/>
        <w:divId w:val="60950946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386FD6A2" w14:textId="43624D54" w:rsidR="00000000" w:rsidRDefault="00000000">
      <w:pPr>
        <w:pStyle w:val="NormalWeb"/>
        <w:divId w:val="609509468"/>
        <w:rPr>
          <w:rFonts w:ascii="Georgia" w:hAnsi="Georgia"/>
        </w:rPr>
      </w:pPr>
      <w:r>
        <w:rPr>
          <w:rFonts w:ascii="Georgia" w:hAnsi="Georgia"/>
        </w:rPr>
        <w:t xml:space="preserve">At all localities, the construction of temple and stairs to access the shrine are a threat to this species. </w:t>
      </w:r>
      <w:del w:id="63" w:author="Jack Plummer" w:date="2022-09-24T07:28:00Z">
        <w:r w:rsidDel="00A11DCE">
          <w:rPr>
            <w:rFonts w:ascii="Georgia" w:hAnsi="Georgia"/>
          </w:rPr>
          <w:delText>The d</w:delText>
        </w:r>
      </w:del>
      <w:ins w:id="64" w:author="Jack Plummer" w:date="2022-09-24T07:29:00Z">
        <w:r w:rsidR="00A11DCE">
          <w:rPr>
            <w:rFonts w:ascii="Georgia" w:hAnsi="Georgia"/>
          </w:rPr>
          <w:t>D</w:t>
        </w:r>
      </w:ins>
      <w:r>
        <w:rPr>
          <w:rFonts w:ascii="Georgia" w:hAnsi="Georgia"/>
        </w:rPr>
        <w:t xml:space="preserve">isturbance from visitors </w:t>
      </w:r>
      <w:del w:id="65" w:author="Jack Plummer" w:date="2022-09-24T07:29:00Z">
        <w:r w:rsidDel="00A11DCE">
          <w:rPr>
            <w:rFonts w:ascii="Georgia" w:hAnsi="Georgia"/>
          </w:rPr>
          <w:delText>are another potential</w:delText>
        </w:r>
      </w:del>
      <w:ins w:id="66" w:author="Jack Plummer" w:date="2022-09-24T07:29:00Z">
        <w:r w:rsidR="00A11DCE">
          <w:rPr>
            <w:rFonts w:ascii="Georgia" w:hAnsi="Georgia"/>
          </w:rPr>
          <w:t>is also a</w:t>
        </w:r>
      </w:ins>
      <w:r>
        <w:rPr>
          <w:rFonts w:ascii="Georgia" w:hAnsi="Georgia"/>
        </w:rPr>
        <w:t xml:space="preserve"> threat to its habitat.</w:t>
      </w:r>
      <w:ins w:id="67" w:author="Jack Plummer" w:date="2022-09-24T07:29:00Z">
        <w:r w:rsidR="00A11DCE">
          <w:rPr>
            <w:rFonts w:ascii="Georgia" w:hAnsi="Georgia"/>
          </w:rPr>
          <w:t xml:space="preserve"> As well as this, mining for cement and shifting agriculture represent potential threats to available habitat.</w:t>
        </w:r>
      </w:ins>
    </w:p>
    <w:p w14:paraId="3589D0FB" w14:textId="77777777" w:rsidR="00000000" w:rsidRDefault="00000000">
      <w:pPr>
        <w:pStyle w:val="Heading2"/>
        <w:divId w:val="6095094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3"/>
        <w:gridCol w:w="740"/>
        <w:gridCol w:w="842"/>
        <w:gridCol w:w="842"/>
        <w:gridCol w:w="1163"/>
      </w:tblGrid>
      <w:tr w:rsidR="00000000" w14:paraId="6BCA37B2" w14:textId="77777777">
        <w:trPr>
          <w:divId w:val="60950946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22F5A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3660D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42E87F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82276A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D2FBF4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3167CB8C" w14:textId="77777777">
        <w:trPr>
          <w:divId w:val="609509468"/>
          <w:tblCellSpacing w:w="15" w:type="dxa"/>
        </w:trPr>
        <w:tc>
          <w:tcPr>
            <w:tcW w:w="0" w:type="auto"/>
            <w:vAlign w:val="center"/>
            <w:hideMark/>
          </w:tcPr>
          <w:p w14:paraId="47C7A23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50A82B0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E873A6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4D773B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87F944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310C6DD8" w14:textId="77777777">
        <w:trPr>
          <w:divId w:val="609509468"/>
          <w:tblCellSpacing w:w="15" w:type="dxa"/>
        </w:trPr>
        <w:tc>
          <w:tcPr>
            <w:tcW w:w="0" w:type="auto"/>
            <w:vAlign w:val="center"/>
            <w:hideMark/>
          </w:tcPr>
          <w:p w14:paraId="75F8815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5986CB6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2335544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FEF144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1EA355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3E68FEF8" w14:textId="77777777">
        <w:trPr>
          <w:divId w:val="609509468"/>
          <w:tblCellSpacing w:w="15" w:type="dxa"/>
        </w:trPr>
        <w:tc>
          <w:tcPr>
            <w:tcW w:w="0" w:type="auto"/>
            <w:vAlign w:val="center"/>
            <w:hideMark/>
          </w:tcPr>
          <w:p w14:paraId="44DED64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3.2. Energy production &amp; mining -&gt; Mining &amp; quarrying</w:t>
            </w:r>
          </w:p>
        </w:tc>
        <w:tc>
          <w:tcPr>
            <w:tcW w:w="0" w:type="auto"/>
            <w:vAlign w:val="center"/>
            <w:hideMark/>
          </w:tcPr>
          <w:p w14:paraId="33CE4CD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C6683B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3D6B78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F4B7F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7276E199" w14:textId="77777777">
        <w:trPr>
          <w:divId w:val="609509468"/>
          <w:tblCellSpacing w:w="15" w:type="dxa"/>
        </w:trPr>
        <w:tc>
          <w:tcPr>
            <w:tcW w:w="0" w:type="auto"/>
            <w:vAlign w:val="center"/>
            <w:hideMark/>
          </w:tcPr>
          <w:p w14:paraId="5D0A332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12.1. Other options -&gt; Other threat</w:t>
            </w:r>
          </w:p>
        </w:tc>
        <w:tc>
          <w:tcPr>
            <w:tcW w:w="0" w:type="auto"/>
            <w:vAlign w:val="center"/>
            <w:hideMark/>
          </w:tcPr>
          <w:p w14:paraId="6B594EC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C314DC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A8127B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7DCF38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55B991E8" w14:textId="77777777" w:rsidR="00000000" w:rsidRDefault="00000000">
      <w:pPr>
        <w:pStyle w:val="Heading1"/>
        <w:divId w:val="164307390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4B1F5DB4" w14:textId="5D962AB2" w:rsidR="00000000" w:rsidRDefault="00000000">
      <w:pPr>
        <w:pStyle w:val="NormalWeb"/>
        <w:divId w:val="1643073907"/>
        <w:rPr>
          <w:rFonts w:ascii="Georgia" w:hAnsi="Georgia"/>
        </w:rPr>
      </w:pPr>
      <w:del w:id="68" w:author="Jack Plummer" w:date="2022-09-24T07:30:00Z">
        <w:r w:rsidDel="00A11DCE">
          <w:rPr>
            <w:rFonts w:ascii="Georgia" w:hAnsi="Georgia"/>
          </w:rPr>
          <w:delText>All sites are in non-</w:delText>
        </w:r>
      </w:del>
      <w:ins w:id="69" w:author="Jack Plummer" w:date="2022-09-24T07:30:00Z">
        <w:r w:rsidR="00A11DCE">
          <w:rPr>
            <w:rFonts w:ascii="Georgia" w:hAnsi="Georgia"/>
          </w:rPr>
          <w:t xml:space="preserve">This species is not known from any </w:t>
        </w:r>
      </w:ins>
      <w:r>
        <w:rPr>
          <w:rFonts w:ascii="Georgia" w:hAnsi="Georgia"/>
        </w:rPr>
        <w:t>protected areas</w:t>
      </w:r>
      <w:ins w:id="70" w:author="Jack Plummer" w:date="2022-09-24T07:30:00Z">
        <w:r w:rsidR="00A11DCE">
          <w:rPr>
            <w:rFonts w:ascii="Georgia" w:hAnsi="Georgia"/>
          </w:rPr>
          <w:t xml:space="preserve"> and is not represented in </w:t>
        </w:r>
        <w:r w:rsidR="00A11DCE">
          <w:rPr>
            <w:rFonts w:ascii="Georgia" w:hAnsi="Georgia"/>
            <w:i/>
            <w:iCs/>
          </w:rPr>
          <w:t>ex situ</w:t>
        </w:r>
        <w:r w:rsidR="00A11DCE">
          <w:rPr>
            <w:rFonts w:ascii="Georgia" w:hAnsi="Georgia"/>
          </w:rPr>
          <w:t xml:space="preserve"> conservation?</w:t>
        </w:r>
      </w:ins>
      <w:r>
        <w:rPr>
          <w:rFonts w:ascii="Georgia" w:hAnsi="Georgia"/>
        </w:rPr>
        <w:t>.</w:t>
      </w:r>
    </w:p>
    <w:p w14:paraId="0D5A95DD" w14:textId="77777777" w:rsidR="00000000" w:rsidRDefault="00000000">
      <w:pPr>
        <w:pStyle w:val="Heading2"/>
        <w:divId w:val="164307390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534ABF84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34001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F49D7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95F6CF3" w14:textId="77777777">
        <w:trPr>
          <w:divId w:val="1643073907"/>
          <w:tblCellSpacing w:w="15" w:type="dxa"/>
        </w:trPr>
        <w:tc>
          <w:tcPr>
            <w:tcW w:w="0" w:type="auto"/>
            <w:vAlign w:val="center"/>
            <w:hideMark/>
          </w:tcPr>
          <w:p w14:paraId="75A2158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1FB49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CE3A8A8" w14:textId="77777777" w:rsidR="00000000" w:rsidRDefault="00000000">
      <w:pPr>
        <w:pStyle w:val="Heading2"/>
        <w:divId w:val="164307390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4BB5A9E2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4C9EA9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3A114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892FEBC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3431BD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08EFD2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A8ED086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43614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Land/water management -&gt;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5F747E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D02D918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3E2697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FF4CA5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14F7317" w14:textId="77777777" w:rsidR="00000000" w:rsidRDefault="00000000">
      <w:pPr>
        <w:pStyle w:val="Heading2"/>
        <w:divId w:val="164307390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8"/>
        <w:gridCol w:w="530"/>
      </w:tblGrid>
      <w:tr w:rsidR="00000000" w14:paraId="27B33F13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FF1F7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67A1B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4B92652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28776B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E2613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69CEAB6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DFFE45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CE8B60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9C6F0D2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CE527B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E31DBB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2B4709E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0116D0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Conservation Planning -&gt; Species Action/Recovery Plan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78F622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BE9F5F0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F51351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2.2. Conservation Planning -&gt; Area-based Management Plan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6D949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5003010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8CE1E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CC38CE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209C905" w14:textId="77777777">
        <w:trPr>
          <w:divId w:val="164307390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40A29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AB41D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C719E95" w14:textId="77777777" w:rsidR="00000000" w:rsidRDefault="00000000">
      <w:pPr>
        <w:pStyle w:val="Heading1"/>
        <w:divId w:val="180723269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6DDD84D4" w14:textId="77777777" w:rsidR="00000000" w:rsidRDefault="00000000">
      <w:pPr>
        <w:pStyle w:val="Heading2"/>
        <w:divId w:val="18072326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124B967D" w14:textId="77777777">
        <w:trPr>
          <w:divId w:val="18072326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3DBCE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8444A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50285C43" w14:textId="77777777">
        <w:trPr>
          <w:divId w:val="1807232691"/>
          <w:tblCellSpacing w:w="15" w:type="dxa"/>
        </w:trPr>
        <w:tc>
          <w:tcPr>
            <w:tcW w:w="0" w:type="auto"/>
            <w:vAlign w:val="center"/>
            <w:hideMark/>
          </w:tcPr>
          <w:p w14:paraId="78D8F3A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607468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7686649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3B28C03B" w14:textId="77777777" w:rsidR="00000000" w:rsidRDefault="00000000">
      <w:pPr>
        <w:pStyle w:val="NormalWeb"/>
        <w:divId w:val="428428759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25637CBD" w14:textId="77777777" w:rsidR="00000000" w:rsidRDefault="00000000">
      <w:pPr>
        <w:pStyle w:val="NormalWeb"/>
        <w:divId w:val="428428759"/>
        <w:rPr>
          <w:rFonts w:ascii="Georgia" w:hAnsi="Georgia"/>
        </w:rPr>
      </w:pPr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74B52850" w14:textId="77777777" w:rsidR="003F6351" w:rsidRDefault="00000000">
      <w:pPr>
        <w:pStyle w:val="NormalWeb"/>
        <w:divId w:val="428428759"/>
        <w:rPr>
          <w:rFonts w:ascii="Georgia" w:hAnsi="Georgia"/>
        </w:rPr>
      </w:pPr>
      <w:r>
        <w:rPr>
          <w:rFonts w:ascii="Georgia" w:hAnsi="Georgia"/>
        </w:rPr>
        <w:t xml:space="preserve">Puglisi, </w:t>
      </w:r>
      <w:proofErr w:type="gramStart"/>
      <w:r>
        <w:rPr>
          <w:rFonts w:ascii="Georgia" w:hAnsi="Georgia"/>
        </w:rPr>
        <w:t>C.</w:t>
      </w:r>
      <w:proofErr w:type="gramEnd"/>
      <w:r>
        <w:rPr>
          <w:rFonts w:ascii="Georgia" w:hAnsi="Georgia"/>
        </w:rPr>
        <w:t xml:space="preserve"> and Middleton, D.J. 2017. A revision of </w:t>
      </w:r>
      <w:proofErr w:type="spellStart"/>
      <w:r>
        <w:rPr>
          <w:rFonts w:ascii="Georgia" w:hAnsi="Georgia"/>
        </w:rPr>
        <w:t>Microchirita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in Thailand. </w:t>
      </w:r>
      <w:r>
        <w:rPr>
          <w:rFonts w:ascii="Georgia" w:hAnsi="Georgia"/>
          <w:i/>
          <w:iCs/>
        </w:rPr>
        <w:t>Gardens' Bulletin Singapore</w:t>
      </w:r>
      <w:r>
        <w:rPr>
          <w:rFonts w:ascii="Georgia" w:hAnsi="Georgia"/>
        </w:rPr>
        <w:t xml:space="preserve"> 69(2): 211–284.</w:t>
      </w:r>
    </w:p>
    <w:sectPr w:rsidR="003F6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09-24T07:18:00Z" w:initials="JP">
    <w:p w14:paraId="7BFDC8DB" w14:textId="77777777" w:rsidR="00E92752" w:rsidRDefault="00E92752" w:rsidP="00A3398F">
      <w:pPr>
        <w:pStyle w:val="CommentText"/>
      </w:pPr>
      <w:r>
        <w:rPr>
          <w:rStyle w:val="CommentReference"/>
        </w:rPr>
        <w:annotationRef/>
      </w:r>
      <w:r>
        <w:t>We want to mention all relevant subcriteria here. I.e. EOO, AOO, number of locations, continuing decline.</w:t>
      </w:r>
    </w:p>
  </w:comment>
  <w:comment w:id="36" w:author="Jack Plummer" w:date="2022-09-24T07:23:00Z" w:initials="JP">
    <w:p w14:paraId="2B4886CC" w14:textId="77777777" w:rsidR="00757FA8" w:rsidRDefault="00757FA8" w:rsidP="00FF0597">
      <w:pPr>
        <w:pStyle w:val="CommentText"/>
      </w:pPr>
      <w:r>
        <w:rPr>
          <w:rStyle w:val="CommentReference"/>
        </w:rPr>
        <w:annotationRef/>
      </w:r>
      <w:r>
        <w:t>Three?</w:t>
      </w:r>
    </w:p>
  </w:comment>
  <w:comment w:id="59" w:author="Jack Plummer" w:date="2022-09-24T07:25:00Z" w:initials="JP">
    <w:p w14:paraId="260B404F" w14:textId="77777777" w:rsidR="00757FA8" w:rsidRDefault="00757FA8" w:rsidP="005C4E74">
      <w:pPr>
        <w:pStyle w:val="CommentText"/>
      </w:pPr>
      <w:r>
        <w:rPr>
          <w:rStyle w:val="CommentReference"/>
        </w:rPr>
        <w:annotationRef/>
      </w:r>
      <w:r>
        <w:t>More specific - shifting agriculture?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FDC8DB" w15:done="0"/>
  <w15:commentEx w15:paraId="2B4886CC" w15:done="0"/>
  <w15:commentEx w15:paraId="260B40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92DB4" w16cex:dateUtc="2022-09-24T06:18:00Z"/>
  <w16cex:commentExtensible w16cex:durableId="26D92EE1" w16cex:dateUtc="2022-09-24T06:23:00Z"/>
  <w16cex:commentExtensible w16cex:durableId="26D92F7A" w16cex:dateUtc="2022-09-24T06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FDC8DB" w16cid:durableId="26D92DB4"/>
  <w16cid:commentId w16cid:paraId="2B4886CC" w16cid:durableId="26D92EE1"/>
  <w16cid:commentId w16cid:paraId="260B404F" w16cid:durableId="26D92F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52"/>
    <w:rsid w:val="003F6351"/>
    <w:rsid w:val="00757FA8"/>
    <w:rsid w:val="00A11DCE"/>
    <w:rsid w:val="00E92752"/>
    <w:rsid w:val="00F7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A0B46"/>
  <w15:chartTrackingRefBased/>
  <w15:docId w15:val="{CF9A9682-8877-4755-B41D-75AE2984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paragraph" w:styleId="Revision">
    <w:name w:val="Revision"/>
    <w:hidden/>
    <w:uiPriority w:val="99"/>
    <w:semiHidden/>
    <w:rsid w:val="00E92752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927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27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2752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27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2752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960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9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3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3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2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5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6278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customXml" Target="../customXml/item5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5" Type="http://schemas.openxmlformats.org/officeDocument/2006/relationships/customXml" Target="../customXml/item4.xml"/><Relationship Id="rId10" Type="http://schemas.microsoft.com/office/2011/relationships/people" Target="people.xml"/><Relationship Id="rId4" Type="http://schemas.openxmlformats.org/officeDocument/2006/relationships/image" Target="file:///C:\Users\jpl10kg\Downloads\resources\redListLogo.jpg" TargetMode="Externa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C190F7-BF5D-4DA5-9F2D-C9DE56E0D76C}"/>
</file>

<file path=customXml/itemProps2.xml><?xml version="1.0" encoding="utf-8"?>
<ds:datastoreItem xmlns:ds="http://schemas.openxmlformats.org/officeDocument/2006/customXml" ds:itemID="{98ADC9DD-2615-42CB-BD60-4191B0B86CC3}"/>
</file>

<file path=customXml/itemProps3.xml><?xml version="1.0" encoding="utf-8"?>
<ds:datastoreItem xmlns:ds="http://schemas.openxmlformats.org/officeDocument/2006/customXml" ds:itemID="{09ABA6C9-A816-4854-AADD-41EC8A062846}"/>
</file>

<file path=customXml/itemProps4.xml><?xml version="1.0" encoding="utf-8"?>
<ds:datastoreItem xmlns:ds="http://schemas.openxmlformats.org/officeDocument/2006/customXml" ds:itemID="{AA8AEEF5-E325-47BB-A8F8-A19FBCE4A430}"/>
</file>

<file path=customXml/itemProps5.xml><?xml version="1.0" encoding="utf-8"?>
<ds:datastoreItem xmlns:ds="http://schemas.openxmlformats.org/officeDocument/2006/customXml" ds:itemID="{4C74D3DD-EF61-42EB-A844-5CFD19E13E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Microchirita hemratii</vt:lpstr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Microchirita hemratii</dc:title>
  <dc:subject/>
  <dc:creator>Jack Plummer</dc:creator>
  <cp:keywords/>
  <dc:description/>
  <cp:lastModifiedBy>Jack Plummer</cp:lastModifiedBy>
  <cp:revision>2</cp:revision>
  <dcterms:created xsi:type="dcterms:W3CDTF">2022-09-24T06:34:00Z</dcterms:created>
  <dcterms:modified xsi:type="dcterms:W3CDTF">2022-09-24T06:34:00Z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