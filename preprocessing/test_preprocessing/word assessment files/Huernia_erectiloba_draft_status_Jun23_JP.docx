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EF2C6" w14:textId="77777777" w:rsidR="00000000" w:rsidRDefault="006872D7">
      <w:pPr>
        <w:jc w:val="center"/>
        <w:divId w:val="1663503298"/>
        <w:rPr>
          <w:rFonts w:ascii="Georgia" w:eastAsia="Times New Roman" w:hAnsi="Georgia"/>
          <w:b/>
          <w:bCs/>
          <w:sz w:val="29"/>
          <w:szCs w:val="29"/>
        </w:rPr>
      </w:pPr>
      <w:r>
        <w:rPr>
          <w:rFonts w:ascii="Georgia" w:eastAsia="Times New Roman" w:hAnsi="Georgia"/>
          <w:b/>
          <w:bCs/>
          <w:sz w:val="29"/>
          <w:szCs w:val="29"/>
        </w:rPr>
        <w:t>Draft</w:t>
      </w:r>
    </w:p>
    <w:p w14:paraId="47545864" w14:textId="77777777" w:rsidR="00000000" w:rsidRDefault="006872D7">
      <w:pPr>
        <w:divId w:val="244581083"/>
        <w:rPr>
          <w:rFonts w:ascii="Georgia" w:eastAsia="Times New Roman" w:hAnsi="Georgia"/>
          <w:sz w:val="18"/>
          <w:szCs w:val="18"/>
        </w:rPr>
      </w:pPr>
      <w:r>
        <w:rPr>
          <w:rFonts w:ascii="Georgia" w:eastAsia="Times New Roman" w:hAnsi="Georgia"/>
          <w:noProof/>
          <w:sz w:val="18"/>
          <w:szCs w:val="18"/>
        </w:rPr>
        <w:drawing>
          <wp:inline distT="0" distB="0" distL="0" distR="0" wp14:anchorId="6D645A5A" wp14:editId="3DEB15F2">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CFD297" w14:textId="77777777" w:rsidR="00000000" w:rsidRDefault="006872D7">
      <w:pPr>
        <w:shd w:val="clear" w:color="auto" w:fill="FFFFFF"/>
        <w:spacing w:before="100" w:beforeAutospacing="1" w:after="100" w:afterAutospacing="1"/>
        <w:jc w:val="right"/>
        <w:outlineLvl w:val="1"/>
        <w:divId w:val="244581083"/>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Huernia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erectiloba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L.</w:t>
      </w:r>
      <w:proofErr w:type="gramStart"/>
      <w:r>
        <w:rPr>
          <w:rFonts w:ascii="Georgia" w:eastAsia="Times New Roman" w:hAnsi="Georgia"/>
          <w:b/>
          <w:bCs/>
          <w:color w:val="000000"/>
          <w:kern w:val="36"/>
          <w:sz w:val="29"/>
          <w:szCs w:val="29"/>
        </w:rPr>
        <w:t>C.Leach</w:t>
      </w:r>
      <w:proofErr w:type="spellEnd"/>
      <w:proofErr w:type="gramEnd"/>
      <w:r>
        <w:rPr>
          <w:rFonts w:ascii="Georgia" w:eastAsia="Times New Roman" w:hAnsi="Georgia"/>
          <w:b/>
          <w:bCs/>
          <w:color w:val="000000"/>
          <w:kern w:val="36"/>
          <w:sz w:val="29"/>
          <w:szCs w:val="29"/>
        </w:rPr>
        <w:t xml:space="preserve"> &amp; </w:t>
      </w:r>
      <w:proofErr w:type="spellStart"/>
      <w:r>
        <w:rPr>
          <w:rFonts w:ascii="Georgia" w:eastAsia="Times New Roman" w:hAnsi="Georgia"/>
          <w:b/>
          <w:bCs/>
          <w:color w:val="000000"/>
          <w:kern w:val="36"/>
          <w:sz w:val="29"/>
          <w:szCs w:val="29"/>
        </w:rPr>
        <w:t>Lavranos</w:t>
      </w:r>
      <w:proofErr w:type="spellEnd"/>
    </w:p>
    <w:p w14:paraId="04CEB1AB" w14:textId="77777777" w:rsidR="00000000" w:rsidRDefault="006872D7">
      <w:pPr>
        <w:jc w:val="right"/>
        <w:divId w:val="244581083"/>
        <w:rPr>
          <w:rFonts w:ascii="Georgia" w:eastAsia="Times New Roman" w:hAnsi="Georgia"/>
          <w:sz w:val="18"/>
          <w:szCs w:val="18"/>
        </w:rPr>
      </w:pPr>
      <w:r>
        <w:rPr>
          <w:rFonts w:ascii="Georgia" w:eastAsia="Times New Roman" w:hAnsi="Georgia"/>
          <w:sz w:val="18"/>
          <w:szCs w:val="18"/>
        </w:rPr>
        <w:t xml:space="preserve">PLANTAE - TRACHEOPHYTA - MAGNOLIOPSIDA - GENTIANALES - APOCYNACEAE - </w:t>
      </w:r>
      <w:proofErr w:type="spellStart"/>
      <w:r>
        <w:rPr>
          <w:rFonts w:ascii="Georgia" w:eastAsia="Times New Roman" w:hAnsi="Georgia"/>
          <w:sz w:val="18"/>
          <w:szCs w:val="18"/>
        </w:rPr>
        <w:t>Huernia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erectiloba</w:t>
      </w:r>
      <w:proofErr w:type="spellEnd"/>
    </w:p>
    <w:p w14:paraId="08829330" w14:textId="77777777" w:rsidR="00000000" w:rsidRDefault="006872D7">
      <w:pPr>
        <w:pStyle w:val="NormalWeb"/>
        <w:divId w:val="453132157"/>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39"/>
      </w:tblGrid>
      <w:tr w:rsidR="00000000" w14:paraId="28E08F93" w14:textId="77777777">
        <w:trPr>
          <w:tblCellSpacing w:w="15" w:type="dxa"/>
          <w:jc w:val="center"/>
        </w:trPr>
        <w:tc>
          <w:tcPr>
            <w:tcW w:w="0" w:type="auto"/>
            <w:tcBorders>
              <w:bottom w:val="single" w:sz="6" w:space="0" w:color="000000"/>
            </w:tcBorders>
            <w:shd w:val="clear" w:color="auto" w:fill="BBBBBB"/>
            <w:vAlign w:val="center"/>
            <w:hideMark/>
          </w:tcPr>
          <w:p w14:paraId="14555668" w14:textId="77777777" w:rsidR="00000000" w:rsidRDefault="006872D7">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36C0638F" w14:textId="77777777">
        <w:trPr>
          <w:tblCellSpacing w:w="15" w:type="dxa"/>
          <w:jc w:val="center"/>
        </w:trPr>
        <w:tc>
          <w:tcPr>
            <w:tcW w:w="0" w:type="auto"/>
            <w:vAlign w:val="center"/>
            <w:hideMark/>
          </w:tcPr>
          <w:p w14:paraId="49F0D24B" w14:textId="77777777" w:rsidR="00000000" w:rsidRDefault="006872D7">
            <w:pPr>
              <w:spacing w:after="75"/>
              <w:rPr>
                <w:rFonts w:ascii="Georgia" w:eastAsia="Times New Roman" w:hAnsi="Georgia"/>
                <w:sz w:val="20"/>
                <w:szCs w:val="20"/>
              </w:rPr>
            </w:pPr>
            <w:commentRangeStart w:id="0"/>
            <w:commentRangeStart w:id="1"/>
            <w:r>
              <w:rPr>
                <w:rFonts w:ascii="Georgia" w:eastAsia="Times New Roman" w:hAnsi="Georgia"/>
                <w:sz w:val="20"/>
                <w:szCs w:val="20"/>
              </w:rPr>
              <w:t xml:space="preserve">LC - Least Concern, </w:t>
            </w:r>
            <w:r>
              <w:rPr>
                <w:rFonts w:ascii="Georgia" w:eastAsia="Times New Roman" w:hAnsi="Georgia"/>
                <w:sz w:val="20"/>
                <w:szCs w:val="20"/>
              </w:rPr>
              <w:t>(IUCN version 3.1)</w:t>
            </w:r>
            <w:commentRangeEnd w:id="0"/>
            <w:r w:rsidR="000D5350">
              <w:rPr>
                <w:rStyle w:val="CommentReference"/>
              </w:rPr>
              <w:commentReference w:id="0"/>
            </w:r>
            <w:commentRangeEnd w:id="1"/>
            <w:r w:rsidR="000D5350">
              <w:rPr>
                <w:rStyle w:val="CommentReference"/>
              </w:rPr>
              <w:commentReference w:id="1"/>
            </w:r>
          </w:p>
        </w:tc>
      </w:tr>
    </w:tbl>
    <w:p w14:paraId="0DB83666" w14:textId="77777777" w:rsidR="00000000" w:rsidRDefault="006872D7">
      <w:pPr>
        <w:pStyle w:val="Heading1"/>
        <w:divId w:val="1768113046"/>
        <w:rPr>
          <w:rFonts w:ascii="Georgia" w:eastAsia="Times New Roman" w:hAnsi="Georgia"/>
          <w:sz w:val="29"/>
          <w:szCs w:val="29"/>
        </w:rPr>
      </w:pPr>
      <w:r>
        <w:rPr>
          <w:rFonts w:ascii="Georgia" w:eastAsia="Times New Roman" w:hAnsi="Georgia"/>
          <w:sz w:val="29"/>
          <w:szCs w:val="29"/>
        </w:rPr>
        <w:t>Red List Assessment</w:t>
      </w:r>
    </w:p>
    <w:p w14:paraId="6F0BAB89" w14:textId="77777777" w:rsidR="00000000" w:rsidRDefault="006872D7">
      <w:pPr>
        <w:pStyle w:val="Heading2"/>
        <w:divId w:val="1768113046"/>
        <w:rPr>
          <w:rFonts w:ascii="Georgia" w:eastAsia="Times New Roman" w:hAnsi="Georgia"/>
          <w:sz w:val="27"/>
          <w:szCs w:val="27"/>
        </w:rPr>
      </w:pPr>
      <w:r>
        <w:rPr>
          <w:rFonts w:ascii="Georgia" w:eastAsia="Times New Roman" w:hAnsi="Georgia"/>
          <w:sz w:val="27"/>
          <w:szCs w:val="27"/>
        </w:rPr>
        <w:t>Assessment Information</w:t>
      </w:r>
    </w:p>
    <w:p w14:paraId="2DC0A7B9" w14:textId="77777777" w:rsidR="00000000" w:rsidRDefault="006872D7">
      <w:pPr>
        <w:pStyle w:val="NormalWeb"/>
        <w:divId w:val="1768113046"/>
        <w:rPr>
          <w:rFonts w:ascii="Georgia" w:hAnsi="Georgia"/>
        </w:rPr>
      </w:pPr>
      <w:r>
        <w:rPr>
          <w:rStyle w:val="datalabel1"/>
          <w:rFonts w:ascii="Georgia" w:hAnsi="Georgia"/>
        </w:rPr>
        <w:t xml:space="preserve">Date of Assessment: </w:t>
      </w:r>
      <w:r>
        <w:rPr>
          <w:rFonts w:ascii="Georgia" w:hAnsi="Georgia"/>
        </w:rPr>
        <w:t>2021-01-28</w:t>
      </w:r>
    </w:p>
    <w:p w14:paraId="52EF2EE9" w14:textId="77777777" w:rsidR="00000000" w:rsidRDefault="006872D7">
      <w:pPr>
        <w:pStyle w:val="NormalWeb"/>
        <w:divId w:val="1768113046"/>
        <w:rPr>
          <w:rFonts w:ascii="Georgia" w:hAnsi="Georgia"/>
        </w:rPr>
      </w:pPr>
      <w:r>
        <w:rPr>
          <w:rStyle w:val="datalabel1"/>
          <w:rFonts w:ascii="Georgia" w:hAnsi="Georgia"/>
        </w:rPr>
        <w:t xml:space="preserve">Assessor(s): </w:t>
      </w:r>
      <w:r>
        <w:rPr>
          <w:rFonts w:ascii="Georgia" w:hAnsi="Georgia"/>
        </w:rPr>
        <w:t>Rokni, S.</w:t>
      </w:r>
    </w:p>
    <w:p w14:paraId="3CE77E28" w14:textId="77777777" w:rsidR="00000000" w:rsidRDefault="006872D7">
      <w:pPr>
        <w:pStyle w:val="NormalWeb"/>
        <w:divId w:val="1768113046"/>
        <w:rPr>
          <w:rFonts w:ascii="Georgia" w:hAnsi="Georgia"/>
        </w:rPr>
      </w:pPr>
      <w:r>
        <w:rPr>
          <w:rStyle w:val="datalabel1"/>
          <w:rFonts w:ascii="Georgia" w:hAnsi="Georgia"/>
        </w:rPr>
        <w:t xml:space="preserve">Contributor(s): </w:t>
      </w:r>
      <w:r>
        <w:rPr>
          <w:rFonts w:ascii="Georgia" w:hAnsi="Georgia"/>
        </w:rPr>
        <w:t>Goyder, D.J.</w:t>
      </w:r>
    </w:p>
    <w:p w14:paraId="17DF9262" w14:textId="77777777" w:rsidR="00000000" w:rsidRDefault="006872D7">
      <w:pPr>
        <w:pStyle w:val="NormalWeb"/>
        <w:divId w:val="1768113046"/>
        <w:rPr>
          <w:rFonts w:ascii="Georgia" w:hAnsi="Georgia"/>
        </w:rPr>
      </w:pPr>
      <w:r>
        <w:rPr>
          <w:rStyle w:val="datalabel1"/>
          <w:rFonts w:ascii="Georgia" w:hAnsi="Georgia"/>
        </w:rPr>
        <w:t xml:space="preserve">Institution(s): </w:t>
      </w:r>
      <w:r>
        <w:rPr>
          <w:rFonts w:ascii="Georgia" w:hAnsi="Georgia"/>
        </w:rPr>
        <w:t>IUCN SSC Southern African Plant Specialist Group &amp; Royal Botanic Gardens, Kew</w:t>
      </w:r>
    </w:p>
    <w:p w14:paraId="76FF88DF" w14:textId="77777777" w:rsidR="00000000" w:rsidRDefault="006872D7">
      <w:pPr>
        <w:pStyle w:val="NormalWeb"/>
        <w:divId w:val="1768113046"/>
        <w:rPr>
          <w:rFonts w:ascii="Georgia" w:hAnsi="Georgia"/>
        </w:rPr>
      </w:pPr>
      <w:r>
        <w:rPr>
          <w:rStyle w:val="datalabel1"/>
          <w:rFonts w:ascii="Georgia" w:hAnsi="Georgia"/>
        </w:rPr>
        <w:t xml:space="preserve">Regions: </w:t>
      </w:r>
      <w:r>
        <w:rPr>
          <w:rFonts w:ascii="Georgia" w:hAnsi="Georgia"/>
        </w:rPr>
        <w:t>Global</w:t>
      </w:r>
    </w:p>
    <w:p w14:paraId="4432D9F5" w14:textId="77777777" w:rsidR="00000000" w:rsidRDefault="006872D7">
      <w:pPr>
        <w:pStyle w:val="Heading2"/>
        <w:divId w:val="1768113046"/>
        <w:rPr>
          <w:rFonts w:ascii="Georgia" w:eastAsia="Times New Roman" w:hAnsi="Georgia"/>
          <w:sz w:val="27"/>
          <w:szCs w:val="27"/>
        </w:rPr>
      </w:pPr>
      <w:r>
        <w:rPr>
          <w:rFonts w:ascii="Georgia" w:eastAsia="Times New Roman" w:hAnsi="Georgia"/>
          <w:sz w:val="27"/>
          <w:szCs w:val="27"/>
        </w:rPr>
        <w:t>Assessment Rationale</w:t>
      </w:r>
    </w:p>
    <w:p w14:paraId="6DE06B16" w14:textId="77777777" w:rsidR="00000000" w:rsidRDefault="006872D7">
      <w:pPr>
        <w:pStyle w:val="NormalWeb"/>
        <w:divId w:val="1768113046"/>
        <w:rPr>
          <w:rFonts w:ascii="Georgia" w:hAnsi="Georgia"/>
        </w:rPr>
      </w:pPr>
      <w:r>
        <w:rPr>
          <w:rFonts w:ascii="Georgia" w:hAnsi="Georgia"/>
        </w:rPr>
        <w:t>This succulent plant is endemic to northern Mozambique, growing exclusively on granite outcrops or inselbergs. There is no information on pop</w:t>
      </w:r>
      <w:r>
        <w:rPr>
          <w:rFonts w:ascii="Georgia" w:hAnsi="Georgia"/>
        </w:rPr>
        <w:t>ulation size or trend for this species; it is known from 14 localities, the majority in Nampula Province. Its estimated extent of occurrence (EOO) of approximately 70,000 km</w:t>
      </w:r>
      <w:r>
        <w:rPr>
          <w:rFonts w:ascii="Georgia" w:hAnsi="Georgia"/>
          <w:vertAlign w:val="superscript"/>
        </w:rPr>
        <w:t>2</w:t>
      </w:r>
      <w:r>
        <w:rPr>
          <w:rFonts w:ascii="Georgia" w:hAnsi="Georgia"/>
        </w:rPr>
        <w:t xml:space="preserve"> is well above the threshold for a threatened category, but its estimated area of </w:t>
      </w:r>
      <w:r>
        <w:rPr>
          <w:rFonts w:ascii="Georgia" w:hAnsi="Georgia"/>
        </w:rPr>
        <w:t>occupancy (AOO) of 56 km</w:t>
      </w:r>
      <w:r>
        <w:rPr>
          <w:rFonts w:ascii="Georgia" w:hAnsi="Georgia"/>
          <w:vertAlign w:val="superscript"/>
        </w:rPr>
        <w:t xml:space="preserve">2 </w:t>
      </w:r>
      <w:r>
        <w:rPr>
          <w:rFonts w:ascii="Georgia" w:hAnsi="Georgia"/>
        </w:rPr>
        <w:t>does fall within the range for Endangered under criterion B2. A continuing decline in the quality and area of its habitat is inferred from the impact of mining and quarrying activities, increasing fire frequency related to clearan</w:t>
      </w:r>
      <w:r>
        <w:rPr>
          <w:rFonts w:ascii="Georgia" w:hAnsi="Georgia"/>
        </w:rPr>
        <w:t xml:space="preserve">ce for agriculture, and increased footfall near large towns such as Nampula. However, it is unlikely to be subject to extreme fluctuations or to be severely fragmented, and it </w:t>
      </w:r>
      <w:commentRangeStart w:id="2"/>
      <w:r>
        <w:rPr>
          <w:rFonts w:ascii="Georgia" w:hAnsi="Georgia"/>
        </w:rPr>
        <w:t xml:space="preserve">apparently </w:t>
      </w:r>
      <w:commentRangeEnd w:id="2"/>
      <w:r w:rsidR="001C7063">
        <w:rPr>
          <w:rStyle w:val="CommentReference"/>
        </w:rPr>
        <w:commentReference w:id="2"/>
      </w:r>
      <w:r>
        <w:rPr>
          <w:rFonts w:ascii="Georgia" w:hAnsi="Georgia"/>
        </w:rPr>
        <w:t xml:space="preserve">occurs at more than 10 threat based locations. </w:t>
      </w:r>
      <w:proofErr w:type="gramStart"/>
      <w:r>
        <w:rPr>
          <w:rFonts w:ascii="Georgia" w:hAnsi="Georgia"/>
        </w:rPr>
        <w:t>Therefore</w:t>
      </w:r>
      <w:proofErr w:type="gramEnd"/>
      <w:r>
        <w:rPr>
          <w:rFonts w:ascii="Georgia" w:hAnsi="Georgia"/>
        </w:rPr>
        <w:t xml:space="preserve"> we currently</w:t>
      </w:r>
      <w:r>
        <w:rPr>
          <w:rFonts w:ascii="Georgia" w:hAnsi="Georgia"/>
        </w:rPr>
        <w:t xml:space="preserve"> assess this species as </w:t>
      </w:r>
      <w:commentRangeStart w:id="3"/>
      <w:r>
        <w:rPr>
          <w:rFonts w:ascii="Georgia" w:hAnsi="Georgia"/>
        </w:rPr>
        <w:t>Least Concern</w:t>
      </w:r>
      <w:commentRangeEnd w:id="3"/>
      <w:r w:rsidR="00517670">
        <w:rPr>
          <w:rStyle w:val="CommentReference"/>
        </w:rPr>
        <w:commentReference w:id="3"/>
      </w:r>
      <w:r>
        <w:rPr>
          <w:rFonts w:ascii="Georgia" w:hAnsi="Georgia"/>
        </w:rPr>
        <w:t>. It is important to note that significant expansion of mining or quarrying could result in this species becoming threatened.</w:t>
      </w:r>
      <w:r>
        <w:rPr>
          <w:rFonts w:ascii="Georgia" w:hAnsi="Georgia"/>
        </w:rPr>
        <w:br/>
      </w:r>
      <w:r>
        <w:rPr>
          <w:rFonts w:ascii="Georgia" w:hAnsi="Georgia"/>
        </w:rPr>
        <w:br/>
        <w:t>A better understanding of its current distribution, population size and threats is needed.</w:t>
      </w:r>
    </w:p>
    <w:p w14:paraId="55791816" w14:textId="77777777" w:rsidR="00000000" w:rsidRDefault="006872D7">
      <w:pPr>
        <w:pStyle w:val="Heading1"/>
        <w:divId w:val="1949701924"/>
        <w:rPr>
          <w:rFonts w:ascii="Georgia" w:eastAsia="Times New Roman" w:hAnsi="Georgia"/>
          <w:sz w:val="29"/>
          <w:szCs w:val="29"/>
        </w:rPr>
      </w:pPr>
      <w:r>
        <w:rPr>
          <w:rFonts w:ascii="Georgia" w:eastAsia="Times New Roman" w:hAnsi="Georgia"/>
          <w:sz w:val="29"/>
          <w:szCs w:val="29"/>
        </w:rPr>
        <w:t>Distribution</w:t>
      </w:r>
    </w:p>
    <w:p w14:paraId="219DEFD1" w14:textId="77777777" w:rsidR="00000000" w:rsidRDefault="006872D7">
      <w:pPr>
        <w:pStyle w:val="Heading2"/>
        <w:divId w:val="1949701924"/>
        <w:rPr>
          <w:rFonts w:ascii="Georgia" w:eastAsia="Times New Roman" w:hAnsi="Georgia"/>
          <w:sz w:val="27"/>
          <w:szCs w:val="27"/>
        </w:rPr>
      </w:pPr>
      <w:r>
        <w:rPr>
          <w:rFonts w:ascii="Georgia" w:eastAsia="Times New Roman" w:hAnsi="Georgia"/>
          <w:sz w:val="27"/>
          <w:szCs w:val="27"/>
        </w:rPr>
        <w:t>Geographic Range</w:t>
      </w:r>
    </w:p>
    <w:p w14:paraId="4305E703" w14:textId="7D99EF85" w:rsidR="00000000" w:rsidRDefault="006872D7">
      <w:pPr>
        <w:pStyle w:val="NormalWeb"/>
        <w:divId w:val="1949701924"/>
        <w:rPr>
          <w:rFonts w:ascii="Georgia" w:hAnsi="Georgia"/>
        </w:rPr>
      </w:pPr>
      <w:r>
        <w:rPr>
          <w:rFonts w:ascii="Georgia" w:hAnsi="Georgia"/>
        </w:rPr>
        <w:t xml:space="preserve">This succulent plant is endemic to northern Mozambique, occurring in Zambezia, Nampula and Cabo Delgado Provinces. </w:t>
      </w:r>
      <w:proofErr w:type="gramStart"/>
      <w:r>
        <w:rPr>
          <w:rFonts w:ascii="Georgia" w:hAnsi="Georgia"/>
        </w:rPr>
        <w:t>The majority of</w:t>
      </w:r>
      <w:proofErr w:type="gramEnd"/>
      <w:r>
        <w:rPr>
          <w:rFonts w:ascii="Georgia" w:hAnsi="Georgia"/>
        </w:rPr>
        <w:t xml:space="preserve"> records are from Nampula Province. </w:t>
      </w:r>
      <w:proofErr w:type="spellStart"/>
      <w:r>
        <w:rPr>
          <w:rFonts w:ascii="Georgia" w:hAnsi="Georgia"/>
        </w:rPr>
        <w:t>Bruyns</w:t>
      </w:r>
      <w:proofErr w:type="spellEnd"/>
      <w:r>
        <w:rPr>
          <w:rFonts w:ascii="Georgia" w:hAnsi="Georgia"/>
        </w:rPr>
        <w:t xml:space="preserve"> (2005) cites this species as occurring from 'near </w:t>
      </w:r>
      <w:proofErr w:type="spellStart"/>
      <w:r>
        <w:rPr>
          <w:rFonts w:ascii="Georgia" w:hAnsi="Georgia"/>
        </w:rPr>
        <w:t>Moc</w:t>
      </w:r>
      <w:r>
        <w:rPr>
          <w:rFonts w:ascii="Georgia" w:hAnsi="Georgia"/>
        </w:rPr>
        <w:t>uba</w:t>
      </w:r>
      <w:proofErr w:type="spellEnd"/>
      <w:r>
        <w:rPr>
          <w:rFonts w:ascii="Georgia" w:hAnsi="Georgia"/>
        </w:rPr>
        <w:t xml:space="preserve">' in Zambezia Province to 'near </w:t>
      </w:r>
      <w:proofErr w:type="spellStart"/>
      <w:r>
        <w:rPr>
          <w:rFonts w:ascii="Georgia" w:hAnsi="Georgia"/>
        </w:rPr>
        <w:t>Quissanga</w:t>
      </w:r>
      <w:proofErr w:type="spellEnd"/>
      <w:r>
        <w:rPr>
          <w:rFonts w:ascii="Georgia" w:hAnsi="Georgia"/>
        </w:rPr>
        <w:t xml:space="preserve">' in Cabo Delgado Province, with 14 separate localities mapped. Based on </w:t>
      </w:r>
      <w:proofErr w:type="spellStart"/>
      <w:r>
        <w:rPr>
          <w:rFonts w:ascii="Georgia" w:hAnsi="Georgia"/>
        </w:rPr>
        <w:t>Bruyns</w:t>
      </w:r>
      <w:proofErr w:type="spellEnd"/>
      <w:r>
        <w:rPr>
          <w:rFonts w:ascii="Georgia" w:hAnsi="Georgia"/>
        </w:rPr>
        <w:t xml:space="preserve">' map it has an estimated extent of occurrence (EOO) of approximately </w:t>
      </w:r>
      <w:r>
        <w:rPr>
          <w:rFonts w:ascii="Georgia" w:hAnsi="Georgia"/>
        </w:rPr>
        <w:lastRenderedPageBreak/>
        <w:t>70,000 km</w:t>
      </w:r>
      <w:r>
        <w:rPr>
          <w:rFonts w:ascii="Georgia" w:hAnsi="Georgia"/>
          <w:vertAlign w:val="superscript"/>
        </w:rPr>
        <w:t>2</w:t>
      </w:r>
      <w:r>
        <w:rPr>
          <w:rFonts w:ascii="Georgia" w:hAnsi="Georgia"/>
        </w:rPr>
        <w:t> with an estimated area of occupancy (AOO) of 56 km</w:t>
      </w:r>
      <w:r>
        <w:rPr>
          <w:rFonts w:ascii="Georgia" w:hAnsi="Georgia"/>
          <w:vertAlign w:val="superscript"/>
        </w:rPr>
        <w:t>2</w:t>
      </w:r>
      <w:r>
        <w:rPr>
          <w:rFonts w:ascii="Georgia" w:hAnsi="Georgia"/>
        </w:rPr>
        <w:t>.</w:t>
      </w:r>
      <w:ins w:id="4" w:author="Jack Plummer" w:date="2023-06-08T16:54:00Z">
        <w:r w:rsidR="008B1350">
          <w:rPr>
            <w:rFonts w:ascii="Georgia" w:hAnsi="Georgia"/>
          </w:rPr>
          <w:t xml:space="preserve"> </w:t>
        </w:r>
      </w:ins>
      <w:moveToRangeStart w:id="5" w:author="Jack Plummer" w:date="2023-06-08T16:54:00Z" w:name="move137135686"/>
      <w:moveTo w:id="6" w:author="Jack Plummer" w:date="2023-06-08T16:54:00Z">
        <w:r w:rsidR="008B1350">
          <w:rPr>
            <w:rFonts w:ascii="Georgia" w:hAnsi="Georgia"/>
          </w:rPr>
          <w:t>The elevations at which it occurs range from 200 to 1200 m</w:t>
        </w:r>
      </w:moveTo>
      <w:ins w:id="7" w:author="Jack Plummer" w:date="2023-06-08T16:54:00Z">
        <w:r w:rsidR="008B1350">
          <w:rPr>
            <w:rFonts w:ascii="Georgia" w:hAnsi="Georgia"/>
          </w:rPr>
          <w:t xml:space="preserve"> asl</w:t>
        </w:r>
      </w:ins>
      <w:moveTo w:id="8" w:author="Jack Plummer" w:date="2023-06-08T16:54:00Z">
        <w:r w:rsidR="008B1350">
          <w:rPr>
            <w:rFonts w:ascii="Georgia" w:hAnsi="Georgia"/>
          </w:rPr>
          <w:t xml:space="preserve"> (</w:t>
        </w:r>
        <w:proofErr w:type="spellStart"/>
        <w:r w:rsidR="008B1350">
          <w:rPr>
            <w:rFonts w:ascii="Georgia" w:hAnsi="Georgia"/>
          </w:rPr>
          <w:t>Bruyns</w:t>
        </w:r>
        <w:proofErr w:type="spellEnd"/>
        <w:r w:rsidR="008B1350">
          <w:rPr>
            <w:rFonts w:ascii="Georgia" w:hAnsi="Georgia"/>
          </w:rPr>
          <w:t xml:space="preserve"> 2005).</w:t>
        </w:r>
      </w:moveTo>
      <w:moveToRangeEnd w:id="5"/>
    </w:p>
    <w:p w14:paraId="547C3FDF" w14:textId="77777777" w:rsidR="00000000" w:rsidRDefault="006872D7">
      <w:pPr>
        <w:pStyle w:val="Heading2"/>
        <w:divId w:val="1949701924"/>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390"/>
        <w:gridCol w:w="5620"/>
      </w:tblGrid>
      <w:tr w:rsidR="00000000" w14:paraId="270F78BE" w14:textId="77777777">
        <w:trPr>
          <w:divId w:val="1949701924"/>
          <w:tblCellSpacing w:w="15" w:type="dxa"/>
        </w:trPr>
        <w:tc>
          <w:tcPr>
            <w:tcW w:w="0" w:type="auto"/>
            <w:tcBorders>
              <w:bottom w:val="single" w:sz="6" w:space="0" w:color="000000"/>
            </w:tcBorders>
            <w:shd w:val="clear" w:color="auto" w:fill="BBBBBB"/>
            <w:vAlign w:val="center"/>
            <w:hideMark/>
          </w:tcPr>
          <w:p w14:paraId="3DAB296D"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6A610526"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6A36EDD" w14:textId="77777777">
        <w:trPr>
          <w:divId w:val="1949701924"/>
          <w:tblCellSpacing w:w="15" w:type="dxa"/>
        </w:trPr>
        <w:tc>
          <w:tcPr>
            <w:tcW w:w="0" w:type="auto"/>
            <w:vAlign w:val="center"/>
            <w:hideMark/>
          </w:tcPr>
          <w:p w14:paraId="1797E71E" w14:textId="77777777" w:rsidR="00000000" w:rsidRDefault="006872D7">
            <w:pPr>
              <w:spacing w:after="75"/>
              <w:rPr>
                <w:rFonts w:ascii="Georgia" w:eastAsia="Times New Roman" w:hAnsi="Georgia"/>
                <w:sz w:val="18"/>
                <w:szCs w:val="18"/>
              </w:rPr>
            </w:pPr>
            <w:r>
              <w:rPr>
                <w:rFonts w:ascii="Georgia" w:eastAsia="Times New Roman" w:hAnsi="Georgia"/>
                <w:sz w:val="18"/>
                <w:szCs w:val="18"/>
              </w:rPr>
              <w:t>56</w:t>
            </w:r>
          </w:p>
        </w:tc>
        <w:tc>
          <w:tcPr>
            <w:tcW w:w="0" w:type="auto"/>
            <w:vAlign w:val="center"/>
            <w:hideMark/>
          </w:tcPr>
          <w:p w14:paraId="398A386D" w14:textId="77777777" w:rsidR="00000000" w:rsidRDefault="006872D7">
            <w:pPr>
              <w:spacing w:after="75"/>
              <w:rPr>
                <w:rFonts w:ascii="Georgia" w:eastAsia="Times New Roman" w:hAnsi="Georgia"/>
                <w:sz w:val="18"/>
                <w:szCs w:val="18"/>
              </w:rPr>
            </w:pPr>
            <w:r>
              <w:rPr>
                <w:rFonts w:ascii="Georgia" w:eastAsia="Times New Roman" w:hAnsi="Georgia"/>
                <w:sz w:val="18"/>
                <w:szCs w:val="18"/>
              </w:rPr>
              <w:t xml:space="preserve">Standard 2x2 km grid cell applied to the 14 separate localities mapped in </w:t>
            </w:r>
            <w:proofErr w:type="spellStart"/>
            <w:r>
              <w:rPr>
                <w:rFonts w:ascii="Georgia" w:eastAsia="Times New Roman" w:hAnsi="Georgia"/>
                <w:sz w:val="18"/>
                <w:szCs w:val="18"/>
              </w:rPr>
              <w:t>Bruyns</w:t>
            </w:r>
            <w:proofErr w:type="spellEnd"/>
            <w:r>
              <w:rPr>
                <w:rFonts w:ascii="Georgia" w:eastAsia="Times New Roman" w:hAnsi="Georgia"/>
                <w:sz w:val="18"/>
                <w:szCs w:val="18"/>
              </w:rPr>
              <w:t xml:space="preserve"> (2005).</w:t>
            </w:r>
          </w:p>
        </w:tc>
      </w:tr>
    </w:tbl>
    <w:p w14:paraId="46E0CFC7" w14:textId="77777777" w:rsidR="00000000" w:rsidRDefault="006872D7">
      <w:pPr>
        <w:divId w:val="194970192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426"/>
        <w:gridCol w:w="894"/>
        <w:gridCol w:w="1258"/>
      </w:tblGrid>
      <w:tr w:rsidR="00000000" w14:paraId="5550DE61" w14:textId="77777777">
        <w:trPr>
          <w:divId w:val="1949701924"/>
          <w:tblCellSpacing w:w="15" w:type="dxa"/>
        </w:trPr>
        <w:tc>
          <w:tcPr>
            <w:tcW w:w="0" w:type="auto"/>
            <w:tcBorders>
              <w:bottom w:val="single" w:sz="6" w:space="0" w:color="000000"/>
            </w:tcBorders>
            <w:shd w:val="clear" w:color="auto" w:fill="BBBBBB"/>
            <w:vAlign w:val="center"/>
            <w:hideMark/>
          </w:tcPr>
          <w:p w14:paraId="398FE7AD"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Continuing decline in area of occupancy (AOO)</w:t>
            </w:r>
          </w:p>
        </w:tc>
        <w:tc>
          <w:tcPr>
            <w:tcW w:w="0" w:type="auto"/>
            <w:tcBorders>
              <w:bottom w:val="single" w:sz="6" w:space="0" w:color="000000"/>
            </w:tcBorders>
            <w:shd w:val="clear" w:color="auto" w:fill="BBBBBB"/>
            <w:vAlign w:val="center"/>
            <w:hideMark/>
          </w:tcPr>
          <w:p w14:paraId="60B79E47"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F40001A"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F2C9AD5" w14:textId="77777777">
        <w:trPr>
          <w:divId w:val="1949701924"/>
          <w:tblCellSpacing w:w="15" w:type="dxa"/>
        </w:trPr>
        <w:tc>
          <w:tcPr>
            <w:tcW w:w="0" w:type="auto"/>
            <w:vAlign w:val="center"/>
            <w:hideMark/>
          </w:tcPr>
          <w:p w14:paraId="1A700FAC" w14:textId="77777777" w:rsidR="00000000" w:rsidRDefault="006872D7">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8160A8E"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09FD7F4"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1D3CCC80" w14:textId="77777777" w:rsidR="00000000" w:rsidRDefault="006872D7">
      <w:pPr>
        <w:divId w:val="194970192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22"/>
        <w:gridCol w:w="1258"/>
      </w:tblGrid>
      <w:tr w:rsidR="00000000" w14:paraId="1197F32C" w14:textId="77777777">
        <w:trPr>
          <w:divId w:val="1949701924"/>
          <w:tblCellSpacing w:w="15" w:type="dxa"/>
        </w:trPr>
        <w:tc>
          <w:tcPr>
            <w:tcW w:w="0" w:type="auto"/>
            <w:tcBorders>
              <w:bottom w:val="single" w:sz="6" w:space="0" w:color="000000"/>
            </w:tcBorders>
            <w:shd w:val="clear" w:color="auto" w:fill="BBBBBB"/>
            <w:vAlign w:val="center"/>
            <w:hideMark/>
          </w:tcPr>
          <w:p w14:paraId="407E0C5D"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Extreme fluctuations in area of occupancy (AOO)</w:t>
            </w:r>
          </w:p>
        </w:tc>
        <w:tc>
          <w:tcPr>
            <w:tcW w:w="0" w:type="auto"/>
            <w:tcBorders>
              <w:bottom w:val="single" w:sz="6" w:space="0" w:color="000000"/>
            </w:tcBorders>
            <w:shd w:val="clear" w:color="auto" w:fill="BBBBBB"/>
            <w:vAlign w:val="center"/>
            <w:hideMark/>
          </w:tcPr>
          <w:p w14:paraId="3EAD18A9"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F21DB7C" w14:textId="77777777">
        <w:trPr>
          <w:divId w:val="1949701924"/>
          <w:tblCellSpacing w:w="15" w:type="dxa"/>
        </w:trPr>
        <w:tc>
          <w:tcPr>
            <w:tcW w:w="0" w:type="auto"/>
            <w:vAlign w:val="center"/>
            <w:hideMark/>
          </w:tcPr>
          <w:p w14:paraId="0D58A86B" w14:textId="77777777" w:rsidR="00000000" w:rsidRDefault="006872D7">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D41C4A6"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50EE1351" w14:textId="77777777" w:rsidR="00000000" w:rsidRDefault="006872D7">
      <w:pPr>
        <w:pStyle w:val="Heading2"/>
        <w:divId w:val="1949701924"/>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74"/>
        <w:gridCol w:w="2129"/>
        <w:gridCol w:w="4907"/>
      </w:tblGrid>
      <w:tr w:rsidR="00000000" w14:paraId="54A3D5C2" w14:textId="77777777">
        <w:trPr>
          <w:divId w:val="1949701924"/>
          <w:tblCellSpacing w:w="15" w:type="dxa"/>
        </w:trPr>
        <w:tc>
          <w:tcPr>
            <w:tcW w:w="0" w:type="auto"/>
            <w:tcBorders>
              <w:bottom w:val="single" w:sz="6" w:space="0" w:color="000000"/>
            </w:tcBorders>
            <w:shd w:val="clear" w:color="auto" w:fill="BBBBBB"/>
            <w:vAlign w:val="center"/>
            <w:hideMark/>
          </w:tcPr>
          <w:p w14:paraId="5867DA39"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32BA7B5"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5CCD8CEA"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5B25F49" w14:textId="77777777">
        <w:trPr>
          <w:divId w:val="1949701924"/>
          <w:tblCellSpacing w:w="15" w:type="dxa"/>
        </w:trPr>
        <w:tc>
          <w:tcPr>
            <w:tcW w:w="0" w:type="auto"/>
            <w:vAlign w:val="center"/>
            <w:hideMark/>
          </w:tcPr>
          <w:p w14:paraId="2C4C4AC5" w14:textId="77777777" w:rsidR="00000000" w:rsidRDefault="006872D7">
            <w:pPr>
              <w:spacing w:after="75"/>
              <w:rPr>
                <w:rFonts w:ascii="Georgia" w:eastAsia="Times New Roman" w:hAnsi="Georgia"/>
                <w:sz w:val="18"/>
                <w:szCs w:val="18"/>
              </w:rPr>
            </w:pPr>
            <w:r>
              <w:rPr>
                <w:rFonts w:ascii="Georgia" w:eastAsia="Times New Roman" w:hAnsi="Georgia"/>
                <w:sz w:val="18"/>
                <w:szCs w:val="18"/>
              </w:rPr>
              <w:t>70000</w:t>
            </w:r>
          </w:p>
        </w:tc>
        <w:tc>
          <w:tcPr>
            <w:tcW w:w="0" w:type="auto"/>
            <w:vAlign w:val="center"/>
            <w:hideMark/>
          </w:tcPr>
          <w:p w14:paraId="05DD3280" w14:textId="77777777" w:rsidR="00000000" w:rsidRDefault="006872D7">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1E6FE31" w14:textId="77777777" w:rsidR="00000000" w:rsidRDefault="006872D7">
            <w:pPr>
              <w:spacing w:after="75"/>
              <w:rPr>
                <w:rFonts w:ascii="Georgia" w:eastAsia="Times New Roman" w:hAnsi="Georgia"/>
                <w:sz w:val="18"/>
                <w:szCs w:val="18"/>
              </w:rPr>
            </w:pPr>
            <w:r>
              <w:rPr>
                <w:rFonts w:ascii="Georgia" w:eastAsia="Times New Roman" w:hAnsi="Georgia"/>
                <w:sz w:val="18"/>
                <w:szCs w:val="18"/>
              </w:rPr>
              <w:t xml:space="preserve">Calculated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points near </w:t>
            </w:r>
            <w:proofErr w:type="spellStart"/>
            <w:r>
              <w:rPr>
                <w:rFonts w:ascii="Georgia" w:eastAsia="Times New Roman" w:hAnsi="Georgia"/>
                <w:sz w:val="18"/>
                <w:szCs w:val="18"/>
              </w:rPr>
              <w:t>Mocuba</w:t>
            </w:r>
            <w:proofErr w:type="spellEnd"/>
            <w:r>
              <w:rPr>
                <w:rFonts w:ascii="Georgia" w:eastAsia="Times New Roman" w:hAnsi="Georgia"/>
                <w:sz w:val="18"/>
                <w:szCs w:val="18"/>
              </w:rPr>
              <w:t xml:space="preserve"> and </w:t>
            </w:r>
            <w:proofErr w:type="spellStart"/>
            <w:r>
              <w:rPr>
                <w:rFonts w:ascii="Georgia" w:eastAsia="Times New Roman" w:hAnsi="Georgia"/>
                <w:sz w:val="18"/>
                <w:szCs w:val="18"/>
              </w:rPr>
              <w:t>Quissanga</w:t>
            </w:r>
            <w:proofErr w:type="spellEnd"/>
            <w:r>
              <w:rPr>
                <w:rFonts w:ascii="Georgia" w:eastAsia="Times New Roman" w:hAnsi="Georgia"/>
                <w:sz w:val="18"/>
                <w:szCs w:val="18"/>
              </w:rPr>
              <w:t xml:space="preserve"> (cited in </w:t>
            </w:r>
            <w:proofErr w:type="spellStart"/>
            <w:r>
              <w:rPr>
                <w:rFonts w:ascii="Georgia" w:eastAsia="Times New Roman" w:hAnsi="Georgia"/>
                <w:sz w:val="18"/>
                <w:szCs w:val="18"/>
              </w:rPr>
              <w:t>Bruyns</w:t>
            </w:r>
            <w:proofErr w:type="spellEnd"/>
            <w:r>
              <w:rPr>
                <w:rFonts w:ascii="Georgia" w:eastAsia="Times New Roman" w:hAnsi="Georgia"/>
                <w:sz w:val="18"/>
                <w:szCs w:val="18"/>
              </w:rPr>
              <w:t xml:space="preserve"> 2005) were added to the known occurrence records to give an approximation of the EOO. </w:t>
            </w:r>
          </w:p>
        </w:tc>
      </w:tr>
    </w:tbl>
    <w:p w14:paraId="06FE6A49" w14:textId="77777777" w:rsidR="00000000" w:rsidRDefault="006872D7">
      <w:pPr>
        <w:divId w:val="194970192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654"/>
        <w:gridCol w:w="894"/>
        <w:gridCol w:w="1258"/>
      </w:tblGrid>
      <w:tr w:rsidR="00000000" w14:paraId="1F16373E" w14:textId="77777777">
        <w:trPr>
          <w:divId w:val="1949701924"/>
          <w:tblCellSpacing w:w="15" w:type="dxa"/>
        </w:trPr>
        <w:tc>
          <w:tcPr>
            <w:tcW w:w="0" w:type="auto"/>
            <w:tcBorders>
              <w:bottom w:val="single" w:sz="6" w:space="0" w:color="000000"/>
            </w:tcBorders>
            <w:shd w:val="clear" w:color="auto" w:fill="BBBBBB"/>
            <w:vAlign w:val="center"/>
            <w:hideMark/>
          </w:tcPr>
          <w:p w14:paraId="6940222C"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Continuing decline in extent of occurrence (EOO)</w:t>
            </w:r>
          </w:p>
        </w:tc>
        <w:tc>
          <w:tcPr>
            <w:tcW w:w="0" w:type="auto"/>
            <w:tcBorders>
              <w:bottom w:val="single" w:sz="6" w:space="0" w:color="000000"/>
            </w:tcBorders>
            <w:shd w:val="clear" w:color="auto" w:fill="BBBBBB"/>
            <w:vAlign w:val="center"/>
            <w:hideMark/>
          </w:tcPr>
          <w:p w14:paraId="5C6BDFE7"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1798CAB"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w:t>
            </w:r>
            <w:r>
              <w:rPr>
                <w:rFonts w:ascii="Georgia" w:eastAsia="Times New Roman" w:hAnsi="Georgia"/>
                <w:b/>
                <w:bCs/>
                <w:sz w:val="18"/>
                <w:szCs w:val="18"/>
              </w:rPr>
              <w:t>on</w:t>
            </w:r>
          </w:p>
        </w:tc>
      </w:tr>
      <w:tr w:rsidR="00000000" w14:paraId="2A4D893F" w14:textId="77777777">
        <w:trPr>
          <w:divId w:val="1949701924"/>
          <w:tblCellSpacing w:w="15" w:type="dxa"/>
        </w:trPr>
        <w:tc>
          <w:tcPr>
            <w:tcW w:w="0" w:type="auto"/>
            <w:vAlign w:val="center"/>
            <w:hideMark/>
          </w:tcPr>
          <w:p w14:paraId="32520510" w14:textId="77777777" w:rsidR="00000000" w:rsidRDefault="006872D7">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F9911DB"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E4EA644"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7B970A2E" w14:textId="77777777" w:rsidR="00000000" w:rsidRDefault="006872D7">
      <w:pPr>
        <w:divId w:val="194970192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49"/>
        <w:gridCol w:w="1258"/>
      </w:tblGrid>
      <w:tr w:rsidR="00000000" w14:paraId="7EA8AB4D" w14:textId="77777777">
        <w:trPr>
          <w:divId w:val="1949701924"/>
          <w:tblCellSpacing w:w="15" w:type="dxa"/>
        </w:trPr>
        <w:tc>
          <w:tcPr>
            <w:tcW w:w="0" w:type="auto"/>
            <w:tcBorders>
              <w:bottom w:val="single" w:sz="6" w:space="0" w:color="000000"/>
            </w:tcBorders>
            <w:shd w:val="clear" w:color="auto" w:fill="BBBBBB"/>
            <w:vAlign w:val="center"/>
            <w:hideMark/>
          </w:tcPr>
          <w:p w14:paraId="6C6E6DCF"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Extreme fluctuations in extent of occurrence (EOO)</w:t>
            </w:r>
          </w:p>
        </w:tc>
        <w:tc>
          <w:tcPr>
            <w:tcW w:w="0" w:type="auto"/>
            <w:tcBorders>
              <w:bottom w:val="single" w:sz="6" w:space="0" w:color="000000"/>
            </w:tcBorders>
            <w:shd w:val="clear" w:color="auto" w:fill="BBBBBB"/>
            <w:vAlign w:val="center"/>
            <w:hideMark/>
          </w:tcPr>
          <w:p w14:paraId="63779C01"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D4F35EC" w14:textId="77777777">
        <w:trPr>
          <w:divId w:val="1949701924"/>
          <w:tblCellSpacing w:w="15" w:type="dxa"/>
        </w:trPr>
        <w:tc>
          <w:tcPr>
            <w:tcW w:w="0" w:type="auto"/>
            <w:vAlign w:val="center"/>
            <w:hideMark/>
          </w:tcPr>
          <w:p w14:paraId="27C09A1E" w14:textId="77777777" w:rsidR="00000000" w:rsidRDefault="006872D7">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22E52F2A"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72D48C80" w14:textId="77777777" w:rsidR="00000000" w:rsidRDefault="006872D7">
      <w:pPr>
        <w:pStyle w:val="Heading2"/>
        <w:divId w:val="1949701924"/>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21"/>
        <w:gridCol w:w="7789"/>
      </w:tblGrid>
      <w:tr w:rsidR="00000000" w14:paraId="44FAC468" w14:textId="77777777">
        <w:trPr>
          <w:divId w:val="1949701924"/>
          <w:tblCellSpacing w:w="15" w:type="dxa"/>
        </w:trPr>
        <w:tc>
          <w:tcPr>
            <w:tcW w:w="0" w:type="auto"/>
            <w:tcBorders>
              <w:bottom w:val="single" w:sz="6" w:space="0" w:color="000000"/>
            </w:tcBorders>
            <w:shd w:val="clear" w:color="auto" w:fill="BBBBBB"/>
            <w:vAlign w:val="center"/>
            <w:hideMark/>
          </w:tcPr>
          <w:p w14:paraId="5F1F0EAC"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4582C635"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078E7B0" w14:textId="77777777">
        <w:trPr>
          <w:divId w:val="1949701924"/>
          <w:tblCellSpacing w:w="15" w:type="dxa"/>
        </w:trPr>
        <w:tc>
          <w:tcPr>
            <w:tcW w:w="0" w:type="auto"/>
            <w:vAlign w:val="center"/>
            <w:hideMark/>
          </w:tcPr>
          <w:p w14:paraId="634DABDC" w14:textId="77777777" w:rsidR="00000000" w:rsidRDefault="006872D7">
            <w:pPr>
              <w:spacing w:after="75"/>
              <w:rPr>
                <w:rFonts w:ascii="Georgia" w:eastAsia="Times New Roman" w:hAnsi="Georgia"/>
                <w:sz w:val="18"/>
                <w:szCs w:val="18"/>
              </w:rPr>
            </w:pPr>
            <w:r>
              <w:rPr>
                <w:rFonts w:ascii="Georgia" w:eastAsia="Times New Roman" w:hAnsi="Georgia"/>
                <w:sz w:val="18"/>
                <w:szCs w:val="18"/>
              </w:rPr>
              <w:t>14</w:t>
            </w:r>
          </w:p>
        </w:tc>
        <w:tc>
          <w:tcPr>
            <w:tcW w:w="0" w:type="auto"/>
            <w:vAlign w:val="center"/>
            <w:hideMark/>
          </w:tcPr>
          <w:p w14:paraId="35C70E35" w14:textId="77777777" w:rsidR="00000000" w:rsidRDefault="006872D7">
            <w:pPr>
              <w:spacing w:after="75"/>
              <w:rPr>
                <w:rFonts w:ascii="Georgia" w:eastAsia="Times New Roman" w:hAnsi="Georgia"/>
                <w:sz w:val="18"/>
                <w:szCs w:val="18"/>
              </w:rPr>
            </w:pPr>
            <w:r>
              <w:rPr>
                <w:rFonts w:ascii="Georgia" w:eastAsia="Times New Roman" w:hAnsi="Georgia"/>
                <w:sz w:val="18"/>
                <w:szCs w:val="18"/>
              </w:rPr>
              <w:t xml:space="preserve">1)Near </w:t>
            </w:r>
            <w:proofErr w:type="spellStart"/>
            <w:r>
              <w:rPr>
                <w:rFonts w:ascii="Georgia" w:eastAsia="Times New Roman" w:hAnsi="Georgia"/>
                <w:sz w:val="18"/>
                <w:szCs w:val="18"/>
              </w:rPr>
              <w:t>Mocuba</w:t>
            </w:r>
            <w:proofErr w:type="spellEnd"/>
            <w:r>
              <w:rPr>
                <w:rFonts w:ascii="Georgia" w:eastAsia="Times New Roman" w:hAnsi="Georgia"/>
                <w:sz w:val="18"/>
                <w:szCs w:val="18"/>
              </w:rPr>
              <w:t xml:space="preserve"> (cited and mapped in </w:t>
            </w:r>
            <w:proofErr w:type="spellStart"/>
            <w:r>
              <w:rPr>
                <w:rFonts w:ascii="Georgia" w:eastAsia="Times New Roman" w:hAnsi="Georgia"/>
                <w:sz w:val="18"/>
                <w:szCs w:val="18"/>
              </w:rPr>
              <w:t>Bruyns</w:t>
            </w:r>
            <w:proofErr w:type="spellEnd"/>
            <w:r>
              <w:rPr>
                <w:rFonts w:ascii="Georgia" w:eastAsia="Times New Roman" w:hAnsi="Georgia"/>
                <w:sz w:val="18"/>
                <w:szCs w:val="18"/>
              </w:rPr>
              <w:t xml:space="preserve"> 2005, precise locality unknown) 2)Near </w:t>
            </w:r>
            <w:proofErr w:type="spellStart"/>
            <w:r>
              <w:rPr>
                <w:rFonts w:ascii="Georgia" w:eastAsia="Times New Roman" w:hAnsi="Georgia"/>
                <w:sz w:val="18"/>
                <w:szCs w:val="18"/>
              </w:rPr>
              <w:t>Quissanga</w:t>
            </w:r>
            <w:proofErr w:type="spellEnd"/>
            <w:r>
              <w:rPr>
                <w:rFonts w:ascii="Georgia" w:eastAsia="Times New Roman" w:hAnsi="Georgia"/>
                <w:sz w:val="18"/>
                <w:szCs w:val="18"/>
              </w:rPr>
              <w:t xml:space="preserve"> (cited and mapped in </w:t>
            </w:r>
            <w:proofErr w:type="spellStart"/>
            <w:r>
              <w:rPr>
                <w:rFonts w:ascii="Georgia" w:eastAsia="Times New Roman" w:hAnsi="Georgia"/>
                <w:sz w:val="18"/>
                <w:szCs w:val="18"/>
              </w:rPr>
              <w:t>Bruyns</w:t>
            </w:r>
            <w:proofErr w:type="spellEnd"/>
            <w:r>
              <w:rPr>
                <w:rFonts w:ascii="Georgia" w:eastAsia="Times New Roman" w:hAnsi="Georgia"/>
                <w:sz w:val="18"/>
                <w:szCs w:val="18"/>
              </w:rPr>
              <w:t xml:space="preserve"> 2005; precise locality unknown, but point is at least 100 km inland from </w:t>
            </w:r>
            <w:proofErr w:type="spellStart"/>
            <w:r>
              <w:rPr>
                <w:rFonts w:ascii="Georgia" w:eastAsia="Times New Roman" w:hAnsi="Georgia"/>
                <w:sz w:val="18"/>
                <w:szCs w:val="18"/>
              </w:rPr>
              <w:t>Quissanga</w:t>
            </w:r>
            <w:proofErr w:type="spellEnd"/>
            <w:r>
              <w:rPr>
                <w:rFonts w:ascii="Georgia" w:eastAsia="Times New Roman" w:hAnsi="Georgia"/>
                <w:sz w:val="18"/>
                <w:szCs w:val="18"/>
              </w:rPr>
              <w:t xml:space="preserve">) 3)Monte </w:t>
            </w:r>
            <w:proofErr w:type="spellStart"/>
            <w:r>
              <w:rPr>
                <w:rFonts w:ascii="Georgia" w:eastAsia="Times New Roman" w:hAnsi="Georgia"/>
                <w:sz w:val="18"/>
                <w:szCs w:val="18"/>
              </w:rPr>
              <w:t>M'paluwe</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Ribaue</w:t>
            </w:r>
            <w:proofErr w:type="spellEnd"/>
            <w:r>
              <w:rPr>
                <w:rFonts w:ascii="Georgia" w:eastAsia="Times New Roman" w:hAnsi="Georgia"/>
                <w:sz w:val="18"/>
                <w:szCs w:val="18"/>
              </w:rPr>
              <w:t xml:space="preserve"> massif) 4)Monte Ile 5)Monte </w:t>
            </w:r>
            <w:proofErr w:type="spellStart"/>
            <w:r>
              <w:rPr>
                <w:rFonts w:ascii="Georgia" w:eastAsia="Times New Roman" w:hAnsi="Georgia"/>
                <w:sz w:val="18"/>
                <w:szCs w:val="18"/>
              </w:rPr>
              <w:t>Inago</w:t>
            </w:r>
            <w:proofErr w:type="spellEnd"/>
            <w:r>
              <w:rPr>
                <w:rFonts w:ascii="Georgia" w:eastAsia="Times New Roman" w:hAnsi="Georgia"/>
                <w:sz w:val="18"/>
                <w:szCs w:val="18"/>
              </w:rPr>
              <w:t xml:space="preserve"> 6)Inselberg 46 miles E of Nampula 7)Inselberg 28 miles E of </w:t>
            </w:r>
            <w:proofErr w:type="spellStart"/>
            <w:r>
              <w:rPr>
                <w:rFonts w:ascii="Georgia" w:eastAsia="Times New Roman" w:hAnsi="Georgia"/>
                <w:sz w:val="18"/>
                <w:szCs w:val="18"/>
              </w:rPr>
              <w:t>Ribaue</w:t>
            </w:r>
            <w:proofErr w:type="spellEnd"/>
            <w:r>
              <w:rPr>
                <w:rFonts w:ascii="Georgia" w:eastAsia="Times New Roman" w:hAnsi="Georgia"/>
                <w:sz w:val="18"/>
                <w:szCs w:val="18"/>
              </w:rPr>
              <w:t xml:space="preserve"> 8)Inselberg 26 km W of </w:t>
            </w:r>
            <w:proofErr w:type="spellStart"/>
            <w:r>
              <w:rPr>
                <w:rFonts w:ascii="Georgia" w:eastAsia="Times New Roman" w:hAnsi="Georgia"/>
                <w:sz w:val="18"/>
                <w:szCs w:val="18"/>
              </w:rPr>
              <w:t>Ribaue</w:t>
            </w:r>
            <w:proofErr w:type="spellEnd"/>
            <w:r>
              <w:rPr>
                <w:rFonts w:ascii="Georgia" w:eastAsia="Times New Roman" w:hAnsi="Georgia"/>
                <w:sz w:val="18"/>
                <w:szCs w:val="18"/>
              </w:rPr>
              <w:t xml:space="preserve"> 9)Nampula 10-14)Inselbergs to the east, west and south of Nampula mapped in </w:t>
            </w:r>
            <w:proofErr w:type="spellStart"/>
            <w:r>
              <w:rPr>
                <w:rFonts w:ascii="Georgia" w:eastAsia="Times New Roman" w:hAnsi="Georgia"/>
                <w:sz w:val="18"/>
                <w:szCs w:val="18"/>
              </w:rPr>
              <w:t>Bruyns</w:t>
            </w:r>
            <w:proofErr w:type="spellEnd"/>
            <w:r>
              <w:rPr>
                <w:rFonts w:ascii="Georgia" w:eastAsia="Times New Roman" w:hAnsi="Georgia"/>
                <w:sz w:val="18"/>
                <w:szCs w:val="18"/>
              </w:rPr>
              <w:t xml:space="preserve"> 2005, precise localities unknown. </w:t>
            </w:r>
          </w:p>
        </w:tc>
      </w:tr>
    </w:tbl>
    <w:p w14:paraId="295D1C03" w14:textId="77777777" w:rsidR="00000000" w:rsidRDefault="006872D7">
      <w:pPr>
        <w:divId w:val="194970192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990"/>
        <w:gridCol w:w="894"/>
        <w:gridCol w:w="1258"/>
      </w:tblGrid>
      <w:tr w:rsidR="00000000" w14:paraId="7C08F7FD" w14:textId="77777777">
        <w:trPr>
          <w:divId w:val="1949701924"/>
          <w:tblCellSpacing w:w="15" w:type="dxa"/>
        </w:trPr>
        <w:tc>
          <w:tcPr>
            <w:tcW w:w="0" w:type="auto"/>
            <w:tcBorders>
              <w:bottom w:val="single" w:sz="6" w:space="0" w:color="000000"/>
            </w:tcBorders>
            <w:shd w:val="clear" w:color="auto" w:fill="BBBBBB"/>
            <w:vAlign w:val="center"/>
            <w:hideMark/>
          </w:tcPr>
          <w:p w14:paraId="74086718"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Continuing decline in number of locations</w:t>
            </w:r>
          </w:p>
        </w:tc>
        <w:tc>
          <w:tcPr>
            <w:tcW w:w="0" w:type="auto"/>
            <w:tcBorders>
              <w:bottom w:val="single" w:sz="6" w:space="0" w:color="000000"/>
            </w:tcBorders>
            <w:shd w:val="clear" w:color="auto" w:fill="BBBBBB"/>
            <w:vAlign w:val="center"/>
            <w:hideMark/>
          </w:tcPr>
          <w:p w14:paraId="0167F2EB"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0BDEC3C4"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80F5D10" w14:textId="77777777">
        <w:trPr>
          <w:divId w:val="1949701924"/>
          <w:tblCellSpacing w:w="15" w:type="dxa"/>
        </w:trPr>
        <w:tc>
          <w:tcPr>
            <w:tcW w:w="0" w:type="auto"/>
            <w:vAlign w:val="center"/>
            <w:hideMark/>
          </w:tcPr>
          <w:p w14:paraId="7F1E9CAE" w14:textId="77777777" w:rsidR="00000000" w:rsidRDefault="006872D7">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546DB9DE"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08060D4"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7072038E" w14:textId="77777777" w:rsidR="00000000" w:rsidRDefault="006872D7">
      <w:pPr>
        <w:divId w:val="194970192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528"/>
        <w:gridCol w:w="1258"/>
      </w:tblGrid>
      <w:tr w:rsidR="00000000" w14:paraId="348F50D1" w14:textId="77777777">
        <w:trPr>
          <w:divId w:val="1949701924"/>
          <w:tblCellSpacing w:w="15" w:type="dxa"/>
        </w:trPr>
        <w:tc>
          <w:tcPr>
            <w:tcW w:w="0" w:type="auto"/>
            <w:tcBorders>
              <w:bottom w:val="single" w:sz="6" w:space="0" w:color="000000"/>
            </w:tcBorders>
            <w:shd w:val="clear" w:color="auto" w:fill="BBBBBB"/>
            <w:vAlign w:val="center"/>
            <w:hideMark/>
          </w:tcPr>
          <w:p w14:paraId="60FF4922"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Extreme fluctuations in the number of locations</w:t>
            </w:r>
          </w:p>
        </w:tc>
        <w:tc>
          <w:tcPr>
            <w:tcW w:w="0" w:type="auto"/>
            <w:tcBorders>
              <w:bottom w:val="single" w:sz="6" w:space="0" w:color="000000"/>
            </w:tcBorders>
            <w:shd w:val="clear" w:color="auto" w:fill="BBBBBB"/>
            <w:vAlign w:val="center"/>
            <w:hideMark/>
          </w:tcPr>
          <w:p w14:paraId="3CA58295"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3C7F34CA" w14:textId="77777777">
        <w:trPr>
          <w:divId w:val="1949701924"/>
          <w:tblCellSpacing w:w="15" w:type="dxa"/>
        </w:trPr>
        <w:tc>
          <w:tcPr>
            <w:tcW w:w="0" w:type="auto"/>
            <w:vAlign w:val="center"/>
            <w:hideMark/>
          </w:tcPr>
          <w:p w14:paraId="791C2EB9" w14:textId="77777777" w:rsidR="00000000" w:rsidRDefault="006872D7">
            <w:pPr>
              <w:spacing w:after="75"/>
              <w:rPr>
                <w:rFonts w:ascii="Georgia" w:eastAsia="Times New Roman" w:hAnsi="Georgia"/>
                <w:sz w:val="18"/>
                <w:szCs w:val="18"/>
              </w:rPr>
            </w:pPr>
            <w:r>
              <w:rPr>
                <w:rFonts w:ascii="Georgia" w:eastAsia="Times New Roman" w:hAnsi="Georgia"/>
                <w:sz w:val="18"/>
                <w:szCs w:val="18"/>
              </w:rPr>
              <w:lastRenderedPageBreak/>
              <w:t>No</w:t>
            </w:r>
          </w:p>
        </w:tc>
        <w:tc>
          <w:tcPr>
            <w:tcW w:w="0" w:type="auto"/>
            <w:vAlign w:val="center"/>
            <w:hideMark/>
          </w:tcPr>
          <w:p w14:paraId="49397661"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77190325" w14:textId="77777777" w:rsidR="00000000" w:rsidRDefault="006872D7">
      <w:pPr>
        <w:pStyle w:val="Heading2"/>
        <w:divId w:val="1949701924"/>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000000" w14:paraId="04E06363" w14:textId="77777777">
        <w:trPr>
          <w:divId w:val="1949701924"/>
          <w:tblCellSpacing w:w="15" w:type="dxa"/>
        </w:trPr>
        <w:tc>
          <w:tcPr>
            <w:tcW w:w="0" w:type="auto"/>
            <w:tcBorders>
              <w:bottom w:val="single" w:sz="6" w:space="0" w:color="000000"/>
            </w:tcBorders>
            <w:shd w:val="clear" w:color="auto" w:fill="BBBBBB"/>
            <w:vAlign w:val="center"/>
            <w:hideMark/>
          </w:tcPr>
          <w:p w14:paraId="159A9383"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6619BFCF"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40BC007" w14:textId="77777777">
        <w:trPr>
          <w:divId w:val="1949701924"/>
          <w:tblCellSpacing w:w="15" w:type="dxa"/>
        </w:trPr>
        <w:tc>
          <w:tcPr>
            <w:tcW w:w="0" w:type="auto"/>
            <w:vAlign w:val="center"/>
            <w:hideMark/>
          </w:tcPr>
          <w:p w14:paraId="2F5171C2" w14:textId="77777777" w:rsidR="00000000" w:rsidRDefault="006872D7">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6285DA12"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11D29E11" w14:textId="77777777" w:rsidR="00000000" w:rsidRDefault="006872D7">
      <w:pPr>
        <w:pStyle w:val="Heading2"/>
        <w:divId w:val="1949701924"/>
        <w:rPr>
          <w:rFonts w:ascii="Georgia" w:eastAsia="Times New Roman" w:hAnsi="Georgia"/>
          <w:sz w:val="27"/>
          <w:szCs w:val="27"/>
        </w:rPr>
      </w:pPr>
      <w:r>
        <w:rPr>
          <w:rFonts w:ascii="Georgia" w:eastAsia="Times New Roman" w:hAnsi="Georgia"/>
          <w:sz w:val="27"/>
          <w:szCs w:val="27"/>
        </w:rPr>
        <w:t>Elevation / Depth / Depth Zones</w:t>
      </w:r>
    </w:p>
    <w:p w14:paraId="5806BDA1" w14:textId="77777777" w:rsidR="00000000" w:rsidRDefault="006872D7">
      <w:pPr>
        <w:pStyle w:val="NormalWeb"/>
        <w:divId w:val="1949701924"/>
        <w:rPr>
          <w:rFonts w:ascii="Georgia" w:hAnsi="Georgia"/>
        </w:rPr>
      </w:pPr>
      <w:r>
        <w:rPr>
          <w:rStyle w:val="datalabel1"/>
          <w:rFonts w:ascii="Georgia" w:hAnsi="Georgia"/>
        </w:rPr>
        <w:t xml:space="preserve">Elevation Lower Limit (in metres above sea level): </w:t>
      </w:r>
      <w:r>
        <w:rPr>
          <w:rFonts w:ascii="Georgia" w:hAnsi="Georgia"/>
        </w:rPr>
        <w:t>200</w:t>
      </w:r>
    </w:p>
    <w:p w14:paraId="15A59FF5" w14:textId="77777777" w:rsidR="00000000" w:rsidRDefault="006872D7">
      <w:pPr>
        <w:pStyle w:val="NormalWeb"/>
        <w:divId w:val="1949701924"/>
        <w:rPr>
          <w:rFonts w:ascii="Georgia" w:hAnsi="Georgia"/>
        </w:rPr>
      </w:pPr>
      <w:r>
        <w:rPr>
          <w:rStyle w:val="datalabel1"/>
          <w:rFonts w:ascii="Georgia" w:hAnsi="Georgia"/>
        </w:rPr>
        <w:t xml:space="preserve">Elevation Upper Limit (in metres above sea level): </w:t>
      </w:r>
      <w:r>
        <w:rPr>
          <w:rFonts w:ascii="Georgia" w:hAnsi="Georgia"/>
        </w:rPr>
        <w:t>1200</w:t>
      </w:r>
    </w:p>
    <w:p w14:paraId="0DF64503" w14:textId="77777777" w:rsidR="00000000" w:rsidRDefault="006872D7">
      <w:pPr>
        <w:pStyle w:val="Heading2"/>
        <w:divId w:val="1949701924"/>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95"/>
        <w:gridCol w:w="1121"/>
        <w:gridCol w:w="1664"/>
        <w:gridCol w:w="957"/>
        <w:gridCol w:w="999"/>
        <w:gridCol w:w="1228"/>
        <w:gridCol w:w="1128"/>
        <w:gridCol w:w="1078"/>
      </w:tblGrid>
      <w:tr w:rsidR="00000000" w14:paraId="19755F17" w14:textId="77777777">
        <w:trPr>
          <w:divId w:val="1949701924"/>
          <w:tblCellSpacing w:w="15" w:type="dxa"/>
        </w:trPr>
        <w:tc>
          <w:tcPr>
            <w:tcW w:w="0" w:type="auto"/>
            <w:tcBorders>
              <w:bottom w:val="single" w:sz="6" w:space="0" w:color="000000"/>
            </w:tcBorders>
            <w:shd w:val="clear" w:color="auto" w:fill="BBBBBB"/>
            <w:vAlign w:val="center"/>
            <w:hideMark/>
          </w:tcPr>
          <w:p w14:paraId="3BC230BF"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23D4F31E"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B7F96AC"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28C416FB"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 xml:space="preserve">Please state reason for map </w:t>
            </w:r>
            <w:r>
              <w:rPr>
                <w:rFonts w:ascii="Georgia" w:eastAsia="Times New Roman" w:hAnsi="Georgia"/>
                <w:b/>
                <w:bCs/>
                <w:sz w:val="18"/>
                <w:szCs w:val="18"/>
              </w:rPr>
              <w:t>not available:</w:t>
            </w:r>
          </w:p>
        </w:tc>
        <w:tc>
          <w:tcPr>
            <w:tcW w:w="0" w:type="auto"/>
            <w:tcBorders>
              <w:bottom w:val="single" w:sz="6" w:space="0" w:color="000000"/>
            </w:tcBorders>
            <w:shd w:val="clear" w:color="auto" w:fill="BBBBBB"/>
            <w:vAlign w:val="center"/>
            <w:hideMark/>
          </w:tcPr>
          <w:p w14:paraId="05B27481"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2A2C19C2"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8E4F759"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02F2034D"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4075A3BB" w14:textId="77777777">
        <w:trPr>
          <w:divId w:val="1949701924"/>
          <w:tblCellSpacing w:w="15" w:type="dxa"/>
        </w:trPr>
        <w:tc>
          <w:tcPr>
            <w:tcW w:w="0" w:type="auto"/>
            <w:vAlign w:val="center"/>
            <w:hideMark/>
          </w:tcPr>
          <w:p w14:paraId="46CDBF16" w14:textId="77777777" w:rsidR="00000000" w:rsidRDefault="006872D7">
            <w:pPr>
              <w:spacing w:after="75"/>
              <w:rPr>
                <w:rFonts w:ascii="Georgia" w:eastAsia="Times New Roman" w:hAnsi="Georgia"/>
                <w:sz w:val="18"/>
                <w:szCs w:val="18"/>
              </w:rPr>
            </w:pPr>
            <w:r>
              <w:rPr>
                <w:rFonts w:ascii="Georgia" w:eastAsia="Times New Roman" w:hAnsi="Georgia"/>
                <w:sz w:val="18"/>
                <w:szCs w:val="18"/>
              </w:rPr>
              <w:t>Incomplete</w:t>
            </w:r>
          </w:p>
        </w:tc>
        <w:tc>
          <w:tcPr>
            <w:tcW w:w="0" w:type="auto"/>
            <w:vAlign w:val="center"/>
            <w:hideMark/>
          </w:tcPr>
          <w:p w14:paraId="5E2895A4"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601AEEF" w14:textId="77777777" w:rsidR="00000000" w:rsidRDefault="006872D7">
            <w:pPr>
              <w:spacing w:after="75"/>
              <w:rPr>
                <w:rFonts w:ascii="Georgia" w:eastAsia="Times New Roman" w:hAnsi="Georgia"/>
                <w:sz w:val="18"/>
                <w:szCs w:val="18"/>
              </w:rPr>
            </w:pPr>
            <w:r>
              <w:rPr>
                <w:rFonts w:ascii="Georgia" w:eastAsia="Times New Roman" w:hAnsi="Georgia"/>
                <w:sz w:val="18"/>
                <w:szCs w:val="18"/>
              </w:rPr>
              <w:t xml:space="preserve">Map created using geo-referenced point localities. File imported into </w:t>
            </w:r>
            <w:proofErr w:type="spellStart"/>
            <w:r>
              <w:rPr>
                <w:rFonts w:ascii="Georgia" w:eastAsia="Times New Roman" w:hAnsi="Georgia"/>
                <w:sz w:val="18"/>
                <w:szCs w:val="18"/>
              </w:rPr>
              <w:t>GeoCAT</w:t>
            </w:r>
            <w:proofErr w:type="spellEnd"/>
            <w:r>
              <w:rPr>
                <w:rFonts w:ascii="Georgia" w:eastAsia="Times New Roman" w:hAnsi="Georgia"/>
                <w:sz w:val="18"/>
                <w:szCs w:val="18"/>
              </w:rPr>
              <w:t>. Geo-references from GPS and estimated from locality and alt</w:t>
            </w:r>
            <w:r>
              <w:rPr>
                <w:rFonts w:ascii="Georgia" w:eastAsia="Times New Roman" w:hAnsi="Georgia"/>
                <w:sz w:val="18"/>
                <w:szCs w:val="18"/>
              </w:rPr>
              <w:t xml:space="preserve">itude information provided on herbarium specimen collection labels. The map is incomplete as we were unable to trace records for several of the points mapped in </w:t>
            </w:r>
            <w:proofErr w:type="spellStart"/>
            <w:r>
              <w:rPr>
                <w:rFonts w:ascii="Georgia" w:eastAsia="Times New Roman" w:hAnsi="Georgia"/>
                <w:sz w:val="18"/>
                <w:szCs w:val="18"/>
              </w:rPr>
              <w:t>Bruyns</w:t>
            </w:r>
            <w:proofErr w:type="spellEnd"/>
            <w:r>
              <w:rPr>
                <w:rFonts w:ascii="Georgia" w:eastAsia="Times New Roman" w:hAnsi="Georgia"/>
                <w:sz w:val="18"/>
                <w:szCs w:val="18"/>
              </w:rPr>
              <w:t xml:space="preserve"> (2005).</w:t>
            </w:r>
          </w:p>
        </w:tc>
        <w:tc>
          <w:tcPr>
            <w:tcW w:w="0" w:type="auto"/>
            <w:vAlign w:val="center"/>
            <w:hideMark/>
          </w:tcPr>
          <w:p w14:paraId="19A0F86B"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F66E26F"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90993B1"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73BF33"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67ACF75"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7C1709CF" w14:textId="77777777" w:rsidR="00000000" w:rsidRDefault="006872D7">
      <w:pPr>
        <w:pStyle w:val="Heading2"/>
        <w:divId w:val="1949701924"/>
        <w:rPr>
          <w:rFonts w:ascii="Georgia" w:eastAsia="Times New Roman" w:hAnsi="Georgia"/>
          <w:sz w:val="27"/>
          <w:szCs w:val="27"/>
        </w:rPr>
      </w:pPr>
      <w:r>
        <w:rPr>
          <w:rFonts w:ascii="Georgia" w:eastAsia="Times New Roman" w:hAnsi="Georgia"/>
          <w:sz w:val="27"/>
          <w:szCs w:val="27"/>
        </w:rPr>
        <w:t>Biogeographic Realms</w:t>
      </w:r>
    </w:p>
    <w:p w14:paraId="1AE031FA" w14:textId="77777777" w:rsidR="00000000" w:rsidRDefault="006872D7">
      <w:pPr>
        <w:pStyle w:val="NormalWeb"/>
        <w:divId w:val="1949701924"/>
        <w:rPr>
          <w:rFonts w:ascii="Georgia" w:hAnsi="Georgia"/>
        </w:rPr>
      </w:pPr>
      <w:r>
        <w:rPr>
          <w:rStyle w:val="datalabel1"/>
          <w:rFonts w:ascii="Georgia" w:hAnsi="Georgia"/>
        </w:rPr>
        <w:t xml:space="preserve">Biogeographic Realm: </w:t>
      </w:r>
      <w:r>
        <w:rPr>
          <w:rFonts w:ascii="Georgia" w:hAnsi="Georgia"/>
        </w:rPr>
        <w:t>Afrotropical</w:t>
      </w:r>
    </w:p>
    <w:p w14:paraId="25EA0D54" w14:textId="77777777" w:rsidR="00000000" w:rsidRDefault="006872D7">
      <w:pPr>
        <w:pStyle w:val="Heading1"/>
        <w:divId w:val="112793145"/>
        <w:rPr>
          <w:rFonts w:ascii="Georgia" w:eastAsia="Times New Roman" w:hAnsi="Georgia"/>
          <w:sz w:val="29"/>
          <w:szCs w:val="29"/>
        </w:rPr>
      </w:pPr>
      <w:r>
        <w:rPr>
          <w:rFonts w:ascii="Georgia" w:eastAsia="Times New Roman" w:hAnsi="Georgia"/>
          <w:sz w:val="29"/>
          <w:szCs w:val="29"/>
        </w:rPr>
        <w:t>Occurrence</w:t>
      </w:r>
    </w:p>
    <w:p w14:paraId="1F0E0A43" w14:textId="77777777" w:rsidR="00000000" w:rsidRDefault="006872D7">
      <w:pPr>
        <w:pStyle w:val="Heading2"/>
        <w:divId w:val="112793145"/>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128"/>
        <w:gridCol w:w="901"/>
        <w:gridCol w:w="657"/>
        <w:gridCol w:w="1430"/>
        <w:gridCol w:w="1154"/>
      </w:tblGrid>
      <w:tr w:rsidR="00000000" w14:paraId="360B3971" w14:textId="77777777">
        <w:trPr>
          <w:divId w:val="112793145"/>
          <w:tblCellSpacing w:w="15" w:type="dxa"/>
        </w:trPr>
        <w:tc>
          <w:tcPr>
            <w:tcW w:w="0" w:type="auto"/>
            <w:tcBorders>
              <w:bottom w:val="single" w:sz="6" w:space="0" w:color="000000"/>
            </w:tcBorders>
            <w:shd w:val="clear" w:color="auto" w:fill="BBBBBB"/>
            <w:vAlign w:val="center"/>
            <w:hideMark/>
          </w:tcPr>
          <w:p w14:paraId="78AC6F66"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0A3A8BB4"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030E1E62"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4FB04C99"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39776FDD"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307639EC" w14:textId="77777777">
        <w:trPr>
          <w:divId w:val="112793145"/>
          <w:tblCellSpacing w:w="15" w:type="dxa"/>
        </w:trPr>
        <w:tc>
          <w:tcPr>
            <w:tcW w:w="0" w:type="auto"/>
            <w:tcBorders>
              <w:bottom w:val="single" w:sz="6" w:space="0" w:color="CCCCCC"/>
            </w:tcBorders>
            <w:vAlign w:val="center"/>
            <w:hideMark/>
          </w:tcPr>
          <w:p w14:paraId="67A77AD1" w14:textId="77777777" w:rsidR="00000000" w:rsidRDefault="006872D7">
            <w:pPr>
              <w:spacing w:after="75"/>
              <w:rPr>
                <w:rFonts w:ascii="Georgia" w:eastAsia="Times New Roman" w:hAnsi="Georgia"/>
                <w:sz w:val="18"/>
                <w:szCs w:val="18"/>
              </w:rPr>
            </w:pPr>
            <w:r>
              <w:rPr>
                <w:rFonts w:ascii="Georgia" w:eastAsia="Times New Roman" w:hAnsi="Georgia"/>
                <w:sz w:val="18"/>
                <w:szCs w:val="18"/>
              </w:rPr>
              <w:t>Mozambique</w:t>
            </w:r>
          </w:p>
        </w:tc>
        <w:tc>
          <w:tcPr>
            <w:tcW w:w="0" w:type="auto"/>
            <w:tcBorders>
              <w:bottom w:val="single" w:sz="6" w:space="0" w:color="CCCCCC"/>
            </w:tcBorders>
            <w:vAlign w:val="center"/>
            <w:hideMark/>
          </w:tcPr>
          <w:p w14:paraId="1F1F8ACE" w14:textId="77777777" w:rsidR="00000000" w:rsidRDefault="006872D7">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81CC360" w14:textId="77777777" w:rsidR="00000000" w:rsidRDefault="006872D7">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27FF8BE"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27653B6" w14:textId="77777777" w:rsidR="00000000" w:rsidRDefault="006872D7">
            <w:pPr>
              <w:spacing w:after="75"/>
              <w:rPr>
                <w:rFonts w:ascii="Georgia" w:eastAsia="Times New Roman" w:hAnsi="Georgia"/>
                <w:sz w:val="18"/>
                <w:szCs w:val="18"/>
              </w:rPr>
            </w:pPr>
            <w:r>
              <w:rPr>
                <w:rFonts w:ascii="Georgia" w:eastAsia="Times New Roman" w:hAnsi="Georgia"/>
                <w:sz w:val="18"/>
                <w:szCs w:val="18"/>
              </w:rPr>
              <w:t>Resident</w:t>
            </w:r>
          </w:p>
        </w:tc>
      </w:tr>
    </w:tbl>
    <w:p w14:paraId="4298CD2E" w14:textId="77777777" w:rsidR="00000000" w:rsidRDefault="006872D7">
      <w:pPr>
        <w:pStyle w:val="Heading1"/>
        <w:divId w:val="208153944"/>
        <w:rPr>
          <w:rFonts w:ascii="Georgia" w:eastAsia="Times New Roman" w:hAnsi="Georgia"/>
          <w:sz w:val="29"/>
          <w:szCs w:val="29"/>
        </w:rPr>
      </w:pPr>
      <w:r>
        <w:rPr>
          <w:rFonts w:ascii="Georgia" w:eastAsia="Times New Roman" w:hAnsi="Georgia"/>
          <w:sz w:val="29"/>
          <w:szCs w:val="29"/>
        </w:rPr>
        <w:lastRenderedPageBreak/>
        <w:t>Population</w:t>
      </w:r>
    </w:p>
    <w:p w14:paraId="7B042B42" w14:textId="368398B1" w:rsidR="00000000" w:rsidRDefault="006872D7">
      <w:pPr>
        <w:pStyle w:val="NormalWeb"/>
        <w:divId w:val="208153944"/>
        <w:rPr>
          <w:rFonts w:ascii="Georgia" w:hAnsi="Georgia"/>
        </w:rPr>
      </w:pPr>
      <w:r>
        <w:rPr>
          <w:rFonts w:ascii="Georgia" w:hAnsi="Georgia"/>
        </w:rPr>
        <w:t xml:space="preserve">No population data are available for this species and the population trend is unknown. It is </w:t>
      </w:r>
      <w:proofErr w:type="spellStart"/>
      <w:r>
        <w:rPr>
          <w:rFonts w:ascii="Georgia" w:hAnsi="Georgia"/>
        </w:rPr>
        <w:t>known</w:t>
      </w:r>
      <w:del w:id="9" w:author="Jack Plummer" w:date="2023-06-08T16:52:00Z">
        <w:r w:rsidDel="00A16C55">
          <w:rPr>
            <w:rFonts w:ascii="Georgia" w:hAnsi="Georgia"/>
          </w:rPr>
          <w:delText xml:space="preserve"> </w:delText>
        </w:r>
        <w:r w:rsidDel="00A16C55">
          <w:rPr>
            <w:rFonts w:ascii="Georgia" w:hAnsi="Georgia"/>
          </w:rPr>
          <w:delText xml:space="preserve">to us </w:delText>
        </w:r>
      </w:del>
      <w:r>
        <w:rPr>
          <w:rFonts w:ascii="Georgia" w:hAnsi="Georgia"/>
        </w:rPr>
        <w:t>from</w:t>
      </w:r>
      <w:proofErr w:type="spellEnd"/>
      <w:r>
        <w:rPr>
          <w:rFonts w:ascii="Georgia" w:hAnsi="Georgia"/>
        </w:rPr>
        <w:t xml:space="preserve"> eight herbarium specimen collections, dating from 1937 (collected near Nampula) to 2012 (Monte </w:t>
      </w:r>
      <w:proofErr w:type="spellStart"/>
      <w:r>
        <w:rPr>
          <w:rFonts w:ascii="Georgia" w:hAnsi="Georgia"/>
        </w:rPr>
        <w:t>Inago</w:t>
      </w:r>
      <w:proofErr w:type="spellEnd"/>
      <w:r>
        <w:rPr>
          <w:rFonts w:ascii="Georgia" w:hAnsi="Georgia"/>
        </w:rPr>
        <w:t>), which correspond to seven localities, nearl</w:t>
      </w:r>
      <w:r>
        <w:rPr>
          <w:rFonts w:ascii="Georgia" w:hAnsi="Georgia"/>
        </w:rPr>
        <w:t xml:space="preserve">y all in Nampula Province. There is no indication of abundance or frequency on these herbarium specimen collections, or in the literature, but this species is not common or a dominant component of inselberg flora. </w:t>
      </w:r>
      <w:proofErr w:type="spellStart"/>
      <w:r>
        <w:rPr>
          <w:rFonts w:ascii="Georgia" w:hAnsi="Georgia"/>
        </w:rPr>
        <w:t>Bruyns</w:t>
      </w:r>
      <w:proofErr w:type="spellEnd"/>
      <w:r>
        <w:rPr>
          <w:rFonts w:ascii="Georgia" w:hAnsi="Georgia"/>
        </w:rPr>
        <w:t xml:space="preserve"> (2005) cites this species as occurr</w:t>
      </w:r>
      <w:r>
        <w:rPr>
          <w:rFonts w:ascii="Georgia" w:hAnsi="Georgia"/>
        </w:rPr>
        <w:t xml:space="preserve">ing from 'near </w:t>
      </w:r>
      <w:proofErr w:type="spellStart"/>
      <w:r>
        <w:rPr>
          <w:rFonts w:ascii="Georgia" w:hAnsi="Georgia"/>
        </w:rPr>
        <w:t>Mocuba</w:t>
      </w:r>
      <w:proofErr w:type="spellEnd"/>
      <w:r>
        <w:rPr>
          <w:rFonts w:ascii="Georgia" w:hAnsi="Georgia"/>
        </w:rPr>
        <w:t xml:space="preserve">' in Zambezia Province to 'near </w:t>
      </w:r>
      <w:proofErr w:type="spellStart"/>
      <w:r>
        <w:rPr>
          <w:rFonts w:ascii="Georgia" w:hAnsi="Georgia"/>
        </w:rPr>
        <w:t>Quissanga</w:t>
      </w:r>
      <w:proofErr w:type="spellEnd"/>
      <w:r>
        <w:rPr>
          <w:rFonts w:ascii="Georgia" w:hAnsi="Georgia"/>
        </w:rPr>
        <w:t xml:space="preserve">' in Cabo Delgado Province, with 14 separate localities mapped. We have not been able to trace any of </w:t>
      </w:r>
      <w:proofErr w:type="spellStart"/>
      <w:r>
        <w:rPr>
          <w:rFonts w:ascii="Georgia" w:hAnsi="Georgia"/>
        </w:rPr>
        <w:t>Bruyns</w:t>
      </w:r>
      <w:proofErr w:type="spellEnd"/>
      <w:r>
        <w:rPr>
          <w:rFonts w:ascii="Georgia" w:hAnsi="Georgia"/>
        </w:rPr>
        <w:t xml:space="preserve">' collections or his additional occurrence records </w:t>
      </w:r>
      <w:proofErr w:type="gramStart"/>
      <w:r>
        <w:rPr>
          <w:rFonts w:ascii="Georgia" w:hAnsi="Georgia"/>
        </w:rPr>
        <w:t>in order to</w:t>
      </w:r>
      <w:proofErr w:type="gramEnd"/>
      <w:r>
        <w:rPr>
          <w:rFonts w:ascii="Georgia" w:hAnsi="Georgia"/>
        </w:rPr>
        <w:t xml:space="preserve"> pinpoint the additional</w:t>
      </w:r>
      <w:r>
        <w:rPr>
          <w:rFonts w:ascii="Georgia" w:hAnsi="Georgia"/>
        </w:rPr>
        <w:t xml:space="preserve"> localities. This species was not found again during a botanical survey trip to the </w:t>
      </w:r>
      <w:proofErr w:type="spellStart"/>
      <w:r>
        <w:rPr>
          <w:rFonts w:ascii="Georgia" w:hAnsi="Georgia"/>
        </w:rPr>
        <w:t>Ribáuè</w:t>
      </w:r>
      <w:proofErr w:type="spellEnd"/>
      <w:r>
        <w:rPr>
          <w:rFonts w:ascii="Georgia" w:hAnsi="Georgia"/>
        </w:rPr>
        <w:t xml:space="preserve"> massif in October 2017.</w:t>
      </w:r>
    </w:p>
    <w:p w14:paraId="69FC831A" w14:textId="77777777" w:rsidR="00000000" w:rsidRDefault="006872D7">
      <w:pPr>
        <w:pStyle w:val="Heading2"/>
        <w:divId w:val="208153944"/>
        <w:rPr>
          <w:rFonts w:ascii="Georgia" w:eastAsia="Times New Roman" w:hAnsi="Georgia"/>
          <w:sz w:val="27"/>
          <w:szCs w:val="27"/>
        </w:rPr>
      </w:pPr>
      <w:r>
        <w:rPr>
          <w:rFonts w:ascii="Georgia" w:eastAsia="Times New Roman" w:hAnsi="Georgia"/>
          <w:sz w:val="27"/>
          <w:szCs w:val="27"/>
        </w:rPr>
        <w:t>Population Information</w:t>
      </w:r>
    </w:p>
    <w:p w14:paraId="173E6DAA" w14:textId="77777777" w:rsidR="00000000" w:rsidRDefault="006872D7">
      <w:pPr>
        <w:pStyle w:val="NormalWeb"/>
        <w:divId w:val="208153944"/>
        <w:rPr>
          <w:rFonts w:ascii="Georgia" w:hAnsi="Georgia"/>
        </w:rPr>
      </w:pPr>
      <w:r>
        <w:rPr>
          <w:rStyle w:val="datalabel1"/>
          <w:rFonts w:ascii="Georgia" w:hAnsi="Georgia"/>
        </w:rPr>
        <w:t xml:space="preserve">Current Population Trend: </w:t>
      </w:r>
      <w:r>
        <w:rPr>
          <w:rFonts w:ascii="Georgia" w:hAnsi="Georgia"/>
        </w:rPr>
        <w:t>Unknown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9"/>
        <w:gridCol w:w="1258"/>
      </w:tblGrid>
      <w:tr w:rsidR="00000000" w14:paraId="0CFAB24B" w14:textId="77777777">
        <w:trPr>
          <w:divId w:val="208153944"/>
          <w:tblCellSpacing w:w="15" w:type="dxa"/>
        </w:trPr>
        <w:tc>
          <w:tcPr>
            <w:tcW w:w="0" w:type="auto"/>
            <w:tcBorders>
              <w:bottom w:val="single" w:sz="6" w:space="0" w:color="000000"/>
            </w:tcBorders>
            <w:shd w:val="clear" w:color="auto" w:fill="BBBBBB"/>
            <w:vAlign w:val="center"/>
            <w:hideMark/>
          </w:tcPr>
          <w:p w14:paraId="5101D7D7"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Extreme fluctuations? (in # of mature individuals)</w:t>
            </w:r>
          </w:p>
        </w:tc>
        <w:tc>
          <w:tcPr>
            <w:tcW w:w="0" w:type="auto"/>
            <w:tcBorders>
              <w:bottom w:val="single" w:sz="6" w:space="0" w:color="000000"/>
            </w:tcBorders>
            <w:shd w:val="clear" w:color="auto" w:fill="BBBBBB"/>
            <w:vAlign w:val="center"/>
            <w:hideMark/>
          </w:tcPr>
          <w:p w14:paraId="4EC23F14"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83BF591" w14:textId="77777777">
        <w:trPr>
          <w:divId w:val="208153944"/>
          <w:tblCellSpacing w:w="15" w:type="dxa"/>
        </w:trPr>
        <w:tc>
          <w:tcPr>
            <w:tcW w:w="0" w:type="auto"/>
            <w:vAlign w:val="center"/>
            <w:hideMark/>
          </w:tcPr>
          <w:p w14:paraId="08969A6D" w14:textId="77777777" w:rsidR="00000000" w:rsidRDefault="006872D7">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4AEFD66"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4F488867" w14:textId="77777777" w:rsidR="00000000" w:rsidRDefault="006872D7">
      <w:pPr>
        <w:divId w:val="208153944"/>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98"/>
        <w:gridCol w:w="1258"/>
      </w:tblGrid>
      <w:tr w:rsidR="00000000" w14:paraId="420873B2" w14:textId="77777777">
        <w:trPr>
          <w:divId w:val="208153944"/>
          <w:tblCellSpacing w:w="15" w:type="dxa"/>
        </w:trPr>
        <w:tc>
          <w:tcPr>
            <w:tcW w:w="0" w:type="auto"/>
            <w:tcBorders>
              <w:bottom w:val="single" w:sz="6" w:space="0" w:color="000000"/>
            </w:tcBorders>
            <w:shd w:val="clear" w:color="auto" w:fill="BBBBBB"/>
            <w:vAlign w:val="center"/>
            <w:hideMark/>
          </w:tcPr>
          <w:p w14:paraId="2CA5B142"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Severely fr</w:t>
            </w:r>
            <w:r>
              <w:rPr>
                <w:rFonts w:ascii="Georgia" w:eastAsia="Times New Roman" w:hAnsi="Georgia"/>
                <w:b/>
                <w:bCs/>
                <w:sz w:val="18"/>
                <w:szCs w:val="18"/>
              </w:rPr>
              <w:t>agmented?</w:t>
            </w:r>
          </w:p>
        </w:tc>
        <w:tc>
          <w:tcPr>
            <w:tcW w:w="0" w:type="auto"/>
            <w:tcBorders>
              <w:bottom w:val="single" w:sz="6" w:space="0" w:color="000000"/>
            </w:tcBorders>
            <w:shd w:val="clear" w:color="auto" w:fill="BBBBBB"/>
            <w:vAlign w:val="center"/>
            <w:hideMark/>
          </w:tcPr>
          <w:p w14:paraId="6B8E02A5"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C0FF100" w14:textId="77777777">
        <w:trPr>
          <w:divId w:val="208153944"/>
          <w:tblCellSpacing w:w="15" w:type="dxa"/>
        </w:trPr>
        <w:tc>
          <w:tcPr>
            <w:tcW w:w="0" w:type="auto"/>
            <w:vAlign w:val="center"/>
            <w:hideMark/>
          </w:tcPr>
          <w:p w14:paraId="594B41F7" w14:textId="77777777" w:rsidR="00000000" w:rsidRDefault="006872D7">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72E7374"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5A9D47E4" w14:textId="77777777" w:rsidR="00000000" w:rsidRDefault="006872D7">
      <w:pPr>
        <w:pStyle w:val="NormalWeb"/>
        <w:divId w:val="208153944"/>
        <w:rPr>
          <w:rFonts w:ascii="Georgia" w:hAnsi="Georgia"/>
        </w:rPr>
      </w:pPr>
      <w:r>
        <w:rPr>
          <w:rStyle w:val="datalabel1"/>
          <w:rFonts w:ascii="Georgia" w:hAnsi="Georgia"/>
        </w:rPr>
        <w:t xml:space="preserve">All individuals in one subpopulation: </w:t>
      </w:r>
      <w:r>
        <w:rPr>
          <w:rFonts w:ascii="Georgia" w:hAnsi="Georgia"/>
        </w:rPr>
        <w:t>No</w:t>
      </w:r>
    </w:p>
    <w:p w14:paraId="5EDBED30" w14:textId="77777777" w:rsidR="00000000" w:rsidRDefault="006872D7">
      <w:pPr>
        <w:pStyle w:val="Heading1"/>
        <w:divId w:val="2075466736"/>
        <w:rPr>
          <w:rFonts w:ascii="Georgia" w:eastAsia="Times New Roman" w:hAnsi="Georgia"/>
          <w:sz w:val="29"/>
          <w:szCs w:val="29"/>
        </w:rPr>
      </w:pPr>
      <w:r>
        <w:rPr>
          <w:rFonts w:ascii="Georgia" w:eastAsia="Times New Roman" w:hAnsi="Georgia"/>
          <w:sz w:val="29"/>
          <w:szCs w:val="29"/>
        </w:rPr>
        <w:t>Habitats and Ecology</w:t>
      </w:r>
    </w:p>
    <w:p w14:paraId="362731D7" w14:textId="121D468C" w:rsidR="00000000" w:rsidRDefault="006872D7">
      <w:pPr>
        <w:pStyle w:val="NormalWeb"/>
        <w:divId w:val="2075466736"/>
        <w:rPr>
          <w:rFonts w:ascii="Georgia" w:hAnsi="Georgia"/>
        </w:rPr>
      </w:pPr>
      <w:r>
        <w:rPr>
          <w:rFonts w:ascii="Georgia" w:hAnsi="Georgia"/>
        </w:rPr>
        <w:t xml:space="preserve">This species is a stem-succulent plant, forming dense to </w:t>
      </w:r>
      <w:proofErr w:type="gramStart"/>
      <w:r>
        <w:rPr>
          <w:rFonts w:ascii="Georgia" w:hAnsi="Georgia"/>
        </w:rPr>
        <w:t>loose</w:t>
      </w:r>
      <w:proofErr w:type="gramEnd"/>
      <w:r>
        <w:rPr>
          <w:rFonts w:ascii="Georgia" w:hAnsi="Georgia"/>
        </w:rPr>
        <w:t xml:space="preserve"> clumps up to 1 m in diameter. It grows exclusively on granite outcrops or inselbergs in shallow</w:t>
      </w:r>
      <w:r>
        <w:rPr>
          <w:rFonts w:ascii="Georgia" w:hAnsi="Georgia"/>
        </w:rPr>
        <w:t xml:space="preserve"> mats of black, peat-like soil held together by a dense and tightly woven mass of roots. It is assoc</w:t>
      </w:r>
      <w:r>
        <w:rPr>
          <w:rFonts w:ascii="Georgia" w:hAnsi="Georgia"/>
        </w:rPr>
        <w:t xml:space="preserve">iated with </w:t>
      </w:r>
      <w:proofErr w:type="spellStart"/>
      <w:r>
        <w:rPr>
          <w:rStyle w:val="Emphasis"/>
          <w:rFonts w:ascii="Georgia" w:hAnsi="Georgia"/>
        </w:rPr>
        <w:t>Xerophyta</w:t>
      </w:r>
      <w:proofErr w:type="spellEnd"/>
      <w:r>
        <w:rPr>
          <w:rStyle w:val="Emphasis"/>
          <w:rFonts w:ascii="Georgia" w:hAnsi="Georgia"/>
        </w:rPr>
        <w:t xml:space="preserve">, </w:t>
      </w:r>
      <w:r>
        <w:rPr>
          <w:rFonts w:ascii="Georgia" w:hAnsi="Georgia"/>
        </w:rPr>
        <w:t xml:space="preserve">grasses, </w:t>
      </w:r>
      <w:proofErr w:type="gramStart"/>
      <w:r>
        <w:rPr>
          <w:rFonts w:ascii="Georgia" w:hAnsi="Georgia"/>
        </w:rPr>
        <w:t>sedges</w:t>
      </w:r>
      <w:proofErr w:type="gramEnd"/>
      <w:r>
        <w:rPr>
          <w:rFonts w:ascii="Georgia" w:hAnsi="Georgia"/>
        </w:rPr>
        <w:t xml:space="preserve"> and succulents such as</w:t>
      </w:r>
      <w:r>
        <w:rPr>
          <w:rStyle w:val="Emphasis"/>
          <w:rFonts w:ascii="Georgia" w:hAnsi="Georgia"/>
        </w:rPr>
        <w:t xml:space="preserve"> Aloe</w:t>
      </w:r>
      <w:r>
        <w:rPr>
          <w:rFonts w:ascii="Georgia" w:hAnsi="Georgia"/>
        </w:rPr>
        <w:t xml:space="preserve"> and </w:t>
      </w:r>
      <w:r>
        <w:rPr>
          <w:rStyle w:val="Emphasis"/>
          <w:rFonts w:ascii="Georgia" w:hAnsi="Georgia"/>
        </w:rPr>
        <w:t xml:space="preserve">Euphorbia </w:t>
      </w:r>
      <w:r>
        <w:rPr>
          <w:rFonts w:ascii="Georgia" w:hAnsi="Georgia"/>
        </w:rPr>
        <w:t>species</w:t>
      </w:r>
      <w:r>
        <w:rPr>
          <w:rStyle w:val="Emphasis"/>
          <w:rFonts w:ascii="Georgia" w:hAnsi="Georgia"/>
        </w:rPr>
        <w:t>.</w:t>
      </w:r>
      <w:r>
        <w:rPr>
          <w:rFonts w:ascii="Georgia" w:hAnsi="Georgia"/>
        </w:rPr>
        <w:t> It may be found among other shrubs and grasses or growing in the op</w:t>
      </w:r>
      <w:r>
        <w:rPr>
          <w:rFonts w:ascii="Georgia" w:hAnsi="Georgia"/>
        </w:rPr>
        <w:t>en</w:t>
      </w:r>
      <w:del w:id="10" w:author="Jack Plummer" w:date="2023-06-08T16:53:00Z">
        <w:r w:rsidDel="008A155C">
          <w:rPr>
            <w:rFonts w:ascii="Georgia" w:hAnsi="Georgia"/>
          </w:rPr>
          <w:delText>.,</w:delText>
        </w:r>
      </w:del>
      <w:ins w:id="11" w:author="Jack Plummer" w:date="2023-06-08T16:53:00Z">
        <w:r w:rsidR="008A155C">
          <w:rPr>
            <w:rFonts w:ascii="Georgia" w:hAnsi="Georgia"/>
          </w:rPr>
          <w:t xml:space="preserve">, </w:t>
        </w:r>
      </w:ins>
      <w:del w:id="12" w:author="Jack Plummer" w:date="2023-06-08T16:53:00Z">
        <w:r w:rsidDel="008A155C">
          <w:rPr>
            <w:rFonts w:ascii="Georgia" w:hAnsi="Georgia"/>
          </w:rPr>
          <w:delText xml:space="preserve"> </w:delText>
        </w:r>
      </w:del>
      <w:r>
        <w:rPr>
          <w:rFonts w:ascii="Georgia" w:hAnsi="Georgia"/>
        </w:rPr>
        <w:t>and on flat areas or steep slopes.</w:t>
      </w:r>
      <w:r>
        <w:rPr>
          <w:rFonts w:ascii="Georgia" w:hAnsi="Georgia"/>
        </w:rPr>
        <w:t xml:space="preserve"> </w:t>
      </w:r>
      <w:ins w:id="13" w:author="Jack Plummer" w:date="2023-06-08T16:55:00Z">
        <w:r w:rsidR="00F1666C">
          <w:rPr>
            <w:rFonts w:ascii="Georgia" w:hAnsi="Georgia"/>
          </w:rPr>
          <w:t xml:space="preserve">It should be noted that </w:t>
        </w:r>
      </w:ins>
      <w:moveFromRangeStart w:id="14" w:author="Jack Plummer" w:date="2023-06-08T16:54:00Z" w:name="move137135686"/>
      <w:moveFrom w:id="15" w:author="Jack Plummer" w:date="2023-06-08T16:54:00Z">
        <w:r w:rsidDel="008B1350">
          <w:rPr>
            <w:rFonts w:ascii="Georgia" w:hAnsi="Georgia"/>
          </w:rPr>
          <w:t>The elevations at which it occurs range from 200 to 1200 m (Bruyns 2005).</w:t>
        </w:r>
      </w:moveFrom>
      <w:moveFromRangeEnd w:id="14"/>
      <w:del w:id="16" w:author="Jack Plummer" w:date="2023-06-08T16:55:00Z">
        <w:r w:rsidDel="00F1666C">
          <w:rPr>
            <w:rFonts w:ascii="Georgia" w:hAnsi="Georgia"/>
          </w:rPr>
          <w:br/>
        </w:r>
        <w:r w:rsidDel="00F1666C">
          <w:rPr>
            <w:rFonts w:ascii="Georgia" w:hAnsi="Georgia"/>
          </w:rPr>
          <w:br/>
        </w:r>
        <w:r w:rsidDel="00F1666C">
          <w:rPr>
            <w:rFonts w:ascii="Georgia" w:hAnsi="Georgia"/>
          </w:rPr>
          <w:br/>
        </w:r>
        <w:r w:rsidDel="00F1666C">
          <w:rPr>
            <w:rFonts w:ascii="Georgia" w:hAnsi="Georgia"/>
          </w:rPr>
          <w:delText>G</w:delText>
        </w:r>
      </w:del>
      <w:ins w:id="17" w:author="Jack Plummer" w:date="2023-06-08T16:55:00Z">
        <w:r w:rsidR="00F1666C">
          <w:rPr>
            <w:rFonts w:ascii="Georgia" w:hAnsi="Georgia"/>
          </w:rPr>
          <w:t>g</w:t>
        </w:r>
      </w:ins>
      <w:r>
        <w:rPr>
          <w:rFonts w:ascii="Georgia" w:hAnsi="Georgia"/>
        </w:rPr>
        <w:t>r</w:t>
      </w:r>
      <w:r>
        <w:rPr>
          <w:rFonts w:ascii="Georgia" w:hAnsi="Georgia"/>
        </w:rPr>
        <w:t>anite outcrop flora is a restricted habitat type with a high species diversity.</w:t>
      </w:r>
    </w:p>
    <w:p w14:paraId="18AFD20F" w14:textId="77777777" w:rsidR="00000000" w:rsidRDefault="006872D7">
      <w:pPr>
        <w:pStyle w:val="Heading2"/>
        <w:divId w:val="207546673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Change w:id="18" w:author="Jack Plummer" w:date="2023-06-08T16:55:00Z">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PrChange>
      </w:tblPr>
      <w:tblGrid>
        <w:gridCol w:w="3990"/>
        <w:gridCol w:w="763"/>
        <w:gridCol w:w="1020"/>
        <w:gridCol w:w="1858"/>
        <w:gridCol w:w="96"/>
        <w:tblGridChange w:id="19">
          <w:tblGrid>
            <w:gridCol w:w="3990"/>
            <w:gridCol w:w="763"/>
            <w:gridCol w:w="1020"/>
            <w:gridCol w:w="1888"/>
            <w:gridCol w:w="1888"/>
          </w:tblGrid>
        </w:tblGridChange>
      </w:tblGrid>
      <w:tr w:rsidR="00F1666C" w14:paraId="35AE1F23" w14:textId="35D5D759" w:rsidTr="00F1666C">
        <w:trPr>
          <w:divId w:val="2075466736"/>
          <w:tblCellSpacing w:w="15" w:type="dxa"/>
          <w:trPrChange w:id="20" w:author="Jack Plummer" w:date="2023-06-08T16:55:00Z">
            <w:trPr>
              <w:divId w:val="2075466736"/>
              <w:tblCellSpacing w:w="15" w:type="dxa"/>
            </w:trPr>
          </w:trPrChange>
        </w:trPr>
        <w:tc>
          <w:tcPr>
            <w:tcW w:w="0" w:type="auto"/>
            <w:tcBorders>
              <w:bottom w:val="single" w:sz="6" w:space="0" w:color="000000"/>
            </w:tcBorders>
            <w:shd w:val="clear" w:color="auto" w:fill="BBBBBB"/>
            <w:vAlign w:val="center"/>
            <w:hideMark/>
            <w:tcPrChange w:id="21" w:author="Jack Plummer" w:date="2023-06-08T16:55:00Z">
              <w:tcPr>
                <w:tcW w:w="0" w:type="auto"/>
                <w:tcBorders>
                  <w:bottom w:val="single" w:sz="6" w:space="0" w:color="000000"/>
                </w:tcBorders>
                <w:shd w:val="clear" w:color="auto" w:fill="BBBBBB"/>
                <w:vAlign w:val="center"/>
                <w:hideMark/>
              </w:tcPr>
            </w:tcPrChange>
          </w:tcPr>
          <w:p w14:paraId="2C1A51D5" w14:textId="77777777" w:rsidR="00F1666C" w:rsidRDefault="00F1666C">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Change w:id="22" w:author="Jack Plummer" w:date="2023-06-08T16:55:00Z">
              <w:tcPr>
                <w:tcW w:w="0" w:type="auto"/>
                <w:tcBorders>
                  <w:bottom w:val="single" w:sz="6" w:space="0" w:color="000000"/>
                </w:tcBorders>
                <w:shd w:val="clear" w:color="auto" w:fill="BBBBBB"/>
                <w:vAlign w:val="center"/>
                <w:hideMark/>
              </w:tcPr>
            </w:tcPrChange>
          </w:tcPr>
          <w:p w14:paraId="08C21DB1" w14:textId="77777777" w:rsidR="00F1666C" w:rsidRDefault="00F1666C">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Change w:id="23" w:author="Jack Plummer" w:date="2023-06-08T16:55:00Z">
              <w:tcPr>
                <w:tcW w:w="0" w:type="auto"/>
                <w:tcBorders>
                  <w:bottom w:val="single" w:sz="6" w:space="0" w:color="000000"/>
                </w:tcBorders>
                <w:shd w:val="clear" w:color="auto" w:fill="BBBBBB"/>
                <w:vAlign w:val="center"/>
                <w:hideMark/>
              </w:tcPr>
            </w:tcPrChange>
          </w:tcPr>
          <w:p w14:paraId="19F9C374" w14:textId="77777777" w:rsidR="00F1666C" w:rsidRDefault="00F1666C">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Change w:id="24" w:author="Jack Plummer" w:date="2023-06-08T16:55:00Z">
              <w:tcPr>
                <w:tcW w:w="0" w:type="auto"/>
                <w:tcBorders>
                  <w:bottom w:val="single" w:sz="6" w:space="0" w:color="000000"/>
                </w:tcBorders>
                <w:shd w:val="clear" w:color="auto" w:fill="BBBBBB"/>
                <w:vAlign w:val="center"/>
                <w:hideMark/>
              </w:tcPr>
            </w:tcPrChange>
          </w:tcPr>
          <w:p w14:paraId="1DCBFCCE" w14:textId="77777777" w:rsidR="00F1666C" w:rsidRDefault="00F1666C">
            <w:pPr>
              <w:spacing w:after="75"/>
              <w:rPr>
                <w:rFonts w:ascii="Georgia" w:eastAsia="Times New Roman" w:hAnsi="Georgia"/>
                <w:b/>
                <w:bCs/>
                <w:sz w:val="18"/>
                <w:szCs w:val="18"/>
              </w:rPr>
            </w:pPr>
            <w:r>
              <w:rPr>
                <w:rFonts w:ascii="Georgia" w:eastAsia="Times New Roman" w:hAnsi="Georgia"/>
                <w:b/>
                <w:bCs/>
                <w:sz w:val="18"/>
                <w:szCs w:val="18"/>
              </w:rPr>
              <w:t>Major Importance?</w:t>
            </w:r>
          </w:p>
        </w:tc>
        <w:tc>
          <w:tcPr>
            <w:tcW w:w="0" w:type="auto"/>
            <w:tcBorders>
              <w:bottom w:val="single" w:sz="6" w:space="0" w:color="000000"/>
            </w:tcBorders>
            <w:shd w:val="clear" w:color="auto" w:fill="BBBBBB"/>
            <w:tcPrChange w:id="25" w:author="Jack Plummer" w:date="2023-06-08T16:55:00Z">
              <w:tcPr>
                <w:tcW w:w="0" w:type="auto"/>
                <w:tcBorders>
                  <w:bottom w:val="single" w:sz="6" w:space="0" w:color="000000"/>
                </w:tcBorders>
                <w:shd w:val="clear" w:color="auto" w:fill="BBBBBB"/>
              </w:tcPr>
            </w:tcPrChange>
          </w:tcPr>
          <w:p w14:paraId="67B34A32" w14:textId="77777777" w:rsidR="00F1666C" w:rsidRDefault="00F1666C">
            <w:pPr>
              <w:spacing w:after="75"/>
              <w:rPr>
                <w:rFonts w:ascii="Georgia" w:eastAsia="Times New Roman" w:hAnsi="Georgia"/>
                <w:b/>
                <w:bCs/>
                <w:sz w:val="18"/>
                <w:szCs w:val="18"/>
              </w:rPr>
            </w:pPr>
          </w:p>
        </w:tc>
      </w:tr>
      <w:tr w:rsidR="00F1666C" w14:paraId="749884E8" w14:textId="430FB5EF" w:rsidTr="00F1666C">
        <w:trPr>
          <w:divId w:val="2075466736"/>
          <w:tblCellSpacing w:w="15" w:type="dxa"/>
          <w:trPrChange w:id="26" w:author="Jack Plummer" w:date="2023-06-08T16:55:00Z">
            <w:trPr>
              <w:divId w:val="2075466736"/>
              <w:tblCellSpacing w:w="15" w:type="dxa"/>
            </w:trPr>
          </w:trPrChange>
        </w:trPr>
        <w:tc>
          <w:tcPr>
            <w:tcW w:w="0" w:type="auto"/>
            <w:tcBorders>
              <w:bottom w:val="single" w:sz="6" w:space="0" w:color="CCCCCC"/>
            </w:tcBorders>
            <w:vAlign w:val="center"/>
            <w:hideMark/>
            <w:tcPrChange w:id="27" w:author="Jack Plummer" w:date="2023-06-08T16:55:00Z">
              <w:tcPr>
                <w:tcW w:w="0" w:type="auto"/>
                <w:tcBorders>
                  <w:bottom w:val="single" w:sz="6" w:space="0" w:color="CCCCCC"/>
                </w:tcBorders>
                <w:vAlign w:val="center"/>
                <w:hideMark/>
              </w:tcPr>
            </w:tcPrChange>
          </w:tcPr>
          <w:p w14:paraId="73ED534F" w14:textId="77777777" w:rsidR="00F1666C" w:rsidRDefault="00F1666C">
            <w:pPr>
              <w:spacing w:after="75"/>
              <w:rPr>
                <w:rFonts w:ascii="Georgia" w:eastAsia="Times New Roman" w:hAnsi="Georgia"/>
                <w:sz w:val="18"/>
                <w:szCs w:val="18"/>
              </w:rPr>
            </w:pPr>
            <w:r>
              <w:rPr>
                <w:rFonts w:ascii="Georgia" w:eastAsia="Times New Roman" w:hAnsi="Georgia"/>
                <w:sz w:val="18"/>
                <w:szCs w:val="18"/>
              </w:rPr>
              <w:t>6. Rocky areas (</w:t>
            </w:r>
            <w:proofErr w:type="spellStart"/>
            <w:r>
              <w:rPr>
                <w:rFonts w:ascii="Georgia" w:eastAsia="Times New Roman" w:hAnsi="Georgia"/>
                <w:sz w:val="18"/>
                <w:szCs w:val="18"/>
              </w:rPr>
              <w:t>eg.</w:t>
            </w:r>
            <w:proofErr w:type="spellEnd"/>
            <w:r>
              <w:rPr>
                <w:rFonts w:ascii="Georgia" w:eastAsia="Times New Roman" w:hAnsi="Georgia"/>
                <w:sz w:val="18"/>
                <w:szCs w:val="18"/>
              </w:rPr>
              <w:t xml:space="preserve"> inland cliffs, mountain peaks)</w:t>
            </w:r>
          </w:p>
        </w:tc>
        <w:tc>
          <w:tcPr>
            <w:tcW w:w="0" w:type="auto"/>
            <w:tcBorders>
              <w:bottom w:val="single" w:sz="6" w:space="0" w:color="CCCCCC"/>
            </w:tcBorders>
            <w:vAlign w:val="center"/>
            <w:hideMark/>
            <w:tcPrChange w:id="28" w:author="Jack Plummer" w:date="2023-06-08T16:55:00Z">
              <w:tcPr>
                <w:tcW w:w="0" w:type="auto"/>
                <w:tcBorders>
                  <w:bottom w:val="single" w:sz="6" w:space="0" w:color="CCCCCC"/>
                </w:tcBorders>
                <w:vAlign w:val="center"/>
                <w:hideMark/>
              </w:tcPr>
            </w:tcPrChange>
          </w:tcPr>
          <w:p w14:paraId="72A1F67B" w14:textId="77777777" w:rsidR="00F1666C" w:rsidRDefault="00F1666C">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Change w:id="29" w:author="Jack Plummer" w:date="2023-06-08T16:55:00Z">
              <w:tcPr>
                <w:tcW w:w="0" w:type="auto"/>
                <w:tcBorders>
                  <w:bottom w:val="single" w:sz="6" w:space="0" w:color="CCCCCC"/>
                </w:tcBorders>
                <w:vAlign w:val="center"/>
                <w:hideMark/>
              </w:tcPr>
            </w:tcPrChange>
          </w:tcPr>
          <w:p w14:paraId="4A79C565" w14:textId="77777777" w:rsidR="00F1666C" w:rsidRDefault="00F1666C">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Change w:id="30" w:author="Jack Plummer" w:date="2023-06-08T16:55:00Z">
              <w:tcPr>
                <w:tcW w:w="0" w:type="auto"/>
                <w:tcBorders>
                  <w:bottom w:val="single" w:sz="6" w:space="0" w:color="CCCCCC"/>
                </w:tcBorders>
                <w:vAlign w:val="center"/>
                <w:hideMark/>
              </w:tcPr>
            </w:tcPrChange>
          </w:tcPr>
          <w:p w14:paraId="3C967F25" w14:textId="77777777" w:rsidR="00F1666C" w:rsidRDefault="00F1666C">
            <w:pPr>
              <w:spacing w:after="75"/>
              <w:rPr>
                <w:rFonts w:ascii="Georgia" w:eastAsia="Times New Roman" w:hAnsi="Georgia"/>
                <w:sz w:val="18"/>
                <w:szCs w:val="18"/>
              </w:rPr>
            </w:pPr>
            <w:r>
              <w:rPr>
                <w:rFonts w:ascii="Georgia" w:eastAsia="Times New Roman" w:hAnsi="Georgia"/>
                <w:sz w:val="18"/>
                <w:szCs w:val="18"/>
              </w:rPr>
              <w:t>Yes</w:t>
            </w:r>
          </w:p>
        </w:tc>
        <w:tc>
          <w:tcPr>
            <w:tcW w:w="0" w:type="auto"/>
            <w:tcBorders>
              <w:bottom w:val="single" w:sz="6" w:space="0" w:color="CCCCCC"/>
            </w:tcBorders>
            <w:tcPrChange w:id="31" w:author="Jack Plummer" w:date="2023-06-08T16:55:00Z">
              <w:tcPr>
                <w:tcW w:w="0" w:type="auto"/>
                <w:tcBorders>
                  <w:bottom w:val="single" w:sz="6" w:space="0" w:color="CCCCCC"/>
                </w:tcBorders>
              </w:tcPr>
            </w:tcPrChange>
          </w:tcPr>
          <w:p w14:paraId="4CC35D94" w14:textId="77777777" w:rsidR="00F1666C" w:rsidRDefault="00F1666C">
            <w:pPr>
              <w:spacing w:after="75"/>
              <w:rPr>
                <w:rFonts w:ascii="Georgia" w:eastAsia="Times New Roman" w:hAnsi="Georgia"/>
                <w:sz w:val="18"/>
                <w:szCs w:val="18"/>
              </w:rPr>
            </w:pPr>
          </w:p>
        </w:tc>
      </w:tr>
    </w:tbl>
    <w:p w14:paraId="1A2FA9A7" w14:textId="77777777" w:rsidR="00000000" w:rsidRDefault="006872D7">
      <w:pPr>
        <w:pStyle w:val="Heading2"/>
        <w:divId w:val="207546673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404"/>
        <w:gridCol w:w="894"/>
        <w:gridCol w:w="5712"/>
      </w:tblGrid>
      <w:tr w:rsidR="00000000" w14:paraId="04E98D14" w14:textId="77777777">
        <w:trPr>
          <w:divId w:val="2075466736"/>
          <w:tblCellSpacing w:w="15" w:type="dxa"/>
        </w:trPr>
        <w:tc>
          <w:tcPr>
            <w:tcW w:w="0" w:type="auto"/>
            <w:tcBorders>
              <w:bottom w:val="single" w:sz="6" w:space="0" w:color="000000"/>
            </w:tcBorders>
            <w:shd w:val="clear" w:color="auto" w:fill="BBBBBB"/>
            <w:vAlign w:val="center"/>
            <w:hideMark/>
          </w:tcPr>
          <w:p w14:paraId="318C1867"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6690EBC0"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60B117C3"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4085B5D" w14:textId="77777777">
        <w:trPr>
          <w:divId w:val="2075466736"/>
          <w:tblCellSpacing w:w="15" w:type="dxa"/>
        </w:trPr>
        <w:tc>
          <w:tcPr>
            <w:tcW w:w="0" w:type="auto"/>
            <w:vAlign w:val="center"/>
            <w:hideMark/>
          </w:tcPr>
          <w:p w14:paraId="0ED5E7B3" w14:textId="77777777" w:rsidR="00000000" w:rsidRDefault="006872D7">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3F2670AE" w14:textId="77777777" w:rsidR="00000000" w:rsidRDefault="006872D7">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40BD94F5" w14:textId="77777777" w:rsidR="00000000" w:rsidRDefault="006872D7">
            <w:pPr>
              <w:spacing w:after="75"/>
              <w:rPr>
                <w:rFonts w:ascii="Georgia" w:eastAsia="Times New Roman" w:hAnsi="Georgia"/>
                <w:sz w:val="18"/>
                <w:szCs w:val="18"/>
              </w:rPr>
            </w:pPr>
            <w:r>
              <w:rPr>
                <w:rFonts w:ascii="Georgia" w:eastAsia="Times New Roman" w:hAnsi="Georgia"/>
                <w:sz w:val="18"/>
                <w:szCs w:val="18"/>
              </w:rPr>
              <w:t>Continuing decline in the quality and area of habitat inferred from the impact of mining and quarrying activities, increasing fire frequency related to clearance for agriculture, and increased footfall near large towns.</w:t>
            </w:r>
          </w:p>
        </w:tc>
      </w:tr>
    </w:tbl>
    <w:p w14:paraId="0FA5C8E4" w14:textId="77777777" w:rsidR="00000000" w:rsidRDefault="006872D7">
      <w:pPr>
        <w:pStyle w:val="Heading2"/>
        <w:divId w:val="2075466736"/>
        <w:rPr>
          <w:rFonts w:ascii="Georgia" w:eastAsia="Times New Roman" w:hAnsi="Georgia"/>
          <w:sz w:val="27"/>
          <w:szCs w:val="27"/>
        </w:rPr>
      </w:pPr>
      <w:r>
        <w:rPr>
          <w:rFonts w:ascii="Georgia" w:eastAsia="Times New Roman" w:hAnsi="Georgia"/>
          <w:sz w:val="27"/>
          <w:szCs w:val="27"/>
        </w:rPr>
        <w:t>Systems</w:t>
      </w:r>
    </w:p>
    <w:p w14:paraId="66189EF4" w14:textId="77777777" w:rsidR="00000000" w:rsidRDefault="006872D7">
      <w:pPr>
        <w:pStyle w:val="NormalWeb"/>
        <w:divId w:val="2075466736"/>
        <w:rPr>
          <w:rFonts w:ascii="Georgia" w:hAnsi="Georgia"/>
        </w:rPr>
      </w:pPr>
      <w:r>
        <w:rPr>
          <w:rStyle w:val="datalabel1"/>
          <w:rFonts w:ascii="Georgia" w:hAnsi="Georgia"/>
        </w:rPr>
        <w:lastRenderedPageBreak/>
        <w:t xml:space="preserve">System: </w:t>
      </w:r>
      <w:r>
        <w:rPr>
          <w:rFonts w:ascii="Georgia" w:hAnsi="Georgia"/>
        </w:rPr>
        <w:t>Terrestrial</w:t>
      </w:r>
    </w:p>
    <w:p w14:paraId="5996E575" w14:textId="77777777" w:rsidR="00000000" w:rsidRDefault="006872D7">
      <w:pPr>
        <w:pStyle w:val="Heading2"/>
        <w:divId w:val="2075466736"/>
        <w:rPr>
          <w:rFonts w:ascii="Georgia" w:eastAsia="Times New Roman" w:hAnsi="Georgia"/>
          <w:sz w:val="27"/>
          <w:szCs w:val="27"/>
        </w:rPr>
      </w:pPr>
      <w:r>
        <w:rPr>
          <w:rFonts w:ascii="Georgia" w:eastAsia="Times New Roman" w:hAnsi="Georgia"/>
          <w:sz w:val="27"/>
          <w:szCs w:val="27"/>
        </w:rPr>
        <w:t>Plant / Fungi Specific</w:t>
      </w:r>
    </w:p>
    <w:p w14:paraId="0CEDAC26" w14:textId="77777777" w:rsidR="00000000" w:rsidRDefault="006872D7">
      <w:pPr>
        <w:pStyle w:val="NormalWeb"/>
        <w:divId w:val="2075466736"/>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1DD81EC8" w14:textId="77777777">
        <w:trPr>
          <w:divId w:val="2075466736"/>
          <w:tblCellSpacing w:w="15" w:type="dxa"/>
        </w:trPr>
        <w:tc>
          <w:tcPr>
            <w:tcW w:w="0" w:type="auto"/>
            <w:tcBorders>
              <w:bottom w:val="single" w:sz="6" w:space="0" w:color="000000"/>
            </w:tcBorders>
            <w:shd w:val="clear" w:color="auto" w:fill="BBBBBB"/>
            <w:vAlign w:val="center"/>
            <w:hideMark/>
          </w:tcPr>
          <w:p w14:paraId="14F1DDD6"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2D8878AE" w14:textId="77777777">
        <w:trPr>
          <w:divId w:val="2075466736"/>
          <w:tblCellSpacing w:w="15" w:type="dxa"/>
        </w:trPr>
        <w:tc>
          <w:tcPr>
            <w:tcW w:w="0" w:type="auto"/>
            <w:tcBorders>
              <w:bottom w:val="single" w:sz="6" w:space="0" w:color="CCCCCC"/>
            </w:tcBorders>
            <w:vAlign w:val="center"/>
            <w:hideMark/>
          </w:tcPr>
          <w:p w14:paraId="07218F70" w14:textId="77777777" w:rsidR="00000000" w:rsidRDefault="006872D7">
            <w:pPr>
              <w:spacing w:after="75"/>
              <w:rPr>
                <w:rFonts w:ascii="Georgia" w:eastAsia="Times New Roman" w:hAnsi="Georgia"/>
                <w:sz w:val="18"/>
                <w:szCs w:val="18"/>
              </w:rPr>
            </w:pPr>
            <w:r>
              <w:rPr>
                <w:rFonts w:ascii="Georgia" w:eastAsia="Times New Roman" w:hAnsi="Georgia"/>
                <w:sz w:val="18"/>
                <w:szCs w:val="18"/>
              </w:rPr>
              <w:t>Succulent - shrub</w:t>
            </w:r>
          </w:p>
        </w:tc>
      </w:tr>
    </w:tbl>
    <w:p w14:paraId="678A7F81" w14:textId="77777777" w:rsidR="00000000" w:rsidRDefault="006872D7">
      <w:pPr>
        <w:pStyle w:val="Heading1"/>
        <w:divId w:val="1381512700"/>
        <w:rPr>
          <w:rFonts w:ascii="Georgia" w:eastAsia="Times New Roman" w:hAnsi="Georgia"/>
          <w:sz w:val="29"/>
          <w:szCs w:val="29"/>
        </w:rPr>
      </w:pPr>
      <w:r>
        <w:rPr>
          <w:rFonts w:ascii="Georgia" w:eastAsia="Times New Roman" w:hAnsi="Georgia"/>
          <w:sz w:val="29"/>
          <w:szCs w:val="29"/>
        </w:rPr>
        <w:t>Use and Trade</w:t>
      </w:r>
    </w:p>
    <w:p w14:paraId="474A5EF7" w14:textId="77777777" w:rsidR="00000000" w:rsidRDefault="006872D7">
      <w:pPr>
        <w:pStyle w:val="Heading2"/>
        <w:divId w:val="1381512700"/>
        <w:rPr>
          <w:rFonts w:ascii="Georgia" w:eastAsia="Times New Roman" w:hAnsi="Georgia"/>
          <w:sz w:val="27"/>
          <w:szCs w:val="27"/>
        </w:rPr>
      </w:pPr>
      <w:r>
        <w:rPr>
          <w:rFonts w:ascii="Georgia" w:eastAsia="Times New Roman" w:hAnsi="Georgia"/>
          <w:sz w:val="27"/>
          <w:szCs w:val="27"/>
        </w:rPr>
        <w:t>General Use and Trade Information</w:t>
      </w:r>
    </w:p>
    <w:p w14:paraId="0B2A012D" w14:textId="77777777" w:rsidR="00000000" w:rsidRDefault="006872D7">
      <w:pPr>
        <w:pStyle w:val="NormalWeb"/>
        <w:divId w:val="1381512700"/>
        <w:rPr>
          <w:rFonts w:ascii="Georgia" w:hAnsi="Georgia"/>
        </w:rPr>
      </w:pPr>
      <w:r>
        <w:rPr>
          <w:rStyle w:val="datalabel1"/>
          <w:rFonts w:ascii="Georgia" w:hAnsi="Georgia"/>
        </w:rPr>
        <w:t xml:space="preserve">Species not utilized: </w:t>
      </w:r>
      <w:proofErr w:type="gramStart"/>
      <w:r>
        <w:rPr>
          <w:rFonts w:ascii="Georgia" w:hAnsi="Georgia"/>
        </w:rPr>
        <w:t>true</w:t>
      </w:r>
      <w:proofErr w:type="gramEnd"/>
    </w:p>
    <w:p w14:paraId="657BCDD9" w14:textId="77777777" w:rsidR="00000000" w:rsidRDefault="006872D7">
      <w:pPr>
        <w:pStyle w:val="NormalWeb"/>
        <w:divId w:val="1381512700"/>
        <w:rPr>
          <w:rFonts w:ascii="Georgia" w:hAnsi="Georgia"/>
        </w:rPr>
      </w:pPr>
      <w:r>
        <w:rPr>
          <w:rFonts w:ascii="Georgia" w:hAnsi="Georgia"/>
        </w:rPr>
        <w:t>There is no use/trade information for this species.</w:t>
      </w:r>
    </w:p>
    <w:p w14:paraId="5994E801" w14:textId="77777777" w:rsidR="00000000" w:rsidRDefault="006872D7">
      <w:pPr>
        <w:pStyle w:val="Heading1"/>
        <w:divId w:val="1881473733"/>
        <w:rPr>
          <w:rFonts w:ascii="Georgia" w:eastAsia="Times New Roman" w:hAnsi="Georgia"/>
          <w:sz w:val="29"/>
          <w:szCs w:val="29"/>
        </w:rPr>
      </w:pPr>
      <w:r>
        <w:rPr>
          <w:rFonts w:ascii="Georgia" w:eastAsia="Times New Roman" w:hAnsi="Georgia"/>
          <w:sz w:val="29"/>
          <w:szCs w:val="29"/>
        </w:rPr>
        <w:t>Threats</w:t>
      </w:r>
    </w:p>
    <w:p w14:paraId="409556F7" w14:textId="77777777" w:rsidR="00000000" w:rsidRDefault="006872D7">
      <w:pPr>
        <w:pStyle w:val="NormalWeb"/>
        <w:divId w:val="1881473733"/>
        <w:rPr>
          <w:rFonts w:ascii="Georgia" w:hAnsi="Georgia"/>
        </w:rPr>
      </w:pPr>
      <w:r>
        <w:rPr>
          <w:rFonts w:ascii="Georgia" w:hAnsi="Georgia"/>
        </w:rPr>
        <w:t xml:space="preserve">All the </w:t>
      </w:r>
      <w:r>
        <w:rPr>
          <w:rFonts w:ascii="Georgia" w:hAnsi="Georgia"/>
        </w:rPr>
        <w:t xml:space="preserve">known localities have agricultural encroachment onto the lower slopes of granite outcrops from expanding small-scale subsistence agriculture. This poses a threat because fire is used to clear forest and woodland and then also spreads uncontrolled into the </w:t>
      </w:r>
      <w:r>
        <w:rPr>
          <w:rFonts w:ascii="Georgia" w:hAnsi="Georgia"/>
        </w:rPr>
        <w:t xml:space="preserve">granite rock vegetation, as recently observed on the slopes of the </w:t>
      </w:r>
      <w:proofErr w:type="spellStart"/>
      <w:r>
        <w:rPr>
          <w:rFonts w:ascii="Georgia" w:hAnsi="Georgia"/>
        </w:rPr>
        <w:t>Ribáuè</w:t>
      </w:r>
      <w:proofErr w:type="spellEnd"/>
      <w:r>
        <w:rPr>
          <w:rFonts w:ascii="Georgia" w:hAnsi="Georgia"/>
        </w:rPr>
        <w:t xml:space="preserve"> massif (Osborne </w:t>
      </w:r>
      <w:r>
        <w:rPr>
          <w:rStyle w:val="Emphasis"/>
          <w:rFonts w:ascii="Georgia" w:hAnsi="Georgia"/>
        </w:rPr>
        <w:t>et al.</w:t>
      </w:r>
      <w:r>
        <w:rPr>
          <w:rFonts w:ascii="Georgia" w:hAnsi="Georgia"/>
        </w:rPr>
        <w:t> </w:t>
      </w:r>
      <w:commentRangeStart w:id="32"/>
      <w:r>
        <w:rPr>
          <w:rFonts w:ascii="Georgia" w:hAnsi="Georgia"/>
        </w:rPr>
        <w:t>in prep</w:t>
      </w:r>
      <w:commentRangeEnd w:id="32"/>
      <w:r w:rsidR="00F1666C">
        <w:rPr>
          <w:rStyle w:val="CommentReference"/>
        </w:rPr>
        <w:commentReference w:id="32"/>
      </w:r>
      <w:r>
        <w:rPr>
          <w:rFonts w:ascii="Georgia" w:hAnsi="Georgia"/>
        </w:rPr>
        <w:t xml:space="preserve">.). The vegetation on and around the larger Quirimbas inselbergs appears to be largely intact. The inselbergs in the vicinity of </w:t>
      </w:r>
      <w:proofErr w:type="spellStart"/>
      <w:r>
        <w:rPr>
          <w:rFonts w:ascii="Georgia" w:hAnsi="Georgia"/>
        </w:rPr>
        <w:t>Meluco</w:t>
      </w:r>
      <w:proofErr w:type="spellEnd"/>
      <w:r>
        <w:rPr>
          <w:rFonts w:ascii="Georgia" w:hAnsi="Georgia"/>
        </w:rPr>
        <w:t xml:space="preserve"> and highway 525 </w:t>
      </w:r>
      <w:r>
        <w:rPr>
          <w:rFonts w:ascii="Georgia" w:hAnsi="Georgia"/>
        </w:rPr>
        <w:t>in the north seem to be more heavily impacted with most woody vegetation appearing to have been removed and with intensive agriculture in the lowlands surrounding the peaks (</w:t>
      </w:r>
      <w:commentRangeStart w:id="33"/>
      <w:r>
        <w:rPr>
          <w:rFonts w:ascii="Georgia" w:hAnsi="Georgia"/>
        </w:rPr>
        <w:t xml:space="preserve">Darbyshire and </w:t>
      </w:r>
      <w:proofErr w:type="spellStart"/>
      <w:r>
        <w:rPr>
          <w:rFonts w:ascii="Georgia" w:hAnsi="Georgia"/>
        </w:rPr>
        <w:t>Caravela</w:t>
      </w:r>
      <w:proofErr w:type="spellEnd"/>
      <w:r>
        <w:rPr>
          <w:rFonts w:ascii="Georgia" w:hAnsi="Georgia"/>
        </w:rPr>
        <w:t xml:space="preserve"> in prep.).</w:t>
      </w:r>
      <w:commentRangeEnd w:id="33"/>
      <w:r w:rsidR="00F1666C">
        <w:rPr>
          <w:rStyle w:val="CommentReference"/>
        </w:rPr>
        <w:commentReference w:id="33"/>
      </w:r>
      <w:r>
        <w:rPr>
          <w:rFonts w:ascii="Georgia" w:hAnsi="Georgia"/>
        </w:rPr>
        <w:br/>
        <w:t>Human population pressure is likely to increase</w:t>
      </w:r>
      <w:r>
        <w:rPr>
          <w:rFonts w:ascii="Georgia" w:hAnsi="Georgia"/>
        </w:rPr>
        <w:t xml:space="preserve"> within several areas, such as the upland plateau of Mt </w:t>
      </w:r>
      <w:proofErr w:type="spellStart"/>
      <w:r>
        <w:rPr>
          <w:rFonts w:ascii="Georgia" w:hAnsi="Georgia"/>
        </w:rPr>
        <w:t>Inago</w:t>
      </w:r>
      <w:proofErr w:type="spellEnd"/>
      <w:r>
        <w:rPr>
          <w:rFonts w:ascii="Georgia" w:hAnsi="Georgia"/>
        </w:rPr>
        <w:t xml:space="preserve"> (several permanent communities now live here) (Bayliss </w:t>
      </w:r>
      <w:r>
        <w:rPr>
          <w:rStyle w:val="Emphasis"/>
          <w:rFonts w:ascii="Georgia" w:hAnsi="Georgia"/>
        </w:rPr>
        <w:t>et al. </w:t>
      </w:r>
      <w:r>
        <w:rPr>
          <w:rFonts w:ascii="Georgia" w:hAnsi="Georgia"/>
        </w:rPr>
        <w:t xml:space="preserve">2010), and </w:t>
      </w:r>
      <w:proofErr w:type="spellStart"/>
      <w:r>
        <w:rPr>
          <w:rFonts w:ascii="Georgia" w:hAnsi="Georgia"/>
        </w:rPr>
        <w:t>Ancuabe</w:t>
      </w:r>
      <w:proofErr w:type="spellEnd"/>
      <w:r>
        <w:rPr>
          <w:rFonts w:ascii="Georgia" w:hAnsi="Georgia"/>
        </w:rPr>
        <w:t xml:space="preserve"> and </w:t>
      </w:r>
      <w:proofErr w:type="spellStart"/>
      <w:r>
        <w:rPr>
          <w:rFonts w:ascii="Georgia" w:hAnsi="Georgia"/>
        </w:rPr>
        <w:t>Meluco</w:t>
      </w:r>
      <w:proofErr w:type="spellEnd"/>
      <w:r>
        <w:rPr>
          <w:rFonts w:ascii="Georgia" w:hAnsi="Georgia"/>
        </w:rPr>
        <w:t xml:space="preserve"> Districts, which saw over 80% and over 50% population increases respectively between 1997 and 2017 (In</w:t>
      </w:r>
      <w:r>
        <w:rPr>
          <w:rFonts w:ascii="Georgia" w:hAnsi="Georgia"/>
        </w:rPr>
        <w:t xml:space="preserve">stituto Nacional de </w:t>
      </w:r>
      <w:proofErr w:type="spellStart"/>
      <w:r>
        <w:rPr>
          <w:rFonts w:ascii="Georgia" w:hAnsi="Georgia"/>
        </w:rPr>
        <w:t>Estatistica</w:t>
      </w:r>
      <w:proofErr w:type="spellEnd"/>
      <w:r>
        <w:rPr>
          <w:rFonts w:ascii="Georgia" w:hAnsi="Georgia"/>
        </w:rPr>
        <w:t xml:space="preserve"> - </w:t>
      </w:r>
      <w:proofErr w:type="spellStart"/>
      <w:r>
        <w:rPr>
          <w:rFonts w:ascii="Georgia" w:hAnsi="Georgia"/>
        </w:rPr>
        <w:t>Moçambique</w:t>
      </w:r>
      <w:proofErr w:type="spellEnd"/>
      <w:r>
        <w:rPr>
          <w:rFonts w:ascii="Georgia" w:hAnsi="Georgia"/>
        </w:rPr>
        <w:t xml:space="preserve"> 2017).  The most serious threat is probably from quarrying and mining. There is an application (not yet granted) for a mining license for gemstones encompassing a small area (c. 3 km</w:t>
      </w:r>
      <w:r>
        <w:rPr>
          <w:rFonts w:ascii="Georgia" w:hAnsi="Georgia"/>
          <w:vertAlign w:val="superscript"/>
        </w:rPr>
        <w:t>2</w:t>
      </w:r>
      <w:r>
        <w:rPr>
          <w:rFonts w:ascii="Georgia" w:hAnsi="Georgia"/>
        </w:rPr>
        <w:t xml:space="preserve">) on Mount </w:t>
      </w:r>
      <w:proofErr w:type="spellStart"/>
      <w:r>
        <w:rPr>
          <w:rFonts w:ascii="Georgia" w:hAnsi="Georgia"/>
        </w:rPr>
        <w:t>M'paluwe</w:t>
      </w:r>
      <w:proofErr w:type="spellEnd"/>
      <w:r>
        <w:rPr>
          <w:rFonts w:ascii="Georgia" w:hAnsi="Georgia"/>
        </w:rPr>
        <w:t>, and the</w:t>
      </w:r>
      <w:r>
        <w:rPr>
          <w:rFonts w:ascii="Georgia" w:hAnsi="Georgia"/>
        </w:rPr>
        <w:t xml:space="preserve"> chain of inselbergs east of the Monte </w:t>
      </w:r>
      <w:proofErr w:type="spellStart"/>
      <w:r>
        <w:rPr>
          <w:rFonts w:ascii="Georgia" w:hAnsi="Georgia"/>
        </w:rPr>
        <w:t>Inago</w:t>
      </w:r>
      <w:proofErr w:type="spellEnd"/>
      <w:r>
        <w:rPr>
          <w:rFonts w:ascii="Georgia" w:hAnsi="Georgia"/>
        </w:rPr>
        <w:t xml:space="preserve"> massif (c. 55 km2) has a granted license (2017-2022) for gemstones (MIREM and Trimble Land Administration 2021). Mining licenses have also been granted within the buffer zone of Quirimbas National Park. Stone fo</w:t>
      </w:r>
      <w:r>
        <w:rPr>
          <w:rFonts w:ascii="Georgia" w:hAnsi="Georgia"/>
        </w:rPr>
        <w:t xml:space="preserve">r construction materials is quarried from the smaller inselbergs around Nampula town, and the nearest inselberg to </w:t>
      </w:r>
      <w:proofErr w:type="spellStart"/>
      <w:r>
        <w:rPr>
          <w:rFonts w:ascii="Georgia" w:hAnsi="Georgia"/>
        </w:rPr>
        <w:t>Mocuba</w:t>
      </w:r>
      <w:proofErr w:type="spellEnd"/>
      <w:r>
        <w:rPr>
          <w:rFonts w:ascii="Georgia" w:hAnsi="Georgia"/>
        </w:rPr>
        <w:t xml:space="preserve"> has a license granted for limestone quarrying (MIREM and Trimble Land Administration 2021).</w:t>
      </w:r>
    </w:p>
    <w:p w14:paraId="3C360B16" w14:textId="77777777" w:rsidR="00000000" w:rsidRDefault="006872D7">
      <w:pPr>
        <w:pStyle w:val="Heading2"/>
        <w:divId w:val="1881473733"/>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195"/>
        <w:gridCol w:w="740"/>
        <w:gridCol w:w="1203"/>
        <w:gridCol w:w="1872"/>
      </w:tblGrid>
      <w:tr w:rsidR="00000000" w14:paraId="71351AEB" w14:textId="77777777">
        <w:trPr>
          <w:divId w:val="1881473733"/>
          <w:tblCellSpacing w:w="15" w:type="dxa"/>
        </w:trPr>
        <w:tc>
          <w:tcPr>
            <w:tcW w:w="0" w:type="auto"/>
            <w:tcBorders>
              <w:bottom w:val="single" w:sz="6" w:space="0" w:color="000000"/>
            </w:tcBorders>
            <w:shd w:val="clear" w:color="auto" w:fill="BBBBBB"/>
            <w:vAlign w:val="center"/>
            <w:hideMark/>
          </w:tcPr>
          <w:p w14:paraId="00541E2B"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3615FC90"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Timin</w:t>
            </w:r>
            <w:r>
              <w:rPr>
                <w:rFonts w:ascii="Georgia" w:eastAsia="Times New Roman" w:hAnsi="Georgia"/>
                <w:b/>
                <w:bCs/>
                <w:sz w:val="18"/>
                <w:szCs w:val="18"/>
              </w:rPr>
              <w:t>g</w:t>
            </w:r>
          </w:p>
        </w:tc>
        <w:tc>
          <w:tcPr>
            <w:tcW w:w="0" w:type="auto"/>
            <w:tcBorders>
              <w:bottom w:val="single" w:sz="6" w:space="0" w:color="000000"/>
            </w:tcBorders>
            <w:shd w:val="clear" w:color="auto" w:fill="BBBBBB"/>
            <w:vAlign w:val="center"/>
            <w:hideMark/>
          </w:tcPr>
          <w:p w14:paraId="0486E8D9"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469F881A"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Severity</w:t>
            </w:r>
          </w:p>
        </w:tc>
      </w:tr>
      <w:tr w:rsidR="00000000" w14:paraId="4A6C203A" w14:textId="77777777">
        <w:trPr>
          <w:divId w:val="1881473733"/>
          <w:tblCellSpacing w:w="15" w:type="dxa"/>
        </w:trPr>
        <w:tc>
          <w:tcPr>
            <w:tcW w:w="0" w:type="auto"/>
            <w:vAlign w:val="center"/>
            <w:hideMark/>
          </w:tcPr>
          <w:p w14:paraId="1D56A288" w14:textId="77777777" w:rsidR="00000000" w:rsidRDefault="006872D7">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1FA60A4F" w14:textId="77777777" w:rsidR="00000000" w:rsidRDefault="006872D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FE63671" w14:textId="77777777" w:rsidR="00000000" w:rsidRDefault="006872D7">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7DC35A4C" w14:textId="77777777" w:rsidR="00000000" w:rsidRDefault="006872D7">
            <w:pPr>
              <w:spacing w:after="75"/>
              <w:rPr>
                <w:rFonts w:ascii="Georgia" w:eastAsia="Times New Roman" w:hAnsi="Georgia"/>
                <w:sz w:val="18"/>
                <w:szCs w:val="18"/>
              </w:rPr>
            </w:pPr>
            <w:r>
              <w:rPr>
                <w:rFonts w:ascii="Georgia" w:eastAsia="Times New Roman" w:hAnsi="Georgia"/>
                <w:sz w:val="18"/>
                <w:szCs w:val="18"/>
              </w:rPr>
              <w:t>Slow, Significant Declines</w:t>
            </w:r>
          </w:p>
        </w:tc>
      </w:tr>
      <w:tr w:rsidR="00000000" w14:paraId="2398E94D" w14:textId="77777777">
        <w:trPr>
          <w:divId w:val="1881473733"/>
          <w:tblCellSpacing w:w="15" w:type="dxa"/>
        </w:trPr>
        <w:tc>
          <w:tcPr>
            <w:tcW w:w="0" w:type="auto"/>
            <w:vAlign w:val="center"/>
            <w:hideMark/>
          </w:tcPr>
          <w:p w14:paraId="311D2C69" w14:textId="77777777" w:rsidR="00000000" w:rsidRDefault="006872D7">
            <w:pPr>
              <w:spacing w:after="75"/>
              <w:rPr>
                <w:rFonts w:ascii="Georgia" w:eastAsia="Times New Roman" w:hAnsi="Georgia"/>
                <w:sz w:val="18"/>
                <w:szCs w:val="18"/>
              </w:rPr>
            </w:pPr>
            <w:r>
              <w:rPr>
                <w:rFonts w:ascii="Georgia" w:eastAsia="Times New Roman" w:hAnsi="Georgia"/>
                <w:sz w:val="18"/>
                <w:szCs w:val="18"/>
              </w:rPr>
              <w:t>2.1.1. Agriculture &amp; aquaculture -&gt; Annual &amp; perennial non-timber crops -&gt; Shifting agriculture</w:t>
            </w:r>
          </w:p>
        </w:tc>
        <w:tc>
          <w:tcPr>
            <w:tcW w:w="0" w:type="auto"/>
            <w:vAlign w:val="center"/>
            <w:hideMark/>
          </w:tcPr>
          <w:p w14:paraId="473D7BBB" w14:textId="77777777" w:rsidR="00000000" w:rsidRDefault="006872D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CC088A2" w14:textId="77777777" w:rsidR="00000000" w:rsidRDefault="006872D7">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21465E35" w14:textId="77777777" w:rsidR="00000000" w:rsidRDefault="006872D7">
            <w:pPr>
              <w:spacing w:after="75"/>
              <w:rPr>
                <w:rFonts w:ascii="Georgia" w:eastAsia="Times New Roman" w:hAnsi="Georgia"/>
                <w:sz w:val="18"/>
                <w:szCs w:val="18"/>
              </w:rPr>
            </w:pPr>
            <w:r>
              <w:rPr>
                <w:rFonts w:ascii="Georgia" w:eastAsia="Times New Roman" w:hAnsi="Georgia"/>
                <w:sz w:val="18"/>
                <w:szCs w:val="18"/>
              </w:rPr>
              <w:t>Slow, Significant Declines</w:t>
            </w:r>
          </w:p>
        </w:tc>
      </w:tr>
      <w:tr w:rsidR="00000000" w14:paraId="2FC599F4" w14:textId="77777777">
        <w:trPr>
          <w:divId w:val="1881473733"/>
          <w:tblCellSpacing w:w="15" w:type="dxa"/>
        </w:trPr>
        <w:tc>
          <w:tcPr>
            <w:tcW w:w="0" w:type="auto"/>
            <w:vAlign w:val="center"/>
            <w:hideMark/>
          </w:tcPr>
          <w:p w14:paraId="3C3B04D7" w14:textId="77777777" w:rsidR="00000000" w:rsidRDefault="006872D7">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3F358C17" w14:textId="77777777" w:rsidR="00000000" w:rsidRDefault="006872D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44C1BFC" w14:textId="77777777" w:rsidR="00000000" w:rsidRDefault="006872D7">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76DA4CEA" w14:textId="77777777" w:rsidR="00000000" w:rsidRDefault="006872D7">
            <w:pPr>
              <w:spacing w:after="75"/>
              <w:rPr>
                <w:rFonts w:ascii="Georgia" w:eastAsia="Times New Roman" w:hAnsi="Georgia"/>
                <w:sz w:val="18"/>
                <w:szCs w:val="18"/>
              </w:rPr>
            </w:pPr>
            <w:r>
              <w:rPr>
                <w:rFonts w:ascii="Georgia" w:eastAsia="Times New Roman" w:hAnsi="Georgia"/>
                <w:sz w:val="18"/>
                <w:szCs w:val="18"/>
              </w:rPr>
              <w:t>Slow, Significant Declines</w:t>
            </w:r>
          </w:p>
        </w:tc>
      </w:tr>
      <w:tr w:rsidR="00000000" w14:paraId="11DD7BC8" w14:textId="77777777">
        <w:trPr>
          <w:divId w:val="1881473733"/>
          <w:tblCellSpacing w:w="15" w:type="dxa"/>
        </w:trPr>
        <w:tc>
          <w:tcPr>
            <w:tcW w:w="0" w:type="auto"/>
            <w:vAlign w:val="center"/>
            <w:hideMark/>
          </w:tcPr>
          <w:p w14:paraId="4AB003AD" w14:textId="77777777" w:rsidR="00000000" w:rsidRDefault="006872D7">
            <w:pPr>
              <w:spacing w:after="75"/>
              <w:rPr>
                <w:rFonts w:ascii="Georgia" w:eastAsia="Times New Roman" w:hAnsi="Georgia"/>
                <w:sz w:val="18"/>
                <w:szCs w:val="18"/>
              </w:rPr>
            </w:pPr>
            <w:r>
              <w:rPr>
                <w:rFonts w:ascii="Georgia" w:eastAsia="Times New Roman" w:hAnsi="Georgia"/>
                <w:sz w:val="18"/>
                <w:szCs w:val="18"/>
              </w:rPr>
              <w:t>6.1. Human intrusions &amp; disturbance -&gt; Recreational activities</w:t>
            </w:r>
          </w:p>
        </w:tc>
        <w:tc>
          <w:tcPr>
            <w:tcW w:w="0" w:type="auto"/>
            <w:vAlign w:val="center"/>
            <w:hideMark/>
          </w:tcPr>
          <w:p w14:paraId="5D89DC1D" w14:textId="77777777" w:rsidR="00000000" w:rsidRDefault="006872D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CCE1D54" w14:textId="77777777" w:rsidR="00000000" w:rsidRDefault="006872D7">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5A47DC5B" w14:textId="77777777" w:rsidR="00000000" w:rsidRDefault="006872D7">
            <w:pPr>
              <w:spacing w:after="75"/>
              <w:rPr>
                <w:rFonts w:ascii="Georgia" w:eastAsia="Times New Roman" w:hAnsi="Georgia"/>
                <w:sz w:val="18"/>
                <w:szCs w:val="18"/>
              </w:rPr>
            </w:pPr>
            <w:r>
              <w:rPr>
                <w:rFonts w:ascii="Georgia" w:eastAsia="Times New Roman" w:hAnsi="Georgia"/>
                <w:sz w:val="18"/>
                <w:szCs w:val="18"/>
              </w:rPr>
              <w:t>Slow, Significa</w:t>
            </w:r>
            <w:r>
              <w:rPr>
                <w:rFonts w:ascii="Georgia" w:eastAsia="Times New Roman" w:hAnsi="Georgia"/>
                <w:sz w:val="18"/>
                <w:szCs w:val="18"/>
              </w:rPr>
              <w:t>nt Declines</w:t>
            </w:r>
          </w:p>
        </w:tc>
      </w:tr>
      <w:tr w:rsidR="00000000" w14:paraId="65A3403F" w14:textId="77777777">
        <w:trPr>
          <w:divId w:val="1881473733"/>
          <w:tblCellSpacing w:w="15" w:type="dxa"/>
        </w:trPr>
        <w:tc>
          <w:tcPr>
            <w:tcW w:w="0" w:type="auto"/>
            <w:vAlign w:val="center"/>
            <w:hideMark/>
          </w:tcPr>
          <w:p w14:paraId="78E270A2" w14:textId="77777777" w:rsidR="00000000" w:rsidRDefault="006872D7">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2207F3E9" w14:textId="77777777" w:rsidR="00000000" w:rsidRDefault="006872D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624EB44" w14:textId="77777777" w:rsidR="00000000" w:rsidRDefault="006872D7">
            <w:pPr>
              <w:spacing w:after="75"/>
              <w:rPr>
                <w:rFonts w:ascii="Georgia" w:eastAsia="Times New Roman" w:hAnsi="Georgia"/>
                <w:sz w:val="18"/>
                <w:szCs w:val="18"/>
              </w:rPr>
            </w:pPr>
            <w:r>
              <w:rPr>
                <w:rFonts w:ascii="Georgia" w:eastAsia="Times New Roman" w:hAnsi="Georgia"/>
                <w:sz w:val="18"/>
                <w:szCs w:val="18"/>
              </w:rPr>
              <w:t>Minority (&lt;50%)</w:t>
            </w:r>
          </w:p>
        </w:tc>
        <w:tc>
          <w:tcPr>
            <w:tcW w:w="0" w:type="auto"/>
            <w:vAlign w:val="center"/>
            <w:hideMark/>
          </w:tcPr>
          <w:p w14:paraId="71625D53" w14:textId="77777777" w:rsidR="00000000" w:rsidRDefault="006872D7">
            <w:pPr>
              <w:spacing w:after="75"/>
              <w:rPr>
                <w:rFonts w:ascii="Georgia" w:eastAsia="Times New Roman" w:hAnsi="Georgia"/>
                <w:sz w:val="18"/>
                <w:szCs w:val="18"/>
              </w:rPr>
            </w:pPr>
            <w:r>
              <w:rPr>
                <w:rFonts w:ascii="Georgia" w:eastAsia="Times New Roman" w:hAnsi="Georgia"/>
                <w:sz w:val="18"/>
                <w:szCs w:val="18"/>
              </w:rPr>
              <w:t>Slow, Significant Declines</w:t>
            </w:r>
          </w:p>
        </w:tc>
      </w:tr>
      <w:tr w:rsidR="00000000" w14:paraId="75D1C502" w14:textId="77777777">
        <w:trPr>
          <w:divId w:val="1881473733"/>
          <w:tblCellSpacing w:w="15" w:type="dxa"/>
        </w:trPr>
        <w:tc>
          <w:tcPr>
            <w:tcW w:w="0" w:type="auto"/>
            <w:vAlign w:val="center"/>
            <w:hideMark/>
          </w:tcPr>
          <w:p w14:paraId="42E49DE8" w14:textId="77777777" w:rsidR="00000000" w:rsidRDefault="006872D7">
            <w:pPr>
              <w:spacing w:after="75"/>
              <w:rPr>
                <w:rFonts w:ascii="Georgia" w:eastAsia="Times New Roman" w:hAnsi="Georgia"/>
                <w:sz w:val="18"/>
                <w:szCs w:val="18"/>
              </w:rPr>
            </w:pPr>
            <w:commentRangeStart w:id="34"/>
            <w:r>
              <w:rPr>
                <w:rFonts w:ascii="Georgia" w:eastAsia="Times New Roman" w:hAnsi="Georgia"/>
                <w:sz w:val="18"/>
                <w:szCs w:val="18"/>
              </w:rPr>
              <w:t>7.1.1. Natural system modifications -&gt; Fire &amp; fire suppression -&gt; Increase in fire frequency/intensity</w:t>
            </w:r>
          </w:p>
        </w:tc>
        <w:tc>
          <w:tcPr>
            <w:tcW w:w="0" w:type="auto"/>
            <w:vAlign w:val="center"/>
            <w:hideMark/>
          </w:tcPr>
          <w:p w14:paraId="578AB222" w14:textId="77777777" w:rsidR="00000000" w:rsidRDefault="006872D7">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EE0AEEB" w14:textId="77777777" w:rsidR="00000000" w:rsidRDefault="006872D7">
            <w:pPr>
              <w:spacing w:after="75"/>
              <w:rPr>
                <w:rFonts w:ascii="Georgia" w:eastAsia="Times New Roman" w:hAnsi="Georgia"/>
                <w:sz w:val="18"/>
                <w:szCs w:val="18"/>
              </w:rPr>
            </w:pPr>
            <w:r>
              <w:rPr>
                <w:rFonts w:ascii="Georgia" w:eastAsia="Times New Roman" w:hAnsi="Georgia"/>
                <w:sz w:val="18"/>
                <w:szCs w:val="18"/>
              </w:rPr>
              <w:t>Majority (50-90%)</w:t>
            </w:r>
          </w:p>
        </w:tc>
        <w:tc>
          <w:tcPr>
            <w:tcW w:w="0" w:type="auto"/>
            <w:vAlign w:val="center"/>
            <w:hideMark/>
          </w:tcPr>
          <w:p w14:paraId="0CA37525" w14:textId="77777777" w:rsidR="00000000" w:rsidRDefault="006872D7">
            <w:pPr>
              <w:spacing w:after="75"/>
              <w:rPr>
                <w:rFonts w:ascii="Georgia" w:eastAsia="Times New Roman" w:hAnsi="Georgia"/>
                <w:sz w:val="18"/>
                <w:szCs w:val="18"/>
              </w:rPr>
            </w:pPr>
            <w:r>
              <w:rPr>
                <w:rFonts w:ascii="Georgia" w:eastAsia="Times New Roman" w:hAnsi="Georgia"/>
                <w:sz w:val="18"/>
                <w:szCs w:val="18"/>
              </w:rPr>
              <w:t>Slow, Significant Declines</w:t>
            </w:r>
            <w:commentRangeEnd w:id="34"/>
            <w:r w:rsidR="00354822">
              <w:rPr>
                <w:rStyle w:val="CommentReference"/>
              </w:rPr>
              <w:commentReference w:id="34"/>
            </w:r>
          </w:p>
        </w:tc>
      </w:tr>
    </w:tbl>
    <w:p w14:paraId="0B7FE341" w14:textId="77777777" w:rsidR="00000000" w:rsidRDefault="006872D7">
      <w:pPr>
        <w:pStyle w:val="Heading1"/>
        <w:divId w:val="1552645803"/>
        <w:rPr>
          <w:rFonts w:ascii="Georgia" w:eastAsia="Times New Roman" w:hAnsi="Georgia"/>
          <w:sz w:val="29"/>
          <w:szCs w:val="29"/>
        </w:rPr>
      </w:pPr>
      <w:r>
        <w:rPr>
          <w:rFonts w:ascii="Georgia" w:eastAsia="Times New Roman" w:hAnsi="Georgia"/>
          <w:sz w:val="29"/>
          <w:szCs w:val="29"/>
        </w:rPr>
        <w:lastRenderedPageBreak/>
        <w:t>Conservation</w:t>
      </w:r>
    </w:p>
    <w:p w14:paraId="443DDC1A" w14:textId="77777777" w:rsidR="00000000" w:rsidRDefault="006872D7">
      <w:pPr>
        <w:pStyle w:val="NormalWeb"/>
        <w:divId w:val="1552645803"/>
        <w:rPr>
          <w:rFonts w:ascii="Georgia" w:hAnsi="Georgia"/>
        </w:rPr>
      </w:pPr>
      <w:r>
        <w:rPr>
          <w:rFonts w:ascii="Georgia" w:hAnsi="Georgia"/>
        </w:rPr>
        <w:t xml:space="preserve">No specific conservation measures or management plan are in place for this species. It is recorded from Mt </w:t>
      </w:r>
      <w:proofErr w:type="spellStart"/>
      <w:r>
        <w:rPr>
          <w:rFonts w:ascii="Georgia" w:hAnsi="Georgia"/>
        </w:rPr>
        <w:t>M'paluwe</w:t>
      </w:r>
      <w:proofErr w:type="spellEnd"/>
      <w:r>
        <w:rPr>
          <w:rFonts w:ascii="Georgia" w:hAnsi="Georgia"/>
        </w:rPr>
        <w:t xml:space="preserve"> Forest Reserve (</w:t>
      </w:r>
      <w:proofErr w:type="spellStart"/>
      <w:r>
        <w:rPr>
          <w:rFonts w:ascii="Georgia" w:hAnsi="Georgia"/>
        </w:rPr>
        <w:t>Ribáuè</w:t>
      </w:r>
      <w:proofErr w:type="spellEnd"/>
      <w:r>
        <w:rPr>
          <w:rFonts w:ascii="Georgia" w:hAnsi="Georgia"/>
        </w:rPr>
        <w:t xml:space="preserve"> massif) and is also likely to occur within the Quirimbas N</w:t>
      </w:r>
      <w:r>
        <w:rPr>
          <w:rFonts w:ascii="Georgia" w:hAnsi="Georgia"/>
        </w:rPr>
        <w:t xml:space="preserve">ational Park, although the precise locality is unknown (cited as 'near </w:t>
      </w:r>
      <w:proofErr w:type="spellStart"/>
      <w:r>
        <w:rPr>
          <w:rFonts w:ascii="Georgia" w:hAnsi="Georgia"/>
        </w:rPr>
        <w:t>Quissanga</w:t>
      </w:r>
      <w:proofErr w:type="spellEnd"/>
      <w:proofErr w:type="gramStart"/>
      <w:r>
        <w:rPr>
          <w:rFonts w:ascii="Georgia" w:hAnsi="Georgia"/>
        </w:rPr>
        <w:t>', but</w:t>
      </w:r>
      <w:proofErr w:type="gramEnd"/>
      <w:r>
        <w:rPr>
          <w:rFonts w:ascii="Georgia" w:hAnsi="Georgia"/>
        </w:rPr>
        <w:t xml:space="preserve"> mapped at least 100 km inland from here). Targeted botanical surveys of the Quirimbas inselbergs are highly desirable to clarify the distribution of this species. The Qu</w:t>
      </w:r>
      <w:r>
        <w:rPr>
          <w:rFonts w:ascii="Georgia" w:hAnsi="Georgia"/>
        </w:rPr>
        <w:t xml:space="preserve">irimbas Inselbergs and </w:t>
      </w:r>
      <w:proofErr w:type="spellStart"/>
      <w:r>
        <w:rPr>
          <w:rFonts w:ascii="Georgia" w:hAnsi="Georgia"/>
        </w:rPr>
        <w:t>Ribáuè</w:t>
      </w:r>
      <w:proofErr w:type="spellEnd"/>
      <w:r>
        <w:rPr>
          <w:rFonts w:ascii="Georgia" w:hAnsi="Georgia"/>
        </w:rPr>
        <w:t> massif have been proposed as Tropical Important Plant Areas (</w:t>
      </w:r>
      <w:commentRangeStart w:id="35"/>
      <w:r>
        <w:rPr>
          <w:rFonts w:ascii="Georgia" w:hAnsi="Georgia"/>
        </w:rPr>
        <w:t xml:space="preserve">Darbyshire and </w:t>
      </w:r>
      <w:proofErr w:type="spellStart"/>
      <w:r>
        <w:rPr>
          <w:rFonts w:ascii="Georgia" w:hAnsi="Georgia"/>
        </w:rPr>
        <w:t>Caravela</w:t>
      </w:r>
      <w:proofErr w:type="spellEnd"/>
      <w:r>
        <w:rPr>
          <w:rFonts w:ascii="Georgia" w:hAnsi="Georgia"/>
        </w:rPr>
        <w:t xml:space="preserve"> in prep., and Osborne </w:t>
      </w:r>
      <w:r>
        <w:rPr>
          <w:rStyle w:val="Emphasis"/>
          <w:rFonts w:ascii="Georgia" w:hAnsi="Georgia"/>
        </w:rPr>
        <w:t>et al.</w:t>
      </w:r>
      <w:r>
        <w:rPr>
          <w:rFonts w:ascii="Georgia" w:hAnsi="Georgia"/>
        </w:rPr>
        <w:t xml:space="preserve"> in prep.). </w:t>
      </w:r>
      <w:commentRangeEnd w:id="35"/>
      <w:r w:rsidR="00354822">
        <w:rPr>
          <w:rStyle w:val="CommentReference"/>
        </w:rPr>
        <w:commentReference w:id="35"/>
      </w:r>
      <w:r>
        <w:rPr>
          <w:rFonts w:ascii="Georgia" w:hAnsi="Georgia"/>
        </w:rPr>
        <w:t xml:space="preserve">At present, </w:t>
      </w:r>
      <w:proofErr w:type="spellStart"/>
      <w:r>
        <w:rPr>
          <w:rFonts w:ascii="Georgia" w:hAnsi="Georgia"/>
        </w:rPr>
        <w:t>M'paluwe</w:t>
      </w:r>
      <w:proofErr w:type="spellEnd"/>
      <w:r>
        <w:rPr>
          <w:rFonts w:ascii="Georgia" w:hAnsi="Georgia"/>
        </w:rPr>
        <w:t xml:space="preserve"> Forest Reserve is not being managed for its biodiversity and there is no control</w:t>
      </w:r>
      <w:r>
        <w:rPr>
          <w:rFonts w:ascii="Georgia" w:hAnsi="Georgia"/>
        </w:rPr>
        <w:t xml:space="preserve"> of agricultural expansion within the reserve, and active conservation and management within the </w:t>
      </w:r>
      <w:proofErr w:type="gramStart"/>
      <w:r>
        <w:rPr>
          <w:rFonts w:ascii="Georgia" w:hAnsi="Georgia"/>
        </w:rPr>
        <w:t>Quirimbas National park</w:t>
      </w:r>
      <w:proofErr w:type="gramEnd"/>
      <w:r>
        <w:rPr>
          <w:rFonts w:ascii="Georgia" w:hAnsi="Georgia"/>
        </w:rPr>
        <w:t xml:space="preserve"> are very limited. Monte </w:t>
      </w:r>
      <w:proofErr w:type="spellStart"/>
      <w:r>
        <w:rPr>
          <w:rFonts w:ascii="Georgia" w:hAnsi="Georgia"/>
        </w:rPr>
        <w:t>Inago</w:t>
      </w:r>
      <w:proofErr w:type="spellEnd"/>
      <w:r>
        <w:rPr>
          <w:rFonts w:ascii="Georgia" w:hAnsi="Georgia"/>
        </w:rPr>
        <w:t xml:space="preserve"> and Monte Ile are not protected or managed. They are being considered as Tropical Important Plant Areas. </w:t>
      </w:r>
      <w:r>
        <w:rPr>
          <w:rFonts w:ascii="Georgia" w:hAnsi="Georgia"/>
        </w:rPr>
        <w:br/>
      </w:r>
      <w:r>
        <w:rPr>
          <w:rFonts w:ascii="Georgia" w:hAnsi="Georgia"/>
        </w:rPr>
        <w:br/>
        <w:t>The species is present in at least one ex situ collection (BGCI 2021).</w:t>
      </w:r>
    </w:p>
    <w:p w14:paraId="1431A0B9" w14:textId="77777777" w:rsidR="00000000" w:rsidRDefault="006872D7">
      <w:pPr>
        <w:pStyle w:val="Heading2"/>
        <w:divId w:val="1552645803"/>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43"/>
        <w:gridCol w:w="530"/>
      </w:tblGrid>
      <w:tr w:rsidR="00000000" w14:paraId="51196F6F" w14:textId="77777777">
        <w:trPr>
          <w:divId w:val="1552645803"/>
          <w:tblCellSpacing w:w="15" w:type="dxa"/>
        </w:trPr>
        <w:tc>
          <w:tcPr>
            <w:tcW w:w="0" w:type="auto"/>
            <w:tcBorders>
              <w:bottom w:val="single" w:sz="6" w:space="0" w:color="000000"/>
            </w:tcBorders>
            <w:shd w:val="clear" w:color="auto" w:fill="BBBBBB"/>
            <w:vAlign w:val="center"/>
            <w:hideMark/>
          </w:tcPr>
          <w:p w14:paraId="4EEF936D"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Systematic monitoring scheme</w:t>
            </w:r>
          </w:p>
        </w:tc>
        <w:tc>
          <w:tcPr>
            <w:tcW w:w="0" w:type="auto"/>
            <w:tcBorders>
              <w:bottom w:val="single" w:sz="6" w:space="0" w:color="000000"/>
            </w:tcBorders>
            <w:shd w:val="clear" w:color="auto" w:fill="BBBBBB"/>
            <w:vAlign w:val="center"/>
            <w:hideMark/>
          </w:tcPr>
          <w:p w14:paraId="57F79B9B"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E573C98" w14:textId="77777777">
        <w:trPr>
          <w:divId w:val="1552645803"/>
          <w:tblCellSpacing w:w="15" w:type="dxa"/>
        </w:trPr>
        <w:tc>
          <w:tcPr>
            <w:tcW w:w="0" w:type="auto"/>
            <w:vAlign w:val="center"/>
            <w:hideMark/>
          </w:tcPr>
          <w:p w14:paraId="57D4E544" w14:textId="77777777" w:rsidR="00000000" w:rsidRDefault="006872D7">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D6C49C8"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53BC833C" w14:textId="77777777" w:rsidR="00000000" w:rsidRDefault="006872D7">
      <w:pPr>
        <w:divId w:val="1552645803"/>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85"/>
        <w:gridCol w:w="7025"/>
      </w:tblGrid>
      <w:tr w:rsidR="00000000" w14:paraId="15A8D0EB" w14:textId="77777777">
        <w:trPr>
          <w:divId w:val="1552645803"/>
          <w:tblCellSpacing w:w="15" w:type="dxa"/>
        </w:trPr>
        <w:tc>
          <w:tcPr>
            <w:tcW w:w="0" w:type="auto"/>
            <w:tcBorders>
              <w:bottom w:val="single" w:sz="6" w:space="0" w:color="000000"/>
            </w:tcBorders>
            <w:shd w:val="clear" w:color="auto" w:fill="BBBBBB"/>
            <w:vAlign w:val="center"/>
            <w:hideMark/>
          </w:tcPr>
          <w:p w14:paraId="020383D8"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5BE5B049"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1D1008DE" w14:textId="77777777">
        <w:trPr>
          <w:divId w:val="1552645803"/>
          <w:tblCellSpacing w:w="15" w:type="dxa"/>
        </w:trPr>
        <w:tc>
          <w:tcPr>
            <w:tcW w:w="0" w:type="auto"/>
            <w:vAlign w:val="center"/>
            <w:hideMark/>
          </w:tcPr>
          <w:p w14:paraId="08637D2C" w14:textId="77777777" w:rsidR="00000000" w:rsidRDefault="006872D7">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6BC5C47E" w14:textId="77777777" w:rsidR="00000000" w:rsidRDefault="006872D7">
            <w:pPr>
              <w:spacing w:after="75"/>
              <w:rPr>
                <w:rFonts w:ascii="Georgia" w:eastAsia="Times New Roman" w:hAnsi="Georgia"/>
                <w:sz w:val="18"/>
                <w:szCs w:val="18"/>
              </w:rPr>
            </w:pPr>
            <w:proofErr w:type="spellStart"/>
            <w:r>
              <w:rPr>
                <w:rFonts w:ascii="Georgia" w:eastAsia="Times New Roman" w:hAnsi="Georgia"/>
                <w:sz w:val="18"/>
                <w:szCs w:val="18"/>
              </w:rPr>
              <w:t>M'paluwe</w:t>
            </w:r>
            <w:proofErr w:type="spellEnd"/>
            <w:r>
              <w:rPr>
                <w:rFonts w:ascii="Georgia" w:eastAsia="Times New Roman" w:hAnsi="Georgia"/>
                <w:sz w:val="18"/>
                <w:szCs w:val="18"/>
              </w:rPr>
              <w:t xml:space="preserve"> Forest Reserve. </w:t>
            </w:r>
            <w:proofErr w:type="gramStart"/>
            <w:r>
              <w:rPr>
                <w:rFonts w:ascii="Georgia" w:eastAsia="Times New Roman" w:hAnsi="Georgia"/>
                <w:sz w:val="18"/>
                <w:szCs w:val="18"/>
              </w:rPr>
              <w:t>Also</w:t>
            </w:r>
            <w:proofErr w:type="gramEnd"/>
            <w:r>
              <w:rPr>
                <w:rFonts w:ascii="Georgia" w:eastAsia="Times New Roman" w:hAnsi="Georgia"/>
                <w:sz w:val="18"/>
                <w:szCs w:val="18"/>
              </w:rPr>
              <w:t xml:space="preserve"> likely to occur in Quirimbas National Park, b</w:t>
            </w:r>
            <w:r>
              <w:rPr>
                <w:rFonts w:ascii="Georgia" w:eastAsia="Times New Roman" w:hAnsi="Georgia"/>
                <w:sz w:val="18"/>
                <w:szCs w:val="18"/>
              </w:rPr>
              <w:t xml:space="preserve">ut exact locality is unknown. </w:t>
            </w:r>
          </w:p>
        </w:tc>
      </w:tr>
    </w:tbl>
    <w:p w14:paraId="0B30E021" w14:textId="77777777" w:rsidR="00000000" w:rsidRDefault="006872D7">
      <w:pPr>
        <w:pStyle w:val="Heading2"/>
        <w:divId w:val="1552645803"/>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864"/>
        <w:gridCol w:w="530"/>
      </w:tblGrid>
      <w:tr w:rsidR="00000000" w14:paraId="779A9C4C" w14:textId="77777777">
        <w:trPr>
          <w:divId w:val="1552645803"/>
          <w:tblCellSpacing w:w="15" w:type="dxa"/>
        </w:trPr>
        <w:tc>
          <w:tcPr>
            <w:tcW w:w="0" w:type="auto"/>
            <w:tcBorders>
              <w:bottom w:val="single" w:sz="6" w:space="0" w:color="000000"/>
            </w:tcBorders>
            <w:shd w:val="clear" w:color="auto" w:fill="BBBBBB"/>
            <w:vAlign w:val="center"/>
            <w:hideMark/>
          </w:tcPr>
          <w:p w14:paraId="6D12FD4B"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0C8C2601"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D9F3B92" w14:textId="77777777">
        <w:trPr>
          <w:divId w:val="1552645803"/>
          <w:tblCellSpacing w:w="15" w:type="dxa"/>
        </w:trPr>
        <w:tc>
          <w:tcPr>
            <w:tcW w:w="0" w:type="auto"/>
            <w:tcBorders>
              <w:bottom w:val="single" w:sz="6" w:space="0" w:color="CCCCCC"/>
            </w:tcBorders>
            <w:vAlign w:val="center"/>
            <w:hideMark/>
          </w:tcPr>
          <w:p w14:paraId="016B08B3" w14:textId="77777777" w:rsidR="00000000" w:rsidRDefault="006872D7">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02395C86"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r w:rsidR="00000000" w14:paraId="1A4AFA50" w14:textId="77777777">
        <w:trPr>
          <w:divId w:val="1552645803"/>
          <w:tblCellSpacing w:w="15" w:type="dxa"/>
        </w:trPr>
        <w:tc>
          <w:tcPr>
            <w:tcW w:w="0" w:type="auto"/>
            <w:tcBorders>
              <w:bottom w:val="single" w:sz="6" w:space="0" w:color="CCCCCC"/>
            </w:tcBorders>
            <w:vAlign w:val="center"/>
            <w:hideMark/>
          </w:tcPr>
          <w:p w14:paraId="10BD52E7" w14:textId="77777777" w:rsidR="00000000" w:rsidRDefault="006872D7">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4A2220A3"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r w:rsidR="00000000" w14:paraId="464D32FC" w14:textId="77777777">
        <w:trPr>
          <w:divId w:val="1552645803"/>
          <w:tblCellSpacing w:w="15" w:type="dxa"/>
        </w:trPr>
        <w:tc>
          <w:tcPr>
            <w:tcW w:w="0" w:type="auto"/>
            <w:tcBorders>
              <w:bottom w:val="single" w:sz="6" w:space="0" w:color="CCCCCC"/>
            </w:tcBorders>
            <w:vAlign w:val="center"/>
            <w:hideMark/>
          </w:tcPr>
          <w:p w14:paraId="49719485" w14:textId="77777777" w:rsidR="00000000" w:rsidRDefault="006872D7">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255B9AC5"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1AA9C8F6" w14:textId="77777777" w:rsidR="00000000" w:rsidRDefault="006872D7">
      <w:pPr>
        <w:pStyle w:val="Heading2"/>
        <w:divId w:val="1552645803"/>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3F1F0CF1" w14:textId="77777777">
        <w:trPr>
          <w:divId w:val="1552645803"/>
          <w:tblCellSpacing w:w="15" w:type="dxa"/>
        </w:trPr>
        <w:tc>
          <w:tcPr>
            <w:tcW w:w="0" w:type="auto"/>
            <w:tcBorders>
              <w:bottom w:val="single" w:sz="6" w:space="0" w:color="000000"/>
            </w:tcBorders>
            <w:shd w:val="clear" w:color="auto" w:fill="BBBBBB"/>
            <w:vAlign w:val="center"/>
            <w:hideMark/>
          </w:tcPr>
          <w:p w14:paraId="7E8F4FEB"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5AF9E04F"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2235490" w14:textId="77777777">
        <w:trPr>
          <w:divId w:val="1552645803"/>
          <w:tblCellSpacing w:w="15" w:type="dxa"/>
        </w:trPr>
        <w:tc>
          <w:tcPr>
            <w:tcW w:w="0" w:type="auto"/>
            <w:tcBorders>
              <w:bottom w:val="single" w:sz="6" w:space="0" w:color="CCCCCC"/>
            </w:tcBorders>
            <w:vAlign w:val="center"/>
            <w:hideMark/>
          </w:tcPr>
          <w:p w14:paraId="25405604" w14:textId="77777777" w:rsidR="00000000" w:rsidRDefault="006872D7">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3030907A"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r w:rsidR="00000000" w14:paraId="0F19BE50" w14:textId="77777777">
        <w:trPr>
          <w:divId w:val="1552645803"/>
          <w:tblCellSpacing w:w="15" w:type="dxa"/>
        </w:trPr>
        <w:tc>
          <w:tcPr>
            <w:tcW w:w="0" w:type="auto"/>
            <w:tcBorders>
              <w:bottom w:val="single" w:sz="6" w:space="0" w:color="CCCCCC"/>
            </w:tcBorders>
            <w:vAlign w:val="center"/>
            <w:hideMark/>
          </w:tcPr>
          <w:p w14:paraId="306FF3A7" w14:textId="77777777" w:rsidR="00000000" w:rsidRDefault="006872D7">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51E31141"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69A6B26A" w14:textId="77777777" w:rsidR="00000000" w:rsidRDefault="006872D7">
      <w:pPr>
        <w:pStyle w:val="Heading1"/>
        <w:divId w:val="1017122136"/>
        <w:rPr>
          <w:rFonts w:ascii="Georgia" w:eastAsia="Times New Roman" w:hAnsi="Georgia"/>
          <w:sz w:val="29"/>
          <w:szCs w:val="29"/>
        </w:rPr>
      </w:pPr>
      <w:r>
        <w:rPr>
          <w:rFonts w:ascii="Georgia" w:eastAsia="Times New Roman" w:hAnsi="Georgia"/>
          <w:sz w:val="29"/>
          <w:szCs w:val="29"/>
        </w:rPr>
        <w:t>Ecosystem Services</w:t>
      </w:r>
    </w:p>
    <w:p w14:paraId="3B1784EB" w14:textId="77777777" w:rsidR="00000000" w:rsidRDefault="006872D7">
      <w:pPr>
        <w:pStyle w:val="Heading2"/>
        <w:divId w:val="1017122136"/>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0E929612" w14:textId="77777777">
        <w:trPr>
          <w:divId w:val="1017122136"/>
          <w:tblCellSpacing w:w="15" w:type="dxa"/>
        </w:trPr>
        <w:tc>
          <w:tcPr>
            <w:tcW w:w="0" w:type="auto"/>
            <w:tcBorders>
              <w:bottom w:val="single" w:sz="6" w:space="0" w:color="000000"/>
            </w:tcBorders>
            <w:shd w:val="clear" w:color="auto" w:fill="BBBBBB"/>
            <w:vAlign w:val="center"/>
            <w:hideMark/>
          </w:tcPr>
          <w:p w14:paraId="1053013E" w14:textId="77777777" w:rsidR="00000000" w:rsidRDefault="006872D7">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5B636124" w14:textId="77777777" w:rsidR="00000000" w:rsidRDefault="006872D7">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359395F5" w14:textId="77777777">
        <w:trPr>
          <w:divId w:val="1017122136"/>
          <w:tblCellSpacing w:w="15" w:type="dxa"/>
        </w:trPr>
        <w:tc>
          <w:tcPr>
            <w:tcW w:w="0" w:type="auto"/>
            <w:vAlign w:val="center"/>
            <w:hideMark/>
          </w:tcPr>
          <w:p w14:paraId="2893EAE9" w14:textId="77777777" w:rsidR="00000000" w:rsidRDefault="006872D7">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4DA7B33A" w14:textId="77777777" w:rsidR="00000000" w:rsidRDefault="006872D7">
            <w:pPr>
              <w:spacing w:after="75"/>
              <w:rPr>
                <w:rFonts w:ascii="Georgia" w:eastAsia="Times New Roman" w:hAnsi="Georgia"/>
                <w:sz w:val="18"/>
                <w:szCs w:val="18"/>
              </w:rPr>
            </w:pPr>
            <w:r>
              <w:rPr>
                <w:rFonts w:ascii="Georgia" w:eastAsia="Times New Roman" w:hAnsi="Georgia"/>
                <w:sz w:val="18"/>
                <w:szCs w:val="18"/>
              </w:rPr>
              <w:t>-</w:t>
            </w:r>
          </w:p>
        </w:tc>
      </w:tr>
    </w:tbl>
    <w:p w14:paraId="79ECA254" w14:textId="77777777" w:rsidR="00000000" w:rsidRDefault="006872D7">
      <w:pPr>
        <w:pStyle w:val="Heading1"/>
        <w:rPr>
          <w:rFonts w:ascii="Georgia" w:eastAsia="Times New Roman" w:hAnsi="Georgia"/>
          <w:sz w:val="29"/>
          <w:szCs w:val="29"/>
        </w:rPr>
      </w:pPr>
      <w:commentRangeStart w:id="36"/>
      <w:r>
        <w:rPr>
          <w:rFonts w:ascii="Georgia" w:eastAsia="Times New Roman" w:hAnsi="Georgia"/>
          <w:sz w:val="29"/>
          <w:szCs w:val="29"/>
        </w:rPr>
        <w:lastRenderedPageBreak/>
        <w:t>Bibliography</w:t>
      </w:r>
      <w:commentRangeEnd w:id="36"/>
      <w:r>
        <w:rPr>
          <w:rStyle w:val="CommentReference"/>
          <w:b w:val="0"/>
          <w:bCs w:val="0"/>
          <w:color w:val="auto"/>
          <w:kern w:val="0"/>
        </w:rPr>
        <w:commentReference w:id="36"/>
      </w:r>
    </w:p>
    <w:p w14:paraId="061C77EA" w14:textId="77777777" w:rsidR="00000000" w:rsidRDefault="006872D7">
      <w:pPr>
        <w:pStyle w:val="NormalWeb"/>
        <w:divId w:val="1846507442"/>
        <w:rPr>
          <w:rFonts w:ascii="Georgia" w:hAnsi="Georgia"/>
        </w:rPr>
      </w:pPr>
      <w:r>
        <w:rPr>
          <w:rFonts w:ascii="Georgia" w:hAnsi="Georgia"/>
        </w:rPr>
        <w:t xml:space="preserve">Bachman, S., Moat, J., Hill, A.W., de la Torre, J. and Scott, B. 2011. Supporting Red List threat assessments with </w:t>
      </w:r>
      <w:proofErr w:type="spellStart"/>
      <w:r>
        <w:rPr>
          <w:rFonts w:ascii="Georgia" w:hAnsi="Georgia"/>
        </w:rPr>
        <w:t>GeoCAT</w:t>
      </w:r>
      <w:proofErr w:type="spellEnd"/>
      <w:r>
        <w:rPr>
          <w:rFonts w:ascii="Georgia" w:hAnsi="Georgia"/>
        </w:rPr>
        <w:t>: geospat</w:t>
      </w:r>
      <w:r>
        <w:rPr>
          <w:rFonts w:ascii="Georgia" w:hAnsi="Georgia"/>
        </w:rPr>
        <w:t xml:space="preserve">ial conservation assessment tool. </w:t>
      </w:r>
      <w:proofErr w:type="spellStart"/>
      <w:r>
        <w:rPr>
          <w:rFonts w:ascii="Georgia" w:hAnsi="Georgia"/>
          <w:i/>
          <w:iCs/>
        </w:rPr>
        <w:t>ZooKeys</w:t>
      </w:r>
      <w:proofErr w:type="spellEnd"/>
      <w:r>
        <w:rPr>
          <w:rFonts w:ascii="Georgia" w:hAnsi="Georgia"/>
        </w:rPr>
        <w:t xml:space="preserve"> 150: 117-126.</w:t>
      </w:r>
    </w:p>
    <w:p w14:paraId="0D31082E" w14:textId="77777777" w:rsidR="00000000" w:rsidRDefault="006872D7">
      <w:pPr>
        <w:pStyle w:val="NormalWeb"/>
        <w:divId w:val="1846507442"/>
        <w:rPr>
          <w:rFonts w:ascii="Georgia" w:hAnsi="Georgia"/>
        </w:rPr>
      </w:pPr>
      <w:r>
        <w:rPr>
          <w:rFonts w:ascii="Georgia" w:hAnsi="Georgia"/>
        </w:rPr>
        <w:t xml:space="preserve">Bayliss, J., Monteiro, J., Fishpool, L., Congdon, C., Bampton, I., </w:t>
      </w:r>
      <w:proofErr w:type="spellStart"/>
      <w:r>
        <w:rPr>
          <w:rFonts w:ascii="Georgia" w:hAnsi="Georgia"/>
        </w:rPr>
        <w:t>Bruessow</w:t>
      </w:r>
      <w:proofErr w:type="spellEnd"/>
      <w:r>
        <w:rPr>
          <w:rFonts w:ascii="Georgia" w:hAnsi="Georgia"/>
        </w:rPr>
        <w:t xml:space="preserve">, C., </w:t>
      </w:r>
      <w:proofErr w:type="spellStart"/>
      <w:r>
        <w:rPr>
          <w:rFonts w:ascii="Georgia" w:hAnsi="Georgia"/>
        </w:rPr>
        <w:t>Matimele</w:t>
      </w:r>
      <w:proofErr w:type="spellEnd"/>
      <w:r>
        <w:rPr>
          <w:rFonts w:ascii="Georgia" w:hAnsi="Georgia"/>
        </w:rPr>
        <w:t xml:space="preserve">, H., </w:t>
      </w:r>
      <w:proofErr w:type="spellStart"/>
      <w:r>
        <w:rPr>
          <w:rFonts w:ascii="Georgia" w:hAnsi="Georgia"/>
        </w:rPr>
        <w:t>Banze</w:t>
      </w:r>
      <w:proofErr w:type="spellEnd"/>
      <w:r>
        <w:rPr>
          <w:rFonts w:ascii="Georgia" w:hAnsi="Georgia"/>
        </w:rPr>
        <w:t xml:space="preserve">, A. and Timberlake, J. 2010. Biodiversity and conservation of Mount </w:t>
      </w:r>
      <w:proofErr w:type="spellStart"/>
      <w:r>
        <w:rPr>
          <w:rFonts w:ascii="Georgia" w:hAnsi="Georgia"/>
        </w:rPr>
        <w:t>Inago</w:t>
      </w:r>
      <w:proofErr w:type="spellEnd"/>
      <w:r>
        <w:rPr>
          <w:rFonts w:ascii="Georgia" w:hAnsi="Georgia"/>
        </w:rPr>
        <w:t>, Mozambique. Darwin Initi</w:t>
      </w:r>
      <w:r>
        <w:rPr>
          <w:rFonts w:ascii="Georgia" w:hAnsi="Georgia"/>
        </w:rPr>
        <w:t>ative Award 15/036: Monitoring and Managing Biodiversity Loss in South-East Africa's Montane Ecosystems. Mulanje Mountain Conservation Trust, Malawi.</w:t>
      </w:r>
    </w:p>
    <w:p w14:paraId="2D137AB8" w14:textId="77777777" w:rsidR="00000000" w:rsidRDefault="006872D7">
      <w:pPr>
        <w:pStyle w:val="NormalWeb"/>
        <w:divId w:val="1846507442"/>
        <w:rPr>
          <w:rFonts w:ascii="Georgia" w:hAnsi="Georgia"/>
        </w:rPr>
      </w:pPr>
      <w:r>
        <w:rPr>
          <w:rFonts w:ascii="Georgia" w:hAnsi="Georgia"/>
        </w:rPr>
        <w:t xml:space="preserve">Botanic Gardens Conservation International (BGCI). 2021. </w:t>
      </w:r>
      <w:proofErr w:type="spellStart"/>
      <w:r>
        <w:rPr>
          <w:rFonts w:ascii="Georgia" w:hAnsi="Georgia"/>
        </w:rPr>
        <w:t>PlantSearch</w:t>
      </w:r>
      <w:proofErr w:type="spellEnd"/>
      <w:r>
        <w:rPr>
          <w:rFonts w:ascii="Georgia" w:hAnsi="Georgia"/>
        </w:rPr>
        <w:t xml:space="preserve">. Available at: </w:t>
      </w:r>
      <w:hyperlink r:id="rId14" w:history="1">
        <w:r>
          <w:rPr>
            <w:rStyle w:val="Hyperlink"/>
            <w:rFonts w:ascii="Georgia" w:hAnsi="Georgia"/>
          </w:rPr>
          <w:t>http://www.bgci.org/plant_search.php/</w:t>
        </w:r>
      </w:hyperlink>
      <w:r>
        <w:rPr>
          <w:rFonts w:ascii="Georgia" w:hAnsi="Georgia"/>
        </w:rPr>
        <w:t>. (Accessed: 25 January 2021).</w:t>
      </w:r>
    </w:p>
    <w:p w14:paraId="5F57AC8C" w14:textId="77777777" w:rsidR="00000000" w:rsidRDefault="006872D7">
      <w:pPr>
        <w:pStyle w:val="NormalWeb"/>
        <w:divId w:val="1846507442"/>
        <w:rPr>
          <w:rFonts w:ascii="Georgia" w:hAnsi="Georgia"/>
        </w:rPr>
      </w:pPr>
      <w:proofErr w:type="spellStart"/>
      <w:r>
        <w:rPr>
          <w:rFonts w:ascii="Georgia" w:hAnsi="Georgia"/>
        </w:rPr>
        <w:t>Bruyns</w:t>
      </w:r>
      <w:proofErr w:type="spellEnd"/>
      <w:r>
        <w:rPr>
          <w:rFonts w:ascii="Georgia" w:hAnsi="Georgia"/>
        </w:rPr>
        <w:t xml:space="preserve">, P.V. 2005. </w:t>
      </w:r>
      <w:proofErr w:type="spellStart"/>
      <w:r>
        <w:rPr>
          <w:rFonts w:ascii="Georgia" w:hAnsi="Georgia"/>
          <w:i/>
          <w:iCs/>
        </w:rPr>
        <w:t>Stapeliads</w:t>
      </w:r>
      <w:proofErr w:type="spellEnd"/>
      <w:r>
        <w:rPr>
          <w:rFonts w:ascii="Georgia" w:hAnsi="Georgia"/>
          <w:i/>
          <w:iCs/>
        </w:rPr>
        <w:t xml:space="preserve"> of Southern Africa and Madagascar</w:t>
      </w:r>
      <w:r>
        <w:rPr>
          <w:rFonts w:ascii="Georgia" w:hAnsi="Georgia"/>
        </w:rPr>
        <w:t>.</w:t>
      </w:r>
    </w:p>
    <w:p w14:paraId="4183708B" w14:textId="77777777" w:rsidR="00000000" w:rsidRDefault="006872D7">
      <w:pPr>
        <w:pStyle w:val="NormalWeb"/>
        <w:divId w:val="1846507442"/>
        <w:rPr>
          <w:rFonts w:ascii="Georgia" w:hAnsi="Georgia"/>
        </w:rPr>
      </w:pPr>
      <w:r>
        <w:rPr>
          <w:rFonts w:ascii="Georgia" w:hAnsi="Georgia"/>
        </w:rPr>
        <w:t xml:space="preserve">Darbyshire, I. and </w:t>
      </w:r>
      <w:proofErr w:type="spellStart"/>
      <w:r>
        <w:rPr>
          <w:rFonts w:ascii="Georgia" w:hAnsi="Georgia"/>
        </w:rPr>
        <w:t>Caravela</w:t>
      </w:r>
      <w:proofErr w:type="spellEnd"/>
      <w:r>
        <w:rPr>
          <w:rFonts w:ascii="Georgia" w:hAnsi="Georgia"/>
        </w:rPr>
        <w:t>, M.I. In prep. Tropical Important Plant Areas Explorer: The Qui</w:t>
      </w:r>
      <w:r>
        <w:rPr>
          <w:rFonts w:ascii="Georgia" w:hAnsi="Georgia"/>
        </w:rPr>
        <w:t>rimbas Inselbergs (Mozambique). (Accessed: 27/01/2021).</w:t>
      </w:r>
    </w:p>
    <w:p w14:paraId="6A815DBC" w14:textId="77777777" w:rsidR="00000000" w:rsidRDefault="006872D7">
      <w:pPr>
        <w:pStyle w:val="NormalWeb"/>
        <w:divId w:val="1846507442"/>
        <w:rPr>
          <w:rFonts w:ascii="Georgia" w:hAnsi="Georgia"/>
        </w:rPr>
      </w:pPr>
      <w:r>
        <w:rPr>
          <w:rFonts w:ascii="Georgia" w:hAnsi="Georgia"/>
        </w:rPr>
        <w:t xml:space="preserve">Darbyshire, I., Timberlake, J., Osborne, J., Rokni, S., </w:t>
      </w:r>
      <w:proofErr w:type="spellStart"/>
      <w:r>
        <w:rPr>
          <w:rFonts w:ascii="Georgia" w:hAnsi="Georgia"/>
        </w:rPr>
        <w:t>Matimele</w:t>
      </w:r>
      <w:proofErr w:type="spellEnd"/>
      <w:r>
        <w:rPr>
          <w:rFonts w:ascii="Georgia" w:hAnsi="Georgia"/>
        </w:rPr>
        <w:t xml:space="preserve">, H., </w:t>
      </w:r>
      <w:proofErr w:type="spellStart"/>
      <w:r>
        <w:rPr>
          <w:rFonts w:ascii="Georgia" w:hAnsi="Georgia"/>
        </w:rPr>
        <w:t>Langa</w:t>
      </w:r>
      <w:proofErr w:type="spellEnd"/>
      <w:r>
        <w:rPr>
          <w:rFonts w:ascii="Georgia" w:hAnsi="Georgia"/>
        </w:rPr>
        <w:t xml:space="preserve">, C., </w:t>
      </w:r>
      <w:proofErr w:type="spellStart"/>
      <w:r>
        <w:rPr>
          <w:rFonts w:ascii="Georgia" w:hAnsi="Georgia"/>
        </w:rPr>
        <w:t>Datizua</w:t>
      </w:r>
      <w:proofErr w:type="spellEnd"/>
      <w:r>
        <w:rPr>
          <w:rFonts w:ascii="Georgia" w:hAnsi="Georgia"/>
        </w:rPr>
        <w:t xml:space="preserve">, C., de Sousa, C., Alves, T., </w:t>
      </w:r>
      <w:proofErr w:type="spellStart"/>
      <w:r>
        <w:rPr>
          <w:rFonts w:ascii="Georgia" w:hAnsi="Georgia"/>
        </w:rPr>
        <w:t>Massingue</w:t>
      </w:r>
      <w:proofErr w:type="spellEnd"/>
      <w:r>
        <w:rPr>
          <w:rFonts w:ascii="Georgia" w:hAnsi="Georgia"/>
        </w:rPr>
        <w:t>, A., Hadj-</w:t>
      </w:r>
      <w:proofErr w:type="spellStart"/>
      <w:r>
        <w:rPr>
          <w:rFonts w:ascii="Georgia" w:hAnsi="Georgia"/>
        </w:rPr>
        <w:t>Hammou</w:t>
      </w:r>
      <w:proofErr w:type="spellEnd"/>
      <w:r>
        <w:rPr>
          <w:rFonts w:ascii="Georgia" w:hAnsi="Georgia"/>
        </w:rPr>
        <w:t xml:space="preserve">, J., Dhanda, S., Shah, T. and </w:t>
      </w:r>
      <w:proofErr w:type="spellStart"/>
      <w:r>
        <w:rPr>
          <w:rFonts w:ascii="Georgia" w:hAnsi="Georgia"/>
        </w:rPr>
        <w:t>Wursten</w:t>
      </w:r>
      <w:proofErr w:type="spellEnd"/>
      <w:r>
        <w:rPr>
          <w:rFonts w:ascii="Georgia" w:hAnsi="Georgia"/>
        </w:rPr>
        <w:t>, B. 2019. The en</w:t>
      </w:r>
      <w:r>
        <w:rPr>
          <w:rFonts w:ascii="Georgia" w:hAnsi="Georgia"/>
        </w:rPr>
        <w:t xml:space="preserve">demic plants of Mozambique: diversity and conservation status. </w:t>
      </w:r>
      <w:proofErr w:type="spellStart"/>
      <w:r>
        <w:rPr>
          <w:rFonts w:ascii="Georgia" w:hAnsi="Georgia"/>
          <w:i/>
          <w:iCs/>
        </w:rPr>
        <w:t>PhytoKeys</w:t>
      </w:r>
      <w:proofErr w:type="spellEnd"/>
      <w:r>
        <w:rPr>
          <w:rFonts w:ascii="Georgia" w:hAnsi="Georgia"/>
        </w:rPr>
        <w:t xml:space="preserve"> 136: 45-96.</w:t>
      </w:r>
    </w:p>
    <w:p w14:paraId="7FF5DBF2" w14:textId="10806EF8" w:rsidR="00000000" w:rsidRDefault="006872D7">
      <w:pPr>
        <w:pStyle w:val="NormalWeb"/>
        <w:divId w:val="1846507442"/>
        <w:rPr>
          <w:rFonts w:ascii="Georgia" w:hAnsi="Georgia"/>
        </w:rPr>
      </w:pPr>
      <w:proofErr w:type="spellStart"/>
      <w:r>
        <w:rPr>
          <w:rFonts w:ascii="Georgia" w:hAnsi="Georgia"/>
        </w:rPr>
        <w:t>Frédérique</w:t>
      </w:r>
      <w:proofErr w:type="spellEnd"/>
      <w:r>
        <w:rPr>
          <w:rFonts w:ascii="Georgia" w:hAnsi="Georgia"/>
        </w:rPr>
        <w:t xml:space="preserve">, M. 2020. Historical and future deforestation analysis of </w:t>
      </w:r>
      <w:proofErr w:type="spellStart"/>
      <w:r>
        <w:rPr>
          <w:rFonts w:ascii="Georgia" w:hAnsi="Georgia"/>
        </w:rPr>
        <w:t>Ribaue</w:t>
      </w:r>
      <w:proofErr w:type="spellEnd"/>
      <w:r>
        <w:rPr>
          <w:rFonts w:ascii="Georgia" w:hAnsi="Georgia"/>
        </w:rPr>
        <w:t xml:space="preserve"> Mountains (Mount </w:t>
      </w:r>
      <w:proofErr w:type="spellStart"/>
      <w:r>
        <w:rPr>
          <w:rFonts w:ascii="Georgia" w:hAnsi="Georgia"/>
        </w:rPr>
        <w:t>Ribaue</w:t>
      </w:r>
      <w:proofErr w:type="spellEnd"/>
      <w:r>
        <w:rPr>
          <w:rFonts w:ascii="Georgia" w:hAnsi="Georgia"/>
        </w:rPr>
        <w:t xml:space="preserve"> and Mount </w:t>
      </w:r>
      <w:proofErr w:type="spellStart"/>
      <w:r>
        <w:rPr>
          <w:rFonts w:ascii="Georgia" w:hAnsi="Georgia"/>
        </w:rPr>
        <w:t>M'plauwe</w:t>
      </w:r>
      <w:proofErr w:type="spellEnd"/>
      <w:r>
        <w:rPr>
          <w:rFonts w:ascii="Georgia" w:hAnsi="Georgia"/>
        </w:rPr>
        <w:t xml:space="preserve">). Available at: </w:t>
      </w:r>
      <w:hyperlink r:id="rId15" w:history="1">
        <w:r>
          <w:rPr>
            <w:rStyle w:val="Hyperlink"/>
            <w:rFonts w:ascii="Georgia" w:hAnsi="Georgia"/>
          </w:rPr>
          <w:t>www.nitidae.org/documents</w:t>
        </w:r>
      </w:hyperlink>
      <w:r>
        <w:rPr>
          <w:rFonts w:ascii="Georgia" w:hAnsi="Georgia"/>
        </w:rPr>
        <w:t>. (Accessed: Jan 2021).</w:t>
      </w:r>
    </w:p>
    <w:p w14:paraId="1603CD46" w14:textId="77777777" w:rsidR="00000000" w:rsidRDefault="006872D7">
      <w:pPr>
        <w:pStyle w:val="NormalWeb"/>
        <w:divId w:val="1846507442"/>
        <w:rPr>
          <w:rFonts w:ascii="Georgia" w:hAnsi="Georgia"/>
        </w:rPr>
      </w:pPr>
      <w:r>
        <w:rPr>
          <w:rFonts w:ascii="Georgia" w:hAnsi="Georgia"/>
        </w:rPr>
        <w:t xml:space="preserve">Google Earth. 2021. Satellite Imagery. Available at: </w:t>
      </w:r>
      <w:hyperlink r:id="rId16" w:history="1">
        <w:r>
          <w:rPr>
            <w:rStyle w:val="Hyperlink"/>
            <w:rFonts w:ascii="Georgia" w:hAnsi="Georgia"/>
          </w:rPr>
          <w:t>https://earth.google.com/web/</w:t>
        </w:r>
      </w:hyperlink>
      <w:r>
        <w:rPr>
          <w:rFonts w:ascii="Georgia" w:hAnsi="Georgia"/>
        </w:rPr>
        <w:t xml:space="preserve">. </w:t>
      </w:r>
    </w:p>
    <w:p w14:paraId="2AE6C1BC" w14:textId="77777777" w:rsidR="00000000" w:rsidRDefault="006872D7">
      <w:pPr>
        <w:pStyle w:val="NormalWeb"/>
        <w:divId w:val="1846507442"/>
        <w:rPr>
          <w:rFonts w:ascii="Georgia" w:hAnsi="Georgia"/>
        </w:rPr>
      </w:pPr>
      <w:r>
        <w:rPr>
          <w:rFonts w:ascii="Georgia" w:hAnsi="Georgia"/>
        </w:rPr>
        <w:t xml:space="preserve">Instituto Nacional de </w:t>
      </w:r>
      <w:proofErr w:type="spellStart"/>
      <w:r>
        <w:rPr>
          <w:rFonts w:ascii="Georgia" w:hAnsi="Georgia"/>
        </w:rPr>
        <w:t>Estatistica</w:t>
      </w:r>
      <w:proofErr w:type="spellEnd"/>
      <w:r>
        <w:rPr>
          <w:rFonts w:ascii="Georgia" w:hAnsi="Georgia"/>
        </w:rPr>
        <w:t xml:space="preserve"> - </w:t>
      </w:r>
      <w:proofErr w:type="spellStart"/>
      <w:r>
        <w:rPr>
          <w:rFonts w:ascii="Georgia" w:hAnsi="Georgia"/>
        </w:rPr>
        <w:t>Moçambique</w:t>
      </w:r>
      <w:proofErr w:type="spellEnd"/>
      <w:r>
        <w:rPr>
          <w:rFonts w:ascii="Georgia" w:hAnsi="Georgia"/>
        </w:rPr>
        <w:t xml:space="preserve">. 2017. Available at: </w:t>
      </w:r>
      <w:hyperlink r:id="rId17" w:history="1">
        <w:r>
          <w:rPr>
            <w:rStyle w:val="Hyperlink"/>
            <w:rFonts w:ascii="Georgia" w:hAnsi="Georgia"/>
          </w:rPr>
          <w:t>http://www.ine.gov.mz/</w:t>
        </w:r>
      </w:hyperlink>
      <w:r>
        <w:rPr>
          <w:rFonts w:ascii="Georgia" w:hAnsi="Georgia"/>
        </w:rPr>
        <w:t xml:space="preserve">. </w:t>
      </w:r>
    </w:p>
    <w:p w14:paraId="71A311D3" w14:textId="77777777" w:rsidR="00000000" w:rsidRDefault="006872D7">
      <w:pPr>
        <w:pStyle w:val="NormalWeb"/>
        <w:divId w:val="1846507442"/>
        <w:rPr>
          <w:rFonts w:ascii="Georgia" w:hAnsi="Georgia"/>
        </w:rPr>
      </w:pPr>
      <w:r>
        <w:rPr>
          <w:rFonts w:ascii="Georgia" w:hAnsi="Georgia"/>
        </w:rPr>
        <w:t xml:space="preserve">Leach, L.C. 1988. A revision of </w:t>
      </w:r>
      <w:proofErr w:type="spellStart"/>
      <w:r>
        <w:rPr>
          <w:rFonts w:ascii="Georgia" w:hAnsi="Georgia"/>
          <w:i/>
          <w:iCs/>
        </w:rPr>
        <w:t>Huernia</w:t>
      </w:r>
      <w:proofErr w:type="spellEnd"/>
      <w:r>
        <w:rPr>
          <w:rFonts w:ascii="Georgia" w:hAnsi="Georgia"/>
        </w:rPr>
        <w:t xml:space="preserve"> R.Br. (Asclepiadaceae). </w:t>
      </w:r>
      <w:proofErr w:type="spellStart"/>
      <w:r>
        <w:rPr>
          <w:rFonts w:ascii="Georgia" w:hAnsi="Georgia"/>
          <w:i/>
          <w:iCs/>
        </w:rPr>
        <w:t>Excelsa</w:t>
      </w:r>
      <w:proofErr w:type="spellEnd"/>
      <w:r>
        <w:rPr>
          <w:rFonts w:ascii="Georgia" w:hAnsi="Georgia"/>
          <w:i/>
          <w:iCs/>
        </w:rPr>
        <w:t xml:space="preserve"> Taxonomic Series</w:t>
      </w:r>
      <w:r>
        <w:rPr>
          <w:rFonts w:ascii="Georgia" w:hAnsi="Georgia"/>
        </w:rPr>
        <w:t xml:space="preserve"> 4: 62-63.</w:t>
      </w:r>
    </w:p>
    <w:p w14:paraId="17EFC544" w14:textId="77777777" w:rsidR="00000000" w:rsidRDefault="006872D7">
      <w:pPr>
        <w:pStyle w:val="NormalWeb"/>
        <w:divId w:val="1846507442"/>
        <w:rPr>
          <w:rFonts w:ascii="Georgia" w:hAnsi="Georgia"/>
        </w:rPr>
      </w:pPr>
      <w:r>
        <w:rPr>
          <w:rFonts w:ascii="Georgia" w:hAnsi="Georgia"/>
        </w:rPr>
        <w:t xml:space="preserve">Leach, L.C. and </w:t>
      </w:r>
      <w:proofErr w:type="spellStart"/>
      <w:r>
        <w:rPr>
          <w:rFonts w:ascii="Georgia" w:hAnsi="Georgia"/>
        </w:rPr>
        <w:t>Lavranos</w:t>
      </w:r>
      <w:proofErr w:type="spellEnd"/>
      <w:r>
        <w:rPr>
          <w:rFonts w:ascii="Georgia" w:hAnsi="Georgia"/>
        </w:rPr>
        <w:t>,</w:t>
      </w:r>
      <w:r>
        <w:rPr>
          <w:rFonts w:ascii="Georgia" w:hAnsi="Georgia"/>
        </w:rPr>
        <w:t xml:space="preserve"> J.J. 1963. A new species of </w:t>
      </w:r>
      <w:proofErr w:type="spellStart"/>
      <w:r>
        <w:rPr>
          <w:rFonts w:ascii="Georgia" w:hAnsi="Georgia"/>
          <w:i/>
          <w:iCs/>
        </w:rPr>
        <w:t>Huernia</w:t>
      </w:r>
      <w:proofErr w:type="spellEnd"/>
      <w:r>
        <w:rPr>
          <w:rFonts w:ascii="Georgia" w:hAnsi="Georgia"/>
        </w:rPr>
        <w:t xml:space="preserve"> from Mozambique. </w:t>
      </w:r>
      <w:proofErr w:type="spellStart"/>
      <w:r>
        <w:rPr>
          <w:rFonts w:ascii="Georgia" w:hAnsi="Georgia"/>
          <w:i/>
          <w:iCs/>
        </w:rPr>
        <w:t>Kirkia</w:t>
      </w:r>
      <w:proofErr w:type="spellEnd"/>
      <w:r>
        <w:rPr>
          <w:rFonts w:ascii="Georgia" w:hAnsi="Georgia"/>
        </w:rPr>
        <w:t xml:space="preserve"> 3: 38-40.</w:t>
      </w:r>
    </w:p>
    <w:p w14:paraId="646F6DAF" w14:textId="77777777" w:rsidR="00000000" w:rsidRDefault="006872D7">
      <w:pPr>
        <w:pStyle w:val="NormalWeb"/>
        <w:divId w:val="1846507442"/>
        <w:rPr>
          <w:rFonts w:ascii="Georgia" w:hAnsi="Georgia"/>
        </w:rPr>
      </w:pPr>
      <w:r>
        <w:rPr>
          <w:rFonts w:ascii="Georgia" w:hAnsi="Georgia"/>
        </w:rPr>
        <w:t xml:space="preserve">McCoy, T.A. and Baptista, O.J. 2016. A new species of </w:t>
      </w:r>
      <w:proofErr w:type="spellStart"/>
      <w:r>
        <w:rPr>
          <w:rFonts w:ascii="Georgia" w:hAnsi="Georgia"/>
        </w:rPr>
        <w:t>cremnophytic</w:t>
      </w:r>
      <w:proofErr w:type="spellEnd"/>
      <w:r>
        <w:rPr>
          <w:rFonts w:ascii="Georgia" w:hAnsi="Georgia"/>
        </w:rPr>
        <w:t xml:space="preserve"> </w:t>
      </w:r>
      <w:r>
        <w:rPr>
          <w:rFonts w:ascii="Georgia" w:hAnsi="Georgia"/>
          <w:i/>
          <w:iCs/>
        </w:rPr>
        <w:t>Aloe</w:t>
      </w:r>
      <w:r>
        <w:rPr>
          <w:rFonts w:ascii="Georgia" w:hAnsi="Georgia"/>
        </w:rPr>
        <w:t xml:space="preserve"> from Mozambique. </w:t>
      </w:r>
      <w:r>
        <w:rPr>
          <w:rFonts w:ascii="Georgia" w:hAnsi="Georgia"/>
          <w:i/>
          <w:iCs/>
        </w:rPr>
        <w:t>Cactus and succulent journal</w:t>
      </w:r>
      <w:r>
        <w:rPr>
          <w:rFonts w:ascii="Georgia" w:hAnsi="Georgia"/>
        </w:rPr>
        <w:t xml:space="preserve"> 88(4): 172-176.</w:t>
      </w:r>
    </w:p>
    <w:p w14:paraId="21CFC451" w14:textId="77777777" w:rsidR="00000000" w:rsidRDefault="006872D7">
      <w:pPr>
        <w:pStyle w:val="NormalWeb"/>
        <w:divId w:val="1846507442"/>
        <w:rPr>
          <w:rFonts w:ascii="Georgia" w:hAnsi="Georgia"/>
        </w:rPr>
      </w:pPr>
      <w:r>
        <w:rPr>
          <w:rFonts w:ascii="Georgia" w:hAnsi="Georgia"/>
        </w:rPr>
        <w:t>Mozambique Ministry of Mineral Resources and Energy</w:t>
      </w:r>
      <w:r>
        <w:rPr>
          <w:rFonts w:ascii="Georgia" w:hAnsi="Georgia"/>
        </w:rPr>
        <w:t xml:space="preserve"> (MIREM) and Trimble Land Administration. 2021. Mozambique Mining Cadastre Portal. Available at: </w:t>
      </w:r>
      <w:hyperlink r:id="rId18" w:history="1">
        <w:r>
          <w:rPr>
            <w:rStyle w:val="Hyperlink"/>
            <w:rFonts w:ascii="Georgia" w:hAnsi="Georgia"/>
          </w:rPr>
          <w:t>http://portals.flexicadastre.com/mozambique/</w:t>
        </w:r>
      </w:hyperlink>
      <w:r>
        <w:rPr>
          <w:rFonts w:ascii="Georgia" w:hAnsi="Georgia"/>
        </w:rPr>
        <w:t xml:space="preserve">. </w:t>
      </w:r>
    </w:p>
    <w:p w14:paraId="3AAB26ED" w14:textId="77777777" w:rsidR="00000000" w:rsidRDefault="006872D7">
      <w:pPr>
        <w:pStyle w:val="NormalWeb"/>
        <w:divId w:val="1846507442"/>
        <w:rPr>
          <w:rFonts w:ascii="Georgia" w:hAnsi="Georgia"/>
        </w:rPr>
      </w:pPr>
      <w:r>
        <w:rPr>
          <w:rFonts w:ascii="Georgia" w:hAnsi="Georgia"/>
        </w:rPr>
        <w:t xml:space="preserve">Osborne, J., Darbyshire, I., </w:t>
      </w:r>
      <w:proofErr w:type="spellStart"/>
      <w:r>
        <w:rPr>
          <w:rFonts w:ascii="Georgia" w:hAnsi="Georgia"/>
        </w:rPr>
        <w:t>Matimele</w:t>
      </w:r>
      <w:proofErr w:type="spellEnd"/>
      <w:r>
        <w:rPr>
          <w:rFonts w:ascii="Georgia" w:hAnsi="Georgia"/>
        </w:rPr>
        <w:t xml:space="preserve"> H., de </w:t>
      </w:r>
      <w:proofErr w:type="spellStart"/>
      <w:r>
        <w:rPr>
          <w:rFonts w:ascii="Georgia" w:hAnsi="Georgia"/>
        </w:rPr>
        <w:t>sousa</w:t>
      </w:r>
      <w:proofErr w:type="spellEnd"/>
      <w:r>
        <w:rPr>
          <w:rFonts w:ascii="Georgia" w:hAnsi="Georgia"/>
        </w:rPr>
        <w:t>,</w:t>
      </w:r>
      <w:r>
        <w:rPr>
          <w:rFonts w:ascii="Georgia" w:hAnsi="Georgia"/>
        </w:rPr>
        <w:t xml:space="preserve"> C. and </w:t>
      </w:r>
      <w:proofErr w:type="gramStart"/>
      <w:r>
        <w:rPr>
          <w:rFonts w:ascii="Georgia" w:hAnsi="Georgia"/>
        </w:rPr>
        <w:t>Alves ,</w:t>
      </w:r>
      <w:proofErr w:type="gramEnd"/>
      <w:r>
        <w:rPr>
          <w:rFonts w:ascii="Georgia" w:hAnsi="Georgia"/>
        </w:rPr>
        <w:t xml:space="preserve">T. In prep. Tropical Important Plant Areas Explorer: </w:t>
      </w:r>
      <w:proofErr w:type="spellStart"/>
      <w:r>
        <w:rPr>
          <w:rFonts w:ascii="Georgia" w:hAnsi="Georgia"/>
        </w:rPr>
        <w:t>Ribáuè</w:t>
      </w:r>
      <w:proofErr w:type="spellEnd"/>
      <w:r>
        <w:rPr>
          <w:rFonts w:ascii="Georgia" w:hAnsi="Georgia"/>
        </w:rPr>
        <w:t xml:space="preserve"> massif (Mozambique). (Accessed: 27/01/2021).</w:t>
      </w:r>
    </w:p>
    <w:p w14:paraId="53012139" w14:textId="77777777" w:rsidR="00000000" w:rsidRDefault="006872D7">
      <w:pPr>
        <w:pStyle w:val="NormalWeb"/>
        <w:divId w:val="1846507442"/>
        <w:rPr>
          <w:rFonts w:ascii="Georgia" w:hAnsi="Georgia"/>
        </w:rPr>
      </w:pPr>
      <w:r>
        <w:rPr>
          <w:rFonts w:ascii="Georgia" w:hAnsi="Georgia"/>
        </w:rPr>
        <w:t>UNEP-WCMC and IUCN. 2021. Protected Planet: The World Database on Protected Areas (WDPA) / The Global Database on Protected Areas Manage</w:t>
      </w:r>
      <w:r>
        <w:rPr>
          <w:rFonts w:ascii="Georgia" w:hAnsi="Georgia"/>
        </w:rPr>
        <w:t xml:space="preserve">ment Effectiveness (GD-PAME)] [On-line]. Cambridge, UK: UNEP-WCMC and IUCN. Available at: </w:t>
      </w:r>
      <w:hyperlink r:id="rId19" w:history="1">
        <w:r>
          <w:rPr>
            <w:rStyle w:val="Hyperlink"/>
            <w:rFonts w:ascii="Georgia" w:hAnsi="Georgia"/>
          </w:rPr>
          <w:t>https://www.protectedplanet.net/</w:t>
        </w:r>
      </w:hyperlink>
      <w:r>
        <w:rPr>
          <w:rFonts w:ascii="Georgia" w:hAnsi="Georgia"/>
        </w:rPr>
        <w:t xml:space="preserve">. </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3-06-08T16:49:00Z" w:initials="JP">
    <w:p w14:paraId="5E86DD96" w14:textId="77777777" w:rsidR="00517670" w:rsidRDefault="000D5350" w:rsidP="00CC7A0E">
      <w:pPr>
        <w:pStyle w:val="CommentText"/>
      </w:pPr>
      <w:r>
        <w:rPr>
          <w:rStyle w:val="CommentReference"/>
        </w:rPr>
        <w:annotationRef/>
      </w:r>
      <w:r w:rsidR="00517670">
        <w:t>If AOO = 56 and there is continuing decline, we should assess this as NT B2b(iii). We could include 'a' if we think no. of locs is close to ten i.e. NT B2ab(iii)</w:t>
      </w:r>
    </w:p>
  </w:comment>
  <w:comment w:id="1" w:author="Jack Plummer" w:date="2023-06-08T16:49:00Z" w:initials="JP">
    <w:p w14:paraId="635FE089" w14:textId="623CCB53" w:rsidR="000D5350" w:rsidRDefault="000D5350" w:rsidP="00D27050">
      <w:pPr>
        <w:pStyle w:val="CommentText"/>
      </w:pPr>
      <w:r>
        <w:rPr>
          <w:rStyle w:val="CommentReference"/>
        </w:rPr>
        <w:annotationRef/>
      </w:r>
      <w:r>
        <w:t>It could be LC if we think AOO is a major underestimate i.e. AOO &gt; 2,000 km2 is possible, but I don't think that is the case for this species</w:t>
      </w:r>
    </w:p>
  </w:comment>
  <w:comment w:id="2" w:author="Jack Plummer" w:date="2023-06-08T16:48:00Z" w:initials="JP">
    <w:p w14:paraId="37C25D43" w14:textId="1ED8CA0C" w:rsidR="001C7063" w:rsidRDefault="001C7063" w:rsidP="00F63125">
      <w:pPr>
        <w:pStyle w:val="CommentText"/>
      </w:pPr>
      <w:r>
        <w:rPr>
          <w:rStyle w:val="CommentReference"/>
        </w:rPr>
        <w:annotationRef/>
      </w:r>
      <w:r>
        <w:t>Why apparently? Makes it seem like there is doubt</w:t>
      </w:r>
    </w:p>
  </w:comment>
  <w:comment w:id="3" w:author="Jack Plummer" w:date="2023-06-08T16:50:00Z" w:initials="JP">
    <w:p w14:paraId="7B85A53E" w14:textId="77777777" w:rsidR="00517670" w:rsidRDefault="00517670" w:rsidP="00DE372F">
      <w:pPr>
        <w:pStyle w:val="CommentText"/>
      </w:pPr>
      <w:r>
        <w:rPr>
          <w:rStyle w:val="CommentReference"/>
        </w:rPr>
        <w:annotationRef/>
      </w:r>
      <w:r>
        <w:t>I would suggest Near Threatened B2b(iii)</w:t>
      </w:r>
    </w:p>
  </w:comment>
  <w:comment w:id="32" w:author="Jack Plummer" w:date="2023-06-08T16:56:00Z" w:initials="JP">
    <w:p w14:paraId="33E13CB7" w14:textId="77777777" w:rsidR="00F1666C" w:rsidRDefault="00F1666C" w:rsidP="002B5944">
      <w:pPr>
        <w:pStyle w:val="CommentText"/>
      </w:pPr>
      <w:r>
        <w:rPr>
          <w:rStyle w:val="CommentReference"/>
        </w:rPr>
        <w:annotationRef/>
      </w:r>
      <w:r>
        <w:t>Is this available now? Can we update?</w:t>
      </w:r>
    </w:p>
  </w:comment>
  <w:comment w:id="33" w:author="Jack Plummer" w:date="2023-06-08T16:56:00Z" w:initials="JP">
    <w:p w14:paraId="0ED584B5" w14:textId="77777777" w:rsidR="00F1666C" w:rsidRDefault="00F1666C" w:rsidP="00684E25">
      <w:pPr>
        <w:pStyle w:val="CommentText"/>
      </w:pPr>
      <w:r>
        <w:rPr>
          <w:rStyle w:val="CommentReference"/>
        </w:rPr>
        <w:annotationRef/>
      </w:r>
      <w:r>
        <w:t>And this?</w:t>
      </w:r>
    </w:p>
  </w:comment>
  <w:comment w:id="34" w:author="Jack Plummer" w:date="2023-06-08T16:58:00Z" w:initials="JP">
    <w:p w14:paraId="475FB55B" w14:textId="77777777" w:rsidR="00354822" w:rsidRDefault="00354822" w:rsidP="009206E0">
      <w:pPr>
        <w:pStyle w:val="CommentText"/>
      </w:pPr>
      <w:r>
        <w:rPr>
          <w:rStyle w:val="CommentReference"/>
        </w:rPr>
        <w:annotationRef/>
      </w:r>
      <w:r>
        <w:t>I would remove this one as the fire mentioned is driven by anthropogenic shifting agriculture (rather than changes in wildfire regimes)</w:t>
      </w:r>
    </w:p>
  </w:comment>
  <w:comment w:id="35" w:author="Jack Plummer" w:date="2023-06-08T16:58:00Z" w:initials="JP">
    <w:p w14:paraId="631AFB0A" w14:textId="77777777" w:rsidR="00354822" w:rsidRDefault="00354822" w:rsidP="006E4987">
      <w:pPr>
        <w:pStyle w:val="CommentText"/>
      </w:pPr>
      <w:r>
        <w:rPr>
          <w:rStyle w:val="CommentReference"/>
        </w:rPr>
        <w:annotationRef/>
      </w:r>
      <w:r>
        <w:t>Can we update?</w:t>
      </w:r>
    </w:p>
  </w:comment>
  <w:comment w:id="36" w:author="Jack Plummer" w:date="2023-06-08T17:00:00Z" w:initials="JP">
    <w:p w14:paraId="0539D2AB" w14:textId="77777777" w:rsidR="006872D7" w:rsidRDefault="006872D7" w:rsidP="00E1378B">
      <w:pPr>
        <w:pStyle w:val="CommentText"/>
      </w:pPr>
      <w:r>
        <w:rPr>
          <w:rStyle w:val="CommentReference"/>
        </w:rPr>
        <w:annotationRef/>
      </w:r>
      <w:r>
        <w:t>All of the references here should be cited somewhere in the assessment text - I think a few of them are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E86DD96" w15:done="0"/>
  <w15:commentEx w15:paraId="635FE089" w15:paraIdParent="5E86DD96" w15:done="0"/>
  <w15:commentEx w15:paraId="37C25D43" w15:done="0"/>
  <w15:commentEx w15:paraId="7B85A53E" w15:done="0"/>
  <w15:commentEx w15:paraId="33E13CB7" w15:done="0"/>
  <w15:commentEx w15:paraId="0ED584B5" w15:done="0"/>
  <w15:commentEx w15:paraId="475FB55B" w15:done="0"/>
  <w15:commentEx w15:paraId="631AFB0A" w15:done="0"/>
  <w15:commentEx w15:paraId="0539D2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2C850F" w16cex:dateUtc="2023-06-08T15:49:00Z"/>
  <w16cex:commentExtensible w16cex:durableId="282C8536" w16cex:dateUtc="2023-06-08T15:49:00Z"/>
  <w16cex:commentExtensible w16cex:durableId="282C84CD" w16cex:dateUtc="2023-06-08T15:48:00Z"/>
  <w16cex:commentExtensible w16cex:durableId="282C855A" w16cex:dateUtc="2023-06-08T15:50:00Z"/>
  <w16cex:commentExtensible w16cex:durableId="282C86AB" w16cex:dateUtc="2023-06-08T15:56:00Z"/>
  <w16cex:commentExtensible w16cex:durableId="282C86B7" w16cex:dateUtc="2023-06-08T15:56:00Z"/>
  <w16cex:commentExtensible w16cex:durableId="282C871E" w16cex:dateUtc="2023-06-08T15:58:00Z"/>
  <w16cex:commentExtensible w16cex:durableId="282C8730" w16cex:dateUtc="2023-06-08T15:58:00Z"/>
  <w16cex:commentExtensible w16cex:durableId="282C879B" w16cex:dateUtc="2023-06-08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86DD96" w16cid:durableId="282C850F"/>
  <w16cid:commentId w16cid:paraId="635FE089" w16cid:durableId="282C8536"/>
  <w16cid:commentId w16cid:paraId="37C25D43" w16cid:durableId="282C84CD"/>
  <w16cid:commentId w16cid:paraId="7B85A53E" w16cid:durableId="282C855A"/>
  <w16cid:commentId w16cid:paraId="33E13CB7" w16cid:durableId="282C86AB"/>
  <w16cid:commentId w16cid:paraId="0ED584B5" w16cid:durableId="282C86B7"/>
  <w16cid:commentId w16cid:paraId="475FB55B" w16cid:durableId="282C871E"/>
  <w16cid:commentId w16cid:paraId="631AFB0A" w16cid:durableId="282C8730"/>
  <w16cid:commentId w16cid:paraId="0539D2AB" w16cid:durableId="282C87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5850"/>
    <w:rsid w:val="000D5350"/>
    <w:rsid w:val="001C7063"/>
    <w:rsid w:val="00245850"/>
    <w:rsid w:val="00354822"/>
    <w:rsid w:val="00517670"/>
    <w:rsid w:val="00621F3C"/>
    <w:rsid w:val="006872D7"/>
    <w:rsid w:val="008A155C"/>
    <w:rsid w:val="008B1350"/>
    <w:rsid w:val="00A16C55"/>
    <w:rsid w:val="00B87971"/>
    <w:rsid w:val="00F166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42F9D"/>
  <w15:chartTrackingRefBased/>
  <w15:docId w15:val="{9D1F9610-8251-4454-8280-47550E196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1C7063"/>
    <w:rPr>
      <w:rFonts w:eastAsiaTheme="minorEastAsia"/>
      <w:sz w:val="24"/>
      <w:szCs w:val="24"/>
    </w:rPr>
  </w:style>
  <w:style w:type="character" w:styleId="CommentReference">
    <w:name w:val="annotation reference"/>
    <w:basedOn w:val="DefaultParagraphFont"/>
    <w:uiPriority w:val="99"/>
    <w:semiHidden/>
    <w:unhideWhenUsed/>
    <w:rsid w:val="001C7063"/>
    <w:rPr>
      <w:sz w:val="16"/>
      <w:szCs w:val="16"/>
    </w:rPr>
  </w:style>
  <w:style w:type="paragraph" w:styleId="CommentText">
    <w:name w:val="annotation text"/>
    <w:basedOn w:val="Normal"/>
    <w:link w:val="CommentTextChar"/>
    <w:uiPriority w:val="99"/>
    <w:unhideWhenUsed/>
    <w:rsid w:val="001C7063"/>
    <w:rPr>
      <w:sz w:val="20"/>
      <w:szCs w:val="20"/>
    </w:rPr>
  </w:style>
  <w:style w:type="character" w:customStyle="1" w:styleId="CommentTextChar">
    <w:name w:val="Comment Text Char"/>
    <w:basedOn w:val="DefaultParagraphFont"/>
    <w:link w:val="CommentText"/>
    <w:uiPriority w:val="99"/>
    <w:rsid w:val="001C7063"/>
    <w:rPr>
      <w:rFonts w:eastAsiaTheme="minorEastAsia"/>
    </w:rPr>
  </w:style>
  <w:style w:type="paragraph" w:styleId="CommentSubject">
    <w:name w:val="annotation subject"/>
    <w:basedOn w:val="CommentText"/>
    <w:next w:val="CommentText"/>
    <w:link w:val="CommentSubjectChar"/>
    <w:uiPriority w:val="99"/>
    <w:semiHidden/>
    <w:unhideWhenUsed/>
    <w:rsid w:val="001C7063"/>
    <w:rPr>
      <w:b/>
      <w:bCs/>
    </w:rPr>
  </w:style>
  <w:style w:type="character" w:customStyle="1" w:styleId="CommentSubjectChar">
    <w:name w:val="Comment Subject Char"/>
    <w:basedOn w:val="CommentTextChar"/>
    <w:link w:val="CommentSubject"/>
    <w:uiPriority w:val="99"/>
    <w:semiHidden/>
    <w:rsid w:val="001C7063"/>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93145">
      <w:marLeft w:val="0"/>
      <w:marRight w:val="0"/>
      <w:marTop w:val="0"/>
      <w:marBottom w:val="0"/>
      <w:divBdr>
        <w:top w:val="none" w:sz="0" w:space="0" w:color="auto"/>
        <w:left w:val="none" w:sz="0" w:space="0" w:color="auto"/>
        <w:bottom w:val="none" w:sz="0" w:space="0" w:color="auto"/>
        <w:right w:val="none" w:sz="0" w:space="0" w:color="auto"/>
      </w:divBdr>
    </w:div>
    <w:div w:id="208153944">
      <w:marLeft w:val="0"/>
      <w:marRight w:val="0"/>
      <w:marTop w:val="0"/>
      <w:marBottom w:val="0"/>
      <w:divBdr>
        <w:top w:val="none" w:sz="0" w:space="0" w:color="auto"/>
        <w:left w:val="none" w:sz="0" w:space="0" w:color="auto"/>
        <w:bottom w:val="none" w:sz="0" w:space="0" w:color="auto"/>
        <w:right w:val="none" w:sz="0" w:space="0" w:color="auto"/>
      </w:divBdr>
    </w:div>
    <w:div w:id="244581083">
      <w:marLeft w:val="0"/>
      <w:marRight w:val="0"/>
      <w:marTop w:val="0"/>
      <w:marBottom w:val="0"/>
      <w:divBdr>
        <w:top w:val="none" w:sz="0" w:space="0" w:color="auto"/>
        <w:left w:val="none" w:sz="0" w:space="0" w:color="auto"/>
        <w:bottom w:val="none" w:sz="0" w:space="0" w:color="auto"/>
        <w:right w:val="none" w:sz="0" w:space="0" w:color="auto"/>
      </w:divBdr>
      <w:divsChild>
        <w:div w:id="1663503298">
          <w:marLeft w:val="0"/>
          <w:marRight w:val="0"/>
          <w:marTop w:val="0"/>
          <w:marBottom w:val="150"/>
          <w:divBdr>
            <w:top w:val="single" w:sz="12" w:space="0" w:color="000000"/>
            <w:left w:val="none" w:sz="0" w:space="0" w:color="auto"/>
            <w:bottom w:val="single" w:sz="12" w:space="0" w:color="000000"/>
            <w:right w:val="none" w:sz="0" w:space="0" w:color="auto"/>
          </w:divBdr>
        </w:div>
      </w:divsChild>
    </w:div>
    <w:div w:id="453132157">
      <w:marLeft w:val="0"/>
      <w:marRight w:val="0"/>
      <w:marTop w:val="0"/>
      <w:marBottom w:val="0"/>
      <w:divBdr>
        <w:top w:val="none" w:sz="0" w:space="0" w:color="auto"/>
        <w:left w:val="none" w:sz="0" w:space="0" w:color="auto"/>
        <w:bottom w:val="none" w:sz="0" w:space="0" w:color="auto"/>
        <w:right w:val="none" w:sz="0" w:space="0" w:color="auto"/>
      </w:divBdr>
    </w:div>
    <w:div w:id="1017122136">
      <w:marLeft w:val="0"/>
      <w:marRight w:val="0"/>
      <w:marTop w:val="0"/>
      <w:marBottom w:val="0"/>
      <w:divBdr>
        <w:top w:val="none" w:sz="0" w:space="0" w:color="auto"/>
        <w:left w:val="none" w:sz="0" w:space="0" w:color="auto"/>
        <w:bottom w:val="none" w:sz="0" w:space="0" w:color="auto"/>
        <w:right w:val="none" w:sz="0" w:space="0" w:color="auto"/>
      </w:divBdr>
    </w:div>
    <w:div w:id="1381512700">
      <w:marLeft w:val="0"/>
      <w:marRight w:val="0"/>
      <w:marTop w:val="0"/>
      <w:marBottom w:val="0"/>
      <w:divBdr>
        <w:top w:val="none" w:sz="0" w:space="0" w:color="auto"/>
        <w:left w:val="none" w:sz="0" w:space="0" w:color="auto"/>
        <w:bottom w:val="none" w:sz="0" w:space="0" w:color="auto"/>
        <w:right w:val="none" w:sz="0" w:space="0" w:color="auto"/>
      </w:divBdr>
    </w:div>
    <w:div w:id="1552645803">
      <w:marLeft w:val="0"/>
      <w:marRight w:val="0"/>
      <w:marTop w:val="0"/>
      <w:marBottom w:val="0"/>
      <w:divBdr>
        <w:top w:val="none" w:sz="0" w:space="0" w:color="auto"/>
        <w:left w:val="none" w:sz="0" w:space="0" w:color="auto"/>
        <w:bottom w:val="none" w:sz="0" w:space="0" w:color="auto"/>
        <w:right w:val="none" w:sz="0" w:space="0" w:color="auto"/>
      </w:divBdr>
    </w:div>
    <w:div w:id="1768113046">
      <w:marLeft w:val="0"/>
      <w:marRight w:val="0"/>
      <w:marTop w:val="0"/>
      <w:marBottom w:val="0"/>
      <w:divBdr>
        <w:top w:val="none" w:sz="0" w:space="0" w:color="auto"/>
        <w:left w:val="none" w:sz="0" w:space="0" w:color="auto"/>
        <w:bottom w:val="none" w:sz="0" w:space="0" w:color="auto"/>
        <w:right w:val="none" w:sz="0" w:space="0" w:color="auto"/>
      </w:divBdr>
    </w:div>
    <w:div w:id="1846507442">
      <w:marLeft w:val="0"/>
      <w:marRight w:val="0"/>
      <w:marTop w:val="0"/>
      <w:marBottom w:val="0"/>
      <w:divBdr>
        <w:top w:val="none" w:sz="0" w:space="0" w:color="auto"/>
        <w:left w:val="none" w:sz="0" w:space="0" w:color="auto"/>
        <w:bottom w:val="none" w:sz="0" w:space="0" w:color="auto"/>
        <w:right w:val="none" w:sz="0" w:space="0" w:color="auto"/>
      </w:divBdr>
    </w:div>
    <w:div w:id="1881473733">
      <w:marLeft w:val="0"/>
      <w:marRight w:val="0"/>
      <w:marTop w:val="0"/>
      <w:marBottom w:val="0"/>
      <w:divBdr>
        <w:top w:val="none" w:sz="0" w:space="0" w:color="auto"/>
        <w:left w:val="none" w:sz="0" w:space="0" w:color="auto"/>
        <w:bottom w:val="none" w:sz="0" w:space="0" w:color="auto"/>
        <w:right w:val="none" w:sz="0" w:space="0" w:color="auto"/>
      </w:divBdr>
    </w:div>
    <w:div w:id="1949701924">
      <w:marLeft w:val="0"/>
      <w:marRight w:val="0"/>
      <w:marTop w:val="0"/>
      <w:marBottom w:val="0"/>
      <w:divBdr>
        <w:top w:val="none" w:sz="0" w:space="0" w:color="auto"/>
        <w:left w:val="none" w:sz="0" w:space="0" w:color="auto"/>
        <w:bottom w:val="none" w:sz="0" w:space="0" w:color="auto"/>
        <w:right w:val="none" w:sz="0" w:space="0" w:color="auto"/>
      </w:divBdr>
    </w:div>
    <w:div w:id="207546673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hyperlink" Target="http://portals.flexicadastre.com/mozambique/"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www.ine.gov.mz/" TargetMode="External"/><Relationship Id="rId2" Type="http://schemas.openxmlformats.org/officeDocument/2006/relationships/customXml" Target="../customXml/item2.xml"/><Relationship Id="rId16" Type="http://schemas.openxmlformats.org/officeDocument/2006/relationships/hyperlink" Target="https://earth.google.com/web/"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file:///C:\Users\jpl10kg\Downloads\www.nitidae.org\documents" TargetMode="External"/><Relationship Id="rId10" Type="http://schemas.openxmlformats.org/officeDocument/2006/relationships/comments" Target="comments.xml"/><Relationship Id="rId19" Type="http://schemas.openxmlformats.org/officeDocument/2006/relationships/hyperlink" Target="https://www.protectedplanet.net/" TargetMode="External"/><Relationship Id="rId4" Type="http://schemas.openxmlformats.org/officeDocument/2006/relationships/customXml" Target="../customXml/item4.xml"/><Relationship Id="rId9" Type="http://schemas.openxmlformats.org/officeDocument/2006/relationships/image" Target="file:///C:\Users\resources\redListLogo.jpg" TargetMode="External"/><Relationship Id="rId14" Type="http://schemas.openxmlformats.org/officeDocument/2006/relationships/hyperlink" Target="http://www.bgci.org/plant_search.ph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0" ma:contentTypeDescription="Create a new document." ma:contentTypeScope="" ma:versionID="d929eaca859d21bda02b72a71c9ee474">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3742037c34d9904ef5dab2f7db054686"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BD68A4-1B04-4D38-B22F-18D158DB59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BF51F1-E7DF-4CF7-98FD-37006B668CF2}">
  <ds:schemaRefs>
    <ds:schemaRef ds:uri="Microsoft.SharePoint.Taxonomy.ContentTypeSync"/>
  </ds:schemaRefs>
</ds:datastoreItem>
</file>

<file path=customXml/itemProps3.xml><?xml version="1.0" encoding="utf-8"?>
<ds:datastoreItem xmlns:ds="http://schemas.openxmlformats.org/officeDocument/2006/customXml" ds:itemID="{13F5ADB0-DA04-49DC-8557-C18B1143A222}">
  <ds:schemaRefs>
    <ds:schemaRef ds:uri="http://schemas.microsoft.com/sharepoint/events"/>
  </ds:schemaRefs>
</ds:datastoreItem>
</file>

<file path=customXml/itemProps4.xml><?xml version="1.0" encoding="utf-8"?>
<ds:datastoreItem xmlns:ds="http://schemas.openxmlformats.org/officeDocument/2006/customXml" ds:itemID="{B996DBD6-9DAE-4384-9FC3-728AB72DF15B}">
  <ds:schemaRefs>
    <ds:schemaRef ds:uri="http://schemas.microsoft.com/sharepoint/v3/contenttype/forms"/>
  </ds:schemaRefs>
</ds:datastoreItem>
</file>

<file path=customXml/itemProps5.xml><?xml version="1.0" encoding="utf-8"?>
<ds:datastoreItem xmlns:ds="http://schemas.openxmlformats.org/officeDocument/2006/customXml" ds:itemID="{2860D2DA-4D7B-4972-A4E7-F23D6500DC32}">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150f78d0-e5c4-40ba-9879-1115501c63e5"/>
    <ds:schemaRef ds:uri="http://purl.org/dc/terms/"/>
    <ds:schemaRef ds:uri="590658d6-28a4-43df-8461-354b94568f6c"/>
    <ds:schemaRef ds:uri="3174fa65-5130-4218-be7b-3006b691958f"/>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2084</Words>
  <Characters>12525</Characters>
  <Application>Microsoft Office Word</Application>
  <DocSecurity>0</DocSecurity>
  <Lines>104</Lines>
  <Paragraphs>29</Paragraphs>
  <ScaleCrop>false</ScaleCrop>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Huernia erectiloba</dc:title>
  <dc:subject/>
  <dc:creator>Jack Plummer</dc:creator>
  <cp:keywords/>
  <dc:description/>
  <cp:lastModifiedBy>Jack Plummer</cp:lastModifiedBy>
  <cp:revision>13</cp:revision>
  <dcterms:created xsi:type="dcterms:W3CDTF">2023-06-08T15:47:00Z</dcterms:created>
  <dcterms:modified xsi:type="dcterms:W3CDTF">2023-06-08T16:00:00Z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