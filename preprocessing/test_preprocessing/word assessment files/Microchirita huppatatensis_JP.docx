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604F7" w14:textId="77777777" w:rsidR="00000000" w:rsidRDefault="00000000">
      <w:pPr>
        <w:jc w:val="center"/>
        <w:divId w:val="1222902997"/>
        <w:rPr>
          <w:rFonts w:ascii="Georgia" w:eastAsia="Times New Roman" w:hAnsi="Georgia"/>
          <w:b/>
          <w:bCs/>
          <w:sz w:val="29"/>
          <w:szCs w:val="29"/>
          <w:lang w:val="en-US"/>
        </w:rPr>
      </w:pPr>
      <w:r>
        <w:rPr>
          <w:rFonts w:ascii="Georgia" w:eastAsia="Times New Roman" w:hAnsi="Georgia"/>
          <w:b/>
          <w:bCs/>
          <w:sz w:val="29"/>
          <w:szCs w:val="29"/>
          <w:lang w:val="en-US"/>
        </w:rPr>
        <w:t>Draft</w:t>
      </w:r>
    </w:p>
    <w:p w14:paraId="56795E15" w14:textId="77777777" w:rsidR="00000000" w:rsidRDefault="00000000">
      <w:pPr>
        <w:divId w:val="1878197223"/>
        <w:rPr>
          <w:rFonts w:ascii="Georgia" w:eastAsia="Times New Roman" w:hAnsi="Georgia"/>
          <w:sz w:val="18"/>
          <w:szCs w:val="18"/>
          <w:lang w:val="en-US"/>
        </w:rPr>
      </w:pPr>
      <w:r>
        <w:rPr>
          <w:rFonts w:ascii="Georgia" w:eastAsia="Times New Roman" w:hAnsi="Georgia"/>
          <w:noProof/>
          <w:sz w:val="18"/>
          <w:szCs w:val="18"/>
          <w:lang w:val="en-US"/>
        </w:rPr>
        <w:drawing>
          <wp:inline distT="0" distB="0" distL="0" distR="0" wp14:anchorId="23DAD514" wp14:editId="1D2D16AB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2A1E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878197223"/>
        <w:rPr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  <w:t>huppatatensis</w:t>
      </w:r>
      <w:proofErr w:type="spellEnd"/>
      <w:r>
        <w:rPr>
          <w:rFonts w:ascii="Georgia" w:eastAsia="Times New Roman" w:hAnsi="Georgia" w:cs="Angsana New" w:hint="cs"/>
          <w:b/>
          <w:bCs/>
          <w:color w:val="000000"/>
          <w:kern w:val="36"/>
          <w:sz w:val="29"/>
          <w:szCs w:val="29"/>
          <w:cs/>
          <w:lang w:val="en-US" w:bidi="th-TH"/>
        </w:rPr>
        <w:t xml:space="preserve"> - 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  <w:t>C</w:t>
      </w:r>
      <w:r>
        <w:rPr>
          <w:rFonts w:ascii="Georgia" w:eastAsia="Times New Roman" w:hAnsi="Georgia" w:cs="Angsana New" w:hint="cs"/>
          <w:b/>
          <w:bCs/>
          <w:color w:val="000000"/>
          <w:kern w:val="36"/>
          <w:sz w:val="29"/>
          <w:szCs w:val="29"/>
          <w:cs/>
          <w:lang w:val="en-US" w:bidi="th-TH"/>
        </w:rPr>
        <w:t>.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  <w:lang w:val="en-US"/>
        </w:rPr>
        <w:t>Puglisi</w:t>
      </w:r>
      <w:proofErr w:type="gramEnd"/>
    </w:p>
    <w:p w14:paraId="722B763F" w14:textId="77777777" w:rsidR="00000000" w:rsidRDefault="00000000">
      <w:pPr>
        <w:jc w:val="right"/>
        <w:divId w:val="1878197223"/>
        <w:rPr>
          <w:rFonts w:ascii="Georgia" w:eastAsia="Times New Roman" w:hAnsi="Georgia"/>
          <w:sz w:val="18"/>
          <w:szCs w:val="18"/>
          <w:lang w:val="en-US"/>
        </w:rPr>
      </w:pPr>
      <w:r>
        <w:rPr>
          <w:rFonts w:ascii="Georgia" w:eastAsia="Times New Roman" w:hAnsi="Georgia"/>
          <w:sz w:val="18"/>
          <w:szCs w:val="18"/>
          <w:lang w:val="en-US"/>
        </w:rPr>
        <w:t xml:space="preserve">PLANTAE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18"/>
          <w:szCs w:val="18"/>
          <w:lang w:val="en-US"/>
        </w:rPr>
        <w:t xml:space="preserve">TRACHEOPHYTA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18"/>
          <w:szCs w:val="18"/>
          <w:lang w:val="en-US"/>
        </w:rPr>
        <w:t xml:space="preserve">MAGNOLIOPSIDA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18"/>
          <w:szCs w:val="18"/>
          <w:lang w:val="en-US"/>
        </w:rPr>
        <w:t xml:space="preserve">LAMIALES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18"/>
          <w:szCs w:val="18"/>
          <w:lang w:val="en-US"/>
        </w:rPr>
        <w:t xml:space="preserve">GESNERIACEAE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proofErr w:type="spellStart"/>
      <w:r>
        <w:rPr>
          <w:rFonts w:ascii="Georgia" w:eastAsia="Times New Roman" w:hAnsi="Georgia"/>
          <w:sz w:val="18"/>
          <w:szCs w:val="18"/>
          <w:lang w:val="en-US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  <w:lang w:val="en-US"/>
        </w:rPr>
        <w:t xml:space="preserve"> </w:t>
      </w:r>
      <w:r>
        <w:rPr>
          <w:rFonts w:ascii="Georgia" w:eastAsia="Times New Roman" w:hAnsi="Georgia" w:cs="Angsana New" w:hint="cs"/>
          <w:sz w:val="18"/>
          <w:szCs w:val="18"/>
          <w:cs/>
          <w:lang w:val="en-US" w:bidi="th-TH"/>
        </w:rPr>
        <w:t xml:space="preserve">- </w:t>
      </w:r>
      <w:proofErr w:type="spellStart"/>
      <w:r>
        <w:rPr>
          <w:rFonts w:ascii="Georgia" w:eastAsia="Times New Roman" w:hAnsi="Georgia"/>
          <w:sz w:val="18"/>
          <w:szCs w:val="18"/>
          <w:lang w:val="en-US"/>
        </w:rPr>
        <w:t>huppatatensis</w:t>
      </w:r>
      <w:proofErr w:type="spellEnd"/>
    </w:p>
    <w:p w14:paraId="08643551" w14:textId="77777777" w:rsidR="00000000" w:rsidRDefault="00000000">
      <w:pPr>
        <w:pStyle w:val="NormalWeb"/>
        <w:divId w:val="777212035"/>
        <w:rPr>
          <w:rFonts w:ascii="Georgia" w:hAnsi="Georgia"/>
          <w:lang w:val="en-US"/>
        </w:rPr>
      </w:pPr>
      <w:r>
        <w:rPr>
          <w:rStyle w:val="Strong"/>
          <w:rFonts w:ascii="Georgia" w:hAnsi="Georgia"/>
          <w:lang w:val="en-US"/>
        </w:rPr>
        <w:t>Common Names</w:t>
      </w:r>
      <w:r>
        <w:rPr>
          <w:rStyle w:val="Strong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No Common Names</w:t>
      </w:r>
      <w:r>
        <w:rPr>
          <w:rFonts w:ascii="Georgia" w:hAnsi="Georgia"/>
          <w:lang w:val="en-US"/>
        </w:rPr>
        <w:br/>
      </w:r>
      <w:r>
        <w:rPr>
          <w:rStyle w:val="Strong"/>
          <w:rFonts w:ascii="Georgia" w:hAnsi="Georgia"/>
          <w:lang w:val="en-US"/>
        </w:rPr>
        <w:t>Synonyms</w:t>
      </w:r>
      <w:r>
        <w:rPr>
          <w:rStyle w:val="Strong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4926"/>
        <w:gridCol w:w="547"/>
      </w:tblGrid>
      <w:tr w:rsidR="00000000" w14:paraId="4188366A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E2398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07960ABF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C6331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 xml:space="preserve">CR 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 xml:space="preserve">- </w:t>
            </w:r>
            <w:r>
              <w:rPr>
                <w:rFonts w:ascii="Georgia" w:eastAsia="Times New Roman" w:hAnsi="Georgia"/>
                <w:sz w:val="20"/>
                <w:szCs w:val="20"/>
              </w:rPr>
              <w:t>Critically Endangered, B1ab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20"/>
                <w:szCs w:val="20"/>
              </w:rPr>
              <w:t>iii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)+</w:t>
            </w:r>
            <w:r>
              <w:rPr>
                <w:rFonts w:ascii="Georgia" w:eastAsia="Times New Roman" w:hAnsi="Georgia"/>
                <w:sz w:val="20"/>
                <w:szCs w:val="20"/>
              </w:rPr>
              <w:t>2ab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20"/>
                <w:szCs w:val="20"/>
              </w:rPr>
              <w:t>iii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) (</w:t>
            </w:r>
            <w:r>
              <w:rPr>
                <w:rFonts w:ascii="Georgia" w:eastAsia="Times New Roman" w:hAnsi="Georgia"/>
                <w:sz w:val="20"/>
                <w:szCs w:val="20"/>
              </w:rPr>
              <w:t>IUCN version 3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20"/>
                <w:szCs w:val="20"/>
              </w:rPr>
              <w:t>1</w:t>
            </w:r>
            <w:r>
              <w:rPr>
                <w:rFonts w:ascii="Georgia" w:eastAsia="Times New Roman" w:hAnsi="Georgia" w:cs="Angsana New" w:hint="cs"/>
                <w:sz w:val="20"/>
                <w:szCs w:val="20"/>
                <w:cs/>
                <w:lang w:bidi="th-TH"/>
              </w:rPr>
              <w:t>)</w:t>
            </w:r>
          </w:p>
        </w:tc>
      </w:tr>
      <w:tr w:rsidR="00000000" w14:paraId="4D587F44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700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154DBD2A" w14:textId="77777777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725E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Possibly Extinct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5CC5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9FE8A3B" w14:textId="77777777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EC2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Possibly Extinct in the Wild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D9A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375B2177" w14:textId="77777777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9DB1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18"/>
                <w:szCs w:val="18"/>
              </w:rPr>
              <w:t>in the wild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):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5E8A7" w14:textId="77777777" w:rsidR="00000000" w:rsidRDefault="00000000">
            <w:pPr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3E1FA10E" w14:textId="77777777" w:rsidR="00000000" w:rsidRDefault="00000000">
      <w:pPr>
        <w:pStyle w:val="Heading1"/>
        <w:divId w:val="233899405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t>Red List Assessment</w:t>
      </w:r>
    </w:p>
    <w:p w14:paraId="5E727338" w14:textId="77777777" w:rsidR="00000000" w:rsidRDefault="00000000">
      <w:pPr>
        <w:pStyle w:val="Heading2"/>
        <w:divId w:val="233899405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Assessment Information</w:t>
      </w:r>
    </w:p>
    <w:p w14:paraId="67BB2314" w14:textId="77777777" w:rsidR="00000000" w:rsidRDefault="00000000">
      <w:pPr>
        <w:pStyle w:val="NormalWeb"/>
        <w:divId w:val="233899405"/>
        <w:rPr>
          <w:rFonts w:ascii="Georgia" w:hAnsi="Georgia"/>
          <w:lang w:val="en-US"/>
        </w:rPr>
      </w:pPr>
      <w:r>
        <w:rPr>
          <w:rStyle w:val="datalabel1"/>
          <w:rFonts w:ascii="Georgia" w:hAnsi="Georgia"/>
          <w:lang w:val="en-US"/>
        </w:rPr>
        <w:t>Date of Assessment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2022</w:t>
      </w:r>
      <w:r>
        <w:rPr>
          <w:rFonts w:ascii="Georgia" w:hAnsi="Georgia" w:cs="Angsana New" w:hint="cs"/>
          <w:cs/>
          <w:lang w:val="en-US" w:bidi="th-TH"/>
        </w:rPr>
        <w:t>-</w:t>
      </w:r>
      <w:r>
        <w:rPr>
          <w:rFonts w:ascii="Georgia" w:hAnsi="Georgia"/>
          <w:lang w:val="en-US"/>
        </w:rPr>
        <w:t>08</w:t>
      </w:r>
      <w:r>
        <w:rPr>
          <w:rFonts w:ascii="Georgia" w:hAnsi="Georgia" w:cs="Angsana New" w:hint="cs"/>
          <w:cs/>
          <w:lang w:val="en-US" w:bidi="th-TH"/>
        </w:rPr>
        <w:t>-</w:t>
      </w:r>
      <w:r>
        <w:rPr>
          <w:rFonts w:ascii="Georgia" w:hAnsi="Georgia"/>
          <w:lang w:val="en-US"/>
        </w:rPr>
        <w:t>18</w:t>
      </w:r>
    </w:p>
    <w:p w14:paraId="113D9A26" w14:textId="77777777" w:rsidR="00000000" w:rsidRDefault="00000000">
      <w:pPr>
        <w:pStyle w:val="NormalWeb"/>
        <w:divId w:val="233899405"/>
        <w:rPr>
          <w:rFonts w:ascii="Georgia" w:hAnsi="Georgia"/>
          <w:lang w:val="en-US"/>
        </w:rPr>
      </w:pPr>
      <w:r>
        <w:rPr>
          <w:rStyle w:val="datalabel1"/>
          <w:rFonts w:ascii="Georgia" w:hAnsi="Georgia"/>
          <w:lang w:val="en-US"/>
        </w:rPr>
        <w:t>Assessor</w:t>
      </w:r>
      <w:r>
        <w:rPr>
          <w:rStyle w:val="datalabel1"/>
          <w:rFonts w:ascii="Georgia" w:hAnsi="Georgia" w:cs="Angsana New" w:hint="cs"/>
          <w:cs/>
          <w:lang w:val="en-US" w:bidi="th-TH"/>
        </w:rPr>
        <w:t>(</w:t>
      </w:r>
      <w:r>
        <w:rPr>
          <w:rStyle w:val="datalabel1"/>
          <w:rFonts w:ascii="Georgia" w:hAnsi="Georgia"/>
          <w:lang w:val="en-US"/>
        </w:rPr>
        <w:t>s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): </w:t>
      </w:r>
      <w:proofErr w:type="spellStart"/>
      <w:r>
        <w:rPr>
          <w:rFonts w:ascii="Georgia" w:hAnsi="Georgia"/>
          <w:lang w:val="en-US"/>
        </w:rPr>
        <w:t>Triboun</w:t>
      </w:r>
      <w:proofErr w:type="spellEnd"/>
      <w:r>
        <w:rPr>
          <w:rFonts w:ascii="Georgia" w:hAnsi="Georgia"/>
          <w:lang w:val="en-US"/>
        </w:rPr>
        <w:t>, P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&amp; Khorngton, S</w:t>
      </w:r>
      <w:r>
        <w:rPr>
          <w:rFonts w:ascii="Georgia" w:hAnsi="Georgia" w:cs="Angsana New" w:hint="cs"/>
          <w:cs/>
          <w:lang w:val="en-US" w:bidi="th-TH"/>
        </w:rPr>
        <w:t>.</w:t>
      </w:r>
    </w:p>
    <w:p w14:paraId="034F5C28" w14:textId="77777777" w:rsidR="00000000" w:rsidRDefault="00000000">
      <w:pPr>
        <w:pStyle w:val="NormalWeb"/>
        <w:divId w:val="233899405"/>
        <w:rPr>
          <w:rFonts w:ascii="Georgia" w:hAnsi="Georgia"/>
          <w:lang w:val="en-US"/>
        </w:rPr>
      </w:pPr>
      <w:r>
        <w:rPr>
          <w:rStyle w:val="datalabel1"/>
          <w:rFonts w:ascii="Georgia" w:hAnsi="Georgia"/>
          <w:lang w:val="en-US"/>
        </w:rPr>
        <w:t>Regions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Global</w:t>
      </w:r>
    </w:p>
    <w:p w14:paraId="168F0E6D" w14:textId="77777777" w:rsidR="00000000" w:rsidRDefault="00000000">
      <w:pPr>
        <w:pStyle w:val="Heading2"/>
        <w:divId w:val="233899405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Assessment Rationale</w:t>
      </w:r>
    </w:p>
    <w:p w14:paraId="09291F4E" w14:textId="7860711A" w:rsidR="00000000" w:rsidRDefault="00000000">
      <w:pPr>
        <w:pStyle w:val="NormalWeb"/>
        <w:divId w:val="233899405"/>
        <w:rPr>
          <w:rFonts w:ascii="Georgia" w:hAnsi="Georgia"/>
          <w:lang w:val="en-US"/>
        </w:rPr>
      </w:pPr>
      <w:proofErr w:type="spellStart"/>
      <w:r>
        <w:rPr>
          <w:rStyle w:val="Emphasis"/>
          <w:rFonts w:ascii="Georgia" w:hAnsi="Georgia"/>
          <w:lang w:val="en-US"/>
        </w:rPr>
        <w:t>Microchirita</w:t>
      </w:r>
      <w:proofErr w:type="spellEnd"/>
      <w:r>
        <w:rPr>
          <w:rStyle w:val="Emphasis"/>
          <w:rFonts w:ascii="Georgia" w:hAnsi="Georgia"/>
          <w:lang w:val="en-US"/>
        </w:rPr>
        <w:t xml:space="preserve"> </w:t>
      </w:r>
      <w:proofErr w:type="spellStart"/>
      <w:r>
        <w:rPr>
          <w:rStyle w:val="Emphasis"/>
          <w:rFonts w:ascii="Georgia" w:hAnsi="Georgia"/>
          <w:lang w:val="en-US"/>
        </w:rPr>
        <w:t>huppatatensi</w:t>
      </w:r>
      <w:ins w:id="0" w:author="Jack Plummer" w:date="2022-10-19T08:59:00Z">
        <w:r w:rsidR="002B3955">
          <w:rPr>
            <w:rStyle w:val="Emphasis"/>
            <w:rFonts w:ascii="Georgia" w:hAnsi="Georgia"/>
            <w:lang w:val="en-US"/>
          </w:rPr>
          <w:t>s</w:t>
        </w:r>
      </w:ins>
      <w:proofErr w:type="spellEnd"/>
      <w:del w:id="1" w:author="Jack Plummer" w:date="2022-10-19T08:59:00Z">
        <w:r w:rsidDel="002B3955">
          <w:rPr>
            <w:rStyle w:val="Emphasis"/>
            <w:rFonts w:ascii="Georgia" w:hAnsi="Georgia"/>
            <w:lang w:val="en-US"/>
          </w:rPr>
          <w:delText>s </w:delText>
        </w:r>
      </w:del>
      <w:r>
        <w:rPr>
          <w:rStyle w:val="Emphasis"/>
          <w:rFonts w:ascii="Georgia" w:hAnsi="Georgia"/>
          <w:lang w:val="en-US"/>
        </w:rPr>
        <w:t> </w:t>
      </w:r>
      <w:r>
        <w:rPr>
          <w:rStyle w:val="Emphasis"/>
          <w:rFonts w:ascii="Georgia" w:hAnsi="Georgia"/>
          <w:i w:val="0"/>
          <w:iCs w:val="0"/>
          <w:lang w:val="en-US"/>
        </w:rPr>
        <w:t>is</w:t>
      </w:r>
      <w:r>
        <w:rPr>
          <w:rFonts w:ascii="Georgia" w:hAnsi="Georgia"/>
          <w:lang w:val="en-US"/>
        </w:rPr>
        <w:t xml:space="preserve"> endemic to Thailand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This species was found only </w:t>
      </w:r>
      <w:ins w:id="2" w:author="Jack Plummer" w:date="2022-10-19T08:59:00Z">
        <w:r w:rsidR="002B3955">
          <w:rPr>
            <w:rFonts w:ascii="Georgia" w:hAnsi="Georgia"/>
            <w:lang w:val="en-US"/>
          </w:rPr>
          <w:t>in</w:t>
        </w:r>
      </w:ins>
      <w:del w:id="3" w:author="Jack Plummer" w:date="2022-10-19T08:59:00Z">
        <w:r w:rsidDel="002B3955">
          <w:rPr>
            <w:rFonts w:ascii="Georgia" w:hAnsi="Georgia"/>
            <w:lang w:val="en-US"/>
          </w:rPr>
          <w:delText>at</w:delText>
        </w:r>
      </w:del>
      <w:r>
        <w:rPr>
          <w:rFonts w:ascii="Georgia" w:hAnsi="Georgia"/>
          <w:lang w:val="en-US"/>
        </w:rPr>
        <w:t xml:space="preserve"> Lan </w:t>
      </w:r>
      <w:proofErr w:type="spellStart"/>
      <w:r>
        <w:rPr>
          <w:rFonts w:ascii="Georgia" w:hAnsi="Georgia"/>
          <w:lang w:val="en-US"/>
        </w:rPr>
        <w:t>Sak</w:t>
      </w:r>
      <w:proofErr w:type="spellEnd"/>
      <w:r>
        <w:rPr>
          <w:rFonts w:ascii="Georgia" w:hAnsi="Georgia"/>
          <w:lang w:val="en-US"/>
        </w:rPr>
        <w:t xml:space="preserve"> district, </w:t>
      </w:r>
      <w:proofErr w:type="spellStart"/>
      <w:r>
        <w:rPr>
          <w:rFonts w:ascii="Georgia" w:hAnsi="Georgia"/>
          <w:lang w:val="en-US"/>
        </w:rPr>
        <w:t>Huppatat</w:t>
      </w:r>
      <w:proofErr w:type="spellEnd"/>
      <w:r>
        <w:rPr>
          <w:rFonts w:ascii="Georgia" w:hAnsi="Georgia"/>
          <w:lang w:val="en-US"/>
        </w:rPr>
        <w:t xml:space="preserve"> Non</w:t>
      </w:r>
      <w:r>
        <w:rPr>
          <w:rFonts w:ascii="Georgia" w:hAnsi="Georgia" w:cs="Angsana New" w:hint="cs"/>
          <w:cs/>
          <w:lang w:val="en-US" w:bidi="th-TH"/>
        </w:rPr>
        <w:t>-</w:t>
      </w:r>
      <w:r>
        <w:rPr>
          <w:rFonts w:ascii="Georgia" w:hAnsi="Georgia"/>
          <w:lang w:val="en-US"/>
        </w:rPr>
        <w:t xml:space="preserve">Hunting Area, </w:t>
      </w:r>
      <w:proofErr w:type="spellStart"/>
      <w:r>
        <w:rPr>
          <w:rFonts w:ascii="Georgia" w:hAnsi="Georgia"/>
          <w:lang w:val="en-US"/>
        </w:rPr>
        <w:t>Uthai</w:t>
      </w:r>
      <w:proofErr w:type="spellEnd"/>
      <w:r>
        <w:rPr>
          <w:rFonts w:ascii="Georgia" w:hAnsi="Georgia"/>
          <w:lang w:val="en-US"/>
        </w:rPr>
        <w:t xml:space="preserve"> Thani province</w:t>
      </w:r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 </w:t>
      </w:r>
      <w:proofErr w:type="gramStart"/>
      <w:r>
        <w:rPr>
          <w:rFonts w:ascii="Georgia" w:hAnsi="Georgia"/>
          <w:lang w:val="en-US"/>
        </w:rPr>
        <w:t>Its</w:t>
      </w:r>
      <w:proofErr w:type="gramEnd"/>
      <w:r>
        <w:rPr>
          <w:rFonts w:ascii="Georgia" w:hAnsi="Georgia"/>
          <w:lang w:val="en-US"/>
        </w:rPr>
        <w:t xml:space="preserve"> estimated of extent of occurrence 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EOO</w:t>
      </w:r>
      <w:r>
        <w:rPr>
          <w:rFonts w:ascii="Georgia" w:hAnsi="Georgia" w:cs="Angsana New" w:hint="cs"/>
          <w:cs/>
          <w:lang w:val="en-US" w:bidi="th-TH"/>
        </w:rPr>
        <w:t xml:space="preserve">) </w:t>
      </w:r>
      <w:del w:id="4" w:author="Jack Plummer" w:date="2022-10-19T08:59:00Z">
        <w:r w:rsidDel="002B3955">
          <w:rPr>
            <w:rFonts w:ascii="Georgia" w:hAnsi="Georgia"/>
            <w:lang w:val="en-US"/>
          </w:rPr>
          <w:delText xml:space="preserve">of </w:delText>
        </w:r>
        <w:r w:rsidDel="002B3955">
          <w:rPr>
            <w:rFonts w:ascii="Georgia" w:hAnsi="Georgia" w:cs="Angsana New" w:hint="cs"/>
            <w:cs/>
            <w:lang w:val="en-US" w:bidi="th-TH"/>
          </w:rPr>
          <w:delText xml:space="preserve">4 </w:delText>
        </w:r>
        <w:r w:rsidDel="002B3955">
          <w:rPr>
            <w:rFonts w:ascii="Georgia" w:hAnsi="Georgia"/>
            <w:lang w:val="en-US"/>
          </w:rPr>
          <w:delText>km</w:delText>
        </w:r>
        <w:r w:rsidDel="002B3955">
          <w:rPr>
            <w:rFonts w:ascii="Georgia" w:hAnsi="Georgia" w:cs="Angsana New" w:hint="cs"/>
            <w:vertAlign w:val="superscript"/>
            <w:cs/>
            <w:lang w:val="en-US" w:bidi="th-TH"/>
          </w:rPr>
          <w:delText>2</w:delText>
        </w:r>
        <w:r w:rsidDel="002B3955">
          <w:rPr>
            <w:rFonts w:ascii="Georgia" w:hAnsi="Georgia" w:cs="Angsana New" w:hint="cs"/>
            <w:cs/>
            <w:lang w:val="en-US" w:bidi="th-TH"/>
          </w:rPr>
          <w:delText xml:space="preserve"> </w:delText>
        </w:r>
      </w:del>
      <w:r>
        <w:rPr>
          <w:rFonts w:ascii="Georgia" w:hAnsi="Georgia"/>
          <w:lang w:val="en-US"/>
        </w:rPr>
        <w:t xml:space="preserve">and area of occupancy 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AOO</w:t>
      </w:r>
      <w:r>
        <w:rPr>
          <w:rFonts w:ascii="Georgia" w:hAnsi="Georgia" w:cs="Angsana New" w:hint="cs"/>
          <w:cs/>
          <w:lang w:val="en-US" w:bidi="th-TH"/>
        </w:rPr>
        <w:t>)</w:t>
      </w:r>
      <w:ins w:id="5" w:author="Jack Plummer" w:date="2022-10-19T08:59:00Z">
        <w:r w:rsidR="002B3955">
          <w:rPr>
            <w:rFonts w:ascii="Georgia" w:hAnsi="Georgia" w:cs="Angsana New" w:hint="cs"/>
            <w:cs/>
            <w:lang w:val="en-US" w:bidi="th-TH"/>
          </w:rPr>
          <w:t>,</w:t>
        </w:r>
      </w:ins>
      <w:r>
        <w:rPr>
          <w:rFonts w:ascii="Georgia" w:hAnsi="Georgia" w:cs="Angsana New" w:hint="cs"/>
          <w:cs/>
          <w:lang w:val="en-US" w:bidi="th-TH"/>
        </w:rPr>
        <w:t xml:space="preserve"> </w:t>
      </w:r>
      <w:ins w:id="6" w:author="Jack Plummer" w:date="2022-10-19T08:59:00Z">
        <w:r w:rsidR="002B3955">
          <w:rPr>
            <w:rFonts w:ascii="Georgia" w:hAnsi="Georgia"/>
            <w:lang w:val="en-US"/>
          </w:rPr>
          <w:t>both o</w:t>
        </w:r>
      </w:ins>
      <w:del w:id="7" w:author="Jack Plummer" w:date="2022-10-19T08:59:00Z">
        <w:r w:rsidDel="002B3955">
          <w:rPr>
            <w:rFonts w:ascii="Georgia" w:hAnsi="Georgia"/>
            <w:lang w:val="en-US"/>
          </w:rPr>
          <w:delText>o</w:delText>
        </w:r>
      </w:del>
      <w:r>
        <w:rPr>
          <w:rFonts w:ascii="Georgia" w:hAnsi="Georgia"/>
          <w:lang w:val="en-US"/>
        </w:rPr>
        <w:t xml:space="preserve">f </w:t>
      </w:r>
      <w:r>
        <w:rPr>
          <w:rFonts w:ascii="Georgia" w:hAnsi="Georgia" w:cs="Angsana New" w:hint="cs"/>
          <w:cs/>
          <w:lang w:val="en-US" w:bidi="th-TH"/>
        </w:rPr>
        <w:t xml:space="preserve">4 </w:t>
      </w:r>
      <w:r>
        <w:rPr>
          <w:rFonts w:ascii="Georgia" w:hAnsi="Georgia"/>
          <w:lang w:val="en-US"/>
        </w:rPr>
        <w:t>km</w:t>
      </w:r>
      <w:r>
        <w:rPr>
          <w:rFonts w:ascii="Georgia" w:hAnsi="Georgia" w:cs="Angsana New" w:hint="cs"/>
          <w:vertAlign w:val="superscript"/>
          <w:cs/>
          <w:lang w:val="en-US" w:bidi="th-TH"/>
        </w:rPr>
        <w:t>2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del w:id="8" w:author="Jack Plummer" w:date="2022-10-19T09:00:00Z">
        <w:r w:rsidDel="002B3955">
          <w:rPr>
            <w:rFonts w:ascii="Georgia" w:hAnsi="Georgia"/>
            <w:lang w:val="en-US"/>
          </w:rPr>
          <w:delText xml:space="preserve">both </w:delText>
        </w:r>
      </w:del>
      <w:r>
        <w:rPr>
          <w:rFonts w:ascii="Georgia" w:hAnsi="Georgia"/>
          <w:lang w:val="en-US"/>
        </w:rPr>
        <w:t xml:space="preserve">fall within the </w:t>
      </w:r>
      <w:ins w:id="9" w:author="Jack Plummer" w:date="2022-10-19T09:00:00Z">
        <w:r w:rsidR="002B3955">
          <w:rPr>
            <w:rFonts w:ascii="Georgia" w:hAnsi="Georgia"/>
            <w:lang w:val="en-US"/>
          </w:rPr>
          <w:t xml:space="preserve">respective </w:t>
        </w:r>
      </w:ins>
      <w:r>
        <w:rPr>
          <w:rFonts w:ascii="Georgia" w:hAnsi="Georgia"/>
          <w:lang w:val="en-US"/>
        </w:rPr>
        <w:t xml:space="preserve">thresholds for </w:t>
      </w:r>
      <w:ins w:id="10" w:author="Jack Plummer" w:date="2022-10-19T09:00:00Z">
        <w:r w:rsidR="002B3955">
          <w:rPr>
            <w:rFonts w:ascii="Georgia" w:hAnsi="Georgia"/>
            <w:lang w:val="en-US"/>
          </w:rPr>
          <w:t xml:space="preserve">the </w:t>
        </w:r>
      </w:ins>
      <w:r>
        <w:rPr>
          <w:rFonts w:ascii="Georgia" w:hAnsi="Georgia"/>
          <w:lang w:val="en-US"/>
        </w:rPr>
        <w:t>Critically Endangered category under criterion B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Its habitat is threatened by the construction of tracks</w:t>
      </w:r>
      <w:ins w:id="11" w:author="Jack Plummer" w:date="2022-10-19T09:00:00Z">
        <w:r w:rsidR="002B3955">
          <w:rPr>
            <w:rFonts w:ascii="Georgia" w:hAnsi="Georgia"/>
            <w:lang w:val="en-US"/>
          </w:rPr>
          <w:t xml:space="preserve"> and</w:t>
        </w:r>
      </w:ins>
      <w:del w:id="12" w:author="Jack Plummer" w:date="2022-10-19T09:00:00Z">
        <w:r w:rsidDel="002B3955">
          <w:rPr>
            <w:rFonts w:ascii="Georgia" w:hAnsi="Georgia"/>
            <w:lang w:val="en-US"/>
          </w:rPr>
          <w:delText>,</w:delText>
        </w:r>
      </w:del>
      <w:r>
        <w:rPr>
          <w:rFonts w:ascii="Georgia" w:hAnsi="Georgia"/>
          <w:lang w:val="en-US"/>
        </w:rPr>
        <w:t xml:space="preserve"> trampling by tourists</w:t>
      </w:r>
      <w:ins w:id="13" w:author="Jack Plummer" w:date="2022-10-19T09:00:00Z">
        <w:r w:rsidR="002B3955">
          <w:rPr>
            <w:rFonts w:ascii="Georgia" w:hAnsi="Georgia"/>
            <w:lang w:val="en-US"/>
          </w:rPr>
          <w:t>,</w:t>
        </w:r>
      </w:ins>
      <w:r>
        <w:rPr>
          <w:rFonts w:ascii="Georgia" w:hAnsi="Georgia"/>
          <w:lang w:val="en-US"/>
        </w:rPr>
        <w:t xml:space="preserve"> and the area</w:t>
      </w:r>
      <w:ins w:id="14" w:author="Jack Plummer" w:date="2022-10-19T09:00:00Z">
        <w:r w:rsidR="002B3955">
          <w:rPr>
            <w:rFonts w:ascii="Georgia" w:hAnsi="Georgia"/>
            <w:lang w:val="en-US"/>
          </w:rPr>
          <w:t xml:space="preserve"> is</w:t>
        </w:r>
      </w:ins>
      <w:r>
        <w:rPr>
          <w:rFonts w:ascii="Georgia" w:hAnsi="Georgia"/>
          <w:lang w:val="en-US"/>
        </w:rPr>
        <w:t xml:space="preserve"> surround</w:t>
      </w:r>
      <w:ins w:id="15" w:author="Jack Plummer" w:date="2022-10-19T09:00:00Z">
        <w:r w:rsidR="002B3955">
          <w:rPr>
            <w:rFonts w:ascii="Georgia" w:hAnsi="Georgia"/>
            <w:lang w:val="en-US"/>
          </w:rPr>
          <w:t>ed</w:t>
        </w:r>
      </w:ins>
      <w:del w:id="16" w:author="Jack Plummer" w:date="2022-10-19T09:00:00Z">
        <w:r w:rsidDel="002B3955">
          <w:rPr>
            <w:rFonts w:ascii="Georgia" w:hAnsi="Georgia"/>
            <w:lang w:val="en-US"/>
          </w:rPr>
          <w:delText>ing</w:delText>
        </w:r>
      </w:del>
      <w:r>
        <w:rPr>
          <w:rFonts w:ascii="Georgia" w:hAnsi="Georgia"/>
          <w:lang w:val="en-US"/>
        </w:rPr>
        <w:t xml:space="preserve"> by agricultural areas</w:t>
      </w:r>
      <w:ins w:id="17" w:author="Jack Plummer" w:date="2022-10-19T09:00:00Z">
        <w:r w:rsidR="002B3955">
          <w:rPr>
            <w:rFonts w:ascii="Georgia" w:hAnsi="Georgia"/>
            <w:lang w:val="en-US"/>
          </w:rPr>
          <w:t xml:space="preserve">. These threats </w:t>
        </w:r>
      </w:ins>
      <w:del w:id="18" w:author="Jack Plummer" w:date="2022-10-19T09:00:00Z">
        <w:r w:rsidDel="002B3955">
          <w:rPr>
            <w:rFonts w:ascii="Georgia" w:hAnsi="Georgia"/>
            <w:lang w:val="en-US"/>
          </w:rPr>
          <w:delText xml:space="preserve"> which </w:delText>
        </w:r>
      </w:del>
      <w:r>
        <w:rPr>
          <w:rFonts w:ascii="Georgia" w:hAnsi="Georgia"/>
          <w:lang w:val="en-US"/>
        </w:rPr>
        <w:t>are inferred to be contributing to a continuing decline in habitat area, extent, and quality</w:t>
      </w:r>
      <w:ins w:id="19" w:author="Jack Plummer" w:date="2022-10-19T09:00:00Z">
        <w:r w:rsidR="002B3955">
          <w:rPr>
            <w:rFonts w:ascii="Georgia" w:hAnsi="Georgia"/>
            <w:lang w:val="en-US"/>
          </w:rPr>
          <w:t xml:space="preserve"> at its only known location</w:t>
        </w:r>
      </w:ins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No numerical population information is available, and the current trend is unknown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Further research would be necessary to establish the population status and trend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Given its restricted EOO, AOO and number of locations, alongside a continuing decline in habitat, it is assessed as Critically Endangered 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CR</w:t>
      </w:r>
      <w:r>
        <w:rPr>
          <w:rFonts w:ascii="Georgia" w:hAnsi="Georgia" w:cs="Angsana New" w:hint="cs"/>
          <w:cs/>
          <w:lang w:val="en-US" w:bidi="th-TH"/>
        </w:rPr>
        <w:t xml:space="preserve">) </w:t>
      </w:r>
      <w:r>
        <w:rPr>
          <w:rFonts w:ascii="Georgia" w:hAnsi="Georgia"/>
          <w:lang w:val="en-US"/>
        </w:rPr>
        <w:t>B</w:t>
      </w:r>
      <w:r>
        <w:rPr>
          <w:rFonts w:ascii="Georgia" w:hAnsi="Georgia" w:cs="Angsana New" w:hint="cs"/>
          <w:cs/>
          <w:lang w:val="en-US" w:bidi="th-TH"/>
        </w:rPr>
        <w:t>1</w:t>
      </w:r>
      <w:r>
        <w:rPr>
          <w:rFonts w:ascii="Georgia" w:hAnsi="Georgia"/>
          <w:lang w:val="en-US"/>
        </w:rPr>
        <w:t>ab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iii</w:t>
      </w:r>
      <w:r>
        <w:rPr>
          <w:rFonts w:ascii="Georgia" w:hAnsi="Georgia" w:cs="Angsana New" w:hint="cs"/>
          <w:cs/>
          <w:lang w:val="en-US" w:bidi="th-TH"/>
        </w:rPr>
        <w:t>)+</w:t>
      </w:r>
      <w:r>
        <w:rPr>
          <w:rFonts w:ascii="Georgia" w:hAnsi="Georgia"/>
          <w:lang w:val="en-US"/>
        </w:rPr>
        <w:t>B</w:t>
      </w:r>
      <w:r>
        <w:rPr>
          <w:rFonts w:ascii="Georgia" w:hAnsi="Georgia" w:cs="Angsana New" w:hint="cs"/>
          <w:cs/>
          <w:lang w:val="en-US" w:bidi="th-TH"/>
        </w:rPr>
        <w:t>2</w:t>
      </w:r>
      <w:r>
        <w:rPr>
          <w:rFonts w:ascii="Georgia" w:hAnsi="Georgia"/>
          <w:lang w:val="en-US"/>
        </w:rPr>
        <w:t>ab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iii</w:t>
      </w:r>
      <w:r>
        <w:rPr>
          <w:rFonts w:ascii="Georgia" w:hAnsi="Georgia" w:cs="Angsana New" w:hint="cs"/>
          <w:cs/>
          <w:lang w:val="en-US" w:bidi="th-TH"/>
        </w:rPr>
        <w:t>).</w:t>
      </w:r>
    </w:p>
    <w:p w14:paraId="09A2A431" w14:textId="77777777" w:rsidR="00000000" w:rsidRDefault="00000000">
      <w:pPr>
        <w:divId w:val="233899405"/>
        <w:rPr>
          <w:rFonts w:ascii="Georgia" w:eastAsia="Times New Roman" w:hAnsi="Georgia"/>
          <w:sz w:val="18"/>
          <w:szCs w:val="18"/>
          <w:lang w:val="en-US" w:bidi="th-TH"/>
        </w:rPr>
      </w:pPr>
    </w:p>
    <w:p w14:paraId="3F81AFC3" w14:textId="77777777" w:rsidR="00000000" w:rsidRDefault="00000000">
      <w:pPr>
        <w:pStyle w:val="Heading1"/>
        <w:divId w:val="348333932"/>
        <w:rPr>
          <w:rFonts w:ascii="Georgia" w:eastAsia="Times New Roman" w:hAnsi="Georgia" w:hint="cs"/>
          <w:sz w:val="29"/>
          <w:szCs w:val="29"/>
          <w:cs/>
          <w:lang w:val="en-US" w:bidi="th-TH"/>
        </w:rPr>
      </w:pPr>
      <w:r>
        <w:rPr>
          <w:rFonts w:ascii="Georgia" w:eastAsia="Times New Roman" w:hAnsi="Georgia"/>
          <w:sz w:val="29"/>
          <w:szCs w:val="29"/>
          <w:lang w:val="en-US"/>
        </w:rPr>
        <w:t>Distribution</w:t>
      </w:r>
    </w:p>
    <w:p w14:paraId="6D409C03" w14:textId="77777777" w:rsidR="00000000" w:rsidRDefault="00000000">
      <w:pPr>
        <w:pStyle w:val="Heading2"/>
        <w:divId w:val="348333932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lastRenderedPageBreak/>
        <w:t>Geographic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Range</w:t>
      </w:r>
    </w:p>
    <w:p w14:paraId="62AE0690" w14:textId="30967718" w:rsidR="00000000" w:rsidRDefault="00000000">
      <w:pPr>
        <w:pStyle w:val="NormalWeb"/>
        <w:divId w:val="348333932"/>
        <w:rPr>
          <w:rFonts w:ascii="Georgia" w:hAnsi="Georgia" w:hint="cs"/>
          <w:cs/>
          <w:lang w:val="en-US" w:bidi="th-TH"/>
        </w:rPr>
      </w:pPr>
      <w:r>
        <w:rPr>
          <w:rFonts w:ascii="Georgia" w:hAnsi="Georgia"/>
          <w:lang w:val="en-US"/>
        </w:rPr>
        <w:t xml:space="preserve">This species is only known from one locality in </w:t>
      </w:r>
      <w:commentRangeStart w:id="20"/>
      <w:proofErr w:type="spellStart"/>
      <w:r>
        <w:rPr>
          <w:rFonts w:ascii="Georgia" w:hAnsi="Georgia"/>
          <w:lang w:val="en-US"/>
        </w:rPr>
        <w:t>Uthai</w:t>
      </w:r>
      <w:proofErr w:type="spellEnd"/>
      <w:r>
        <w:rPr>
          <w:rFonts w:ascii="Georgia" w:hAnsi="Georgia"/>
          <w:lang w:val="en-US"/>
        </w:rPr>
        <w:t xml:space="preserve"> Thani province</w:t>
      </w:r>
      <w:commentRangeEnd w:id="20"/>
      <w:r w:rsidR="002B3955">
        <w:rPr>
          <w:rStyle w:val="CommentReference"/>
        </w:rPr>
        <w:commentReference w:id="20"/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The area the species occu</w:t>
      </w:r>
      <w:ins w:id="21" w:author="Jack Plummer" w:date="2022-10-19T09:02:00Z">
        <w:r w:rsidR="002B3955">
          <w:rPr>
            <w:rFonts w:ascii="Georgia" w:hAnsi="Georgia"/>
            <w:lang w:val="en-US"/>
          </w:rPr>
          <w:t>pies</w:t>
        </w:r>
      </w:ins>
      <w:del w:id="22" w:author="Jack Plummer" w:date="2022-10-19T09:02:00Z">
        <w:r w:rsidDel="002B3955">
          <w:rPr>
            <w:rFonts w:ascii="Georgia" w:hAnsi="Georgia"/>
            <w:lang w:val="en-US"/>
          </w:rPr>
          <w:delText>rs in</w:delText>
        </w:r>
      </w:del>
      <w:r>
        <w:rPr>
          <w:rFonts w:ascii="Georgia" w:hAnsi="Georgia"/>
          <w:lang w:val="en-US"/>
        </w:rPr>
        <w:t xml:space="preserve"> is less than </w:t>
      </w:r>
      <w:r>
        <w:rPr>
          <w:rFonts w:ascii="Georgia" w:hAnsi="Georgia" w:cs="Angsana New" w:hint="cs"/>
          <w:cs/>
          <w:lang w:val="en-US" w:bidi="th-TH"/>
        </w:rPr>
        <w:t xml:space="preserve">4 </w:t>
      </w:r>
      <w:r>
        <w:rPr>
          <w:rFonts w:ascii="Georgia" w:hAnsi="Georgia"/>
          <w:lang w:val="en-US"/>
        </w:rPr>
        <w:t>km</w:t>
      </w:r>
      <w:r>
        <w:rPr>
          <w:rFonts w:ascii="Georgia" w:hAnsi="Georgia" w:cs="Angsana New" w:hint="cs"/>
          <w:cs/>
          <w:lang w:val="en-US" w:bidi="th-TH"/>
        </w:rPr>
        <w:t>²</w:t>
      </w:r>
      <w:ins w:id="23" w:author="Jack Plummer" w:date="2022-10-19T09:02:00Z">
        <w:r w:rsidR="002B3955">
          <w:rPr>
            <w:rFonts w:ascii="Georgia" w:hAnsi="Georgia" w:cs="Angsana New" w:hint="cs"/>
            <w:cs/>
            <w:lang w:val="en-US" w:bidi="th-TH"/>
          </w:rPr>
          <w:t>.</w:t>
        </w:r>
      </w:ins>
      <w:ins w:id="24" w:author="Jack Plummer" w:date="2022-10-19T09:03:00Z">
        <w:r w:rsidR="002B3955">
          <w:rPr>
            <w:rFonts w:ascii="Georgia" w:hAnsi="Georgia" w:cs="Angsana New" w:hint="cs"/>
            <w:cs/>
            <w:lang w:val="en-US" w:bidi="th-TH"/>
          </w:rPr>
          <w:t xml:space="preserve"> </w:t>
        </w:r>
      </w:ins>
      <w:del w:id="25" w:author="Jack Plummer" w:date="2022-10-19T09:02:00Z">
        <w:r w:rsidDel="002B3955">
          <w:rPr>
            <w:rFonts w:ascii="Georgia" w:hAnsi="Georgia" w:cs="Angsana New" w:hint="cs"/>
            <w:cs/>
            <w:lang w:val="en-US" w:bidi="th-TH"/>
          </w:rPr>
          <w:delText xml:space="preserve"> (</w:delText>
        </w:r>
        <w:r w:rsidDel="002B3955">
          <w:rPr>
            <w:rFonts w:ascii="Georgia" w:hAnsi="Georgia"/>
            <w:lang w:val="en-US"/>
          </w:rPr>
          <w:delText>area of occupancy and extent of occurrence</w:delText>
        </w:r>
        <w:r w:rsidDel="002B3955">
          <w:rPr>
            <w:rFonts w:ascii="Georgia" w:hAnsi="Georgia" w:cs="Angsana New" w:hint="cs"/>
            <w:cs/>
            <w:lang w:val="en-US" w:bidi="th-TH"/>
          </w:rPr>
          <w:delText>).</w:delText>
        </w:r>
        <w:r w:rsidDel="002B3955">
          <w:rPr>
            <w:rFonts w:ascii="Georgia" w:hAnsi="Georgia"/>
            <w:lang w:val="en-US"/>
          </w:rPr>
          <w:delText> </w:delText>
        </w:r>
      </w:del>
      <w:ins w:id="26" w:author="Jack Plummer" w:date="2022-10-19T09:02:00Z">
        <w:r w:rsidR="002B3955">
          <w:rPr>
            <w:rFonts w:ascii="Georgia" w:hAnsi="Georgia"/>
            <w:lang w:val="en-US"/>
          </w:rPr>
          <w:t xml:space="preserve">This species </w:t>
        </w:r>
      </w:ins>
      <w:del w:id="27" w:author="Jack Plummer" w:date="2022-10-19T09:02:00Z">
        <w:r w:rsidDel="002B3955">
          <w:rPr>
            <w:rFonts w:ascii="Georgia" w:hAnsi="Georgia"/>
            <w:lang w:val="en-US"/>
          </w:rPr>
          <w:delText>O</w:delText>
        </w:r>
      </w:del>
      <w:ins w:id="28" w:author="Jack Plummer" w:date="2022-10-19T09:02:00Z">
        <w:r w:rsidR="002B3955">
          <w:rPr>
            <w:rFonts w:ascii="Georgia" w:hAnsi="Georgia"/>
            <w:lang w:val="en-US"/>
          </w:rPr>
          <w:t>o</w:t>
        </w:r>
      </w:ins>
      <w:r>
        <w:rPr>
          <w:rFonts w:ascii="Georgia" w:hAnsi="Georgia"/>
          <w:lang w:val="en-US"/>
        </w:rPr>
        <w:t xml:space="preserve">ccurs at </w:t>
      </w:r>
      <w:r>
        <w:rPr>
          <w:rFonts w:ascii="Georgia" w:hAnsi="Georgia" w:cs="Angsana New" w:hint="cs"/>
          <w:cs/>
          <w:lang w:val="en-US" w:bidi="th-TH"/>
        </w:rPr>
        <w:t xml:space="preserve">122 </w:t>
      </w:r>
      <w:r>
        <w:rPr>
          <w:rFonts w:ascii="Georgia" w:hAnsi="Georgia"/>
          <w:lang w:val="en-US"/>
        </w:rPr>
        <w:t>m a</w:t>
      </w:r>
      <w:del w:id="29" w:author="Jack Plummer" w:date="2022-10-19T09:02:00Z">
        <w:r w:rsidDel="002B3955">
          <w:rPr>
            <w:rFonts w:ascii="Georgia" w:hAnsi="Georgia"/>
            <w:lang w:val="en-US"/>
          </w:rPr>
          <w:delText>bove sea level</w:delText>
        </w:r>
      </w:del>
      <w:ins w:id="30" w:author="Jack Plummer" w:date="2022-10-19T09:02:00Z">
        <w:r w:rsidR="002B3955">
          <w:rPr>
            <w:rFonts w:ascii="Georgia" w:hAnsi="Georgia"/>
            <w:lang w:val="en-US"/>
          </w:rPr>
          <w:t>sl</w:t>
        </w:r>
      </w:ins>
      <w:r>
        <w:rPr>
          <w:rFonts w:ascii="Georgia" w:hAnsi="Georgia" w:cs="Angsana New" w:hint="cs"/>
          <w:cs/>
          <w:lang w:val="en-US" w:bidi="th-TH"/>
        </w:rPr>
        <w:t>.</w:t>
      </w:r>
    </w:p>
    <w:p w14:paraId="493EBCAC" w14:textId="77777777" w:rsidR="00000000" w:rsidRDefault="00000000">
      <w:pPr>
        <w:pStyle w:val="Heading2"/>
        <w:divId w:val="348333932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Area of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 xml:space="preserve">Occupancy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(</w:t>
      </w:r>
      <w:r>
        <w:rPr>
          <w:rFonts w:ascii="Georgia" w:eastAsia="Times New Roman" w:hAnsi="Georgia"/>
          <w:sz w:val="27"/>
          <w:szCs w:val="27"/>
          <w:lang w:val="en-US"/>
        </w:rPr>
        <w:t>AOO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2964"/>
        <w:gridCol w:w="6396"/>
      </w:tblGrid>
      <w:tr w:rsidR="00000000" w14:paraId="4DE9B85D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8DDB7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 xml:space="preserve">Estimated area of occupancy 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AOO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 xml:space="preserve">) - 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 km2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E770B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40BB18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299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96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18"/>
                <w:szCs w:val="18"/>
              </w:rPr>
              <w:t>Bachman et al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>2011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). </w:t>
            </w:r>
          </w:p>
        </w:tc>
      </w:tr>
    </w:tbl>
    <w:p w14:paraId="41562E4F" w14:textId="77777777" w:rsidR="00000000" w:rsidRDefault="00000000">
      <w:pPr>
        <w:pStyle w:val="Heading2"/>
        <w:divId w:val="348333932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Extent of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 xml:space="preserve">Occurrence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(</w:t>
      </w:r>
      <w:r>
        <w:rPr>
          <w:rFonts w:ascii="Georgia" w:eastAsia="Times New Roman" w:hAnsi="Georgia"/>
          <w:sz w:val="27"/>
          <w:szCs w:val="27"/>
          <w:lang w:val="en-US"/>
        </w:rPr>
        <w:t>EOO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2181"/>
        <w:gridCol w:w="2483"/>
        <w:gridCol w:w="4696"/>
      </w:tblGrid>
      <w:tr w:rsidR="00000000" w14:paraId="64BB0D0D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B551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 xml:space="preserve">Estimated extent of occurrence 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 xml:space="preserve">)- 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 km2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BCBF0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B90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B32A984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086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05591" w14:textId="4D538DF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1" w:author="Jack Plummer" w:date="2022-10-19T09:03:00Z">
              <w:r w:rsidDel="002B3955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32" w:author="Jack Plummer" w:date="2022-10-19T09:03:00Z">
              <w:r w:rsidR="002B3955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F47CE" w14:textId="052C9381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3" w:author="Jack Plummer" w:date="2022-10-19T09:03:00Z">
              <w:r w:rsidDel="002B3955">
                <w:rPr>
                  <w:rFonts w:ascii="Georgia" w:eastAsia="Times New Roman" w:hAnsi="Georgia"/>
                  <w:sz w:val="18"/>
                  <w:szCs w:val="18"/>
                </w:rPr>
                <w:delText xml:space="preserve">Estimated from a 2 x 2 km grid cell for herbarium specimen point data mapped using GeoCAT </w:delText>
              </w:r>
              <w:r w:rsidDel="002B3955"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delText>(</w:delText>
              </w:r>
              <w:r w:rsidDel="002B3955">
                <w:rPr>
                  <w:rFonts w:ascii="Georgia" w:eastAsia="Times New Roman" w:hAnsi="Georgia"/>
                  <w:sz w:val="18"/>
                  <w:szCs w:val="18"/>
                </w:rPr>
                <w:delText>Bachman et al</w:delText>
              </w:r>
              <w:r w:rsidDel="002B3955"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delText xml:space="preserve">. </w:delText>
              </w:r>
              <w:r w:rsidDel="002B3955">
                <w:rPr>
                  <w:rFonts w:ascii="Georgia" w:eastAsia="Times New Roman" w:hAnsi="Georgia"/>
                  <w:sz w:val="18"/>
                  <w:szCs w:val="18"/>
                </w:rPr>
                <w:delText>2011</w:delText>
              </w:r>
              <w:r w:rsidDel="002B3955"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delText>).</w:delText>
              </w:r>
            </w:del>
            <w:ins w:id="34" w:author="Jack Plummer" w:date="2022-10-19T09:03:00Z">
              <w:r w:rsidR="002B3955">
                <w:rPr>
                  <w:rFonts w:ascii="Georgia" w:eastAsia="Times New Roman" w:hAnsi="Georgia"/>
                  <w:sz w:val="18"/>
                  <w:szCs w:val="18"/>
                </w:rPr>
                <w:t>Equated to minimal AOO.</w:t>
              </w:r>
            </w:ins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 </w:t>
            </w:r>
          </w:p>
        </w:tc>
      </w:tr>
    </w:tbl>
    <w:p w14:paraId="319DF436" w14:textId="77777777" w:rsidR="00000000" w:rsidRDefault="00000000">
      <w:pPr>
        <w:pStyle w:val="Heading2"/>
        <w:divId w:val="348333932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Locations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1419"/>
        <w:gridCol w:w="7941"/>
      </w:tblGrid>
      <w:tr w:rsidR="0095307D" w14:paraId="2EF54348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E8B7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2C61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95307D" w14:paraId="79237BC3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2E3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E8224" w14:textId="4BEAE63C" w:rsidR="00000000" w:rsidRDefault="0095307D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5" w:author="Jack Plummer" w:date="2022-10-19T09:08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Only </w:t>
              </w:r>
            </w:ins>
            <w:del w:id="36" w:author="Jack Plummer" w:date="2022-10-19T09:08:00Z">
              <w:r w:rsidR="00000000" w:rsidDel="0095307D">
                <w:rPr>
                  <w:rFonts w:ascii="Georgia" w:eastAsia="Times New Roman" w:hAnsi="Georgia"/>
                  <w:sz w:val="18"/>
                  <w:szCs w:val="18"/>
                </w:rPr>
                <w:delText>C</w:delText>
              </w:r>
            </w:del>
            <w:ins w:id="37" w:author="Jack Plummer" w:date="2022-10-19T09:08:00Z">
              <w:r>
                <w:rPr>
                  <w:rFonts w:ascii="Georgia" w:eastAsia="Times New Roman" w:hAnsi="Georgia"/>
                  <w:sz w:val="18"/>
                  <w:szCs w:val="18"/>
                </w:rPr>
                <w:t>c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ollection locality </w:t>
            </w:r>
            <w:del w:id="38" w:author="Jack Plummer" w:date="2022-10-19T09:08:00Z">
              <w:r w:rsidR="00000000" w:rsidDel="0095307D">
                <w:rPr>
                  <w:rFonts w:ascii="Georgia" w:eastAsia="Times New Roman" w:hAnsi="Georgia"/>
                  <w:sz w:val="18"/>
                  <w:szCs w:val="18"/>
                </w:rPr>
                <w:delText>occurs in only one location from</w:delText>
              </w:r>
            </w:del>
            <w:ins w:id="39" w:author="Jack Plummer" w:date="2022-10-19T09:08:00Z">
              <w:r>
                <w:rPr>
                  <w:rFonts w:ascii="Georgia" w:eastAsia="Times New Roman" w:hAnsi="Georgia"/>
                  <w:sz w:val="18"/>
                  <w:szCs w:val="18"/>
                </w:rPr>
                <w:t>in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 H</w:t>
            </w:r>
            <w:proofErr w:type="spellStart"/>
            <w:r w:rsidR="00000000">
              <w:rPr>
                <w:rFonts w:ascii="Georgia" w:eastAsia="Times New Roman" w:hAnsi="Georgia"/>
                <w:sz w:val="18"/>
                <w:szCs w:val="18"/>
              </w:rPr>
              <w:t>uppatat</w:t>
            </w:r>
            <w:proofErr w:type="spellEnd"/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 Non</w:t>
            </w:r>
            <w:r w:rsidR="00000000"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Hunting area, </w:t>
            </w:r>
            <w:proofErr w:type="spellStart"/>
            <w:r w:rsidR="00000000">
              <w:rPr>
                <w:rFonts w:ascii="Georgia" w:eastAsia="Times New Roman" w:hAnsi="Georgia"/>
                <w:sz w:val="18"/>
                <w:szCs w:val="18"/>
              </w:rPr>
              <w:t>Uthai</w:t>
            </w:r>
            <w:proofErr w:type="spellEnd"/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 Tha</w:t>
            </w:r>
            <w:ins w:id="40" w:author="Jack Plummer" w:date="2022-10-19T09:08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ni, where it is threatened by </w:t>
              </w:r>
              <w:proofErr w:type="spellStart"/>
              <w:r>
                <w:rPr>
                  <w:rFonts w:ascii="Georgia" w:eastAsia="Times New Roman" w:hAnsi="Georgia"/>
                  <w:sz w:val="18"/>
                  <w:szCs w:val="18"/>
                </w:rPr>
                <w:t>by</w:t>
              </w:r>
              <w:proofErr w:type="spellEnd"/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the construction of tracks, trampling by tourists and </w:t>
              </w:r>
              <w:r>
                <w:rPr>
                  <w:rFonts w:ascii="Georgia" w:eastAsia="Times New Roman" w:hAnsi="Georgia"/>
                  <w:sz w:val="18"/>
                  <w:szCs w:val="18"/>
                </w:rPr>
                <w:t>expan</w:t>
              </w:r>
            </w:ins>
            <w:ins w:id="41" w:author="Jack Plummer" w:date="2022-10-19T09:09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sion of </w:t>
              </w:r>
            </w:ins>
            <w:ins w:id="42" w:author="Jack Plummer" w:date="2022-10-19T09:08:00Z">
              <w:r>
                <w:rPr>
                  <w:rFonts w:ascii="Georgia" w:eastAsia="Times New Roman" w:hAnsi="Georgia"/>
                  <w:sz w:val="18"/>
                  <w:szCs w:val="18"/>
                </w:rPr>
                <w:t>agricultural area</w:t>
              </w:r>
            </w:ins>
            <w:ins w:id="43" w:author="Jack Plummer" w:date="2022-10-19T09:09:00Z">
              <w:r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ins w:id="44" w:author="Jack Plummer" w:date="2022-10-19T09:08:00Z">
              <w:r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t>.</w:t>
              </w:r>
            </w:ins>
            <w:del w:id="45" w:author="Jack Plummer" w:date="2022-10-19T09:08:00Z">
              <w:r w:rsidR="00000000" w:rsidDel="0095307D">
                <w:rPr>
                  <w:rFonts w:ascii="Georgia" w:eastAsia="Times New Roman" w:hAnsi="Georgia"/>
                  <w:sz w:val="18"/>
                  <w:szCs w:val="18"/>
                </w:rPr>
                <w:delText>ni</w:delText>
              </w:r>
              <w:r w:rsidR="00000000" w:rsidDel="0095307D"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delText>.</w:delText>
              </w:r>
            </w:del>
          </w:p>
        </w:tc>
      </w:tr>
    </w:tbl>
    <w:p w14:paraId="614FDC20" w14:textId="77777777" w:rsidR="00000000" w:rsidRDefault="00000000">
      <w:pPr>
        <w:pStyle w:val="Heading2"/>
        <w:divId w:val="348333932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 xml:space="preserve">Very restricted AOO or number of locations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(</w:t>
      </w:r>
      <w:r>
        <w:rPr>
          <w:rFonts w:ascii="Georgia" w:eastAsia="Times New Roman" w:hAnsi="Georgia"/>
          <w:sz w:val="27"/>
          <w:szCs w:val="27"/>
          <w:lang w:val="en-US"/>
        </w:rPr>
        <w:t>triggers VU D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>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5868"/>
        <w:gridCol w:w="3492"/>
      </w:tblGrid>
      <w:tr w:rsidR="00000000" w14:paraId="62B08B93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CB43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 xml:space="preserve">Very restricted in area of occupancy 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AOO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 xml:space="preserve">) 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and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 # of 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5B17E6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8FD48C2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76902" w14:textId="77777777" w:rsidR="00000000" w:rsidRPr="0095307D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6" w:author="Jack Plummer" w:date="2022-10-19T09:09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47"/>
            <w:r w:rsidRPr="0095307D">
              <w:rPr>
                <w:rFonts w:ascii="Georgia" w:eastAsia="Times New Roman" w:hAnsi="Georgia"/>
                <w:strike/>
                <w:sz w:val="18"/>
                <w:szCs w:val="18"/>
                <w:rPrChange w:id="48" w:author="Jack Plummer" w:date="2022-10-19T09:09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44D11" w14:textId="77777777" w:rsidR="00000000" w:rsidRPr="0095307D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9" w:author="Jack Plummer" w:date="2022-10-19T09:09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95307D">
              <w:rPr>
                <w:rFonts w:ascii="Georgia" w:eastAsia="Times New Roman" w:hAnsi="Georgia"/>
                <w:strike/>
                <w:sz w:val="18"/>
                <w:szCs w:val="18"/>
                <w:rPrChange w:id="50" w:author="Jack Plummer" w:date="2022-10-19T09:09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This species is described from one location</w:t>
            </w:r>
            <w:r w:rsidRPr="0095307D">
              <w:rPr>
                <w:rFonts w:ascii="Georgia" w:eastAsia="Times New Roman" w:hAnsi="Georgia" w:cs="Angsana New" w:hint="cs"/>
                <w:strike/>
                <w:sz w:val="18"/>
                <w:szCs w:val="18"/>
                <w:cs/>
                <w:lang w:bidi="th-TH"/>
                <w:rPrChange w:id="51" w:author="Jack Plummer" w:date="2022-10-19T09:09:00Z">
                  <w:rPr>
                    <w:rFonts w:ascii="Georgia" w:eastAsia="Times New Roman" w:hAnsi="Georgia" w:cs="Angsana New" w:hint="cs"/>
                    <w:sz w:val="18"/>
                    <w:szCs w:val="18"/>
                    <w:cs/>
                    <w:lang w:bidi="th-TH"/>
                  </w:rPr>
                </w:rPrChange>
              </w:rPr>
              <w:t xml:space="preserve">. </w:t>
            </w:r>
            <w:commentRangeEnd w:id="47"/>
            <w:r w:rsidR="0095307D">
              <w:rPr>
                <w:rStyle w:val="CommentReference"/>
              </w:rPr>
              <w:commentReference w:id="47"/>
            </w:r>
          </w:p>
        </w:tc>
      </w:tr>
    </w:tbl>
    <w:p w14:paraId="27DD3489" w14:textId="77777777" w:rsidR="00000000" w:rsidRDefault="00000000">
      <w:pPr>
        <w:pStyle w:val="Heading2"/>
        <w:divId w:val="348333932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 xml:space="preserve">Elevation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/ </w:t>
      </w:r>
      <w:r>
        <w:rPr>
          <w:rFonts w:ascii="Georgia" w:eastAsia="Times New Roman" w:hAnsi="Georgia"/>
          <w:sz w:val="27"/>
          <w:szCs w:val="27"/>
          <w:lang w:val="en-US"/>
        </w:rPr>
        <w:t xml:space="preserve">Depth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/ </w:t>
      </w:r>
      <w:r>
        <w:rPr>
          <w:rFonts w:ascii="Georgia" w:eastAsia="Times New Roman" w:hAnsi="Georgia"/>
          <w:sz w:val="27"/>
          <w:szCs w:val="27"/>
          <w:lang w:val="en-US"/>
        </w:rPr>
        <w:t>Depth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Zones</w:t>
      </w:r>
    </w:p>
    <w:p w14:paraId="6C35418F" w14:textId="77777777" w:rsidR="00000000" w:rsidRDefault="00000000">
      <w:pPr>
        <w:pStyle w:val="NormalWeb"/>
        <w:divId w:val="348333932"/>
        <w:rPr>
          <w:rFonts w:ascii="Georgia" w:hAnsi="Georgia"/>
          <w:lang w:val="en-US" w:bidi="th-TH"/>
        </w:rPr>
      </w:pPr>
      <w:r>
        <w:rPr>
          <w:rStyle w:val="datalabel1"/>
          <w:rFonts w:ascii="Georgia" w:hAnsi="Georgia"/>
          <w:lang w:val="en-US"/>
        </w:rPr>
        <w:t xml:space="preserve">Elevation Lower Limit </w:t>
      </w:r>
      <w:r>
        <w:rPr>
          <w:rStyle w:val="datalabel1"/>
          <w:rFonts w:ascii="Georgia" w:hAnsi="Georgia" w:cs="Angsana New" w:hint="cs"/>
          <w:cs/>
          <w:lang w:val="en-US" w:bidi="th-TH"/>
        </w:rPr>
        <w:t>(</w:t>
      </w:r>
      <w:r>
        <w:rPr>
          <w:rStyle w:val="datalabel1"/>
          <w:rFonts w:ascii="Georgia" w:hAnsi="Georgia"/>
          <w:lang w:val="en-US"/>
        </w:rPr>
        <w:t xml:space="preserve">in </w:t>
      </w:r>
      <w:proofErr w:type="spellStart"/>
      <w:r>
        <w:rPr>
          <w:rStyle w:val="datalabel1"/>
          <w:rFonts w:ascii="Georgia" w:hAnsi="Georgia"/>
          <w:lang w:val="en-US"/>
        </w:rPr>
        <w:t>metres</w:t>
      </w:r>
      <w:proofErr w:type="spellEnd"/>
      <w:r>
        <w:rPr>
          <w:rStyle w:val="datalabel1"/>
          <w:rFonts w:ascii="Georgia" w:hAnsi="Georgia"/>
          <w:lang w:val="en-US"/>
        </w:rPr>
        <w:t xml:space="preserve"> above sea level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): </w:t>
      </w:r>
      <w:r>
        <w:rPr>
          <w:rFonts w:ascii="Georgia" w:hAnsi="Georgia" w:cs="Angsana New" w:hint="cs"/>
          <w:cs/>
          <w:lang w:val="en-US" w:bidi="th-TH"/>
        </w:rPr>
        <w:t>122</w:t>
      </w:r>
    </w:p>
    <w:p w14:paraId="52210A54" w14:textId="77777777" w:rsidR="00000000" w:rsidRDefault="00000000">
      <w:pPr>
        <w:pStyle w:val="NormalWeb"/>
        <w:divId w:val="348333932"/>
        <w:rPr>
          <w:rFonts w:ascii="Georgia" w:hAnsi="Georgia" w:hint="cs"/>
          <w:cs/>
          <w:lang w:val="en-US" w:bidi="th-TH"/>
        </w:rPr>
      </w:pPr>
      <w:r>
        <w:rPr>
          <w:rStyle w:val="datalabel1"/>
          <w:rFonts w:ascii="Georgia" w:hAnsi="Georgia"/>
          <w:lang w:val="en-US"/>
        </w:rPr>
        <w:t xml:space="preserve">Elevation Upper Limit </w:t>
      </w:r>
      <w:r>
        <w:rPr>
          <w:rStyle w:val="datalabel1"/>
          <w:rFonts w:ascii="Georgia" w:hAnsi="Georgia" w:cs="Angsana New" w:hint="cs"/>
          <w:cs/>
          <w:lang w:val="en-US" w:bidi="th-TH"/>
        </w:rPr>
        <w:t>(</w:t>
      </w:r>
      <w:r>
        <w:rPr>
          <w:rStyle w:val="datalabel1"/>
          <w:rFonts w:ascii="Georgia" w:hAnsi="Georgia"/>
          <w:lang w:val="en-US"/>
        </w:rPr>
        <w:t xml:space="preserve">in </w:t>
      </w:r>
      <w:proofErr w:type="spellStart"/>
      <w:r>
        <w:rPr>
          <w:rStyle w:val="datalabel1"/>
          <w:rFonts w:ascii="Georgia" w:hAnsi="Georgia"/>
          <w:lang w:val="en-US"/>
        </w:rPr>
        <w:t>metres</w:t>
      </w:r>
      <w:proofErr w:type="spellEnd"/>
      <w:r>
        <w:rPr>
          <w:rStyle w:val="datalabel1"/>
          <w:rFonts w:ascii="Georgia" w:hAnsi="Georgia"/>
          <w:lang w:val="en-US"/>
        </w:rPr>
        <w:t xml:space="preserve"> above sea level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): </w:t>
      </w:r>
      <w:r>
        <w:rPr>
          <w:rFonts w:ascii="Georgia" w:hAnsi="Georgia" w:cs="Angsana New" w:hint="cs"/>
          <w:cs/>
          <w:lang w:val="en-US" w:bidi="th-TH"/>
        </w:rPr>
        <w:t>122</w:t>
      </w:r>
    </w:p>
    <w:p w14:paraId="58960A43" w14:textId="77777777" w:rsidR="00000000" w:rsidRDefault="00000000">
      <w:pPr>
        <w:pStyle w:val="Heading2"/>
        <w:divId w:val="348333932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Map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673"/>
        <w:gridCol w:w="1203"/>
        <w:gridCol w:w="1884"/>
        <w:gridCol w:w="1040"/>
        <w:gridCol w:w="1017"/>
        <w:gridCol w:w="1228"/>
        <w:gridCol w:w="1201"/>
        <w:gridCol w:w="1114"/>
      </w:tblGrid>
      <w:tr w:rsidR="00000000" w14:paraId="3ABA0FC4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48CB3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Map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67922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1D97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methods used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10C2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B8D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AB27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CD02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B257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:</w:t>
            </w:r>
          </w:p>
        </w:tc>
      </w:tr>
      <w:tr w:rsidR="00000000" w14:paraId="4D73D24D" w14:textId="77777777">
        <w:trPr>
          <w:divId w:val="34833393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BA6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F3D3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D24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18"/>
                <w:szCs w:val="18"/>
              </w:rPr>
              <w:t>Bachman et al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>2011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) </w:t>
            </w:r>
            <w:r>
              <w:rPr>
                <w:rFonts w:ascii="Georgia" w:eastAsia="Times New Roman" w:hAnsi="Georgia"/>
                <w:sz w:val="18"/>
                <w:szCs w:val="18"/>
              </w:rPr>
              <w:t>using point data from georeferenced herbarium specimen records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200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5EF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CF81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739E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4B2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</w:tbl>
    <w:p w14:paraId="6F57C2DD" w14:textId="77777777" w:rsidR="00000000" w:rsidRDefault="00000000">
      <w:pPr>
        <w:pStyle w:val="Heading2"/>
        <w:divId w:val="348333932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Biogeographic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Realms</w:t>
      </w:r>
    </w:p>
    <w:p w14:paraId="14DB91E6" w14:textId="77777777" w:rsidR="00000000" w:rsidRDefault="00000000">
      <w:pPr>
        <w:pStyle w:val="NormalWeb"/>
        <w:divId w:val="348333932"/>
        <w:rPr>
          <w:rFonts w:ascii="Georgia" w:hAnsi="Georgia"/>
          <w:lang w:val="en-US" w:bidi="th-TH"/>
        </w:rPr>
      </w:pPr>
      <w:r>
        <w:rPr>
          <w:rStyle w:val="datalabel1"/>
          <w:rFonts w:ascii="Georgia" w:hAnsi="Georgia"/>
          <w:lang w:val="en-US"/>
        </w:rPr>
        <w:t>Biogeographic Realm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proofErr w:type="spellStart"/>
      <w:r>
        <w:rPr>
          <w:rFonts w:ascii="Georgia" w:hAnsi="Georgia"/>
          <w:lang w:val="en-US"/>
        </w:rPr>
        <w:t>Indomalayan</w:t>
      </w:r>
      <w:proofErr w:type="spellEnd"/>
    </w:p>
    <w:p w14:paraId="4678D08A" w14:textId="77777777" w:rsidR="00000000" w:rsidRDefault="00000000">
      <w:pPr>
        <w:pStyle w:val="Heading1"/>
        <w:divId w:val="860782045"/>
        <w:rPr>
          <w:rFonts w:ascii="Georgia" w:eastAsia="Times New Roman" w:hAnsi="Georgia" w:hint="cs"/>
          <w:sz w:val="29"/>
          <w:szCs w:val="29"/>
          <w:cs/>
          <w:lang w:val="en-US" w:bidi="th-TH"/>
        </w:rPr>
      </w:pPr>
      <w:r>
        <w:rPr>
          <w:rFonts w:ascii="Georgia" w:eastAsia="Times New Roman" w:hAnsi="Georgia"/>
          <w:sz w:val="29"/>
          <w:szCs w:val="29"/>
          <w:lang w:val="en-US"/>
        </w:rPr>
        <w:t>Occurrence</w:t>
      </w:r>
    </w:p>
    <w:p w14:paraId="23E50983" w14:textId="77777777" w:rsidR="00000000" w:rsidRDefault="00000000">
      <w:pPr>
        <w:pStyle w:val="Heading2"/>
        <w:divId w:val="860782045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Countries of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831"/>
        <w:gridCol w:w="901"/>
        <w:gridCol w:w="657"/>
        <w:gridCol w:w="1430"/>
        <w:gridCol w:w="1139"/>
      </w:tblGrid>
      <w:tr w:rsidR="00000000" w14:paraId="666A9191" w14:textId="77777777">
        <w:trPr>
          <w:divId w:val="86078204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AB617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85F7B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3C45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FB1C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391B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6EA9B177" w14:textId="77777777">
        <w:trPr>
          <w:divId w:val="86078204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F51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FBB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2B87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ABD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66A5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7F0A0ECC" w14:textId="77777777" w:rsidR="00000000" w:rsidRDefault="00000000">
      <w:pPr>
        <w:pStyle w:val="Heading1"/>
        <w:divId w:val="785466246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t>Population</w:t>
      </w:r>
    </w:p>
    <w:p w14:paraId="3FE6AFF4" w14:textId="77777777" w:rsidR="00000000" w:rsidRDefault="00000000">
      <w:pPr>
        <w:pStyle w:val="NormalWeb"/>
        <w:divId w:val="785466246"/>
        <w:rPr>
          <w:rFonts w:ascii="Georgia" w:hAnsi="Georgia"/>
          <w:lang w:val="en-US" w:bidi="th-TH"/>
        </w:rPr>
      </w:pPr>
      <w:r>
        <w:rPr>
          <w:rFonts w:ascii="Georgia" w:hAnsi="Georgia"/>
          <w:lang w:val="en-US"/>
        </w:rPr>
        <w:t>No numerical population information is available, and the current trend is unknown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Further research would be necessary to establish the population status and trend</w:t>
      </w:r>
      <w:r>
        <w:rPr>
          <w:rFonts w:ascii="Georgia" w:hAnsi="Georgia" w:cs="Angsana New" w:hint="cs"/>
          <w:cs/>
          <w:lang w:val="en-US" w:bidi="th-TH"/>
        </w:rPr>
        <w:t>.</w:t>
      </w:r>
    </w:p>
    <w:p w14:paraId="0FF9099F" w14:textId="77777777" w:rsidR="00000000" w:rsidRDefault="00000000">
      <w:pPr>
        <w:pStyle w:val="Heading2"/>
        <w:divId w:val="785466246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Population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Information</w:t>
      </w:r>
    </w:p>
    <w:p w14:paraId="5FF2D467" w14:textId="77777777" w:rsidR="00000000" w:rsidRDefault="00000000">
      <w:pPr>
        <w:pStyle w:val="NormalWeb"/>
        <w:divId w:val="785466246"/>
        <w:rPr>
          <w:rFonts w:ascii="Georgia" w:hAnsi="Georgia" w:hint="cs"/>
          <w:cs/>
          <w:lang w:val="en-US" w:bidi="th-TH"/>
        </w:rPr>
      </w:pPr>
      <w:r>
        <w:rPr>
          <w:rStyle w:val="datalabel1"/>
          <w:rFonts w:ascii="Georgia" w:hAnsi="Georgia"/>
          <w:lang w:val="en-US"/>
        </w:rPr>
        <w:t>Current Population Trend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Unknown</w:t>
      </w:r>
    </w:p>
    <w:p w14:paraId="01CB63BD" w14:textId="77777777" w:rsidR="00000000" w:rsidRDefault="00000000">
      <w:pPr>
        <w:pStyle w:val="Heading1"/>
        <w:divId w:val="1728525108"/>
        <w:rPr>
          <w:rFonts w:ascii="Georgia" w:eastAsia="Times New Roman" w:hAnsi="Georgia" w:hint="cs"/>
          <w:sz w:val="29"/>
          <w:szCs w:val="29"/>
          <w:cs/>
          <w:lang w:val="en-US" w:bidi="th-TH"/>
        </w:rPr>
      </w:pPr>
      <w:r>
        <w:rPr>
          <w:rFonts w:ascii="Georgia" w:eastAsia="Times New Roman" w:hAnsi="Georgia"/>
          <w:sz w:val="29"/>
          <w:szCs w:val="29"/>
          <w:lang w:val="en-US"/>
        </w:rPr>
        <w:t>Habitats and Ecology</w:t>
      </w:r>
    </w:p>
    <w:p w14:paraId="72BE07D9" w14:textId="77777777" w:rsidR="00000000" w:rsidRDefault="00000000">
      <w:pPr>
        <w:pStyle w:val="NormalWeb"/>
        <w:divId w:val="1728525108"/>
        <w:rPr>
          <w:rFonts w:ascii="Georgia" w:hAnsi="Georgia" w:hint="cs"/>
          <w:cs/>
          <w:lang w:val="en-US" w:bidi="th-TH"/>
        </w:rPr>
      </w:pPr>
      <w:commentRangeStart w:id="52"/>
      <w:r>
        <w:rPr>
          <w:rFonts w:ascii="Georgia" w:hAnsi="Georgia"/>
          <w:lang w:val="en-US"/>
        </w:rPr>
        <w:t xml:space="preserve">This species </w:t>
      </w:r>
      <w:commentRangeEnd w:id="52"/>
      <w:r w:rsidR="0095307D">
        <w:rPr>
          <w:rStyle w:val="CommentReference"/>
        </w:rPr>
        <w:commentReference w:id="52"/>
      </w:r>
      <w:r>
        <w:rPr>
          <w:rFonts w:ascii="Georgia" w:hAnsi="Georgia"/>
          <w:lang w:val="en-US"/>
        </w:rPr>
        <w:t>is found on limestone in secondary forest</w:t>
      </w:r>
      <w:r>
        <w:rPr>
          <w:rFonts w:ascii="Georgia" w:hAnsi="Georgia" w:cs="Angsana New" w:hint="cs"/>
          <w:cs/>
          <w:lang w:val="en-US" w:bidi="th-TH"/>
        </w:rPr>
        <w:t>.</w:t>
      </w:r>
    </w:p>
    <w:p w14:paraId="7F4006E4" w14:textId="77777777" w:rsidR="00000000" w:rsidRDefault="00000000">
      <w:pPr>
        <w:pStyle w:val="Heading2"/>
        <w:divId w:val="1728525108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IUCN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Habitats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4556"/>
        <w:gridCol w:w="763"/>
        <w:gridCol w:w="1020"/>
        <w:gridCol w:w="1873"/>
      </w:tblGrid>
      <w:tr w:rsidR="00000000" w14:paraId="5C021D3C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561B9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2CAA7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5375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8FA2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3BF51A87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869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6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Forest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&gt; Forest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- </w:t>
            </w:r>
            <w:r>
              <w:rPr>
                <w:rFonts w:ascii="Georgia" w:eastAsia="Times New Roman" w:hAnsi="Georgia"/>
                <w:sz w:val="18"/>
                <w:szCs w:val="18"/>
              </w:rPr>
              <w:t>Subtropical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sz w:val="18"/>
                <w:szCs w:val="18"/>
              </w:rPr>
              <w:t>Tropical Moist Lowland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48E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990E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64F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</w:tbl>
    <w:p w14:paraId="45078861" w14:textId="77777777" w:rsidR="00000000" w:rsidRDefault="00000000">
      <w:pPr>
        <w:pStyle w:val="Heading2"/>
        <w:divId w:val="1728525108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lastRenderedPageBreak/>
        <w:t>Continuing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Decline in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3592"/>
        <w:gridCol w:w="894"/>
        <w:gridCol w:w="4874"/>
      </w:tblGrid>
      <w:tr w:rsidR="00000000" w14:paraId="048F2E97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7DB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 quality of habitat?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09422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FB21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B693C83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B06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FD7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77E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Its habitat is threatened by the construction of tracks, trampling by tourists and agricultural area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</w:p>
        </w:tc>
      </w:tr>
    </w:tbl>
    <w:p w14:paraId="6F435A88" w14:textId="77777777" w:rsidR="00000000" w:rsidRDefault="00000000">
      <w:pPr>
        <w:pStyle w:val="Heading2"/>
        <w:divId w:val="1728525108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Systems</w:t>
      </w:r>
    </w:p>
    <w:p w14:paraId="05F517A9" w14:textId="77777777" w:rsidR="00000000" w:rsidRDefault="00000000">
      <w:pPr>
        <w:pStyle w:val="NormalWeb"/>
        <w:divId w:val="1728525108"/>
        <w:rPr>
          <w:rFonts w:ascii="Georgia" w:hAnsi="Georgia"/>
          <w:lang w:val="en-US" w:bidi="th-TH"/>
        </w:rPr>
      </w:pPr>
      <w:r>
        <w:rPr>
          <w:rStyle w:val="datalabel1"/>
          <w:rFonts w:ascii="Georgia" w:hAnsi="Georgia"/>
          <w:lang w:val="en-US"/>
        </w:rPr>
        <w:t>System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Terrestrial</w:t>
      </w:r>
    </w:p>
    <w:p w14:paraId="26995270" w14:textId="77777777" w:rsidR="00000000" w:rsidRDefault="00000000">
      <w:pPr>
        <w:pStyle w:val="Heading2"/>
        <w:divId w:val="1728525108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 xml:space="preserve">Plant 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/ </w:t>
      </w:r>
      <w:r>
        <w:rPr>
          <w:rFonts w:ascii="Georgia" w:eastAsia="Times New Roman" w:hAnsi="Georgia"/>
          <w:sz w:val="27"/>
          <w:szCs w:val="27"/>
          <w:lang w:val="en-US"/>
        </w:rPr>
        <w:t>Fungi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Specific</w:t>
      </w:r>
    </w:p>
    <w:p w14:paraId="62FC5453" w14:textId="77777777" w:rsidR="00000000" w:rsidRDefault="00000000">
      <w:pPr>
        <w:pStyle w:val="NormalWeb"/>
        <w:divId w:val="1728525108"/>
        <w:rPr>
          <w:rFonts w:ascii="Georgia" w:hAnsi="Georgia" w:hint="cs"/>
          <w:cs/>
          <w:lang w:val="en-US" w:bidi="th-TH"/>
        </w:rPr>
      </w:pPr>
      <w:r>
        <w:rPr>
          <w:rStyle w:val="datalabel1"/>
          <w:rFonts w:ascii="Georgia" w:hAnsi="Georgia"/>
          <w:lang w:val="en-US"/>
        </w:rPr>
        <w:t>Wild relative of a crop?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3062"/>
      </w:tblGrid>
      <w:tr w:rsidR="00000000" w14:paraId="6306D32F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BD27E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F837DBB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0A0BF" w14:textId="77777777" w:rsidR="00000000" w:rsidRDefault="00000000">
            <w:pPr>
              <w:spacing w:after="75"/>
              <w:rPr>
                <w:rFonts w:ascii="Georgia" w:eastAsia="Times New Roman" w:hAnsi="Georgia" w:hint="cs"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199BDF8B" w14:textId="77777777">
        <w:trPr>
          <w:divId w:val="172852510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B273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0BDB8F52" w14:textId="77777777" w:rsidR="00000000" w:rsidRDefault="00000000">
      <w:pPr>
        <w:pStyle w:val="Heading1"/>
        <w:divId w:val="1476141750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t>Use and Trade</w:t>
      </w:r>
    </w:p>
    <w:p w14:paraId="0115FCA2" w14:textId="77777777" w:rsidR="00000000" w:rsidRDefault="00000000">
      <w:pPr>
        <w:pStyle w:val="Heading2"/>
        <w:divId w:val="1476141750"/>
        <w:rPr>
          <w:rFonts w:ascii="Georgia" w:eastAsia="Times New Roman" w:hAnsi="Georgia"/>
          <w:sz w:val="27"/>
          <w:szCs w:val="27"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General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Use and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Trade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Information</w:t>
      </w:r>
    </w:p>
    <w:p w14:paraId="43897D09" w14:textId="77777777" w:rsidR="00000000" w:rsidRDefault="00000000">
      <w:pPr>
        <w:pStyle w:val="NormalWeb"/>
        <w:divId w:val="1476141750"/>
        <w:rPr>
          <w:rFonts w:ascii="Georgia" w:hAnsi="Georgia" w:hint="cs"/>
          <w:cs/>
          <w:lang w:val="en-US" w:bidi="th-TH"/>
        </w:rPr>
      </w:pPr>
      <w:r>
        <w:rPr>
          <w:rStyle w:val="datalabel1"/>
          <w:rFonts w:ascii="Georgia" w:hAnsi="Georgia"/>
          <w:lang w:val="en-US"/>
        </w:rPr>
        <w:t>Species not utilized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true</w:t>
      </w:r>
    </w:p>
    <w:p w14:paraId="0C8EA63A" w14:textId="77777777" w:rsidR="00000000" w:rsidRDefault="00000000">
      <w:pPr>
        <w:pStyle w:val="Heading2"/>
        <w:divId w:val="1476141750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Non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27"/>
          <w:szCs w:val="27"/>
          <w:lang w:val="en-US"/>
        </w:rPr>
        <w:t>Consumptive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Use</w:t>
      </w:r>
    </w:p>
    <w:p w14:paraId="578BC9D9" w14:textId="77777777" w:rsidR="00000000" w:rsidRDefault="00000000">
      <w:pPr>
        <w:pStyle w:val="NormalWeb"/>
        <w:divId w:val="1476141750"/>
        <w:rPr>
          <w:rFonts w:ascii="Georgia" w:hAnsi="Georgia" w:hint="cs"/>
          <w:cs/>
          <w:lang w:val="en-US" w:bidi="th-TH"/>
        </w:rPr>
      </w:pPr>
      <w:r>
        <w:rPr>
          <w:rStyle w:val="datalabel1"/>
          <w:rFonts w:ascii="Georgia" w:hAnsi="Georgia"/>
          <w:lang w:val="en-US"/>
        </w:rPr>
        <w:t>Non</w:t>
      </w:r>
      <w:r>
        <w:rPr>
          <w:rStyle w:val="datalabel1"/>
          <w:rFonts w:ascii="Georgia" w:hAnsi="Georgia" w:cs="Angsana New" w:hint="cs"/>
          <w:cs/>
          <w:lang w:val="en-US" w:bidi="th-TH"/>
        </w:rPr>
        <w:t>-</w:t>
      </w:r>
      <w:r>
        <w:rPr>
          <w:rStyle w:val="datalabel1"/>
          <w:rFonts w:ascii="Georgia" w:hAnsi="Georgia"/>
          <w:lang w:val="en-US"/>
        </w:rPr>
        <w:t>consumptive use of the species?</w:t>
      </w:r>
      <w:r>
        <w:rPr>
          <w:rStyle w:val="datalabel1"/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true</w:t>
      </w:r>
    </w:p>
    <w:p w14:paraId="28CB6E50" w14:textId="77777777" w:rsidR="00000000" w:rsidRDefault="00000000">
      <w:pPr>
        <w:pStyle w:val="Heading1"/>
        <w:divId w:val="136917190"/>
        <w:rPr>
          <w:rFonts w:ascii="Georgia" w:eastAsia="Times New Roman" w:hAnsi="Georgia" w:hint="cs"/>
          <w:sz w:val="29"/>
          <w:szCs w:val="29"/>
          <w:cs/>
          <w:lang w:val="en-US" w:bidi="th-TH"/>
        </w:rPr>
      </w:pPr>
      <w:r>
        <w:rPr>
          <w:rFonts w:ascii="Georgia" w:eastAsia="Times New Roman" w:hAnsi="Georgia"/>
          <w:sz w:val="29"/>
          <w:szCs w:val="29"/>
          <w:lang w:val="en-US"/>
        </w:rPr>
        <w:t>Threats</w:t>
      </w:r>
    </w:p>
    <w:p w14:paraId="1F53BCCB" w14:textId="77777777" w:rsidR="00000000" w:rsidRDefault="00000000">
      <w:pPr>
        <w:pStyle w:val="NormalWeb"/>
        <w:divId w:val="136917190"/>
        <w:rPr>
          <w:rFonts w:ascii="Georgia" w:hAnsi="Georgia" w:hint="cs"/>
          <w:cs/>
          <w:lang w:val="en-US" w:bidi="th-TH"/>
        </w:rPr>
      </w:pPr>
      <w:r>
        <w:rPr>
          <w:rFonts w:ascii="Georgia" w:hAnsi="Georgia"/>
          <w:lang w:val="en-US"/>
        </w:rPr>
        <w:t>Its habitat is threatened by Its habitat is threatened by the construction of tracks, trampling by tourists and agricultural area which are inferred to be contributing to a continuing decline in habitat area, extent, and quality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Although the collection site is within the protected area, the limestone habitat is </w:t>
      </w:r>
      <w:commentRangeStart w:id="53"/>
      <w:r>
        <w:rPr>
          <w:rFonts w:ascii="Georgia" w:hAnsi="Georgia"/>
          <w:lang w:val="en-US"/>
        </w:rPr>
        <w:t xml:space="preserve">only about </w:t>
      </w:r>
      <w:r>
        <w:rPr>
          <w:rFonts w:ascii="Georgia" w:hAnsi="Georgia" w:cs="Angsana New" w:hint="cs"/>
          <w:cs/>
          <w:lang w:val="en-US" w:bidi="th-TH"/>
        </w:rPr>
        <w:t>12</w:t>
      </w:r>
      <w:r>
        <w:rPr>
          <w:rFonts w:ascii="Georgia" w:hAnsi="Georgia"/>
          <w:lang w:val="en-US"/>
        </w:rPr>
        <w:t>km</w:t>
      </w:r>
      <w:r>
        <w:rPr>
          <w:rFonts w:ascii="Georgia" w:hAnsi="Georgia" w:cs="Angsana New" w:hint="cs"/>
          <w:vertAlign w:val="superscript"/>
          <w:cs/>
          <w:lang w:val="en-US" w:bidi="th-TH"/>
        </w:rPr>
        <w:t>2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 xml:space="preserve">in total </w:t>
      </w:r>
      <w:commentRangeEnd w:id="53"/>
      <w:r w:rsidR="0095307D">
        <w:rPr>
          <w:rStyle w:val="CommentReference"/>
        </w:rPr>
        <w:commentReference w:id="53"/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Puglisi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&amp;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Middleton</w:t>
      </w:r>
      <w:del w:id="54" w:author="Jack Plummer" w:date="2022-10-19T09:10:00Z">
        <w:r w:rsidDel="0095307D">
          <w:rPr>
            <w:rFonts w:ascii="Georgia" w:hAnsi="Georgia"/>
            <w:lang w:val="en-US"/>
          </w:rPr>
          <w:delText>,</w:delText>
        </w:r>
      </w:del>
      <w:r>
        <w:rPr>
          <w:rFonts w:ascii="Georgia" w:hAnsi="Georgia"/>
          <w:lang w:val="en-US"/>
        </w:rPr>
        <w:t xml:space="preserve"> </w:t>
      </w:r>
      <w:r>
        <w:rPr>
          <w:rFonts w:ascii="Georgia" w:hAnsi="Georgia" w:cs="Angsana New" w:hint="cs"/>
          <w:cs/>
          <w:lang w:val="en-US" w:bidi="th-TH"/>
        </w:rPr>
        <w:t>2017).</w:t>
      </w:r>
    </w:p>
    <w:p w14:paraId="6A7E8765" w14:textId="77777777" w:rsidR="00000000" w:rsidRDefault="00000000">
      <w:pPr>
        <w:pStyle w:val="Heading2"/>
        <w:divId w:val="136917190"/>
        <w:rPr>
          <w:rFonts w:ascii="Georgia" w:eastAsia="Times New Roman" w:hAnsi="Georgia" w:hint="cs"/>
          <w:sz w:val="27"/>
          <w:szCs w:val="27"/>
          <w:cs/>
          <w:lang w:val="en-US" w:bidi="th-TH"/>
        </w:rPr>
      </w:pPr>
      <w:r>
        <w:rPr>
          <w:rFonts w:ascii="Georgia" w:eastAsia="Times New Roman" w:hAnsi="Georgia"/>
          <w:sz w:val="27"/>
          <w:szCs w:val="27"/>
          <w:lang w:val="en-US"/>
        </w:rPr>
        <w:t>Threats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Classification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 </w:t>
      </w:r>
      <w:r>
        <w:rPr>
          <w:rFonts w:ascii="Georgia" w:eastAsia="Times New Roman" w:hAnsi="Georgia"/>
          <w:sz w:val="27"/>
          <w:szCs w:val="27"/>
          <w:lang w:val="en-US"/>
        </w:rPr>
        <w:t>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5764"/>
        <w:gridCol w:w="740"/>
        <w:gridCol w:w="842"/>
        <w:gridCol w:w="842"/>
        <w:gridCol w:w="1172"/>
      </w:tblGrid>
      <w:tr w:rsidR="00000000" w14:paraId="30610AE4" w14:textId="77777777">
        <w:trPr>
          <w:divId w:val="1369171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D0AC1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  <w:lang w:bidi="th-TH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25884" w14:textId="77777777" w:rsidR="00000000" w:rsidRDefault="00000000">
            <w:pPr>
              <w:spacing w:after="75"/>
              <w:rPr>
                <w:rFonts w:ascii="Georgia" w:eastAsia="Times New Roman" w:hAnsi="Georgia" w:hint="cs"/>
                <w:b/>
                <w:bCs/>
                <w:sz w:val="18"/>
                <w:szCs w:val="18"/>
                <w:cs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AA7F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A19F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3599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67F12D8E" w14:textId="77777777">
        <w:trPr>
          <w:divId w:val="1369171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B8B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Residential &amp; commercial development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Tourism &amp; recreation areas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9AF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044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36AB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244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D9E28F2" w14:textId="77777777">
        <w:trPr>
          <w:divId w:val="1369171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D86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Agriculture &amp; aquaculture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Annual &amp; perennial non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timber crops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Shifting agriculture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A649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153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EE8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9DB7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2075E9D" w14:textId="77777777">
        <w:trPr>
          <w:divId w:val="1369171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5A5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Agriculture &amp; aquaculture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Annual &amp; perennial non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timber crops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Small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holder farming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EEF0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55A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29FF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F99A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52E6CFD" w14:textId="77777777">
        <w:trPr>
          <w:divId w:val="13691719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55B9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Human intrusions &amp; disturbance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Work &amp; other activities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69BC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3D5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020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6CBA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11182BA9" w14:textId="77777777" w:rsidR="00000000" w:rsidRDefault="00000000">
      <w:pPr>
        <w:pStyle w:val="Heading1"/>
        <w:divId w:val="109210065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t>Conservation</w:t>
      </w:r>
    </w:p>
    <w:p w14:paraId="674FAEB6" w14:textId="20CB9318" w:rsidR="00000000" w:rsidRDefault="00000000">
      <w:pPr>
        <w:pStyle w:val="NormalWeb"/>
        <w:divId w:val="109210065"/>
        <w:rPr>
          <w:rFonts w:ascii="Georgia" w:hAnsi="Georgia"/>
          <w:lang w:val="en-US" w:bidi="th-TH"/>
        </w:rPr>
      </w:pPr>
      <w:r>
        <w:rPr>
          <w:rFonts w:ascii="Georgia" w:hAnsi="Georgia"/>
          <w:lang w:val="en-US"/>
        </w:rPr>
        <w:t>This species is not known to be represented in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Style w:val="Emphasis"/>
          <w:rFonts w:ascii="Georgia" w:hAnsi="Georgia"/>
          <w:lang w:val="en-US"/>
        </w:rPr>
        <w:t>ex situ</w:t>
      </w:r>
      <w:r>
        <w:rPr>
          <w:rStyle w:val="Emphasis"/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conservation in botanic gardens or gene ban</w:t>
      </w:r>
      <w:ins w:id="55" w:author="Jack Plummer" w:date="2022-10-19T09:12:00Z">
        <w:r w:rsidR="0095307D">
          <w:rPr>
            <w:rFonts w:ascii="Georgia" w:hAnsi="Georgia"/>
            <w:lang w:val="en-US"/>
          </w:rPr>
          <w:t>ks</w:t>
        </w:r>
      </w:ins>
      <w:del w:id="56" w:author="Jack Plummer" w:date="2022-10-19T09:12:00Z">
        <w:r w:rsidDel="0095307D">
          <w:rPr>
            <w:rFonts w:ascii="Georgia" w:hAnsi="Georgia"/>
            <w:lang w:val="en-US"/>
          </w:rPr>
          <w:delText>k</w:delText>
        </w:r>
      </w:del>
      <w:del w:id="57" w:author="Jack Plummer" w:date="2022-10-19T09:11:00Z">
        <w:r w:rsidDel="0095307D">
          <w:rPr>
            <w:rFonts w:ascii="Georgia" w:hAnsi="Georgia" w:cs="Angsana New" w:hint="cs"/>
            <w:cs/>
            <w:lang w:val="en-US" w:bidi="th-TH"/>
          </w:rPr>
          <w:delText>.</w:delText>
        </w:r>
      </w:del>
      <w:r>
        <w:rPr>
          <w:rFonts w:ascii="Georgia" w:hAnsi="Georgia" w:cs="Angsana New" w:hint="cs"/>
          <w:cs/>
          <w:lang w:val="en-US" w:bidi="th-TH"/>
        </w:rPr>
        <w:t xml:space="preserve"> (</w:t>
      </w:r>
      <w:r>
        <w:rPr>
          <w:rFonts w:ascii="Georgia" w:hAnsi="Georgia"/>
          <w:lang w:val="en-US"/>
        </w:rPr>
        <w:t xml:space="preserve">BGCI </w:t>
      </w:r>
      <w:r>
        <w:rPr>
          <w:rFonts w:ascii="Georgia" w:hAnsi="Georgia" w:cs="Angsana New" w:hint="cs"/>
          <w:cs/>
          <w:lang w:val="en-US" w:bidi="th-TH"/>
        </w:rPr>
        <w:t>2022</w:t>
      </w:r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Genesys</w:t>
      </w:r>
      <w:proofErr w:type="spellEnd"/>
      <w:r>
        <w:rPr>
          <w:rFonts w:ascii="Georgia" w:hAnsi="Georgia"/>
          <w:lang w:val="en-US"/>
        </w:rPr>
        <w:t xml:space="preserve"> </w:t>
      </w:r>
      <w:r>
        <w:rPr>
          <w:rFonts w:ascii="Georgia" w:hAnsi="Georgia" w:cs="Angsana New" w:hint="cs"/>
          <w:cs/>
          <w:lang w:val="en-US" w:bidi="th-TH"/>
        </w:rPr>
        <w:t xml:space="preserve">2022). </w:t>
      </w:r>
      <w:r>
        <w:rPr>
          <w:rFonts w:ascii="Georgia" w:hAnsi="Georgia"/>
          <w:lang w:val="en-US"/>
        </w:rPr>
        <w:t xml:space="preserve">This species has </w:t>
      </w:r>
      <w:ins w:id="58" w:author="Jack Plummer" w:date="2022-10-19T09:12:00Z">
        <w:r w:rsidR="0095307D">
          <w:rPr>
            <w:rFonts w:ascii="Georgia" w:hAnsi="Georgia"/>
            <w:lang w:val="en-US"/>
          </w:rPr>
          <w:t xml:space="preserve">only </w:t>
        </w:r>
      </w:ins>
      <w:r>
        <w:rPr>
          <w:rFonts w:ascii="Georgia" w:hAnsi="Georgia"/>
          <w:lang w:val="en-US"/>
        </w:rPr>
        <w:t xml:space="preserve">been recorded from </w:t>
      </w:r>
      <w:proofErr w:type="spellStart"/>
      <w:ins w:id="59" w:author="Jack Plummer" w:date="2022-10-19T09:12:00Z">
        <w:r w:rsidR="0095307D">
          <w:rPr>
            <w:rFonts w:ascii="Georgia" w:eastAsia="Times New Roman" w:hAnsi="Georgia"/>
          </w:rPr>
          <w:t>Huppatat</w:t>
        </w:r>
        <w:proofErr w:type="spellEnd"/>
        <w:r w:rsidR="0095307D">
          <w:rPr>
            <w:rFonts w:ascii="Georgia" w:eastAsia="Times New Roman" w:hAnsi="Georgia"/>
          </w:rPr>
          <w:t xml:space="preserve"> Non</w:t>
        </w:r>
        <w:r w:rsidR="0095307D">
          <w:rPr>
            <w:rFonts w:ascii="Georgia" w:eastAsia="Times New Roman" w:hAnsi="Georgia" w:cs="Angsana New" w:hint="cs"/>
            <w:cs/>
            <w:lang w:bidi="th-TH"/>
          </w:rPr>
          <w:t>-</w:t>
        </w:r>
        <w:r w:rsidR="0095307D">
          <w:rPr>
            <w:rFonts w:ascii="Georgia" w:eastAsia="Times New Roman" w:hAnsi="Georgia"/>
          </w:rPr>
          <w:t>Hunting area</w:t>
        </w:r>
      </w:ins>
      <w:del w:id="60" w:author="Jack Plummer" w:date="2022-10-19T09:12:00Z">
        <w:r w:rsidDel="0095307D">
          <w:rPr>
            <w:rFonts w:ascii="Georgia" w:hAnsi="Georgia"/>
            <w:lang w:val="en-US"/>
          </w:rPr>
          <w:delText>protected areas across its range</w:delText>
        </w:r>
      </w:del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As the species is not known to be represented in</w:t>
      </w:r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Style w:val="Emphasis"/>
          <w:rFonts w:ascii="Georgia" w:hAnsi="Georgia"/>
          <w:lang w:val="en-US"/>
        </w:rPr>
        <w:t>ex situ</w:t>
      </w:r>
      <w:r>
        <w:rPr>
          <w:rStyle w:val="Emphasis"/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conservation, collection of germplasm from wild plants is recommended</w:t>
      </w:r>
      <w:r>
        <w:rPr>
          <w:rFonts w:ascii="Georgia" w:hAnsi="Georgia" w:cs="Angsana New" w:hint="cs"/>
          <w:cs/>
          <w:lang w:val="en-US" w:bidi="th-TH"/>
        </w:rPr>
        <w:t>.</w:t>
      </w:r>
    </w:p>
    <w:p w14:paraId="76EE5E6C" w14:textId="77777777" w:rsidR="00000000" w:rsidRDefault="00000000">
      <w:pPr>
        <w:pStyle w:val="Heading2"/>
        <w:divId w:val="109210065"/>
        <w:rPr>
          <w:rFonts w:ascii="Georgia" w:eastAsia="Times New Roman" w:hAnsi="Georgia" w:hint="cs"/>
          <w:sz w:val="27"/>
          <w:szCs w:val="27"/>
          <w:cs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Conservation Actions In</w:t>
      </w:r>
      <w:r>
        <w:rPr>
          <w:rFonts w:ascii="Georgia" w:eastAsia="Times New Roman" w:hAnsi="Georgia" w:cs="Angsana New" w:hint="cs"/>
          <w:sz w:val="27"/>
          <w:szCs w:val="27"/>
          <w:cs/>
          <w:lang w:val="en-US" w:bidi="th-TH"/>
        </w:rPr>
        <w:t xml:space="preserve">- </w:t>
      </w:r>
      <w:r>
        <w:rPr>
          <w:rFonts w:ascii="Georgia" w:eastAsia="Times New Roman" w:hAnsi="Georgia"/>
          <w:sz w:val="27"/>
          <w:szCs w:val="27"/>
          <w:lang w:val="en-US"/>
        </w:rPr>
        <w:t>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2265"/>
        <w:gridCol w:w="6492"/>
      </w:tblGrid>
      <w:tr w:rsidR="00000000" w14:paraId="259D982C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93B1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BA8F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E0325FF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3894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74D74" w14:textId="687F2260" w:rsidR="00000000" w:rsidRDefault="0095307D" w:rsidP="0095307D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  <w:pPrChange w:id="61" w:author="Jack Plummer" w:date="2022-10-19T09:12:00Z">
                <w:pPr>
                  <w:spacing w:after="75"/>
                  <w:jc w:val="center"/>
                </w:pPr>
              </w:pPrChange>
            </w:pPr>
            <w:ins w:id="62" w:author="Jack Plummer" w:date="2022-10-19T09:12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Only </w:t>
              </w:r>
            </w:ins>
            <w:del w:id="63" w:author="Jack Plummer" w:date="2022-10-19T09:12:00Z">
              <w:r w:rsidR="00000000" w:rsidDel="0095307D">
                <w:rPr>
                  <w:rFonts w:ascii="Georgia" w:eastAsia="Times New Roman" w:hAnsi="Georgia"/>
                  <w:sz w:val="18"/>
                  <w:szCs w:val="18"/>
                </w:rPr>
                <w:delText>R</w:delText>
              </w:r>
            </w:del>
            <w:ins w:id="64" w:author="Jack Plummer" w:date="2022-10-19T09:12:00Z">
              <w:r>
                <w:rPr>
                  <w:rFonts w:ascii="Georgia" w:eastAsia="Times New Roman" w:hAnsi="Georgia"/>
                  <w:sz w:val="18"/>
                  <w:szCs w:val="18"/>
                </w:rPr>
                <w:t>r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ecorded from </w:t>
            </w:r>
            <w:proofErr w:type="spellStart"/>
            <w:ins w:id="65" w:author="Jack Plummer" w:date="2022-10-19T09:12:00Z">
              <w:r>
                <w:rPr>
                  <w:rFonts w:ascii="Georgia" w:eastAsia="Times New Roman" w:hAnsi="Georgia"/>
                  <w:sz w:val="18"/>
                  <w:szCs w:val="18"/>
                </w:rPr>
                <w:t>Huppatat</w:t>
              </w:r>
              <w:proofErr w:type="spellEnd"/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Non</w:t>
              </w:r>
              <w:r>
                <w:rPr>
                  <w:rFonts w:ascii="Georgia" w:eastAsia="Times New Roman" w:hAnsi="Georgia" w:cs="Angsana New" w:hint="cs"/>
                  <w:sz w:val="18"/>
                  <w:szCs w:val="18"/>
                  <w:cs/>
                  <w:lang w:bidi="th-TH"/>
                </w:rPr>
                <w:t>-</w:t>
              </w:r>
              <w:r>
                <w:rPr>
                  <w:rFonts w:ascii="Georgia" w:eastAsia="Times New Roman" w:hAnsi="Georgia"/>
                  <w:sz w:val="18"/>
                  <w:szCs w:val="18"/>
                </w:rPr>
                <w:t>Hunting area</w:t>
              </w:r>
            </w:ins>
            <w:del w:id="66" w:author="Jack Plummer" w:date="2022-10-19T09:12:00Z">
              <w:r w:rsidR="00000000" w:rsidDel="0095307D">
                <w:rPr>
                  <w:rFonts w:ascii="Georgia" w:eastAsia="Times New Roman" w:hAnsi="Georgia"/>
                  <w:sz w:val="18"/>
                  <w:szCs w:val="18"/>
                </w:rPr>
                <w:delText>protected area across its range</w:delText>
              </w:r>
            </w:del>
            <w:r w:rsidR="00000000"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</w:p>
        </w:tc>
      </w:tr>
    </w:tbl>
    <w:p w14:paraId="49D56CB8" w14:textId="77777777" w:rsidR="00000000" w:rsidRDefault="00000000">
      <w:pPr>
        <w:divId w:val="109210065"/>
        <w:rPr>
          <w:rFonts w:ascii="Georgia" w:eastAsia="Times New Roman" w:hAnsi="Georgia"/>
          <w:vanish/>
          <w:sz w:val="18"/>
          <w:szCs w:val="18"/>
          <w:lang w:val="en-US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2450"/>
        <w:gridCol w:w="6910"/>
      </w:tblGrid>
      <w:tr w:rsidR="00000000" w14:paraId="727B4AD0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8BA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</w:t>
            </w:r>
            <w:r>
              <w:rPr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situ conservation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3B3F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9D3A231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2101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00604" w14:textId="682F0CA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Not known to be represented in ex situ conservation in botanic gardens or gene bank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(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67" w:author="Jack Plummer" w:date="2022-10-19T09:12:00Z">
              <w:r w:rsidR="0095307D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68" w:author="Jack Plummer" w:date="2022-10-19T09:12:00Z">
              <w:r w:rsidDel="0095307D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).</w:t>
            </w:r>
          </w:p>
        </w:tc>
      </w:tr>
    </w:tbl>
    <w:p w14:paraId="37020A5E" w14:textId="77777777" w:rsidR="00000000" w:rsidRDefault="00000000">
      <w:pPr>
        <w:pStyle w:val="Heading2"/>
        <w:divId w:val="109210065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7297"/>
        <w:gridCol w:w="515"/>
      </w:tblGrid>
      <w:tr w:rsidR="00000000" w14:paraId="126A425C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4867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6BC8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44EA8A3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07E5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>Land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water protection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Site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sz w:val="18"/>
                <w:szCs w:val="18"/>
              </w:rPr>
              <w:t>area protection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ABA6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1E7ACFAD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8422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>Land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water protection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Resource &amp; habitat protection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F34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700A790E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DD3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Species management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Ex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situ conservation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Captive breeding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Georgia" w:eastAsia="Times New Roman" w:hAnsi="Georgia"/>
                <w:sz w:val="18"/>
                <w:szCs w:val="18"/>
              </w:rPr>
              <w:t>artificial propagation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AC7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420EC6E0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3060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Species management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Ex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situ conservation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Genome resource bank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BCC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</w:tbl>
    <w:p w14:paraId="4BF046A2" w14:textId="77777777" w:rsidR="00000000" w:rsidRDefault="00000000">
      <w:pPr>
        <w:pStyle w:val="Heading2"/>
        <w:divId w:val="109210065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4290"/>
        <w:gridCol w:w="515"/>
      </w:tblGrid>
      <w:tr w:rsidR="00000000" w14:paraId="01F93F64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284B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A9F2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0415F50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1A2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Research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Population size, distribution &amp; trends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420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2CA5A508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26B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5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Research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Threats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AA69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5B06168F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8E3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6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Research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Actions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BA6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7CF8F81A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C526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Monitoring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Population trends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112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  <w:tr w:rsidR="00000000" w14:paraId="72FA1B21" w14:textId="77777777">
        <w:trPr>
          <w:divId w:val="10921006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530A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.</w:t>
            </w: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 xml:space="preserve">.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Monitoring </w:t>
            </w: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Georgia" w:eastAsia="Times New Roman" w:hAnsi="Georgia"/>
                <w:sz w:val="18"/>
                <w:szCs w:val="18"/>
              </w:rPr>
              <w:t>&gt; Habitat trends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DC4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</w:tbl>
    <w:p w14:paraId="7FEFACF5" w14:textId="77777777" w:rsidR="00000000" w:rsidRDefault="00000000">
      <w:pPr>
        <w:pStyle w:val="Heading1"/>
        <w:divId w:val="1294016935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lastRenderedPageBreak/>
        <w:t>Ecosystem Services</w:t>
      </w:r>
    </w:p>
    <w:p w14:paraId="28CB2978" w14:textId="77777777" w:rsidR="00000000" w:rsidRDefault="00000000">
      <w:pPr>
        <w:pStyle w:val="Heading2"/>
        <w:divId w:val="1294016935"/>
        <w:rPr>
          <w:rFonts w:ascii="Georgia" w:eastAsia="Times New Roman" w:hAnsi="Georgia"/>
          <w:sz w:val="27"/>
          <w:szCs w:val="27"/>
          <w:lang w:val="en-US"/>
        </w:rPr>
      </w:pPr>
      <w:r>
        <w:rPr>
          <w:rFonts w:ascii="Georgia" w:eastAsia="Times New Roman" w:hAnsi="Georgia"/>
          <w:sz w:val="27"/>
          <w:szCs w:val="27"/>
          <w:lang w:val="en-US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3172"/>
        <w:gridCol w:w="6188"/>
      </w:tblGrid>
      <w:tr w:rsidR="00000000" w14:paraId="545B532A" w14:textId="77777777">
        <w:trPr>
          <w:divId w:val="129401693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29A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BBBBBB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9FC9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 xml:space="preserve">All coded services should have an importance score of 5 </w:t>
            </w:r>
            <w:r>
              <w:rPr>
                <w:rStyle w:val="redfont"/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 xml:space="preserve">- </w:t>
            </w: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Not Known</w:t>
            </w:r>
            <w:r>
              <w:rPr>
                <w:rStyle w:val="redfont"/>
                <w:rFonts w:ascii="Georgia" w:eastAsia="Times New Roman" w:hAnsi="Georgia" w:cs="Angsana New" w:hint="cs"/>
                <w:b/>
                <w:bCs/>
                <w:sz w:val="18"/>
                <w:szCs w:val="18"/>
                <w:cs/>
                <w:lang w:bidi="th-TH"/>
              </w:rPr>
              <w:t>.</w:t>
            </w:r>
          </w:p>
        </w:tc>
      </w:tr>
      <w:tr w:rsidR="00000000" w14:paraId="5FABC73F" w14:textId="77777777">
        <w:trPr>
          <w:divId w:val="129401693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262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E26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 w:cs="Angsana New" w:hint="cs"/>
                <w:sz w:val="18"/>
                <w:szCs w:val="18"/>
                <w:cs/>
                <w:lang w:bidi="th-TH"/>
              </w:rPr>
              <w:t>-</w:t>
            </w:r>
          </w:p>
        </w:tc>
      </w:tr>
    </w:tbl>
    <w:p w14:paraId="5C07ABE7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  <w:lang w:val="en-US"/>
        </w:rPr>
      </w:pPr>
      <w:r>
        <w:rPr>
          <w:rFonts w:ascii="Georgia" w:eastAsia="Times New Roman" w:hAnsi="Georgia"/>
          <w:sz w:val="29"/>
          <w:szCs w:val="29"/>
          <w:lang w:val="en-US"/>
        </w:rPr>
        <w:t>Bibliography</w:t>
      </w:r>
    </w:p>
    <w:p w14:paraId="2D5AABF7" w14:textId="77777777" w:rsidR="00000000" w:rsidRDefault="00000000">
      <w:pPr>
        <w:pStyle w:val="NormalWeb"/>
        <w:divId w:val="272514399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BGCI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2022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Botanic Gardens Conservation International 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BGCI</w:t>
      </w:r>
      <w:r>
        <w:rPr>
          <w:rFonts w:ascii="Georgia" w:hAnsi="Georgia" w:cs="Angsana New" w:hint="cs"/>
          <w:cs/>
          <w:lang w:val="en-US" w:bidi="th-TH"/>
        </w:rPr>
        <w:t xml:space="preserve">) - </w:t>
      </w:r>
      <w:proofErr w:type="spellStart"/>
      <w:r>
        <w:rPr>
          <w:rFonts w:ascii="Georgia" w:hAnsi="Georgia"/>
          <w:lang w:val="en-US"/>
        </w:rPr>
        <w:t>PlantSearch</w:t>
      </w:r>
      <w:proofErr w:type="spellEnd"/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Available at</w:t>
      </w:r>
      <w:r>
        <w:rPr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fldChar w:fldCharType="begin"/>
      </w:r>
      <w:r>
        <w:rPr>
          <w:rFonts w:ascii="Georgia" w:hAnsi="Georgia"/>
          <w:lang w:val="en-US"/>
        </w:rPr>
        <w:instrText xml:space="preserve"> HYPERLINK "https://tools.bgci.org/plant_search.php" </w:instrText>
      </w:r>
      <w:r>
        <w:rPr>
          <w:rFonts w:ascii="Georgia" w:hAnsi="Georgia"/>
          <w:lang w:val="en-US"/>
        </w:rPr>
        <w:fldChar w:fldCharType="separate"/>
      </w:r>
      <w:r>
        <w:rPr>
          <w:rStyle w:val="Hyperlink"/>
          <w:rFonts w:ascii="Georgia" w:hAnsi="Georgia"/>
          <w:lang w:val="en-US"/>
        </w:rPr>
        <w:t>https</w:t>
      </w:r>
      <w:r>
        <w:rPr>
          <w:rStyle w:val="Hyperlink"/>
          <w:rFonts w:ascii="Georgia" w:hAnsi="Georgia" w:cs="Angsana New" w:hint="cs"/>
          <w:cs/>
          <w:lang w:val="en-US" w:bidi="th-TH"/>
        </w:rPr>
        <w:t>://</w:t>
      </w:r>
      <w:r>
        <w:rPr>
          <w:rStyle w:val="Hyperlink"/>
          <w:rFonts w:ascii="Georgia" w:hAnsi="Georgia"/>
          <w:lang w:val="en-US"/>
        </w:rPr>
        <w:t>tools</w:t>
      </w:r>
      <w:r>
        <w:rPr>
          <w:rStyle w:val="Hyperlink"/>
          <w:rFonts w:ascii="Georgia" w:hAnsi="Georgia" w:cs="Angsana New" w:hint="cs"/>
          <w:cs/>
          <w:lang w:val="en-US" w:bidi="th-TH"/>
        </w:rPr>
        <w:t>.</w:t>
      </w:r>
      <w:proofErr w:type="spellStart"/>
      <w:r>
        <w:rPr>
          <w:rStyle w:val="Hyperlink"/>
          <w:rFonts w:ascii="Georgia" w:hAnsi="Georgia"/>
          <w:lang w:val="en-US"/>
        </w:rPr>
        <w:t>bgci</w:t>
      </w:r>
      <w:proofErr w:type="spellEnd"/>
      <w:r>
        <w:rPr>
          <w:rStyle w:val="Hyperlink"/>
          <w:rFonts w:ascii="Georgia" w:hAnsi="Georgia" w:cs="Angsana New" w:hint="cs"/>
          <w:cs/>
          <w:lang w:val="en-US" w:bidi="th-TH"/>
        </w:rPr>
        <w:t>.</w:t>
      </w:r>
      <w:r>
        <w:rPr>
          <w:rStyle w:val="Hyperlink"/>
          <w:rFonts w:ascii="Georgia" w:hAnsi="Georgia"/>
          <w:lang w:val="en-US"/>
        </w:rPr>
        <w:t>org</w:t>
      </w:r>
      <w:r>
        <w:rPr>
          <w:rStyle w:val="Hyperlink"/>
          <w:rFonts w:ascii="Georgia" w:hAnsi="Georgia" w:cs="Angsana New" w:hint="cs"/>
          <w:cs/>
          <w:lang w:val="en-US" w:bidi="th-TH"/>
        </w:rPr>
        <w:t>/</w:t>
      </w:r>
      <w:proofErr w:type="spellStart"/>
      <w:r>
        <w:rPr>
          <w:rStyle w:val="Hyperlink"/>
          <w:rFonts w:ascii="Georgia" w:hAnsi="Georgia"/>
          <w:lang w:val="en-US"/>
        </w:rPr>
        <w:t>plant_search</w:t>
      </w:r>
      <w:proofErr w:type="spellEnd"/>
      <w:r>
        <w:rPr>
          <w:rStyle w:val="Hyperlink"/>
          <w:rFonts w:ascii="Georgia" w:hAnsi="Georgia" w:cs="Angsana New" w:hint="cs"/>
          <w:cs/>
          <w:lang w:val="en-US" w:bidi="th-TH"/>
        </w:rPr>
        <w:t>.</w:t>
      </w:r>
      <w:proofErr w:type="spellStart"/>
      <w:r>
        <w:rPr>
          <w:rStyle w:val="Hyperlink"/>
          <w:rFonts w:ascii="Georgia" w:hAnsi="Georgia"/>
          <w:lang w:val="en-US"/>
        </w:rPr>
        <w:t>php</w:t>
      </w:r>
      <w:proofErr w:type="spellEnd"/>
      <w:r>
        <w:rPr>
          <w:rFonts w:ascii="Georgia" w:hAnsi="Georgia"/>
          <w:lang w:val="en-US"/>
        </w:rPr>
        <w:fldChar w:fldCharType="end"/>
      </w:r>
      <w:r>
        <w:rPr>
          <w:rFonts w:ascii="Georgia" w:hAnsi="Georgia" w:cs="Angsana New" w:hint="cs"/>
          <w:cs/>
          <w:lang w:val="en-US" w:bidi="th-TH"/>
        </w:rPr>
        <w:t xml:space="preserve">. </w:t>
      </w:r>
    </w:p>
    <w:p w14:paraId="0A83DD8E" w14:textId="77777777" w:rsidR="00000000" w:rsidRDefault="00000000">
      <w:pPr>
        <w:pStyle w:val="NormalWeb"/>
        <w:divId w:val="272514399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Bachman, S</w:t>
      </w:r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, Moat, J</w:t>
      </w:r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, Hill, A</w:t>
      </w:r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, de la Torre, J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and Scot, B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2011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Supporting Red List threat assessments with </w:t>
      </w:r>
      <w:proofErr w:type="spellStart"/>
      <w:r>
        <w:rPr>
          <w:rFonts w:ascii="Georgia" w:hAnsi="Georgia"/>
          <w:lang w:val="en-US"/>
        </w:rPr>
        <w:t>GeoCAT</w:t>
      </w:r>
      <w:proofErr w:type="spellEnd"/>
      <w:r>
        <w:rPr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Geospatial Conservation Assessment Tool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proofErr w:type="spellStart"/>
      <w:r>
        <w:rPr>
          <w:rFonts w:ascii="Georgia" w:hAnsi="Georgia"/>
          <w:i/>
          <w:iCs/>
          <w:lang w:val="en-US"/>
        </w:rPr>
        <w:t>ZooKeys</w:t>
      </w:r>
      <w:proofErr w:type="spellEnd"/>
      <w:r>
        <w:rPr>
          <w:rFonts w:ascii="Georgia" w:hAnsi="Georgia"/>
          <w:lang w:val="en-US"/>
        </w:rPr>
        <w:t xml:space="preserve"> 150</w:t>
      </w:r>
      <w:r>
        <w:rPr>
          <w:rFonts w:ascii="Georgia" w:hAnsi="Georgia" w:cs="Angsana New" w:hint="cs"/>
          <w:cs/>
          <w:lang w:val="en-US" w:bidi="th-TH"/>
        </w:rPr>
        <w:t>:</w:t>
      </w:r>
      <w:r>
        <w:rPr>
          <w:rFonts w:ascii="Georgia" w:hAnsi="Georgia"/>
          <w:lang w:val="en-US"/>
        </w:rPr>
        <w:t xml:space="preserve"> 117</w:t>
      </w:r>
      <w:r>
        <w:rPr>
          <w:rFonts w:ascii="Georgia" w:hAnsi="Georgia" w:cs="Angsana New" w:hint="cs"/>
          <w:cs/>
          <w:lang w:val="en-US" w:bidi="th-TH"/>
        </w:rPr>
        <w:t>-</w:t>
      </w:r>
      <w:r>
        <w:rPr>
          <w:rFonts w:ascii="Georgia" w:hAnsi="Georgia"/>
          <w:lang w:val="en-US"/>
        </w:rPr>
        <w:t>126</w:t>
      </w:r>
      <w:r>
        <w:rPr>
          <w:rFonts w:ascii="Georgia" w:hAnsi="Georgia" w:cs="Angsana New" w:hint="cs"/>
          <w:cs/>
          <w:lang w:val="en-US" w:bidi="th-TH"/>
        </w:rPr>
        <w:t>.</w:t>
      </w:r>
    </w:p>
    <w:p w14:paraId="7FD73440" w14:textId="77777777" w:rsidR="00000000" w:rsidRDefault="00000000">
      <w:pPr>
        <w:pStyle w:val="NormalWeb"/>
        <w:divId w:val="272514399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Genesys</w:t>
      </w:r>
      <w:proofErr w:type="spellEnd"/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2022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proofErr w:type="spellStart"/>
      <w:r>
        <w:rPr>
          <w:rFonts w:ascii="Georgia" w:hAnsi="Georgia"/>
          <w:lang w:val="en-US"/>
        </w:rPr>
        <w:t>Genesys</w:t>
      </w:r>
      <w:proofErr w:type="spellEnd"/>
      <w:r>
        <w:rPr>
          <w:rFonts w:ascii="Georgia" w:hAnsi="Georgia"/>
          <w:lang w:val="en-US"/>
        </w:rPr>
        <w:t xml:space="preserve"> Global Portal on Plant Genetic Resources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Available at</w:t>
      </w:r>
      <w:r>
        <w:rPr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fldChar w:fldCharType="begin"/>
      </w:r>
      <w:r>
        <w:rPr>
          <w:rFonts w:ascii="Georgia" w:hAnsi="Georgia"/>
          <w:lang w:val="en-US"/>
        </w:rPr>
        <w:instrText xml:space="preserve"> HYPERLINK "https://www.genesys-pgr.org/" </w:instrText>
      </w:r>
      <w:r>
        <w:rPr>
          <w:rFonts w:ascii="Georgia" w:hAnsi="Georgia"/>
          <w:lang w:val="en-US"/>
        </w:rPr>
        <w:fldChar w:fldCharType="separate"/>
      </w:r>
      <w:r>
        <w:rPr>
          <w:rStyle w:val="Hyperlink"/>
          <w:rFonts w:ascii="Georgia" w:hAnsi="Georgia"/>
          <w:lang w:val="en-US"/>
        </w:rPr>
        <w:t>https</w:t>
      </w:r>
      <w:r>
        <w:rPr>
          <w:rStyle w:val="Hyperlink"/>
          <w:rFonts w:ascii="Georgia" w:hAnsi="Georgia" w:cs="Angsana New" w:hint="cs"/>
          <w:cs/>
          <w:lang w:val="en-US" w:bidi="th-TH"/>
        </w:rPr>
        <w:t>://</w:t>
      </w:r>
      <w:r>
        <w:rPr>
          <w:rStyle w:val="Hyperlink"/>
          <w:rFonts w:ascii="Georgia" w:hAnsi="Georgia"/>
          <w:lang w:val="en-US"/>
        </w:rPr>
        <w:t>www</w:t>
      </w:r>
      <w:r>
        <w:rPr>
          <w:rStyle w:val="Hyperlink"/>
          <w:rFonts w:ascii="Georgia" w:hAnsi="Georgia" w:cs="Angsana New" w:hint="cs"/>
          <w:cs/>
          <w:lang w:val="en-US" w:bidi="th-TH"/>
        </w:rPr>
        <w:t>.</w:t>
      </w:r>
      <w:proofErr w:type="spellStart"/>
      <w:r>
        <w:rPr>
          <w:rStyle w:val="Hyperlink"/>
          <w:rFonts w:ascii="Georgia" w:hAnsi="Georgia"/>
          <w:lang w:val="en-US"/>
        </w:rPr>
        <w:t>genesys</w:t>
      </w:r>
      <w:proofErr w:type="spellEnd"/>
      <w:r>
        <w:rPr>
          <w:rStyle w:val="Hyperlink"/>
          <w:rFonts w:ascii="Georgia" w:hAnsi="Georgia" w:cs="Angsana New" w:hint="cs"/>
          <w:cs/>
          <w:lang w:val="en-US" w:bidi="th-TH"/>
        </w:rPr>
        <w:t>-</w:t>
      </w:r>
      <w:proofErr w:type="spellStart"/>
      <w:r>
        <w:rPr>
          <w:rStyle w:val="Hyperlink"/>
          <w:rFonts w:ascii="Georgia" w:hAnsi="Georgia"/>
          <w:lang w:val="en-US"/>
        </w:rPr>
        <w:t>pgr</w:t>
      </w:r>
      <w:proofErr w:type="spellEnd"/>
      <w:r>
        <w:rPr>
          <w:rStyle w:val="Hyperlink"/>
          <w:rFonts w:ascii="Georgia" w:hAnsi="Georgia" w:cs="Angsana New" w:hint="cs"/>
          <w:cs/>
          <w:lang w:val="en-US" w:bidi="th-TH"/>
        </w:rPr>
        <w:t>.</w:t>
      </w:r>
      <w:r>
        <w:rPr>
          <w:rStyle w:val="Hyperlink"/>
          <w:rFonts w:ascii="Georgia" w:hAnsi="Georgia"/>
          <w:lang w:val="en-US"/>
        </w:rPr>
        <w:t>org</w:t>
      </w:r>
      <w:r>
        <w:rPr>
          <w:rStyle w:val="Hyperlink"/>
          <w:rFonts w:ascii="Georgia" w:hAnsi="Georgia" w:cs="Angsana New" w:hint="cs"/>
          <w:cs/>
          <w:lang w:val="en-US" w:bidi="th-TH"/>
        </w:rPr>
        <w:t>/</w:t>
      </w:r>
      <w:r>
        <w:rPr>
          <w:rFonts w:ascii="Georgia" w:hAnsi="Georgia"/>
          <w:lang w:val="en-US"/>
        </w:rPr>
        <w:fldChar w:fldCharType="end"/>
      </w:r>
      <w:r>
        <w:rPr>
          <w:rFonts w:ascii="Georgia" w:hAnsi="Georgia" w:cs="Angsana New" w:hint="cs"/>
          <w:cs/>
          <w:lang w:val="en-US" w:bidi="th-TH"/>
        </w:rPr>
        <w:t xml:space="preserve">. </w:t>
      </w:r>
    </w:p>
    <w:p w14:paraId="7DFC66C5" w14:textId="77777777" w:rsidR="00000000" w:rsidRDefault="00000000">
      <w:pPr>
        <w:pStyle w:val="NormalWeb"/>
        <w:divId w:val="272514399"/>
        <w:rPr>
          <w:rFonts w:ascii="Georgia" w:hAnsi="Georgia"/>
          <w:lang w:val="en-US"/>
        </w:rPr>
      </w:pPr>
      <w:commentRangeStart w:id="69"/>
      <w:r>
        <w:rPr>
          <w:rFonts w:ascii="Georgia" w:hAnsi="Georgia"/>
          <w:lang w:val="en-US"/>
        </w:rPr>
        <w:t>POWO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2022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Plants of the World Online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Facilitated by the Royal Botanic Gardens, Kew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Available at</w:t>
      </w:r>
      <w:r>
        <w:rPr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http</w:t>
      </w:r>
      <w:r>
        <w:rPr>
          <w:rFonts w:ascii="Georgia" w:hAnsi="Georgia" w:cs="Angsana New" w:hint="cs"/>
          <w:cs/>
          <w:lang w:val="en-US" w:bidi="th-TH"/>
        </w:rPr>
        <w:t>://</w:t>
      </w:r>
      <w:proofErr w:type="spellStart"/>
      <w:r>
        <w:rPr>
          <w:rFonts w:ascii="Georgia" w:hAnsi="Georgia"/>
          <w:lang w:val="en-US"/>
        </w:rPr>
        <w:t>powo</w:t>
      </w:r>
      <w:proofErr w:type="spellEnd"/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science</w:t>
      </w:r>
      <w:r>
        <w:rPr>
          <w:rFonts w:ascii="Georgia" w:hAnsi="Georgia" w:cs="Angsana New" w:hint="cs"/>
          <w:cs/>
          <w:lang w:val="en-US" w:bidi="th-TH"/>
        </w:rPr>
        <w:t>.</w:t>
      </w:r>
      <w:proofErr w:type="spellStart"/>
      <w:r>
        <w:rPr>
          <w:rFonts w:ascii="Georgia" w:hAnsi="Georgia"/>
          <w:lang w:val="en-US"/>
        </w:rPr>
        <w:t>kew</w:t>
      </w:r>
      <w:proofErr w:type="spellEnd"/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org</w:t>
      </w:r>
      <w:r>
        <w:rPr>
          <w:rFonts w:ascii="Georgia" w:hAnsi="Georgia" w:cs="Angsana New" w:hint="cs"/>
          <w:cs/>
          <w:lang w:val="en-US" w:bidi="th-TH"/>
        </w:rPr>
        <w:t>/. (</w:t>
      </w:r>
      <w:r>
        <w:rPr>
          <w:rFonts w:ascii="Georgia" w:hAnsi="Georgia"/>
          <w:lang w:val="en-US"/>
        </w:rPr>
        <w:t>Accessed</w:t>
      </w:r>
      <w:r>
        <w:rPr>
          <w:rFonts w:ascii="Georgia" w:hAnsi="Georgia" w:cs="Angsana New" w:hint="cs"/>
          <w:cs/>
          <w:lang w:val="en-US" w:bidi="th-TH"/>
        </w:rPr>
        <w:t xml:space="preserve">: </w:t>
      </w:r>
      <w:r>
        <w:rPr>
          <w:rFonts w:ascii="Georgia" w:hAnsi="Georgia"/>
          <w:lang w:val="en-US"/>
        </w:rPr>
        <w:t>2022</w:t>
      </w:r>
      <w:r>
        <w:rPr>
          <w:rFonts w:ascii="Georgia" w:hAnsi="Georgia" w:cs="Angsana New" w:hint="cs"/>
          <w:cs/>
          <w:lang w:val="en-US" w:bidi="th-TH"/>
        </w:rPr>
        <w:t>).</w:t>
      </w:r>
      <w:commentRangeEnd w:id="69"/>
      <w:r w:rsidR="0095307D">
        <w:rPr>
          <w:rStyle w:val="CommentReference"/>
        </w:rPr>
        <w:commentReference w:id="69"/>
      </w:r>
    </w:p>
    <w:p w14:paraId="56FF8695" w14:textId="77777777" w:rsidR="009F6D16" w:rsidRDefault="00000000">
      <w:pPr>
        <w:pStyle w:val="NormalWeb"/>
        <w:divId w:val="272514399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Puglisi, </w:t>
      </w:r>
      <w:proofErr w:type="gramStart"/>
      <w:r>
        <w:rPr>
          <w:rFonts w:ascii="Georgia" w:hAnsi="Georgia"/>
          <w:lang w:val="en-US"/>
        </w:rPr>
        <w:t>C</w:t>
      </w:r>
      <w:r>
        <w:rPr>
          <w:rFonts w:ascii="Georgia" w:hAnsi="Georgia" w:cs="Angsana New" w:hint="cs"/>
          <w:cs/>
          <w:lang w:val="en-US" w:bidi="th-TH"/>
        </w:rPr>
        <w:t>.</w:t>
      </w:r>
      <w:proofErr w:type="gramEnd"/>
      <w:r>
        <w:rPr>
          <w:rFonts w:ascii="Georgia" w:hAnsi="Georgia" w:cs="Angsana New" w:hint="cs"/>
          <w:cs/>
          <w:lang w:val="en-US" w:bidi="th-TH"/>
        </w:rPr>
        <w:t xml:space="preserve"> </w:t>
      </w:r>
      <w:r>
        <w:rPr>
          <w:rFonts w:ascii="Georgia" w:hAnsi="Georgia"/>
          <w:lang w:val="en-US"/>
        </w:rPr>
        <w:t>and Middleton, D</w:t>
      </w:r>
      <w:r>
        <w:rPr>
          <w:rFonts w:ascii="Georgia" w:hAnsi="Georgia" w:cs="Angsana New" w:hint="cs"/>
          <w:cs/>
          <w:lang w:val="en-US" w:bidi="th-TH"/>
        </w:rPr>
        <w:t>.</w:t>
      </w:r>
      <w:r>
        <w:rPr>
          <w:rFonts w:ascii="Georgia" w:hAnsi="Georgia"/>
          <w:lang w:val="en-US"/>
        </w:rPr>
        <w:t>J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>2017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lang w:val="en-US"/>
        </w:rPr>
        <w:t xml:space="preserve">A revision of </w:t>
      </w:r>
      <w:proofErr w:type="spellStart"/>
      <w:r>
        <w:rPr>
          <w:rFonts w:ascii="Georgia" w:hAnsi="Georgia"/>
          <w:lang w:val="en-US"/>
        </w:rPr>
        <w:t>Microchirita</w:t>
      </w:r>
      <w:proofErr w:type="spellEnd"/>
      <w:r>
        <w:rPr>
          <w:rFonts w:ascii="Georgia" w:hAnsi="Georgia"/>
          <w:lang w:val="en-US"/>
        </w:rPr>
        <w:t xml:space="preserve"> </w:t>
      </w:r>
      <w:r>
        <w:rPr>
          <w:rFonts w:ascii="Georgia" w:hAnsi="Georgia" w:cs="Angsana New" w:hint="cs"/>
          <w:cs/>
          <w:lang w:val="en-US" w:bidi="th-TH"/>
        </w:rPr>
        <w:t>(</w:t>
      </w:r>
      <w:proofErr w:type="spellStart"/>
      <w:r>
        <w:rPr>
          <w:rFonts w:ascii="Georgia" w:hAnsi="Georgia"/>
          <w:lang w:val="en-US"/>
        </w:rPr>
        <w:t>Gesneriaceae</w:t>
      </w:r>
      <w:proofErr w:type="spellEnd"/>
      <w:r>
        <w:rPr>
          <w:rFonts w:ascii="Georgia" w:hAnsi="Georgia" w:cs="Angsana New" w:hint="cs"/>
          <w:cs/>
          <w:lang w:val="en-US" w:bidi="th-TH"/>
        </w:rPr>
        <w:t xml:space="preserve">) </w:t>
      </w:r>
      <w:r>
        <w:rPr>
          <w:rFonts w:ascii="Georgia" w:hAnsi="Georgia"/>
          <w:lang w:val="en-US"/>
        </w:rPr>
        <w:t>in Thailand</w:t>
      </w:r>
      <w:r>
        <w:rPr>
          <w:rFonts w:ascii="Georgia" w:hAnsi="Georgia" w:cs="Angsana New" w:hint="cs"/>
          <w:cs/>
          <w:lang w:val="en-US" w:bidi="th-TH"/>
        </w:rPr>
        <w:t xml:space="preserve">. </w:t>
      </w:r>
      <w:r>
        <w:rPr>
          <w:rFonts w:ascii="Georgia" w:hAnsi="Georgia"/>
          <w:i/>
          <w:iCs/>
          <w:lang w:val="en-US"/>
        </w:rPr>
        <w:t>Gardens' Bulletin Singapore</w:t>
      </w:r>
      <w:r>
        <w:rPr>
          <w:rFonts w:ascii="Georgia" w:hAnsi="Georgia"/>
          <w:lang w:val="en-US"/>
        </w:rPr>
        <w:t xml:space="preserve"> 69</w:t>
      </w:r>
      <w:r>
        <w:rPr>
          <w:rFonts w:ascii="Georgia" w:hAnsi="Georgia" w:cs="Angsana New" w:hint="cs"/>
          <w:cs/>
          <w:lang w:val="en-US" w:bidi="th-TH"/>
        </w:rPr>
        <w:t>(</w:t>
      </w:r>
      <w:r>
        <w:rPr>
          <w:rFonts w:ascii="Georgia" w:hAnsi="Georgia"/>
          <w:lang w:val="en-US"/>
        </w:rPr>
        <w:t>2</w:t>
      </w:r>
      <w:r>
        <w:rPr>
          <w:rFonts w:ascii="Georgia" w:hAnsi="Georgia" w:cs="Angsana New" w:hint="cs"/>
          <w:cs/>
          <w:lang w:val="en-US" w:bidi="th-TH"/>
        </w:rPr>
        <w:t xml:space="preserve">): </w:t>
      </w:r>
      <w:r>
        <w:rPr>
          <w:rFonts w:ascii="Georgia" w:hAnsi="Georgia"/>
          <w:lang w:val="en-US"/>
        </w:rPr>
        <w:t>211</w:t>
      </w:r>
      <w:r>
        <w:rPr>
          <w:rFonts w:ascii="Georgia" w:hAnsi="Georgia" w:cs="Angsana New" w:hint="cs"/>
          <w:cs/>
          <w:lang w:val="en-US" w:bidi="th-TH"/>
        </w:rPr>
        <w:t>–</w:t>
      </w:r>
      <w:r>
        <w:rPr>
          <w:rFonts w:ascii="Georgia" w:hAnsi="Georgia"/>
          <w:lang w:val="en-US"/>
        </w:rPr>
        <w:t>284</w:t>
      </w:r>
      <w:r>
        <w:rPr>
          <w:rFonts w:ascii="Georgia" w:hAnsi="Georgia" w:cs="Angsana New" w:hint="cs"/>
          <w:cs/>
          <w:lang w:val="en-US" w:bidi="th-TH"/>
        </w:rPr>
        <w:t>.</w:t>
      </w:r>
    </w:p>
    <w:sectPr w:rsidR="009F6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Jack Plummer" w:date="2022-10-19T09:01:00Z" w:initials="JP">
    <w:p w14:paraId="08E4BCCA" w14:textId="77777777" w:rsidR="002B3955" w:rsidRDefault="002B3955" w:rsidP="00E1112C">
      <w:pPr>
        <w:pStyle w:val="CommentText"/>
      </w:pPr>
      <w:r>
        <w:rPr>
          <w:rStyle w:val="CommentReference"/>
        </w:rPr>
        <w:annotationRef/>
      </w:r>
      <w:r>
        <w:t xml:space="preserve">Mention the specifics - </w:t>
      </w:r>
      <w:r>
        <w:rPr>
          <w:lang w:val="en-US"/>
        </w:rPr>
        <w:t>Lan Sak district, Huppatat Non</w:t>
      </w:r>
      <w:r>
        <w:rPr>
          <w:lang w:val="th-TH"/>
        </w:rPr>
        <w:t>-</w:t>
      </w:r>
      <w:r>
        <w:rPr>
          <w:lang w:val="en-US"/>
        </w:rPr>
        <w:t>Hunting Area</w:t>
      </w:r>
    </w:p>
  </w:comment>
  <w:comment w:id="47" w:author="Jack Plummer" w:date="2022-10-19T09:09:00Z" w:initials="JP">
    <w:p w14:paraId="27D0E4B3" w14:textId="77777777" w:rsidR="0095307D" w:rsidRDefault="0095307D" w:rsidP="000A4175">
      <w:pPr>
        <w:pStyle w:val="CommentText"/>
      </w:pPr>
      <w:r>
        <w:rPr>
          <w:rStyle w:val="CommentReference"/>
        </w:rPr>
        <w:annotationRef/>
      </w:r>
      <w:r>
        <w:t>Remove if not using  VU D2</w:t>
      </w:r>
    </w:p>
  </w:comment>
  <w:comment w:id="52" w:author="Jack Plummer" w:date="2022-10-19T09:09:00Z" w:initials="JP">
    <w:p w14:paraId="171C3D0F" w14:textId="77777777" w:rsidR="0095307D" w:rsidRDefault="0095307D" w:rsidP="00FC3EA2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53" w:author="Jack Plummer" w:date="2022-10-19T09:10:00Z" w:initials="JP">
    <w:p w14:paraId="3F9E55A9" w14:textId="77777777" w:rsidR="0095307D" w:rsidRDefault="0095307D" w:rsidP="00BA5EAD">
      <w:pPr>
        <w:pStyle w:val="CommentText"/>
      </w:pPr>
      <w:r>
        <w:rPr>
          <w:rStyle w:val="CommentReference"/>
        </w:rPr>
        <w:annotationRef/>
      </w:r>
      <w:r>
        <w:t>We could use this as our EOO value - wouldn't affect the overall assessment but slightly more robust than simply equating to AOO.</w:t>
      </w:r>
    </w:p>
  </w:comment>
  <w:comment w:id="69" w:author="Jack Plummer" w:date="2022-10-19T09:13:00Z" w:initials="JP">
    <w:p w14:paraId="5787E117" w14:textId="77777777" w:rsidR="0095307D" w:rsidRDefault="0095307D" w:rsidP="00754E75">
      <w:pPr>
        <w:pStyle w:val="CommentText"/>
      </w:pPr>
      <w:r>
        <w:rPr>
          <w:rStyle w:val="CommentReference"/>
        </w:rPr>
        <w:annotationRef/>
      </w:r>
      <w:r>
        <w:t>Mention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E4BCCA" w15:done="0"/>
  <w15:commentEx w15:paraId="27D0E4B3" w15:done="0"/>
  <w15:commentEx w15:paraId="171C3D0F" w15:done="0"/>
  <w15:commentEx w15:paraId="3F9E55A9" w15:done="0"/>
  <w15:commentEx w15:paraId="5787E1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A3B7F" w16cex:dateUtc="2022-10-19T08:01:00Z"/>
  <w16cex:commentExtensible w16cex:durableId="26FA3D46" w16cex:dateUtc="2022-10-19T08:09:00Z"/>
  <w16cex:commentExtensible w16cex:durableId="26FA3D59" w16cex:dateUtc="2022-10-19T08:09:00Z"/>
  <w16cex:commentExtensible w16cex:durableId="26FA3D93" w16cex:dateUtc="2022-10-19T08:10:00Z"/>
  <w16cex:commentExtensible w16cex:durableId="26FA3E21" w16cex:dateUtc="2022-10-19T08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E4BCCA" w16cid:durableId="26FA3B7F"/>
  <w16cid:commentId w16cid:paraId="27D0E4B3" w16cid:durableId="26FA3D46"/>
  <w16cid:commentId w16cid:paraId="171C3D0F" w16cid:durableId="26FA3D59"/>
  <w16cid:commentId w16cid:paraId="3F9E55A9" w16cid:durableId="26FA3D93"/>
  <w16cid:commentId w16cid:paraId="5787E117" w16cid:durableId="26FA3E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altName w:val="Angsana New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trackRevisions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55"/>
    <w:rsid w:val="002B3955"/>
    <w:rsid w:val="0095307D"/>
    <w:rsid w:val="009F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874CA"/>
  <w15:chartTrackingRefBased/>
  <w15:docId w15:val="{7CF29A20-CB97-4DD5-9965-DFA59FF9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F5496" w:themeColor="accent1" w:themeShade="BF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4"/>
      <w:szCs w:val="3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uiPriority w:val="99"/>
    <w:semiHidden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uiPriority w:val="99"/>
    <w:semiHidden/>
    <w:pPr>
      <w:spacing w:before="100" w:beforeAutospacing="1" w:after="100" w:afterAutospacing="1"/>
    </w:pPr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2B3955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B39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3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3955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3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3955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1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2997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5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customXml" Target="../customXml/item4.xml"/><Relationship Id="rId10" Type="http://schemas.microsoft.com/office/2011/relationships/people" Target="people.xm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8188E-0189-44A8-A0D3-7BDF015E0118}"/>
</file>

<file path=customXml/itemProps2.xml><?xml version="1.0" encoding="utf-8"?>
<ds:datastoreItem xmlns:ds="http://schemas.openxmlformats.org/officeDocument/2006/customXml" ds:itemID="{46895DC6-9005-4324-B8BD-0FCB973DA5CE}"/>
</file>

<file path=customXml/itemProps3.xml><?xml version="1.0" encoding="utf-8"?>
<ds:datastoreItem xmlns:ds="http://schemas.openxmlformats.org/officeDocument/2006/customXml" ds:itemID="{5AAAC6B7-C222-4794-A685-A31058F24C02}"/>
</file>

<file path=customXml/itemProps4.xml><?xml version="1.0" encoding="utf-8"?>
<ds:datastoreItem xmlns:ds="http://schemas.openxmlformats.org/officeDocument/2006/customXml" ds:itemID="{21F90399-27FE-4DE9-AA86-AEB13F6E8BB1}"/>
</file>

<file path=customXml/itemProps5.xml><?xml version="1.0" encoding="utf-8"?>
<ds:datastoreItem xmlns:ds="http://schemas.openxmlformats.org/officeDocument/2006/customXml" ds:itemID="{9895BB47-38BA-4AFB-A2E5-922ED1522C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huppatatensis</vt:lpstr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huppatatensis</dc:title>
  <dc:subject/>
  <dc:creator>Sirinan Khorngton</dc:creator>
  <cp:keywords/>
  <dc:description/>
  <cp:lastModifiedBy>Jack Plummer</cp:lastModifiedBy>
  <cp:revision>2</cp:revision>
  <dcterms:created xsi:type="dcterms:W3CDTF">2022-10-19T08:13:00Z</dcterms:created>
  <dcterms:modified xsi:type="dcterms:W3CDTF">2022-10-19T08:13:00Z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