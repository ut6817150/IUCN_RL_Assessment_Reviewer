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9DB43" w14:textId="77777777" w:rsidR="00223F93" w:rsidRDefault="00223F93">
      <w:pPr>
        <w:jc w:val="center"/>
        <w:divId w:val="1946573854"/>
        <w:rPr>
          <w:rFonts w:ascii="Georgia" w:eastAsia="Times New Roman" w:hAnsi="Georgia"/>
          <w:b/>
          <w:bCs/>
          <w:sz w:val="29"/>
          <w:szCs w:val="29"/>
        </w:rPr>
      </w:pPr>
      <w:r>
        <w:rPr>
          <w:rFonts w:ascii="Georgia" w:eastAsia="Times New Roman" w:hAnsi="Georgia"/>
          <w:b/>
          <w:bCs/>
          <w:sz w:val="29"/>
          <w:szCs w:val="29"/>
        </w:rPr>
        <w:t>Draft</w:t>
      </w:r>
    </w:p>
    <w:p w14:paraId="329D719B" w14:textId="77777777" w:rsidR="00223F93" w:rsidRDefault="00223F93">
      <w:pPr>
        <w:divId w:val="21060510"/>
        <w:rPr>
          <w:rFonts w:ascii="Georgia" w:eastAsia="Times New Roman" w:hAnsi="Georgia"/>
          <w:sz w:val="18"/>
          <w:szCs w:val="18"/>
        </w:rPr>
      </w:pPr>
      <w:r>
        <w:rPr>
          <w:rFonts w:ascii="Georgia" w:eastAsia="Times New Roman" w:hAnsi="Georgia"/>
          <w:noProof/>
          <w:sz w:val="18"/>
          <w:szCs w:val="18"/>
        </w:rPr>
        <w:drawing>
          <wp:inline distT="0" distB="0" distL="0" distR="0" wp14:anchorId="6BECABDF" wp14:editId="718A7395">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1C2019" w14:textId="77777777" w:rsidR="00223F93" w:rsidRDefault="00223F93">
      <w:pPr>
        <w:shd w:val="clear" w:color="auto" w:fill="FFFFFF"/>
        <w:spacing w:before="100" w:beforeAutospacing="1" w:after="100" w:afterAutospacing="1"/>
        <w:jc w:val="right"/>
        <w:outlineLvl w:val="1"/>
        <w:divId w:val="21060510"/>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Barleria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aromatica</w:t>
      </w:r>
      <w:proofErr w:type="spellEnd"/>
      <w:r>
        <w:rPr>
          <w:rFonts w:ascii="Georgia" w:eastAsia="Times New Roman" w:hAnsi="Georgia"/>
          <w:b/>
          <w:bCs/>
          <w:color w:val="000000"/>
          <w:kern w:val="36"/>
          <w:sz w:val="29"/>
          <w:szCs w:val="29"/>
        </w:rPr>
        <w:t xml:space="preserve"> - Oberm.</w:t>
      </w:r>
    </w:p>
    <w:p w14:paraId="1B08424A" w14:textId="77777777" w:rsidR="00223F93" w:rsidRDefault="00223F93">
      <w:pPr>
        <w:jc w:val="right"/>
        <w:divId w:val="21060510"/>
        <w:rPr>
          <w:rFonts w:ascii="Georgia" w:eastAsia="Times New Roman" w:hAnsi="Georgia"/>
          <w:sz w:val="18"/>
          <w:szCs w:val="18"/>
        </w:rPr>
      </w:pPr>
      <w:r>
        <w:rPr>
          <w:rFonts w:ascii="Georgia" w:eastAsia="Times New Roman" w:hAnsi="Georgia"/>
          <w:sz w:val="18"/>
          <w:szCs w:val="18"/>
        </w:rPr>
        <w:t xml:space="preserve">PLANTAE - TRACHEOPHYTA - MAGNOLIOPSIDA - LAMIALES - ACANTHACEAE - </w:t>
      </w:r>
      <w:proofErr w:type="spellStart"/>
      <w:r>
        <w:rPr>
          <w:rFonts w:ascii="Georgia" w:eastAsia="Times New Roman" w:hAnsi="Georgia"/>
          <w:sz w:val="18"/>
          <w:szCs w:val="18"/>
        </w:rPr>
        <w:t>Barleria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aromatica</w:t>
      </w:r>
      <w:proofErr w:type="spellEnd"/>
    </w:p>
    <w:p w14:paraId="26E3D73E" w14:textId="77777777" w:rsidR="00223F93" w:rsidRDefault="00223F93">
      <w:pPr>
        <w:pStyle w:val="NormalWeb"/>
        <w:divId w:val="1822116734"/>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07"/>
      </w:tblGrid>
      <w:tr w:rsidR="00000000" w14:paraId="6095E18E" w14:textId="77777777">
        <w:trPr>
          <w:tblCellSpacing w:w="15" w:type="dxa"/>
          <w:jc w:val="center"/>
        </w:trPr>
        <w:tc>
          <w:tcPr>
            <w:tcW w:w="0" w:type="auto"/>
            <w:tcBorders>
              <w:bottom w:val="single" w:sz="6" w:space="0" w:color="000000"/>
            </w:tcBorders>
            <w:shd w:val="clear" w:color="auto" w:fill="BBBBBB"/>
            <w:vAlign w:val="center"/>
            <w:hideMark/>
          </w:tcPr>
          <w:p w14:paraId="0DC52E82" w14:textId="77777777" w:rsidR="00223F93" w:rsidRDefault="00223F93">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641CA2CB" w14:textId="77777777">
        <w:trPr>
          <w:tblCellSpacing w:w="15" w:type="dxa"/>
          <w:jc w:val="center"/>
        </w:trPr>
        <w:tc>
          <w:tcPr>
            <w:tcW w:w="0" w:type="auto"/>
            <w:vAlign w:val="center"/>
            <w:hideMark/>
          </w:tcPr>
          <w:p w14:paraId="70FAE47E" w14:textId="77777777" w:rsidR="00223F93" w:rsidRDefault="00223F93">
            <w:pPr>
              <w:spacing w:after="75"/>
              <w:rPr>
                <w:rFonts w:ascii="Georgia" w:eastAsia="Times New Roman" w:hAnsi="Georgia"/>
                <w:sz w:val="20"/>
                <w:szCs w:val="20"/>
              </w:rPr>
            </w:pPr>
            <w:r>
              <w:rPr>
                <w:rFonts w:ascii="Georgia" w:eastAsia="Times New Roman" w:hAnsi="Georgia"/>
                <w:sz w:val="20"/>
                <w:szCs w:val="20"/>
              </w:rPr>
              <w:t>VU - Vulnerable, B2ab</w:t>
            </w:r>
            <w:commentRangeStart w:id="0"/>
            <w:r>
              <w:rPr>
                <w:rFonts w:ascii="Georgia" w:eastAsia="Times New Roman" w:hAnsi="Georgia"/>
                <w:sz w:val="20"/>
                <w:szCs w:val="20"/>
              </w:rPr>
              <w:t>(</w:t>
            </w:r>
            <w:proofErr w:type="spellStart"/>
            <w:proofErr w:type="gramStart"/>
            <w:r>
              <w:rPr>
                <w:rFonts w:ascii="Georgia" w:eastAsia="Times New Roman" w:hAnsi="Georgia"/>
                <w:sz w:val="20"/>
                <w:szCs w:val="20"/>
              </w:rPr>
              <w:t>ii,iii</w:t>
            </w:r>
            <w:proofErr w:type="gramEnd"/>
            <w:r>
              <w:rPr>
                <w:rFonts w:ascii="Georgia" w:eastAsia="Times New Roman" w:hAnsi="Georgia"/>
                <w:sz w:val="20"/>
                <w:szCs w:val="20"/>
              </w:rPr>
              <w:t>,iv,v</w:t>
            </w:r>
            <w:proofErr w:type="spellEnd"/>
            <w:r>
              <w:rPr>
                <w:rFonts w:ascii="Georgia" w:eastAsia="Times New Roman" w:hAnsi="Georgia"/>
                <w:sz w:val="20"/>
                <w:szCs w:val="20"/>
              </w:rPr>
              <w:t xml:space="preserve">) </w:t>
            </w:r>
            <w:commentRangeEnd w:id="0"/>
            <w:r>
              <w:rPr>
                <w:rStyle w:val="CommentReference"/>
              </w:rPr>
              <w:commentReference w:id="0"/>
            </w:r>
            <w:r>
              <w:rPr>
                <w:rFonts w:ascii="Georgia" w:eastAsia="Times New Roman" w:hAnsi="Georgia"/>
                <w:sz w:val="20"/>
                <w:szCs w:val="20"/>
              </w:rPr>
              <w:t>(IUCN version 3.1)</w:t>
            </w:r>
          </w:p>
        </w:tc>
      </w:tr>
    </w:tbl>
    <w:p w14:paraId="399E2AAD" w14:textId="77777777" w:rsidR="00223F93" w:rsidRDefault="00223F93">
      <w:pPr>
        <w:pStyle w:val="Heading1"/>
        <w:divId w:val="1323391561"/>
        <w:rPr>
          <w:rFonts w:ascii="Georgia" w:eastAsia="Times New Roman" w:hAnsi="Georgia"/>
          <w:sz w:val="29"/>
          <w:szCs w:val="29"/>
        </w:rPr>
      </w:pPr>
      <w:r>
        <w:rPr>
          <w:rFonts w:ascii="Georgia" w:eastAsia="Times New Roman" w:hAnsi="Georgia"/>
          <w:sz w:val="29"/>
          <w:szCs w:val="29"/>
        </w:rPr>
        <w:t>Red List Assessment</w:t>
      </w:r>
    </w:p>
    <w:p w14:paraId="03D7FC07" w14:textId="77777777" w:rsidR="00223F93" w:rsidRDefault="00223F93">
      <w:pPr>
        <w:pStyle w:val="Heading2"/>
        <w:divId w:val="1323391561"/>
        <w:rPr>
          <w:rFonts w:ascii="Georgia" w:eastAsia="Times New Roman" w:hAnsi="Georgia"/>
          <w:sz w:val="27"/>
          <w:szCs w:val="27"/>
        </w:rPr>
      </w:pPr>
      <w:r>
        <w:rPr>
          <w:rFonts w:ascii="Georgia" w:eastAsia="Times New Roman" w:hAnsi="Georgia"/>
          <w:sz w:val="27"/>
          <w:szCs w:val="27"/>
        </w:rPr>
        <w:t>Assessment Information</w:t>
      </w:r>
    </w:p>
    <w:p w14:paraId="0FEC4F78" w14:textId="77777777" w:rsidR="00223F93" w:rsidRDefault="00223F93">
      <w:pPr>
        <w:pStyle w:val="NormalWeb"/>
        <w:divId w:val="1323391561"/>
        <w:rPr>
          <w:rFonts w:ascii="Georgia" w:hAnsi="Georgia"/>
        </w:rPr>
      </w:pPr>
      <w:r>
        <w:rPr>
          <w:rStyle w:val="datalabel1"/>
          <w:rFonts w:ascii="Georgia" w:hAnsi="Georgia"/>
        </w:rPr>
        <w:t xml:space="preserve">Date of Assessment: </w:t>
      </w:r>
      <w:r>
        <w:rPr>
          <w:rFonts w:ascii="Georgia" w:hAnsi="Georgia"/>
        </w:rPr>
        <w:t>2023-09-26</w:t>
      </w:r>
    </w:p>
    <w:p w14:paraId="77B16789" w14:textId="77777777" w:rsidR="00223F93" w:rsidRDefault="00223F93">
      <w:pPr>
        <w:pStyle w:val="NormalWeb"/>
        <w:divId w:val="1323391561"/>
        <w:rPr>
          <w:rFonts w:ascii="Georgia" w:hAnsi="Georgia"/>
        </w:rPr>
      </w:pPr>
      <w:r>
        <w:rPr>
          <w:rStyle w:val="datalabel1"/>
          <w:rFonts w:ascii="Georgia" w:hAnsi="Georgia"/>
        </w:rPr>
        <w:t xml:space="preserve">Assessor(s): </w:t>
      </w:r>
      <w:r>
        <w:rPr>
          <w:rFonts w:ascii="Georgia" w:hAnsi="Georgia"/>
        </w:rPr>
        <w:t>Defty, E. &amp; Darbyshire, I.</w:t>
      </w:r>
    </w:p>
    <w:p w14:paraId="6BDDF4C5" w14:textId="77777777" w:rsidR="00223F93" w:rsidRDefault="00223F93">
      <w:pPr>
        <w:pStyle w:val="NormalWeb"/>
        <w:divId w:val="1323391561"/>
        <w:rPr>
          <w:rFonts w:ascii="Georgia" w:hAnsi="Georgia"/>
        </w:rPr>
      </w:pPr>
      <w:r>
        <w:rPr>
          <w:rStyle w:val="datalabel1"/>
          <w:rFonts w:ascii="Georgia" w:hAnsi="Georgia"/>
        </w:rPr>
        <w:t xml:space="preserve">Contributor(s): </w:t>
      </w:r>
      <w:r>
        <w:rPr>
          <w:rFonts w:ascii="Georgia" w:hAnsi="Georgia"/>
        </w:rPr>
        <w:t>Wursten, B.</w:t>
      </w:r>
    </w:p>
    <w:p w14:paraId="3D04091A" w14:textId="77777777" w:rsidR="00223F93" w:rsidRDefault="00223F93">
      <w:pPr>
        <w:pStyle w:val="NormalWeb"/>
        <w:divId w:val="1323391561"/>
        <w:rPr>
          <w:rFonts w:ascii="Georgia" w:hAnsi="Georgia"/>
        </w:rPr>
      </w:pPr>
      <w:r>
        <w:rPr>
          <w:rStyle w:val="datalabel1"/>
          <w:rFonts w:ascii="Georgia" w:hAnsi="Georgia"/>
        </w:rPr>
        <w:t xml:space="preserve">Facilitators/Compilers: </w:t>
      </w:r>
      <w:r>
        <w:rPr>
          <w:rFonts w:ascii="Georgia" w:hAnsi="Georgia"/>
        </w:rPr>
        <w:t>Plummer, J.</w:t>
      </w:r>
    </w:p>
    <w:p w14:paraId="5EDDF4B3" w14:textId="77777777" w:rsidR="00223F93" w:rsidRDefault="00223F93">
      <w:pPr>
        <w:pStyle w:val="NormalWeb"/>
        <w:divId w:val="1323391561"/>
        <w:rPr>
          <w:rFonts w:ascii="Georgia" w:hAnsi="Georgia"/>
        </w:rPr>
      </w:pPr>
      <w:r>
        <w:rPr>
          <w:rStyle w:val="datalabel1"/>
          <w:rFonts w:ascii="Georgia" w:hAnsi="Georgia"/>
        </w:rPr>
        <w:t xml:space="preserve">Institution(s): </w:t>
      </w:r>
      <w:r>
        <w:rPr>
          <w:rFonts w:ascii="Georgia" w:hAnsi="Georgia"/>
        </w:rPr>
        <w:t>Royal Botanic Gardens, Kew</w:t>
      </w:r>
    </w:p>
    <w:p w14:paraId="04015118" w14:textId="77777777" w:rsidR="00223F93" w:rsidRDefault="00223F93">
      <w:pPr>
        <w:pStyle w:val="NormalWeb"/>
        <w:divId w:val="1323391561"/>
        <w:rPr>
          <w:rFonts w:ascii="Georgia" w:hAnsi="Georgia"/>
        </w:rPr>
      </w:pPr>
      <w:r>
        <w:rPr>
          <w:rStyle w:val="datalabel1"/>
          <w:rFonts w:ascii="Georgia" w:hAnsi="Georgia"/>
        </w:rPr>
        <w:t xml:space="preserve">Regions: </w:t>
      </w:r>
      <w:r>
        <w:rPr>
          <w:rFonts w:ascii="Georgia" w:hAnsi="Georgia"/>
        </w:rPr>
        <w:t>Global</w:t>
      </w:r>
    </w:p>
    <w:p w14:paraId="4190C5EF" w14:textId="77777777" w:rsidR="00223F93" w:rsidRDefault="00223F93">
      <w:pPr>
        <w:pStyle w:val="Heading2"/>
        <w:divId w:val="1323391561"/>
        <w:rPr>
          <w:rFonts w:ascii="Georgia" w:eastAsia="Times New Roman" w:hAnsi="Georgia"/>
          <w:sz w:val="27"/>
          <w:szCs w:val="27"/>
        </w:rPr>
      </w:pPr>
      <w:r>
        <w:rPr>
          <w:rFonts w:ascii="Georgia" w:eastAsia="Times New Roman" w:hAnsi="Georgia"/>
          <w:sz w:val="27"/>
          <w:szCs w:val="27"/>
        </w:rPr>
        <w:t>Assessment Rationale</w:t>
      </w:r>
    </w:p>
    <w:p w14:paraId="6A062ED9" w14:textId="549865F1" w:rsidR="00223F93" w:rsidRDefault="00223F93">
      <w:pPr>
        <w:pStyle w:val="NormalWeb"/>
        <w:divId w:val="1323391561"/>
        <w:rPr>
          <w:rFonts w:ascii="Georgia" w:hAnsi="Georgia"/>
        </w:rPr>
      </w:pPr>
      <w:r>
        <w:rPr>
          <w:rFonts w:ascii="Georgia" w:hAnsi="Georgia"/>
        </w:rPr>
        <w:t>This species is a bushy perennial herb, endemic to Zimbabwe southern Africa. It has an extent of occurrence of 108,022 km</w:t>
      </w:r>
      <w:r w:rsidRPr="002164B1">
        <w:rPr>
          <w:rFonts w:ascii="Georgia" w:hAnsi="Georgia"/>
          <w:vertAlign w:val="superscript"/>
          <w:rPrChange w:id="1" w:author="Jack Plummer" w:date="2023-11-07T14:30:00Z">
            <w:rPr>
              <w:rFonts w:ascii="Georgia" w:hAnsi="Georgia"/>
            </w:rPr>
          </w:rPrChange>
        </w:rPr>
        <w:t>2</w:t>
      </w:r>
      <w:r>
        <w:rPr>
          <w:rFonts w:ascii="Georgia" w:hAnsi="Georgia"/>
        </w:rPr>
        <w:t xml:space="preserve"> but has a much smaller area of occupancy of only 68 km</w:t>
      </w:r>
      <w:r w:rsidRPr="002164B1">
        <w:rPr>
          <w:rFonts w:ascii="Georgia" w:hAnsi="Georgia"/>
          <w:vertAlign w:val="superscript"/>
          <w:rPrChange w:id="2" w:author="Jack Plummer" w:date="2023-11-07T14:30:00Z">
            <w:rPr>
              <w:rFonts w:ascii="Georgia" w:hAnsi="Georgia"/>
            </w:rPr>
          </w:rPrChange>
        </w:rPr>
        <w:t>2</w:t>
      </w:r>
      <w:r>
        <w:rPr>
          <w:rFonts w:ascii="Georgia" w:hAnsi="Georgia"/>
        </w:rPr>
        <w:t>, with the AOO within the range thresholds for Endangered under criteri</w:t>
      </w:r>
      <w:ins w:id="3" w:author="Jack Plummer" w:date="2023-11-07T14:30:00Z">
        <w:r w:rsidR="002164B1">
          <w:rPr>
            <w:rFonts w:ascii="Georgia" w:hAnsi="Georgia"/>
          </w:rPr>
          <w:t>on</w:t>
        </w:r>
      </w:ins>
      <w:del w:id="4" w:author="Jack Plummer" w:date="2023-11-07T14:30:00Z">
        <w:r w:rsidDel="002164B1">
          <w:rPr>
            <w:rFonts w:ascii="Georgia" w:hAnsi="Georgia"/>
          </w:rPr>
          <w:delText>a</w:delText>
        </w:r>
      </w:del>
      <w:r>
        <w:rPr>
          <w:rFonts w:ascii="Georgia" w:hAnsi="Georgia"/>
        </w:rPr>
        <w:t xml:space="preserve"> B2. Although this calculated AOO may be an underestimate due to incomplete botanical survey within its range, it is not vastly underestimated as the species occurs in a specialised habitat that is restricted within the species' EOO. However, </w:t>
      </w:r>
      <w:del w:id="5" w:author="Jack Plummer" w:date="2023-11-07T14:44:00Z">
        <w:r w:rsidDel="00AE0807">
          <w:rPr>
            <w:rFonts w:ascii="Georgia" w:hAnsi="Georgia"/>
          </w:rPr>
          <w:delText>It</w:delText>
        </w:r>
      </w:del>
      <w:ins w:id="6" w:author="Jack Plummer" w:date="2023-11-07T14:44:00Z">
        <w:r w:rsidR="00AE0807">
          <w:rPr>
            <w:rFonts w:ascii="Georgia" w:hAnsi="Georgia"/>
          </w:rPr>
          <w:t>it</w:t>
        </w:r>
      </w:ins>
      <w:r>
        <w:rPr>
          <w:rFonts w:ascii="Georgia" w:hAnsi="Georgia"/>
        </w:rPr>
        <w:t xml:space="preserve"> has been noted as "common" by one collector within its restricted range. Only two of the known localities are potentially protected; one is on the edge of the </w:t>
      </w:r>
      <w:proofErr w:type="spellStart"/>
      <w:r>
        <w:rPr>
          <w:rFonts w:ascii="Georgia" w:hAnsi="Georgia"/>
        </w:rPr>
        <w:t>Mushandike</w:t>
      </w:r>
      <w:proofErr w:type="spellEnd"/>
      <w:r>
        <w:rPr>
          <w:rFonts w:ascii="Georgia" w:hAnsi="Georgia"/>
        </w:rPr>
        <w:t xml:space="preserve"> Sanctuary and the other is potentially within the </w:t>
      </w:r>
      <w:proofErr w:type="spellStart"/>
      <w:r>
        <w:rPr>
          <w:rFonts w:ascii="Georgia" w:hAnsi="Georgia"/>
        </w:rPr>
        <w:t>Vumba</w:t>
      </w:r>
      <w:proofErr w:type="spellEnd"/>
      <w:r>
        <w:rPr>
          <w:rFonts w:ascii="Georgia" w:hAnsi="Georgia"/>
        </w:rPr>
        <w:t xml:space="preserve"> Botanical Reserve but modern records from this area place it outside of this reserve. There are no specific conservation measures or management plan</w:t>
      </w:r>
      <w:ins w:id="7" w:author="Jack Plummer" w:date="2023-11-07T14:44:00Z">
        <w:r w:rsidR="00AE0807">
          <w:rPr>
            <w:rFonts w:ascii="Georgia" w:hAnsi="Georgia"/>
          </w:rPr>
          <w:t>s</w:t>
        </w:r>
      </w:ins>
      <w:r>
        <w:rPr>
          <w:rFonts w:ascii="Georgia" w:hAnsi="Georgia"/>
        </w:rPr>
        <w:t xml:space="preserve"> </w:t>
      </w:r>
      <w:del w:id="8" w:author="Jack Plummer" w:date="2023-11-07T14:44:00Z">
        <w:r w:rsidDel="00AE0807">
          <w:rPr>
            <w:rFonts w:ascii="Georgia" w:hAnsi="Georgia"/>
          </w:rPr>
          <w:delText xml:space="preserve">are </w:delText>
        </w:r>
      </w:del>
      <w:r>
        <w:rPr>
          <w:rFonts w:ascii="Georgia" w:hAnsi="Georgia"/>
        </w:rPr>
        <w:t xml:space="preserve">in place for this species, and it is not known from any </w:t>
      </w:r>
      <w:proofErr w:type="gramStart"/>
      <w:r>
        <w:rPr>
          <w:rFonts w:ascii="Georgia" w:hAnsi="Georgia"/>
        </w:rPr>
        <w:t>ex situ</w:t>
      </w:r>
      <w:proofErr w:type="gramEnd"/>
      <w:r>
        <w:rPr>
          <w:rFonts w:ascii="Georgia" w:hAnsi="Georgia"/>
        </w:rPr>
        <w:t xml:space="preserve"> conservation collections. </w:t>
      </w:r>
      <w:del w:id="9" w:author="Jack Plummer" w:date="2023-11-07T14:44:00Z">
        <w:r w:rsidDel="00AE0807">
          <w:rPr>
            <w:rFonts w:ascii="Georgia" w:hAnsi="Georgia"/>
          </w:rPr>
          <w:delText xml:space="preserve">measures or management plan are in place for this species, and it is not known from any ex situ conservation collections. </w:delText>
        </w:r>
      </w:del>
      <w:r>
        <w:rPr>
          <w:rFonts w:ascii="Georgia" w:hAnsi="Georgia"/>
        </w:rPr>
        <w:t xml:space="preserve">Mining is considered a threat to the species due to </w:t>
      </w:r>
      <w:del w:id="10" w:author="Jack Plummer" w:date="2023-11-07T14:44:00Z">
        <w:r w:rsidDel="00AE0807">
          <w:rPr>
            <w:rFonts w:ascii="Georgia" w:hAnsi="Georgia"/>
          </w:rPr>
          <w:delText xml:space="preserve">their </w:delText>
        </w:r>
      </w:del>
      <w:ins w:id="11" w:author="Jack Plummer" w:date="2023-11-07T14:44:00Z">
        <w:r w:rsidR="00AE0807">
          <w:rPr>
            <w:rFonts w:ascii="Georgia" w:hAnsi="Georgia"/>
          </w:rPr>
          <w:t>its</w:t>
        </w:r>
        <w:r w:rsidR="00AE0807">
          <w:rPr>
            <w:rFonts w:ascii="Georgia" w:hAnsi="Georgia"/>
          </w:rPr>
          <w:t xml:space="preserve"> </w:t>
        </w:r>
      </w:ins>
      <w:r>
        <w:rPr>
          <w:rFonts w:ascii="Georgia" w:hAnsi="Georgia"/>
        </w:rPr>
        <w:t>preference for mineral</w:t>
      </w:r>
      <w:ins w:id="12" w:author="Jack Plummer" w:date="2023-11-07T14:45:00Z">
        <w:r w:rsidR="00AE0807">
          <w:rPr>
            <w:rFonts w:ascii="Georgia" w:hAnsi="Georgia"/>
          </w:rPr>
          <w:t>-</w:t>
        </w:r>
      </w:ins>
      <w:del w:id="13" w:author="Jack Plummer" w:date="2023-11-07T14:45:00Z">
        <w:r w:rsidDel="00AE0807">
          <w:rPr>
            <w:rFonts w:ascii="Georgia" w:hAnsi="Georgia"/>
          </w:rPr>
          <w:delText xml:space="preserve"> </w:delText>
        </w:r>
      </w:del>
      <w:r>
        <w:rPr>
          <w:rFonts w:ascii="Georgia" w:hAnsi="Georgia"/>
        </w:rPr>
        <w:t>rich habitats including serpentine; this is inferred to be impacting approximately half of the locations for this species</w:t>
      </w:r>
      <w:ins w:id="14" w:author="Jack Plummer" w:date="2023-11-07T14:45:00Z">
        <w:r w:rsidR="00AE0807">
          <w:rPr>
            <w:rFonts w:ascii="Georgia" w:hAnsi="Georgia"/>
          </w:rPr>
          <w:t>,</w:t>
        </w:r>
      </w:ins>
      <w:del w:id="15" w:author="Jack Plummer" w:date="2023-11-07T14:45:00Z">
        <w:r w:rsidDel="00AE0807">
          <w:rPr>
            <w:rFonts w:ascii="Georgia" w:hAnsi="Georgia"/>
          </w:rPr>
          <w:delText>.</w:delText>
        </w:r>
      </w:del>
      <w:r>
        <w:rPr>
          <w:rFonts w:ascii="Georgia" w:hAnsi="Georgia"/>
        </w:rPr>
        <w:t> </w:t>
      </w:r>
      <w:del w:id="16" w:author="Jack Plummer" w:date="2023-11-07T14:45:00Z">
        <w:r w:rsidDel="00AE0807">
          <w:rPr>
            <w:rFonts w:ascii="Georgia" w:hAnsi="Georgia"/>
          </w:rPr>
          <w:delText>M</w:delText>
        </w:r>
      </w:del>
      <w:ins w:id="17" w:author="Jack Plummer" w:date="2023-11-07T14:45:00Z">
        <w:r w:rsidR="00AE0807">
          <w:rPr>
            <w:rFonts w:ascii="Georgia" w:hAnsi="Georgia"/>
          </w:rPr>
          <w:t>m</w:t>
        </w:r>
      </w:ins>
      <w:r>
        <w:rPr>
          <w:rFonts w:ascii="Georgia" w:hAnsi="Georgia"/>
        </w:rPr>
        <w:t xml:space="preserve">ost notably those found </w:t>
      </w:r>
      <w:ins w:id="18" w:author="Jack Plummer" w:date="2023-11-07T14:45:00Z">
        <w:r w:rsidR="00AE0807">
          <w:rPr>
            <w:rFonts w:ascii="Georgia" w:hAnsi="Georgia"/>
          </w:rPr>
          <w:t>n</w:t>
        </w:r>
      </w:ins>
      <w:del w:id="19" w:author="Jack Plummer" w:date="2023-11-07T14:45:00Z">
        <w:r w:rsidDel="00AE0807">
          <w:rPr>
            <w:rFonts w:ascii="Georgia" w:hAnsi="Georgia"/>
          </w:rPr>
          <w:delText>N</w:delText>
        </w:r>
      </w:del>
      <w:r>
        <w:rPr>
          <w:rFonts w:ascii="Georgia" w:hAnsi="Georgia"/>
        </w:rPr>
        <w:t xml:space="preserve">orth of </w:t>
      </w:r>
      <w:proofErr w:type="spellStart"/>
      <w:r>
        <w:rPr>
          <w:rFonts w:ascii="Georgia" w:hAnsi="Georgia"/>
        </w:rPr>
        <w:t>Mutoroshanga</w:t>
      </w:r>
      <w:proofErr w:type="spellEnd"/>
      <w:r>
        <w:rPr>
          <w:rFonts w:ascii="Georgia" w:hAnsi="Georgia"/>
        </w:rPr>
        <w:t xml:space="preserve">, in Bindura District and at </w:t>
      </w:r>
      <w:proofErr w:type="spellStart"/>
      <w:r>
        <w:rPr>
          <w:rFonts w:ascii="Georgia" w:hAnsi="Georgia"/>
        </w:rPr>
        <w:t>Odzi</w:t>
      </w:r>
      <w:proofErr w:type="spellEnd"/>
      <w:r>
        <w:rPr>
          <w:rFonts w:ascii="Georgia" w:hAnsi="Georgia"/>
        </w:rPr>
        <w:t>. We therefore assess this species as Vulnerable (VU)</w:t>
      </w:r>
      <w:ins w:id="20" w:author="Jack Plummer" w:date="2023-11-07T14:45:00Z">
        <w:r w:rsidR="00AE0807">
          <w:rPr>
            <w:rFonts w:ascii="Georgia" w:hAnsi="Georgia"/>
          </w:rPr>
          <w:t xml:space="preserve"> B2ab(</w:t>
        </w:r>
        <w:proofErr w:type="spellStart"/>
        <w:proofErr w:type="gramStart"/>
        <w:r w:rsidR="00AE0807">
          <w:rPr>
            <w:rFonts w:ascii="Georgia" w:hAnsi="Georgia"/>
          </w:rPr>
          <w:t>ii,iii</w:t>
        </w:r>
        <w:proofErr w:type="gramEnd"/>
        <w:r w:rsidR="00AE0807">
          <w:rPr>
            <w:rFonts w:ascii="Georgia" w:hAnsi="Georgia"/>
          </w:rPr>
          <w:t>,iv,v</w:t>
        </w:r>
        <w:proofErr w:type="spellEnd"/>
        <w:r w:rsidR="00AE0807">
          <w:rPr>
            <w:rFonts w:ascii="Georgia" w:hAnsi="Georgia"/>
          </w:rPr>
          <w:t>)</w:t>
        </w:r>
      </w:ins>
      <w:r>
        <w:rPr>
          <w:rFonts w:ascii="Georgia" w:hAnsi="Georgia"/>
        </w:rPr>
        <w:t>. </w:t>
      </w:r>
    </w:p>
    <w:p w14:paraId="0A40308C" w14:textId="77777777" w:rsidR="00223F93" w:rsidRDefault="00223F93">
      <w:pPr>
        <w:pStyle w:val="Heading1"/>
        <w:divId w:val="830486766"/>
        <w:rPr>
          <w:rFonts w:ascii="Georgia" w:eastAsia="Times New Roman" w:hAnsi="Georgia"/>
          <w:sz w:val="29"/>
          <w:szCs w:val="29"/>
        </w:rPr>
      </w:pPr>
      <w:r>
        <w:rPr>
          <w:rFonts w:ascii="Georgia" w:eastAsia="Times New Roman" w:hAnsi="Georgia"/>
          <w:sz w:val="29"/>
          <w:szCs w:val="29"/>
        </w:rPr>
        <w:t>Distribution</w:t>
      </w:r>
    </w:p>
    <w:p w14:paraId="5B932C0C"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Geographic Range</w:t>
      </w:r>
    </w:p>
    <w:p w14:paraId="380DA340" w14:textId="74C34363" w:rsidR="00223F93" w:rsidRDefault="00223F93">
      <w:pPr>
        <w:pStyle w:val="NormalWeb"/>
        <w:divId w:val="830486766"/>
        <w:rPr>
          <w:rFonts w:ascii="Georgia" w:hAnsi="Georgia"/>
        </w:rPr>
      </w:pPr>
      <w:r>
        <w:rPr>
          <w:rFonts w:ascii="Georgia" w:hAnsi="Georgia"/>
        </w:rPr>
        <w:t xml:space="preserve">This species is endemic to Zimbabwe where it is known mainly from the northeast and east in Mashonaland West and Central, Manicaland and Masvingo provinces, with an isolated record from </w:t>
      </w:r>
      <w:proofErr w:type="spellStart"/>
      <w:r>
        <w:rPr>
          <w:rFonts w:ascii="Georgia" w:hAnsi="Georgia"/>
        </w:rPr>
        <w:t>Gwaai</w:t>
      </w:r>
      <w:proofErr w:type="spellEnd"/>
      <w:r>
        <w:rPr>
          <w:rFonts w:ascii="Georgia" w:hAnsi="Georgia"/>
        </w:rPr>
        <w:t xml:space="preserve"> in Matabeleland North province of west Zimbabwe (Darbyshire </w:t>
      </w:r>
      <w:r>
        <w:rPr>
          <w:rStyle w:val="Emphasis"/>
          <w:rFonts w:ascii="Georgia" w:hAnsi="Georgia"/>
        </w:rPr>
        <w:t>et al</w:t>
      </w:r>
      <w:r>
        <w:rPr>
          <w:rFonts w:ascii="Georgia" w:hAnsi="Georgia"/>
        </w:rPr>
        <w:t xml:space="preserve">. 2015). Based on known occurrence data, it has an extent of </w:t>
      </w:r>
      <w:r>
        <w:rPr>
          <w:rFonts w:ascii="Georgia" w:hAnsi="Georgia"/>
        </w:rPr>
        <w:lastRenderedPageBreak/>
        <w:t>occurrence (EOO) of 108,022 km</w:t>
      </w:r>
      <w:r>
        <w:rPr>
          <w:rFonts w:ascii="Georgia" w:hAnsi="Georgia"/>
          <w:vertAlign w:val="superscript"/>
        </w:rPr>
        <w:t>2</w:t>
      </w:r>
      <w:r>
        <w:rPr>
          <w:rFonts w:ascii="Georgia" w:hAnsi="Georgia"/>
        </w:rPr>
        <w:t xml:space="preserve"> and an </w:t>
      </w:r>
      <w:del w:id="21" w:author="Jack Plummer" w:date="2023-11-07T14:45:00Z">
        <w:r w:rsidDel="00AE0807">
          <w:rPr>
            <w:rFonts w:ascii="Georgia" w:hAnsi="Georgia"/>
          </w:rPr>
          <w:delText>A</w:delText>
        </w:r>
      </w:del>
      <w:ins w:id="22" w:author="Jack Plummer" w:date="2023-11-07T14:45:00Z">
        <w:r w:rsidR="00AE0807">
          <w:rPr>
            <w:rFonts w:ascii="Georgia" w:hAnsi="Georgia"/>
          </w:rPr>
          <w:t>a</w:t>
        </w:r>
      </w:ins>
      <w:r>
        <w:rPr>
          <w:rFonts w:ascii="Georgia" w:hAnsi="Georgia"/>
        </w:rPr>
        <w:t xml:space="preserve">rea of </w:t>
      </w:r>
      <w:ins w:id="23" w:author="Jack Plummer" w:date="2023-11-07T14:46:00Z">
        <w:r w:rsidR="00AE0807">
          <w:rPr>
            <w:rFonts w:ascii="Georgia" w:hAnsi="Georgia"/>
          </w:rPr>
          <w:t>o</w:t>
        </w:r>
      </w:ins>
      <w:del w:id="24" w:author="Jack Plummer" w:date="2023-11-07T14:46:00Z">
        <w:r w:rsidDel="00AE0807">
          <w:rPr>
            <w:rFonts w:ascii="Georgia" w:hAnsi="Georgia"/>
          </w:rPr>
          <w:delText>O</w:delText>
        </w:r>
      </w:del>
      <w:r>
        <w:rPr>
          <w:rFonts w:ascii="Georgia" w:hAnsi="Georgia"/>
        </w:rPr>
        <w:t>ccupancy (AOO) of 68 km</w:t>
      </w:r>
      <w:r>
        <w:rPr>
          <w:rFonts w:ascii="Georgia" w:hAnsi="Georgia"/>
          <w:vertAlign w:val="superscript"/>
        </w:rPr>
        <w:t>2</w:t>
      </w:r>
      <w:r>
        <w:rPr>
          <w:rFonts w:ascii="Georgia" w:hAnsi="Georgia"/>
        </w:rPr>
        <w:t xml:space="preserve"> the latter calculated from a standard 2 x 2 km grid. Although this AOO value may be an underestimate, </w:t>
      </w:r>
      <w:commentRangeStart w:id="25"/>
      <w:r>
        <w:rPr>
          <w:rFonts w:ascii="Georgia" w:hAnsi="Georgia"/>
        </w:rPr>
        <w:t>we are confident</w:t>
      </w:r>
      <w:commentRangeEnd w:id="25"/>
      <w:r w:rsidR="002B457F">
        <w:rPr>
          <w:rStyle w:val="CommentReference"/>
        </w:rPr>
        <w:commentReference w:id="25"/>
      </w:r>
      <w:r>
        <w:rPr>
          <w:rFonts w:ascii="Georgia" w:hAnsi="Georgia"/>
        </w:rPr>
        <w:t xml:space="preserve"> that this is not a major underestimate as the species occurs in a specialised habitat that is restricted within the species' EOO. It is known from 8</w:t>
      </w:r>
      <w:del w:id="26" w:author="Jack Plummer" w:date="2023-11-07T15:34:00Z">
        <w:r w:rsidDel="002B457F">
          <w:rPr>
            <w:rFonts w:ascii="Georgia" w:hAnsi="Georgia"/>
          </w:rPr>
          <w:delText xml:space="preserve"> </w:delText>
        </w:r>
      </w:del>
      <w:r>
        <w:rPr>
          <w:rFonts w:ascii="Georgia" w:hAnsi="Georgia"/>
        </w:rPr>
        <w:t>–</w:t>
      </w:r>
      <w:del w:id="27" w:author="Jack Plummer" w:date="2023-11-07T15:34:00Z">
        <w:r w:rsidDel="002B457F">
          <w:rPr>
            <w:rFonts w:ascii="Georgia" w:hAnsi="Georgia"/>
          </w:rPr>
          <w:delText xml:space="preserve"> </w:delText>
        </w:r>
      </w:del>
      <w:r>
        <w:rPr>
          <w:rFonts w:ascii="Georgia" w:hAnsi="Georgia"/>
        </w:rPr>
        <w:t>11 locations, and has an altitudinal range of </w:t>
      </w:r>
      <w:commentRangeStart w:id="28"/>
      <w:r>
        <w:rPr>
          <w:rFonts w:ascii="Georgia" w:hAnsi="Georgia"/>
        </w:rPr>
        <w:t>1</w:t>
      </w:r>
      <w:ins w:id="29" w:author="Jack Plummer" w:date="2023-11-07T15:34:00Z">
        <w:r w:rsidR="002B457F">
          <w:rPr>
            <w:rFonts w:ascii="Georgia" w:hAnsi="Georgia"/>
          </w:rPr>
          <w:t>,</w:t>
        </w:r>
      </w:ins>
      <w:r>
        <w:rPr>
          <w:rFonts w:ascii="Georgia" w:hAnsi="Georgia"/>
        </w:rPr>
        <w:t>000</w:t>
      </w:r>
      <w:del w:id="30" w:author="Jack Plummer" w:date="2023-11-07T15:34:00Z">
        <w:r w:rsidDel="002B457F">
          <w:rPr>
            <w:rFonts w:ascii="Georgia" w:hAnsi="Georgia"/>
          </w:rPr>
          <w:delText xml:space="preserve"> </w:delText>
        </w:r>
      </w:del>
      <w:r>
        <w:rPr>
          <w:rFonts w:ascii="Georgia" w:hAnsi="Georgia"/>
        </w:rPr>
        <w:t>–</w:t>
      </w:r>
      <w:del w:id="31" w:author="Jack Plummer" w:date="2023-11-07T15:34:00Z">
        <w:r w:rsidDel="002B457F">
          <w:rPr>
            <w:rFonts w:ascii="Georgia" w:hAnsi="Georgia"/>
          </w:rPr>
          <w:delText xml:space="preserve"> </w:delText>
        </w:r>
      </w:del>
      <w:r>
        <w:rPr>
          <w:rFonts w:ascii="Georgia" w:hAnsi="Georgia"/>
        </w:rPr>
        <w:t>1</w:t>
      </w:r>
      <w:ins w:id="32" w:author="Jack Plummer" w:date="2023-11-07T15:34:00Z">
        <w:r w:rsidR="002B457F">
          <w:rPr>
            <w:rFonts w:ascii="Georgia" w:hAnsi="Georgia"/>
          </w:rPr>
          <w:t>,</w:t>
        </w:r>
      </w:ins>
      <w:r>
        <w:rPr>
          <w:rFonts w:ascii="Georgia" w:hAnsi="Georgia"/>
        </w:rPr>
        <w:t>600 m a</w:t>
      </w:r>
      <w:ins w:id="33" w:author="Jack Plummer" w:date="2023-11-07T15:35:00Z">
        <w:r w:rsidR="002B457F">
          <w:rPr>
            <w:rFonts w:ascii="Georgia" w:hAnsi="Georgia"/>
          </w:rPr>
          <w:t>s</w:t>
        </w:r>
      </w:ins>
      <w:del w:id="34" w:author="Jack Plummer" w:date="2023-11-07T15:35:00Z">
        <w:r w:rsidDel="002B457F">
          <w:rPr>
            <w:rFonts w:ascii="Georgia" w:hAnsi="Georgia"/>
          </w:rPr>
          <w:delText>.s.</w:delText>
        </w:r>
      </w:del>
      <w:r>
        <w:rPr>
          <w:rFonts w:ascii="Georgia" w:hAnsi="Georgia"/>
        </w:rPr>
        <w:t>l.</w:t>
      </w:r>
      <w:commentRangeEnd w:id="28"/>
      <w:r w:rsidR="002B457F">
        <w:rPr>
          <w:rStyle w:val="CommentReference"/>
        </w:rPr>
        <w:commentReference w:id="28"/>
      </w:r>
    </w:p>
    <w:p w14:paraId="7E3C8E63"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99"/>
        <w:gridCol w:w="6011"/>
      </w:tblGrid>
      <w:tr w:rsidR="00000000" w14:paraId="6466E672" w14:textId="77777777">
        <w:trPr>
          <w:divId w:val="830486766"/>
          <w:tblCellSpacing w:w="15" w:type="dxa"/>
        </w:trPr>
        <w:tc>
          <w:tcPr>
            <w:tcW w:w="0" w:type="auto"/>
            <w:tcBorders>
              <w:bottom w:val="single" w:sz="6" w:space="0" w:color="000000"/>
            </w:tcBorders>
            <w:shd w:val="clear" w:color="auto" w:fill="BBBBBB"/>
            <w:vAlign w:val="center"/>
            <w:hideMark/>
          </w:tcPr>
          <w:p w14:paraId="742F5862"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75EA182"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164D516" w14:textId="77777777">
        <w:trPr>
          <w:divId w:val="830486766"/>
          <w:tblCellSpacing w:w="15" w:type="dxa"/>
        </w:trPr>
        <w:tc>
          <w:tcPr>
            <w:tcW w:w="0" w:type="auto"/>
            <w:vAlign w:val="center"/>
            <w:hideMark/>
          </w:tcPr>
          <w:p w14:paraId="5AA384A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68</w:t>
            </w:r>
          </w:p>
        </w:tc>
        <w:tc>
          <w:tcPr>
            <w:tcW w:w="0" w:type="auto"/>
            <w:vAlign w:val="center"/>
            <w:hideMark/>
          </w:tcPr>
          <w:p w14:paraId="4E258B7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 xml:space="preserve">Standard 2 x 2 km grid cell applied using GeoCAT (Bachman et al. 2011); species known to occur in 15 grid cells </w:t>
            </w:r>
          </w:p>
        </w:tc>
      </w:tr>
    </w:tbl>
    <w:p w14:paraId="644F79F1" w14:textId="77777777" w:rsidR="00223F93" w:rsidRDefault="00223F93">
      <w:pPr>
        <w:divId w:val="83048676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19"/>
        <w:gridCol w:w="894"/>
        <w:gridCol w:w="4897"/>
      </w:tblGrid>
      <w:tr w:rsidR="00000000" w14:paraId="4D906220" w14:textId="77777777">
        <w:trPr>
          <w:divId w:val="830486766"/>
          <w:tblCellSpacing w:w="15" w:type="dxa"/>
        </w:trPr>
        <w:tc>
          <w:tcPr>
            <w:tcW w:w="0" w:type="auto"/>
            <w:tcBorders>
              <w:bottom w:val="single" w:sz="6" w:space="0" w:color="000000"/>
            </w:tcBorders>
            <w:shd w:val="clear" w:color="auto" w:fill="BBBBBB"/>
            <w:vAlign w:val="center"/>
            <w:hideMark/>
          </w:tcPr>
          <w:p w14:paraId="5806014B"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796C85EA"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35A62E2"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A74E327" w14:textId="77777777">
        <w:trPr>
          <w:divId w:val="830486766"/>
          <w:tblCellSpacing w:w="15" w:type="dxa"/>
        </w:trPr>
        <w:tc>
          <w:tcPr>
            <w:tcW w:w="0" w:type="auto"/>
            <w:vAlign w:val="center"/>
            <w:hideMark/>
          </w:tcPr>
          <w:p w14:paraId="3711404A"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BDC287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809C91B" w14:textId="77777777" w:rsidR="00223F93" w:rsidRDefault="00223F93">
            <w:pPr>
              <w:spacing w:after="75"/>
              <w:rPr>
                <w:rFonts w:ascii="Georgia" w:eastAsia="Times New Roman" w:hAnsi="Georgia"/>
                <w:sz w:val="18"/>
                <w:szCs w:val="18"/>
              </w:rPr>
            </w:pPr>
            <w:commentRangeStart w:id="35"/>
            <w:r>
              <w:rPr>
                <w:rFonts w:ascii="Georgia" w:eastAsia="Times New Roman" w:hAnsi="Georgia"/>
                <w:sz w:val="18"/>
                <w:szCs w:val="18"/>
              </w:rPr>
              <w:t>Recent mining activity at some locations, most notably Bindura, but unconfirmed</w:t>
            </w:r>
            <w:commentRangeEnd w:id="35"/>
            <w:r w:rsidR="002B457F">
              <w:rPr>
                <w:rStyle w:val="CommentReference"/>
              </w:rPr>
              <w:commentReference w:id="35"/>
            </w:r>
          </w:p>
        </w:tc>
      </w:tr>
    </w:tbl>
    <w:p w14:paraId="213B40E9"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56"/>
        <w:gridCol w:w="1840"/>
        <w:gridCol w:w="5414"/>
      </w:tblGrid>
      <w:tr w:rsidR="00000000" w14:paraId="22CCF60B" w14:textId="77777777">
        <w:trPr>
          <w:divId w:val="830486766"/>
          <w:tblCellSpacing w:w="15" w:type="dxa"/>
        </w:trPr>
        <w:tc>
          <w:tcPr>
            <w:tcW w:w="0" w:type="auto"/>
            <w:tcBorders>
              <w:bottom w:val="single" w:sz="6" w:space="0" w:color="000000"/>
            </w:tcBorders>
            <w:shd w:val="clear" w:color="auto" w:fill="BBBBBB"/>
            <w:vAlign w:val="center"/>
            <w:hideMark/>
          </w:tcPr>
          <w:p w14:paraId="7935FA2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6CA2C91"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351C8953"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A4D9831" w14:textId="77777777">
        <w:trPr>
          <w:divId w:val="830486766"/>
          <w:tblCellSpacing w:w="15" w:type="dxa"/>
        </w:trPr>
        <w:tc>
          <w:tcPr>
            <w:tcW w:w="0" w:type="auto"/>
            <w:vAlign w:val="center"/>
            <w:hideMark/>
          </w:tcPr>
          <w:p w14:paraId="2C07C303" w14:textId="77777777" w:rsidR="00223F93" w:rsidRDefault="00223F93">
            <w:pPr>
              <w:spacing w:after="75"/>
              <w:rPr>
                <w:rFonts w:ascii="Georgia" w:eastAsia="Times New Roman" w:hAnsi="Georgia"/>
                <w:sz w:val="18"/>
                <w:szCs w:val="18"/>
              </w:rPr>
            </w:pPr>
            <w:r>
              <w:rPr>
                <w:rFonts w:ascii="Georgia" w:eastAsia="Times New Roman" w:hAnsi="Georgia"/>
                <w:sz w:val="18"/>
                <w:szCs w:val="18"/>
              </w:rPr>
              <w:t>55092-108022</w:t>
            </w:r>
          </w:p>
        </w:tc>
        <w:tc>
          <w:tcPr>
            <w:tcW w:w="0" w:type="auto"/>
            <w:vAlign w:val="center"/>
            <w:hideMark/>
          </w:tcPr>
          <w:p w14:paraId="40D11AB7" w14:textId="77777777" w:rsidR="00223F93" w:rsidRDefault="00223F93">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0FAA30B" w14:textId="51402C59" w:rsidR="00223F93" w:rsidRDefault="00223F93">
            <w:pPr>
              <w:spacing w:after="75"/>
              <w:rPr>
                <w:rFonts w:ascii="Georgia" w:eastAsia="Times New Roman" w:hAnsi="Georgia"/>
                <w:sz w:val="18"/>
                <w:szCs w:val="18"/>
              </w:rPr>
            </w:pPr>
            <w:r>
              <w:rPr>
                <w:rFonts w:ascii="Georgia" w:eastAsia="Times New Roman" w:hAnsi="Georgia"/>
                <w:sz w:val="18"/>
                <w:szCs w:val="18"/>
              </w:rPr>
              <w:t xml:space="preserve">Minimum convex polygon, calculated using the GeoCAT tool (Bachman et al. 2011), based on known occurrence data resulting in an EOO of 108,022 km2. EOO also calculated </w:t>
            </w:r>
            <w:del w:id="36" w:author="Jack Plummer" w:date="2023-11-07T15:36:00Z">
              <w:r w:rsidDel="002B457F">
                <w:rPr>
                  <w:rFonts w:ascii="Georgia" w:eastAsia="Times New Roman" w:hAnsi="Georgia"/>
                  <w:sz w:val="18"/>
                  <w:szCs w:val="18"/>
                </w:rPr>
                <w:delText xml:space="preserve">minus </w:delText>
              </w:r>
            </w:del>
            <w:ins w:id="37" w:author="Jack Plummer" w:date="2023-11-07T15:36:00Z">
              <w:r w:rsidR="002B457F">
                <w:rPr>
                  <w:rFonts w:ascii="Georgia" w:eastAsia="Times New Roman" w:hAnsi="Georgia"/>
                  <w:sz w:val="18"/>
                  <w:szCs w:val="18"/>
                </w:rPr>
                <w:t>excluding</w:t>
              </w:r>
              <w:r w:rsidR="002B457F">
                <w:rPr>
                  <w:rFonts w:ascii="Georgia" w:eastAsia="Times New Roman" w:hAnsi="Georgia"/>
                  <w:sz w:val="18"/>
                  <w:szCs w:val="18"/>
                </w:rPr>
                <w:t xml:space="preserve"> </w:t>
              </w:r>
            </w:ins>
            <w:r>
              <w:rPr>
                <w:rFonts w:ascii="Georgia" w:eastAsia="Times New Roman" w:hAnsi="Georgia"/>
                <w:sz w:val="18"/>
                <w:szCs w:val="18"/>
              </w:rPr>
              <w:t xml:space="preserve">the </w:t>
            </w:r>
            <w:proofErr w:type="spellStart"/>
            <w:r>
              <w:rPr>
                <w:rFonts w:ascii="Georgia" w:eastAsia="Times New Roman" w:hAnsi="Georgia"/>
                <w:sz w:val="18"/>
                <w:szCs w:val="18"/>
              </w:rPr>
              <w:t>Gwaai</w:t>
            </w:r>
            <w:proofErr w:type="spellEnd"/>
            <w:ins w:id="38" w:author="Jack Plummer" w:date="2023-11-07T15:36:00Z">
              <w:r w:rsidR="002B457F">
                <w:rPr>
                  <w:rFonts w:ascii="Georgia" w:eastAsia="Times New Roman" w:hAnsi="Georgia"/>
                  <w:sz w:val="18"/>
                  <w:szCs w:val="18"/>
                </w:rPr>
                <w:t xml:space="preserve"> </w:t>
              </w:r>
              <w:r w:rsidR="002B457F">
                <w:rPr>
                  <w:rFonts w:ascii="Georgia" w:eastAsia="Times New Roman" w:hAnsi="Georgia"/>
                  <w:sz w:val="18"/>
                  <w:szCs w:val="18"/>
                </w:rPr>
                <w:t>subpopulation</w:t>
              </w:r>
            </w:ins>
            <w:del w:id="39" w:author="Jack Plummer" w:date="2023-11-07T15:36:00Z">
              <w:r w:rsidDel="002B457F">
                <w:rPr>
                  <w:rFonts w:ascii="Georgia" w:eastAsia="Times New Roman" w:hAnsi="Georgia"/>
                  <w:sz w:val="18"/>
                  <w:szCs w:val="18"/>
                </w:rPr>
                <w:delText xml:space="preserve"> to be</w:delText>
              </w:r>
            </w:del>
            <w:r>
              <w:rPr>
                <w:rFonts w:ascii="Georgia" w:eastAsia="Times New Roman" w:hAnsi="Georgia"/>
                <w:sz w:val="18"/>
                <w:szCs w:val="18"/>
              </w:rPr>
              <w:t xml:space="preserve"> </w:t>
            </w:r>
            <w:ins w:id="40" w:author="Jack Plummer" w:date="2023-11-07T15:36:00Z">
              <w:r w:rsidR="002B457F">
                <w:rPr>
                  <w:rFonts w:ascii="Georgia" w:eastAsia="Times New Roman" w:hAnsi="Georgia"/>
                  <w:sz w:val="18"/>
                  <w:szCs w:val="18"/>
                </w:rPr>
                <w:t>(</w:t>
              </w:r>
            </w:ins>
            <w:r>
              <w:rPr>
                <w:rFonts w:ascii="Georgia" w:eastAsia="Times New Roman" w:hAnsi="Georgia"/>
                <w:sz w:val="18"/>
                <w:szCs w:val="18"/>
              </w:rPr>
              <w:t>55</w:t>
            </w:r>
            <w:ins w:id="41" w:author="Jack Plummer" w:date="2023-11-07T15:36:00Z">
              <w:r w:rsidR="002B457F">
                <w:rPr>
                  <w:rFonts w:ascii="Georgia" w:eastAsia="Times New Roman" w:hAnsi="Georgia"/>
                  <w:sz w:val="18"/>
                  <w:szCs w:val="18"/>
                </w:rPr>
                <w:t>,</w:t>
              </w:r>
            </w:ins>
            <w:r>
              <w:rPr>
                <w:rFonts w:ascii="Georgia" w:eastAsia="Times New Roman" w:hAnsi="Georgia"/>
                <w:sz w:val="18"/>
                <w:szCs w:val="18"/>
              </w:rPr>
              <w:t>092 km2</w:t>
            </w:r>
            <w:ins w:id="42" w:author="Jack Plummer" w:date="2023-11-07T15:36:00Z">
              <w:r w:rsidR="002B457F">
                <w:rPr>
                  <w:rFonts w:ascii="Georgia" w:eastAsia="Times New Roman" w:hAnsi="Georgia"/>
                  <w:sz w:val="18"/>
                  <w:szCs w:val="18"/>
                </w:rPr>
                <w:t>)</w:t>
              </w:r>
            </w:ins>
            <w:r>
              <w:rPr>
                <w:rFonts w:ascii="Georgia" w:eastAsia="Times New Roman" w:hAnsi="Georgia"/>
                <w:sz w:val="18"/>
                <w:szCs w:val="18"/>
              </w:rPr>
              <w:t xml:space="preserve"> </w:t>
            </w:r>
            <w:del w:id="43" w:author="Jack Plummer" w:date="2023-11-07T15:36:00Z">
              <w:r w:rsidDel="002B457F">
                <w:rPr>
                  <w:rFonts w:ascii="Georgia" w:eastAsia="Times New Roman" w:hAnsi="Georgia"/>
                  <w:sz w:val="18"/>
                  <w:szCs w:val="18"/>
                </w:rPr>
                <w:delText xml:space="preserve">subpopulation </w:delText>
              </w:r>
            </w:del>
            <w:r>
              <w:rPr>
                <w:rFonts w:ascii="Georgia" w:eastAsia="Times New Roman" w:hAnsi="Georgia"/>
                <w:sz w:val="18"/>
                <w:szCs w:val="18"/>
              </w:rPr>
              <w:t>as its presence</w:t>
            </w:r>
            <w:ins w:id="44" w:author="Jack Plummer" w:date="2023-11-07T15:36:00Z">
              <w:r w:rsidR="002B457F">
                <w:rPr>
                  <w:rFonts w:ascii="Georgia" w:eastAsia="Times New Roman" w:hAnsi="Georgia"/>
                  <w:sz w:val="18"/>
                  <w:szCs w:val="18"/>
                </w:rPr>
                <w:t xml:space="preserve"> here</w:t>
              </w:r>
            </w:ins>
            <w:r>
              <w:rPr>
                <w:rFonts w:ascii="Georgia" w:eastAsia="Times New Roman" w:hAnsi="Georgia"/>
                <w:sz w:val="18"/>
                <w:szCs w:val="18"/>
              </w:rPr>
              <w:t xml:space="preserve"> is uncertain.</w:t>
            </w:r>
          </w:p>
        </w:tc>
      </w:tr>
    </w:tbl>
    <w:p w14:paraId="2DD4564F" w14:textId="77777777" w:rsidR="00223F93" w:rsidRDefault="00223F93">
      <w:pPr>
        <w:divId w:val="83048676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90"/>
        <w:gridCol w:w="894"/>
        <w:gridCol w:w="4426"/>
      </w:tblGrid>
      <w:tr w:rsidR="00000000" w14:paraId="39A67C63" w14:textId="77777777">
        <w:trPr>
          <w:divId w:val="830486766"/>
          <w:tblCellSpacing w:w="15" w:type="dxa"/>
        </w:trPr>
        <w:tc>
          <w:tcPr>
            <w:tcW w:w="0" w:type="auto"/>
            <w:tcBorders>
              <w:bottom w:val="single" w:sz="6" w:space="0" w:color="000000"/>
            </w:tcBorders>
            <w:shd w:val="clear" w:color="auto" w:fill="BBBBBB"/>
            <w:vAlign w:val="center"/>
            <w:hideMark/>
          </w:tcPr>
          <w:p w14:paraId="45FFEB9E"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05FEDADA"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D1E977E"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227FCBB" w14:textId="77777777">
        <w:trPr>
          <w:divId w:val="830486766"/>
          <w:tblCellSpacing w:w="15" w:type="dxa"/>
        </w:trPr>
        <w:tc>
          <w:tcPr>
            <w:tcW w:w="0" w:type="auto"/>
            <w:vAlign w:val="center"/>
            <w:hideMark/>
          </w:tcPr>
          <w:p w14:paraId="42FEC3F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2B0F16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192A2DB3" w14:textId="77777777" w:rsidR="00223F93" w:rsidRDefault="00223F93">
            <w:pPr>
              <w:spacing w:after="75"/>
              <w:rPr>
                <w:rFonts w:ascii="Georgia" w:eastAsia="Times New Roman" w:hAnsi="Georgia"/>
                <w:sz w:val="18"/>
                <w:szCs w:val="18"/>
              </w:rPr>
            </w:pPr>
            <w:r>
              <w:rPr>
                <w:rFonts w:ascii="Georgia" w:eastAsia="Times New Roman" w:hAnsi="Georgia"/>
                <w:sz w:val="18"/>
                <w:szCs w:val="18"/>
              </w:rPr>
              <w:t>Potentially declining due to ongoing mining activity, but unconfirmed</w:t>
            </w:r>
          </w:p>
        </w:tc>
      </w:tr>
    </w:tbl>
    <w:p w14:paraId="53173719"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48"/>
        <w:gridCol w:w="7762"/>
      </w:tblGrid>
      <w:tr w:rsidR="00000000" w14:paraId="52E94038" w14:textId="77777777">
        <w:trPr>
          <w:divId w:val="830486766"/>
          <w:tblCellSpacing w:w="15" w:type="dxa"/>
        </w:trPr>
        <w:tc>
          <w:tcPr>
            <w:tcW w:w="0" w:type="auto"/>
            <w:tcBorders>
              <w:bottom w:val="single" w:sz="6" w:space="0" w:color="000000"/>
            </w:tcBorders>
            <w:shd w:val="clear" w:color="auto" w:fill="BBBBBB"/>
            <w:vAlign w:val="center"/>
            <w:hideMark/>
          </w:tcPr>
          <w:p w14:paraId="3CA99785"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5126A733"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B720849" w14:textId="77777777">
        <w:trPr>
          <w:divId w:val="830486766"/>
          <w:tblCellSpacing w:w="15" w:type="dxa"/>
        </w:trPr>
        <w:tc>
          <w:tcPr>
            <w:tcW w:w="0" w:type="auto"/>
            <w:vAlign w:val="center"/>
            <w:hideMark/>
          </w:tcPr>
          <w:p w14:paraId="59518560" w14:textId="77777777" w:rsidR="00223F93" w:rsidRDefault="00223F93">
            <w:pPr>
              <w:spacing w:after="75"/>
              <w:rPr>
                <w:rFonts w:ascii="Georgia" w:eastAsia="Times New Roman" w:hAnsi="Georgia"/>
                <w:sz w:val="18"/>
                <w:szCs w:val="18"/>
              </w:rPr>
            </w:pPr>
            <w:r>
              <w:rPr>
                <w:rFonts w:ascii="Georgia" w:eastAsia="Times New Roman" w:hAnsi="Georgia"/>
                <w:sz w:val="18"/>
                <w:szCs w:val="18"/>
              </w:rPr>
              <w:t>8-11</w:t>
            </w:r>
          </w:p>
        </w:tc>
        <w:tc>
          <w:tcPr>
            <w:tcW w:w="0" w:type="auto"/>
            <w:vAlign w:val="center"/>
            <w:hideMark/>
          </w:tcPr>
          <w:p w14:paraId="27769655" w14:textId="77777777" w:rsidR="00223F93" w:rsidRDefault="00223F93">
            <w:pPr>
              <w:spacing w:after="75"/>
              <w:rPr>
                <w:rFonts w:ascii="Georgia" w:eastAsia="Times New Roman" w:hAnsi="Georgia"/>
                <w:sz w:val="18"/>
                <w:szCs w:val="18"/>
              </w:rPr>
            </w:pPr>
            <w:r>
              <w:rPr>
                <w:rFonts w:ascii="Georgia" w:eastAsia="Times New Roman" w:hAnsi="Georgia"/>
                <w:sz w:val="18"/>
                <w:szCs w:val="18"/>
              </w:rPr>
              <w:t xml:space="preserve">1) Great Dyke North of </w:t>
            </w:r>
            <w:proofErr w:type="spellStart"/>
            <w:r>
              <w:rPr>
                <w:rFonts w:ascii="Georgia" w:eastAsia="Times New Roman" w:hAnsi="Georgia"/>
                <w:sz w:val="18"/>
                <w:szCs w:val="18"/>
              </w:rPr>
              <w:t>Mutoroshanga</w:t>
            </w:r>
            <w:proofErr w:type="spellEnd"/>
            <w:r>
              <w:rPr>
                <w:rFonts w:ascii="Georgia" w:eastAsia="Times New Roman" w:hAnsi="Georgia"/>
                <w:sz w:val="18"/>
                <w:szCs w:val="18"/>
              </w:rPr>
              <w:t xml:space="preserve"> (several localities) 2) </w:t>
            </w:r>
            <w:proofErr w:type="spellStart"/>
            <w:r>
              <w:rPr>
                <w:rFonts w:ascii="Georgia" w:eastAsia="Times New Roman" w:hAnsi="Georgia"/>
                <w:sz w:val="18"/>
                <w:szCs w:val="18"/>
              </w:rPr>
              <w:t>Mavuradonha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Mts</w:t>
            </w:r>
            <w:proofErr w:type="spellEnd"/>
            <w:r>
              <w:rPr>
                <w:rFonts w:ascii="Georgia" w:eastAsia="Times New Roman" w:hAnsi="Georgia"/>
                <w:sz w:val="18"/>
                <w:szCs w:val="18"/>
              </w:rPr>
              <w:t xml:space="preserve"> 3) Bindura - possibly extinct 4) </w:t>
            </w:r>
            <w:proofErr w:type="spellStart"/>
            <w:r>
              <w:rPr>
                <w:rFonts w:ascii="Georgia" w:eastAsia="Times New Roman" w:hAnsi="Georgia"/>
                <w:sz w:val="18"/>
                <w:szCs w:val="18"/>
              </w:rPr>
              <w:t>Odzi</w:t>
            </w:r>
            <w:proofErr w:type="spellEnd"/>
            <w:r>
              <w:rPr>
                <w:rFonts w:ascii="Georgia" w:eastAsia="Times New Roman" w:hAnsi="Georgia"/>
                <w:sz w:val="18"/>
                <w:szCs w:val="18"/>
              </w:rPr>
              <w:t xml:space="preserve"> </w:t>
            </w:r>
            <w:r>
              <w:rPr>
                <w:rFonts w:ascii="Georgia" w:eastAsia="Times New Roman" w:hAnsi="Georgia"/>
                <w:sz w:val="18"/>
                <w:szCs w:val="18"/>
              </w:rPr>
              <w:t xml:space="preserve">5) Mutare - Ngambi River 6) Mutare - </w:t>
            </w:r>
            <w:proofErr w:type="spellStart"/>
            <w:r>
              <w:rPr>
                <w:rFonts w:ascii="Georgia" w:eastAsia="Times New Roman" w:hAnsi="Georgia"/>
                <w:sz w:val="18"/>
                <w:szCs w:val="18"/>
              </w:rPr>
              <w:t>Inyamatshira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Mts</w:t>
            </w:r>
            <w:proofErr w:type="spellEnd"/>
            <w:r>
              <w:rPr>
                <w:rFonts w:ascii="Georgia" w:eastAsia="Times New Roman" w:hAnsi="Georgia"/>
                <w:sz w:val="18"/>
                <w:szCs w:val="18"/>
              </w:rPr>
              <w:t xml:space="preserve"> 7) </w:t>
            </w:r>
            <w:proofErr w:type="spellStart"/>
            <w:r>
              <w:rPr>
                <w:rFonts w:ascii="Georgia" w:eastAsia="Times New Roman" w:hAnsi="Georgia"/>
                <w:sz w:val="18"/>
                <w:szCs w:val="18"/>
              </w:rPr>
              <w:t>Muutare</w:t>
            </w:r>
            <w:proofErr w:type="spellEnd"/>
            <w:r>
              <w:rPr>
                <w:rFonts w:ascii="Georgia" w:eastAsia="Times New Roman" w:hAnsi="Georgia"/>
                <w:sz w:val="18"/>
                <w:szCs w:val="18"/>
              </w:rPr>
              <w:t xml:space="preserve"> - South towards </w:t>
            </w:r>
            <w:proofErr w:type="spellStart"/>
            <w:r>
              <w:rPr>
                <w:rFonts w:ascii="Georgia" w:eastAsia="Times New Roman" w:hAnsi="Georgia"/>
                <w:sz w:val="18"/>
                <w:szCs w:val="18"/>
              </w:rPr>
              <w:t>Bvumba</w:t>
            </w:r>
            <w:proofErr w:type="spellEnd"/>
            <w:r>
              <w:rPr>
                <w:rFonts w:ascii="Georgia" w:eastAsia="Times New Roman" w:hAnsi="Georgia"/>
                <w:sz w:val="18"/>
                <w:szCs w:val="18"/>
              </w:rPr>
              <w:t xml:space="preserve"> 8) </w:t>
            </w:r>
            <w:proofErr w:type="spellStart"/>
            <w:r>
              <w:rPr>
                <w:rFonts w:ascii="Georgia" w:eastAsia="Times New Roman" w:hAnsi="Georgia"/>
                <w:sz w:val="18"/>
                <w:szCs w:val="18"/>
              </w:rPr>
              <w:t>Bvumba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Mts</w:t>
            </w:r>
            <w:proofErr w:type="spellEnd"/>
            <w:r>
              <w:rPr>
                <w:rFonts w:ascii="Georgia" w:eastAsia="Times New Roman" w:hAnsi="Georgia"/>
                <w:sz w:val="18"/>
                <w:szCs w:val="18"/>
              </w:rPr>
              <w:t xml:space="preserve"> 9) Zimunya - possibly extinct 10) </w:t>
            </w:r>
            <w:proofErr w:type="spellStart"/>
            <w:r>
              <w:rPr>
                <w:rFonts w:ascii="Georgia" w:eastAsia="Times New Roman" w:hAnsi="Georgia"/>
                <w:sz w:val="18"/>
                <w:szCs w:val="18"/>
              </w:rPr>
              <w:t>Mushandike</w:t>
            </w:r>
            <w:proofErr w:type="spellEnd"/>
            <w:r>
              <w:rPr>
                <w:rFonts w:ascii="Georgia" w:eastAsia="Times New Roman" w:hAnsi="Georgia"/>
                <w:sz w:val="18"/>
                <w:szCs w:val="18"/>
              </w:rPr>
              <w:t xml:space="preserve"> National Park 11) </w:t>
            </w:r>
            <w:proofErr w:type="spellStart"/>
            <w:r>
              <w:rPr>
                <w:rFonts w:ascii="Georgia" w:eastAsia="Times New Roman" w:hAnsi="Georgia"/>
                <w:sz w:val="18"/>
                <w:szCs w:val="18"/>
              </w:rPr>
              <w:t>Gwaai</w:t>
            </w:r>
            <w:proofErr w:type="spellEnd"/>
            <w:r>
              <w:rPr>
                <w:rFonts w:ascii="Georgia" w:eastAsia="Times New Roman" w:hAnsi="Georgia"/>
                <w:sz w:val="18"/>
                <w:szCs w:val="18"/>
              </w:rPr>
              <w:t xml:space="preserve"> - requires confirmation, as appears outside of normal range</w:t>
            </w:r>
          </w:p>
        </w:tc>
      </w:tr>
    </w:tbl>
    <w:p w14:paraId="30B47DFC" w14:textId="77777777" w:rsidR="00223F93" w:rsidRDefault="00223F93">
      <w:pPr>
        <w:divId w:val="83048676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52"/>
        <w:gridCol w:w="894"/>
        <w:gridCol w:w="4664"/>
      </w:tblGrid>
      <w:tr w:rsidR="00000000" w14:paraId="17F0E0E2" w14:textId="77777777">
        <w:trPr>
          <w:divId w:val="830486766"/>
          <w:tblCellSpacing w:w="15" w:type="dxa"/>
        </w:trPr>
        <w:tc>
          <w:tcPr>
            <w:tcW w:w="0" w:type="auto"/>
            <w:tcBorders>
              <w:bottom w:val="single" w:sz="6" w:space="0" w:color="000000"/>
            </w:tcBorders>
            <w:shd w:val="clear" w:color="auto" w:fill="BBBBBB"/>
            <w:vAlign w:val="center"/>
            <w:hideMark/>
          </w:tcPr>
          <w:p w14:paraId="1751FF7F"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3FC36189"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58199AA"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6811B9A" w14:textId="77777777">
        <w:trPr>
          <w:divId w:val="830486766"/>
          <w:tblCellSpacing w:w="15" w:type="dxa"/>
        </w:trPr>
        <w:tc>
          <w:tcPr>
            <w:tcW w:w="0" w:type="auto"/>
            <w:vAlign w:val="center"/>
            <w:hideMark/>
          </w:tcPr>
          <w:p w14:paraId="0EEFF494"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6868744" w14:textId="77777777" w:rsidR="00223F93" w:rsidRDefault="00223F9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120009B5" w14:textId="77777777" w:rsidR="00223F93" w:rsidRDefault="00223F93">
            <w:pPr>
              <w:spacing w:after="75"/>
              <w:rPr>
                <w:rFonts w:ascii="Georgia" w:eastAsia="Times New Roman" w:hAnsi="Georgia"/>
                <w:sz w:val="18"/>
                <w:szCs w:val="18"/>
              </w:rPr>
            </w:pPr>
            <w:commentRangeStart w:id="45"/>
            <w:r>
              <w:rPr>
                <w:rFonts w:ascii="Georgia" w:eastAsia="Times New Roman" w:hAnsi="Georgia"/>
                <w:sz w:val="18"/>
                <w:szCs w:val="18"/>
              </w:rPr>
              <w:t>Recent mining activity at some locations, most notably Bindura</w:t>
            </w:r>
            <w:commentRangeEnd w:id="45"/>
            <w:r w:rsidR="002B457F">
              <w:rPr>
                <w:rStyle w:val="CommentReference"/>
              </w:rPr>
              <w:commentReference w:id="45"/>
            </w:r>
          </w:p>
        </w:tc>
      </w:tr>
    </w:tbl>
    <w:p w14:paraId="420CBB49"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305"/>
      </w:tblGrid>
      <w:tr w:rsidR="00000000" w14:paraId="579EAF8B" w14:textId="77777777">
        <w:trPr>
          <w:divId w:val="830486766"/>
          <w:tblCellSpacing w:w="15" w:type="dxa"/>
        </w:trPr>
        <w:tc>
          <w:tcPr>
            <w:tcW w:w="0" w:type="auto"/>
            <w:tcBorders>
              <w:bottom w:val="single" w:sz="6" w:space="0" w:color="000000"/>
            </w:tcBorders>
            <w:shd w:val="clear" w:color="auto" w:fill="BBBBBB"/>
            <w:vAlign w:val="center"/>
            <w:hideMark/>
          </w:tcPr>
          <w:p w14:paraId="7D79BF46"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lastRenderedPageBreak/>
              <w:t>Very restricted in area of occupancy (AOO) and/or # of locations</w:t>
            </w:r>
          </w:p>
        </w:tc>
        <w:tc>
          <w:tcPr>
            <w:tcW w:w="0" w:type="auto"/>
            <w:tcBorders>
              <w:bottom w:val="single" w:sz="6" w:space="0" w:color="000000"/>
            </w:tcBorders>
            <w:shd w:val="clear" w:color="auto" w:fill="BBBBBB"/>
            <w:vAlign w:val="center"/>
            <w:hideMark/>
          </w:tcPr>
          <w:p w14:paraId="42ABE5E1"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E8F1511" w14:textId="77777777">
        <w:trPr>
          <w:divId w:val="830486766"/>
          <w:tblCellSpacing w:w="15" w:type="dxa"/>
        </w:trPr>
        <w:tc>
          <w:tcPr>
            <w:tcW w:w="0" w:type="auto"/>
            <w:vAlign w:val="center"/>
            <w:hideMark/>
          </w:tcPr>
          <w:p w14:paraId="7DC15A48" w14:textId="77777777" w:rsidR="00223F93" w:rsidRDefault="00223F93">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DB186D8" w14:textId="77777777" w:rsidR="00223F93" w:rsidRDefault="00223F93">
            <w:pPr>
              <w:spacing w:after="75"/>
              <w:rPr>
                <w:rFonts w:ascii="Georgia" w:eastAsia="Times New Roman" w:hAnsi="Georgia"/>
                <w:sz w:val="18"/>
                <w:szCs w:val="18"/>
              </w:rPr>
            </w:pPr>
            <w:r>
              <w:rPr>
                <w:rFonts w:ascii="Georgia" w:eastAsia="Times New Roman" w:hAnsi="Georgia"/>
                <w:sz w:val="18"/>
                <w:szCs w:val="18"/>
              </w:rPr>
              <w:t>AOO is 68 km2</w:t>
            </w:r>
          </w:p>
        </w:tc>
      </w:tr>
    </w:tbl>
    <w:p w14:paraId="7227E5BE"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Elevation / Depth / Depth Zones</w:t>
      </w:r>
    </w:p>
    <w:p w14:paraId="7FA5AF8B" w14:textId="77777777" w:rsidR="00223F93" w:rsidRDefault="00223F93">
      <w:pPr>
        <w:pStyle w:val="NormalWeb"/>
        <w:divId w:val="830486766"/>
        <w:rPr>
          <w:rFonts w:ascii="Georgia" w:hAnsi="Georgia"/>
        </w:rPr>
      </w:pPr>
      <w:r>
        <w:rPr>
          <w:rStyle w:val="datalabel1"/>
          <w:rFonts w:ascii="Georgia" w:hAnsi="Georgia"/>
        </w:rPr>
        <w:t xml:space="preserve">Elevation Lower Limit (in metres above sea level): </w:t>
      </w:r>
      <w:r>
        <w:rPr>
          <w:rFonts w:ascii="Georgia" w:hAnsi="Georgia"/>
        </w:rPr>
        <w:t>1000</w:t>
      </w:r>
    </w:p>
    <w:p w14:paraId="124C5BB7" w14:textId="77777777" w:rsidR="00223F93" w:rsidRDefault="00223F93">
      <w:pPr>
        <w:pStyle w:val="NormalWeb"/>
        <w:divId w:val="830486766"/>
        <w:rPr>
          <w:rFonts w:ascii="Georgia" w:hAnsi="Georgia"/>
        </w:rPr>
      </w:pPr>
      <w:r>
        <w:rPr>
          <w:rStyle w:val="datalabel1"/>
          <w:rFonts w:ascii="Georgia" w:hAnsi="Georgia"/>
        </w:rPr>
        <w:t xml:space="preserve">Elevation Upper Limit (in metres above sea level): </w:t>
      </w:r>
      <w:r>
        <w:rPr>
          <w:rFonts w:ascii="Georgia" w:hAnsi="Georgia"/>
        </w:rPr>
        <w:t>1600</w:t>
      </w:r>
    </w:p>
    <w:p w14:paraId="16672478"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7"/>
        <w:gridCol w:w="1757"/>
        <w:gridCol w:w="979"/>
        <w:gridCol w:w="1003"/>
        <w:gridCol w:w="1228"/>
        <w:gridCol w:w="1143"/>
        <w:gridCol w:w="1088"/>
      </w:tblGrid>
      <w:tr w:rsidR="00000000" w14:paraId="0F74E7C0" w14:textId="77777777">
        <w:trPr>
          <w:divId w:val="830486766"/>
          <w:tblCellSpacing w:w="15" w:type="dxa"/>
        </w:trPr>
        <w:tc>
          <w:tcPr>
            <w:tcW w:w="0" w:type="auto"/>
            <w:tcBorders>
              <w:bottom w:val="single" w:sz="6" w:space="0" w:color="000000"/>
            </w:tcBorders>
            <w:shd w:val="clear" w:color="auto" w:fill="BBBBBB"/>
            <w:vAlign w:val="center"/>
            <w:hideMark/>
          </w:tcPr>
          <w:p w14:paraId="0DEED0C9"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DCC638C"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513B1FF"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FA0700F"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68F7C2EB"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3FD988D"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2D21145"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3FED58D0"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56E0CC69" w14:textId="77777777">
        <w:trPr>
          <w:divId w:val="830486766"/>
          <w:tblCellSpacing w:w="15" w:type="dxa"/>
        </w:trPr>
        <w:tc>
          <w:tcPr>
            <w:tcW w:w="0" w:type="auto"/>
            <w:vAlign w:val="center"/>
            <w:hideMark/>
          </w:tcPr>
          <w:p w14:paraId="12EB6F78" w14:textId="77777777" w:rsidR="00223F93" w:rsidRDefault="00223F93">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6D200357"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02D1C04" w14:textId="77777777" w:rsidR="00223F93" w:rsidRDefault="00223F93">
            <w:pPr>
              <w:spacing w:after="75"/>
              <w:rPr>
                <w:rFonts w:ascii="Georgia" w:eastAsia="Times New Roman" w:hAnsi="Georgia"/>
                <w:sz w:val="18"/>
                <w:szCs w:val="18"/>
              </w:rPr>
            </w:pPr>
            <w:r>
              <w:rPr>
                <w:rFonts w:ascii="Georgia" w:eastAsia="Times New Roman" w:hAnsi="Georgia"/>
                <w:sz w:val="18"/>
                <w:szCs w:val="18"/>
              </w:rPr>
              <w:t>Map created using geo-referenced point localities. Geo-references from GPS and estimated from locality and altitude information provided on herbarium specimen collection labels.</w:t>
            </w:r>
          </w:p>
        </w:tc>
        <w:tc>
          <w:tcPr>
            <w:tcW w:w="0" w:type="auto"/>
            <w:vAlign w:val="center"/>
            <w:hideMark/>
          </w:tcPr>
          <w:p w14:paraId="5D987F3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E558945"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8002F1"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3FDC074"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CCE102"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bl>
    <w:p w14:paraId="090ECB50" w14:textId="77777777" w:rsidR="00223F93" w:rsidRDefault="00223F93">
      <w:pPr>
        <w:pStyle w:val="Heading2"/>
        <w:divId w:val="830486766"/>
        <w:rPr>
          <w:rFonts w:ascii="Georgia" w:eastAsia="Times New Roman" w:hAnsi="Georgia"/>
          <w:sz w:val="27"/>
          <w:szCs w:val="27"/>
        </w:rPr>
      </w:pPr>
      <w:r>
        <w:rPr>
          <w:rFonts w:ascii="Georgia" w:eastAsia="Times New Roman" w:hAnsi="Georgia"/>
          <w:sz w:val="27"/>
          <w:szCs w:val="27"/>
        </w:rPr>
        <w:t>Biogeographic Realms</w:t>
      </w:r>
    </w:p>
    <w:p w14:paraId="179A7682" w14:textId="77777777" w:rsidR="00223F93" w:rsidRDefault="00223F93">
      <w:pPr>
        <w:pStyle w:val="NormalWeb"/>
        <w:divId w:val="830486766"/>
        <w:rPr>
          <w:rFonts w:ascii="Georgia" w:hAnsi="Georgia"/>
        </w:rPr>
      </w:pPr>
      <w:r>
        <w:rPr>
          <w:rStyle w:val="datalabel1"/>
          <w:rFonts w:ascii="Georgia" w:hAnsi="Georgia"/>
        </w:rPr>
        <w:t xml:space="preserve">Biogeographic Realm: </w:t>
      </w:r>
      <w:r>
        <w:rPr>
          <w:rFonts w:ascii="Georgia" w:hAnsi="Georgia"/>
        </w:rPr>
        <w:t>Afrotropical</w:t>
      </w:r>
    </w:p>
    <w:p w14:paraId="1BC126C8" w14:textId="77777777" w:rsidR="00223F93" w:rsidRDefault="00223F93">
      <w:pPr>
        <w:pStyle w:val="Heading1"/>
        <w:divId w:val="653996517"/>
        <w:rPr>
          <w:rFonts w:ascii="Georgia" w:eastAsia="Times New Roman" w:hAnsi="Georgia"/>
          <w:sz w:val="29"/>
          <w:szCs w:val="29"/>
        </w:rPr>
      </w:pPr>
      <w:r>
        <w:rPr>
          <w:rFonts w:ascii="Georgia" w:eastAsia="Times New Roman" w:hAnsi="Georgia"/>
          <w:sz w:val="29"/>
          <w:szCs w:val="29"/>
        </w:rPr>
        <w:t>Occurrence</w:t>
      </w:r>
    </w:p>
    <w:p w14:paraId="5BF97A0E" w14:textId="77777777" w:rsidR="00223F93" w:rsidRDefault="00223F93">
      <w:pPr>
        <w:pStyle w:val="Heading2"/>
        <w:divId w:val="65399651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22"/>
        <w:gridCol w:w="901"/>
        <w:gridCol w:w="657"/>
        <w:gridCol w:w="1430"/>
        <w:gridCol w:w="1154"/>
      </w:tblGrid>
      <w:tr w:rsidR="00000000" w14:paraId="6B00D569" w14:textId="77777777">
        <w:trPr>
          <w:divId w:val="653996517"/>
          <w:tblCellSpacing w:w="15" w:type="dxa"/>
        </w:trPr>
        <w:tc>
          <w:tcPr>
            <w:tcW w:w="0" w:type="auto"/>
            <w:tcBorders>
              <w:bottom w:val="single" w:sz="6" w:space="0" w:color="000000"/>
            </w:tcBorders>
            <w:shd w:val="clear" w:color="auto" w:fill="BBBBBB"/>
            <w:vAlign w:val="center"/>
            <w:hideMark/>
          </w:tcPr>
          <w:p w14:paraId="0CCC5C28"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6F821AE"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830DE10"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5C3DB17"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5B8BB9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138B4047" w14:textId="77777777">
        <w:trPr>
          <w:divId w:val="653996517"/>
          <w:tblCellSpacing w:w="15" w:type="dxa"/>
        </w:trPr>
        <w:tc>
          <w:tcPr>
            <w:tcW w:w="0" w:type="auto"/>
            <w:tcBorders>
              <w:bottom w:val="single" w:sz="6" w:space="0" w:color="CCCCCC"/>
            </w:tcBorders>
            <w:vAlign w:val="center"/>
            <w:hideMark/>
          </w:tcPr>
          <w:p w14:paraId="1A080346" w14:textId="77777777" w:rsidR="00223F93" w:rsidRDefault="00223F93">
            <w:pPr>
              <w:spacing w:after="75"/>
              <w:rPr>
                <w:rFonts w:ascii="Georgia" w:eastAsia="Times New Roman" w:hAnsi="Georgia"/>
                <w:sz w:val="18"/>
                <w:szCs w:val="18"/>
              </w:rPr>
            </w:pPr>
            <w:r>
              <w:rPr>
                <w:rFonts w:ascii="Georgia" w:eastAsia="Times New Roman" w:hAnsi="Georgia"/>
                <w:sz w:val="18"/>
                <w:szCs w:val="18"/>
              </w:rPr>
              <w:t>Zimbabwe</w:t>
            </w:r>
          </w:p>
        </w:tc>
        <w:tc>
          <w:tcPr>
            <w:tcW w:w="0" w:type="auto"/>
            <w:tcBorders>
              <w:bottom w:val="single" w:sz="6" w:space="0" w:color="CCCCCC"/>
            </w:tcBorders>
            <w:vAlign w:val="center"/>
            <w:hideMark/>
          </w:tcPr>
          <w:p w14:paraId="40725E16" w14:textId="77777777" w:rsidR="00223F93" w:rsidRDefault="00223F93">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E903AA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27B9AA"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0A9F3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Resident</w:t>
            </w:r>
          </w:p>
        </w:tc>
      </w:tr>
    </w:tbl>
    <w:p w14:paraId="602D8CDA" w14:textId="77777777" w:rsidR="00223F93" w:rsidRDefault="00223F93">
      <w:pPr>
        <w:pStyle w:val="Heading1"/>
        <w:divId w:val="1657956901"/>
        <w:rPr>
          <w:rFonts w:ascii="Georgia" w:eastAsia="Times New Roman" w:hAnsi="Georgia"/>
          <w:sz w:val="29"/>
          <w:szCs w:val="29"/>
        </w:rPr>
      </w:pPr>
      <w:r>
        <w:rPr>
          <w:rFonts w:ascii="Georgia" w:eastAsia="Times New Roman" w:hAnsi="Georgia"/>
          <w:sz w:val="29"/>
          <w:szCs w:val="29"/>
        </w:rPr>
        <w:t>Population</w:t>
      </w:r>
    </w:p>
    <w:p w14:paraId="4E8175B7" w14:textId="57BCBB94" w:rsidR="00223F93" w:rsidRDefault="00223F93">
      <w:pPr>
        <w:pStyle w:val="NormalWeb"/>
        <w:divId w:val="1657956901"/>
        <w:rPr>
          <w:rFonts w:ascii="Georgia" w:hAnsi="Georgia"/>
        </w:rPr>
      </w:pPr>
      <w:r>
        <w:rPr>
          <w:rFonts w:ascii="Georgia" w:hAnsi="Georgia"/>
        </w:rPr>
        <w:t xml:space="preserve">No quantitative population data are available for this species. It has been noted as "common" by one collector (Eyles #8609, </w:t>
      </w:r>
      <w:proofErr w:type="spellStart"/>
      <w:r>
        <w:rPr>
          <w:rFonts w:ascii="Georgia" w:hAnsi="Georgia"/>
        </w:rPr>
        <w:t>Odzi</w:t>
      </w:r>
      <w:proofErr w:type="spellEnd"/>
      <w:del w:id="46" w:author="Jack Plummer" w:date="2023-11-07T15:37:00Z">
        <w:r w:rsidDel="002B457F">
          <w:rPr>
            <w:rFonts w:ascii="Georgia" w:hAnsi="Georgia"/>
          </w:rPr>
          <w:delText>,</w:delText>
        </w:r>
      </w:del>
      <w:r>
        <w:rPr>
          <w:rFonts w:ascii="Georgia" w:hAnsi="Georgia"/>
        </w:rPr>
        <w:t xml:space="preserve"> 1936). It is known in herbaria from 20 collections with a </w:t>
      </w:r>
      <w:ins w:id="47" w:author="Jack Plummer" w:date="2023-11-07T15:37:00Z">
        <w:r w:rsidR="002B457F">
          <w:rPr>
            <w:rFonts w:ascii="Georgia" w:hAnsi="Georgia"/>
          </w:rPr>
          <w:t xml:space="preserve">record </w:t>
        </w:r>
      </w:ins>
      <w:r>
        <w:rPr>
          <w:rFonts w:ascii="Georgia" w:hAnsi="Georgia"/>
        </w:rPr>
        <w:t xml:space="preserve">date range of 1919 to 1971; it is also known from </w:t>
      </w:r>
      <w:ins w:id="48" w:author="Jack Plummer" w:date="2023-11-07T15:37:00Z">
        <w:r w:rsidR="002B457F">
          <w:rPr>
            <w:rFonts w:ascii="Georgia" w:hAnsi="Georgia"/>
          </w:rPr>
          <w:t>three</w:t>
        </w:r>
      </w:ins>
      <w:del w:id="49" w:author="Jack Plummer" w:date="2023-11-07T15:37:00Z">
        <w:r w:rsidDel="002B457F">
          <w:rPr>
            <w:rFonts w:ascii="Georgia" w:hAnsi="Georgia"/>
          </w:rPr>
          <w:delText>3</w:delText>
        </w:r>
      </w:del>
      <w:r>
        <w:rPr>
          <w:rFonts w:ascii="Georgia" w:hAnsi="Georgia"/>
        </w:rPr>
        <w:t xml:space="preserve"> recent observation records on </w:t>
      </w:r>
      <w:proofErr w:type="spellStart"/>
      <w:r>
        <w:rPr>
          <w:rFonts w:ascii="Georgia" w:hAnsi="Georgia"/>
        </w:rPr>
        <w:t>iNaturalist</w:t>
      </w:r>
      <w:proofErr w:type="spellEnd"/>
      <w:r>
        <w:rPr>
          <w:rFonts w:ascii="Georgia" w:hAnsi="Georgia"/>
        </w:rPr>
        <w:t xml:space="preserve"> with a date range of 2004 to 2014. The population trend is unknown, but it may be decreasing due to ongoing threats.</w:t>
      </w:r>
    </w:p>
    <w:p w14:paraId="578DC43F" w14:textId="77777777" w:rsidR="00223F93" w:rsidRDefault="00223F93">
      <w:pPr>
        <w:pStyle w:val="Heading2"/>
        <w:divId w:val="1657956901"/>
        <w:rPr>
          <w:rFonts w:ascii="Georgia" w:eastAsia="Times New Roman" w:hAnsi="Georgia"/>
          <w:sz w:val="27"/>
          <w:szCs w:val="27"/>
        </w:rPr>
      </w:pPr>
      <w:r>
        <w:rPr>
          <w:rFonts w:ascii="Georgia" w:eastAsia="Times New Roman" w:hAnsi="Georgia"/>
          <w:sz w:val="27"/>
          <w:szCs w:val="27"/>
        </w:rPr>
        <w:t>Population Information</w:t>
      </w:r>
    </w:p>
    <w:p w14:paraId="74AE8BC3" w14:textId="77777777" w:rsidR="00223F93" w:rsidRDefault="00223F93">
      <w:pPr>
        <w:pStyle w:val="NormalWeb"/>
        <w:divId w:val="1657956901"/>
        <w:rPr>
          <w:rFonts w:ascii="Georgia" w:hAnsi="Georgia"/>
        </w:rPr>
      </w:pPr>
      <w:r>
        <w:rPr>
          <w:rStyle w:val="datalabel1"/>
          <w:rFonts w:ascii="Georgia" w:hAnsi="Georgia"/>
        </w:rPr>
        <w:t xml:space="preserve">Current Population Trend: </w:t>
      </w:r>
      <w:r>
        <w:rPr>
          <w:rFonts w:ascii="Georgia" w:hAnsi="Georgia"/>
        </w:rPr>
        <w:t>Unknown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63"/>
        <w:gridCol w:w="894"/>
        <w:gridCol w:w="4653"/>
      </w:tblGrid>
      <w:tr w:rsidR="00000000" w14:paraId="3D58FCC1" w14:textId="77777777">
        <w:trPr>
          <w:divId w:val="1657956901"/>
          <w:tblCellSpacing w:w="15" w:type="dxa"/>
        </w:trPr>
        <w:tc>
          <w:tcPr>
            <w:tcW w:w="0" w:type="auto"/>
            <w:tcBorders>
              <w:bottom w:val="single" w:sz="6" w:space="0" w:color="000000"/>
            </w:tcBorders>
            <w:shd w:val="clear" w:color="auto" w:fill="BBBBBB"/>
            <w:vAlign w:val="center"/>
            <w:hideMark/>
          </w:tcPr>
          <w:p w14:paraId="6734A0BD"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lastRenderedPageBreak/>
              <w:t>Continuing decline in mature individuals?</w:t>
            </w:r>
          </w:p>
        </w:tc>
        <w:tc>
          <w:tcPr>
            <w:tcW w:w="0" w:type="auto"/>
            <w:tcBorders>
              <w:bottom w:val="single" w:sz="6" w:space="0" w:color="000000"/>
            </w:tcBorders>
            <w:shd w:val="clear" w:color="auto" w:fill="BBBBBB"/>
            <w:vAlign w:val="center"/>
            <w:hideMark/>
          </w:tcPr>
          <w:p w14:paraId="690757E3"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9C38883"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E839839" w14:textId="77777777">
        <w:trPr>
          <w:divId w:val="1657956901"/>
          <w:tblCellSpacing w:w="15" w:type="dxa"/>
        </w:trPr>
        <w:tc>
          <w:tcPr>
            <w:tcW w:w="0" w:type="auto"/>
            <w:vAlign w:val="center"/>
            <w:hideMark/>
          </w:tcPr>
          <w:p w14:paraId="19E558EC"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E91234A" w14:textId="77777777" w:rsidR="00223F93" w:rsidRDefault="00223F9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1038148" w14:textId="77777777" w:rsidR="00223F93" w:rsidRDefault="00223F93">
            <w:pPr>
              <w:spacing w:after="75"/>
              <w:rPr>
                <w:rFonts w:ascii="Georgia" w:eastAsia="Times New Roman" w:hAnsi="Georgia"/>
                <w:sz w:val="18"/>
                <w:szCs w:val="18"/>
              </w:rPr>
            </w:pPr>
            <w:commentRangeStart w:id="50"/>
            <w:r>
              <w:rPr>
                <w:rFonts w:ascii="Georgia" w:eastAsia="Times New Roman" w:hAnsi="Georgia"/>
                <w:sz w:val="18"/>
                <w:szCs w:val="18"/>
              </w:rPr>
              <w:t>Recent mining activity at some locations, most notably Bindura</w:t>
            </w:r>
            <w:commentRangeEnd w:id="50"/>
            <w:r w:rsidR="002B457F">
              <w:rPr>
                <w:rStyle w:val="CommentReference"/>
              </w:rPr>
              <w:commentReference w:id="50"/>
            </w:r>
          </w:p>
        </w:tc>
      </w:tr>
    </w:tbl>
    <w:p w14:paraId="0973A04C" w14:textId="77777777" w:rsidR="00223F93" w:rsidRDefault="00223F93">
      <w:pPr>
        <w:divId w:val="165795690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74"/>
        <w:gridCol w:w="894"/>
        <w:gridCol w:w="4342"/>
      </w:tblGrid>
      <w:tr w:rsidR="00000000" w14:paraId="1E9D8172" w14:textId="77777777">
        <w:trPr>
          <w:divId w:val="1657956901"/>
          <w:tblCellSpacing w:w="15" w:type="dxa"/>
        </w:trPr>
        <w:tc>
          <w:tcPr>
            <w:tcW w:w="0" w:type="auto"/>
            <w:tcBorders>
              <w:bottom w:val="single" w:sz="6" w:space="0" w:color="000000"/>
            </w:tcBorders>
            <w:shd w:val="clear" w:color="auto" w:fill="BBBBBB"/>
            <w:vAlign w:val="center"/>
            <w:hideMark/>
          </w:tcPr>
          <w:p w14:paraId="33D93211"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Continuing decline in number of subpopulations</w:t>
            </w:r>
          </w:p>
        </w:tc>
        <w:tc>
          <w:tcPr>
            <w:tcW w:w="0" w:type="auto"/>
            <w:tcBorders>
              <w:bottom w:val="single" w:sz="6" w:space="0" w:color="000000"/>
            </w:tcBorders>
            <w:shd w:val="clear" w:color="auto" w:fill="BBBBBB"/>
            <w:vAlign w:val="center"/>
            <w:hideMark/>
          </w:tcPr>
          <w:p w14:paraId="2E628155"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408547A"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EA73A84" w14:textId="77777777">
        <w:trPr>
          <w:divId w:val="1657956901"/>
          <w:tblCellSpacing w:w="15" w:type="dxa"/>
        </w:trPr>
        <w:tc>
          <w:tcPr>
            <w:tcW w:w="0" w:type="auto"/>
            <w:vAlign w:val="center"/>
            <w:hideMark/>
          </w:tcPr>
          <w:p w14:paraId="1B7BC3F0"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61899A3" w14:textId="77777777" w:rsidR="00223F93" w:rsidRDefault="00223F93">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28CAFF0C" w14:textId="77777777" w:rsidR="00223F93" w:rsidRDefault="00223F93">
            <w:pPr>
              <w:spacing w:after="75"/>
              <w:rPr>
                <w:rFonts w:ascii="Georgia" w:eastAsia="Times New Roman" w:hAnsi="Georgia"/>
                <w:sz w:val="18"/>
                <w:szCs w:val="18"/>
              </w:rPr>
            </w:pPr>
            <w:commentRangeStart w:id="51"/>
            <w:r>
              <w:rPr>
                <w:rFonts w:ascii="Georgia" w:eastAsia="Times New Roman" w:hAnsi="Georgia"/>
                <w:sz w:val="18"/>
                <w:szCs w:val="18"/>
              </w:rPr>
              <w:t>Recent mining activity at some locations, most notably Bindura</w:t>
            </w:r>
            <w:commentRangeEnd w:id="51"/>
            <w:r w:rsidR="002B457F">
              <w:rPr>
                <w:rStyle w:val="CommentReference"/>
              </w:rPr>
              <w:commentReference w:id="51"/>
            </w:r>
          </w:p>
        </w:tc>
      </w:tr>
    </w:tbl>
    <w:p w14:paraId="407C948C" w14:textId="77777777" w:rsidR="00223F93" w:rsidRDefault="00223F93">
      <w:pPr>
        <w:pStyle w:val="Heading1"/>
        <w:divId w:val="271401082"/>
        <w:rPr>
          <w:rFonts w:ascii="Georgia" w:eastAsia="Times New Roman" w:hAnsi="Georgia"/>
          <w:sz w:val="29"/>
          <w:szCs w:val="29"/>
        </w:rPr>
      </w:pPr>
      <w:r>
        <w:rPr>
          <w:rFonts w:ascii="Georgia" w:eastAsia="Times New Roman" w:hAnsi="Georgia"/>
          <w:sz w:val="29"/>
          <w:szCs w:val="29"/>
        </w:rPr>
        <w:t>Habitats and Ecology</w:t>
      </w:r>
    </w:p>
    <w:p w14:paraId="065B9A5A" w14:textId="6659B916" w:rsidR="00223F93" w:rsidRDefault="00223F93">
      <w:pPr>
        <w:pStyle w:val="NormalWeb"/>
        <w:divId w:val="271401082"/>
        <w:rPr>
          <w:rFonts w:ascii="Georgia" w:hAnsi="Georgia"/>
        </w:rPr>
      </w:pPr>
      <w:r>
        <w:rPr>
          <w:rFonts w:ascii="Georgia" w:hAnsi="Georgia"/>
        </w:rPr>
        <w:t>This species is a bushy perennial herb 60</w:t>
      </w:r>
      <w:del w:id="52" w:author="Jack Plummer" w:date="2023-11-07T15:37:00Z">
        <w:r w:rsidDel="002B457F">
          <w:rPr>
            <w:rFonts w:ascii="Georgia" w:hAnsi="Georgia"/>
          </w:rPr>
          <w:delText xml:space="preserve"> </w:delText>
        </w:r>
      </w:del>
      <w:r>
        <w:rPr>
          <w:rFonts w:ascii="Georgia" w:hAnsi="Georgia"/>
        </w:rPr>
        <w:t>–</w:t>
      </w:r>
      <w:del w:id="53" w:author="Jack Plummer" w:date="2023-11-07T15:38:00Z">
        <w:r w:rsidDel="002B457F">
          <w:rPr>
            <w:rFonts w:ascii="Georgia" w:hAnsi="Georgia"/>
          </w:rPr>
          <w:delText xml:space="preserve"> </w:delText>
        </w:r>
      </w:del>
      <w:r>
        <w:rPr>
          <w:rFonts w:ascii="Georgia" w:hAnsi="Georgia"/>
        </w:rPr>
        <w:t>90</w:t>
      </w:r>
      <w:del w:id="54" w:author="Jack Plummer" w:date="2023-11-07T15:37:00Z">
        <w:r w:rsidDel="002B457F">
          <w:rPr>
            <w:rFonts w:ascii="Georgia" w:hAnsi="Georgia"/>
          </w:rPr>
          <w:delText xml:space="preserve"> </w:delText>
        </w:r>
      </w:del>
      <w:r>
        <w:rPr>
          <w:rFonts w:ascii="Georgia" w:hAnsi="Georgia"/>
        </w:rPr>
        <w:t>(</w:t>
      </w:r>
      <w:r>
        <w:rPr>
          <w:rFonts w:ascii="Georgia" w:hAnsi="Georgia"/>
        </w:rPr>
        <w:t>–</w:t>
      </w:r>
      <w:del w:id="55" w:author="Jack Plummer" w:date="2023-11-07T15:37:00Z">
        <w:r w:rsidDel="002B457F">
          <w:rPr>
            <w:rFonts w:ascii="Georgia" w:hAnsi="Georgia"/>
          </w:rPr>
          <w:delText xml:space="preserve"> </w:delText>
        </w:r>
      </w:del>
      <w:r>
        <w:rPr>
          <w:rFonts w:ascii="Georgia" w:hAnsi="Georgia"/>
        </w:rPr>
        <w:t>150) cm tall with pale blue to mauve or rarely white to pale pink flowers, sometimes with a yellow throat. It typically occurs on open rocky hillslopes on </w:t>
      </w:r>
      <w:del w:id="56" w:author="Jack Plummer" w:date="2023-11-07T15:38:00Z">
        <w:r w:rsidDel="002B457F">
          <w:rPr>
            <w:rFonts w:ascii="Georgia" w:hAnsi="Georgia"/>
          </w:rPr>
          <w:delText> </w:delText>
        </w:r>
      </w:del>
      <w:r>
        <w:rPr>
          <w:rFonts w:ascii="Georgia" w:hAnsi="Georgia"/>
        </w:rPr>
        <w:t>mineral</w:t>
      </w:r>
      <w:ins w:id="57" w:author="Jack Plummer" w:date="2023-11-07T15:38:00Z">
        <w:r w:rsidR="002B457F">
          <w:rPr>
            <w:rFonts w:ascii="Georgia" w:hAnsi="Georgia"/>
          </w:rPr>
          <w:t>-</w:t>
        </w:r>
      </w:ins>
      <w:del w:id="58" w:author="Jack Plummer" w:date="2023-11-07T15:38:00Z">
        <w:r w:rsidDel="002B457F">
          <w:rPr>
            <w:rFonts w:ascii="Georgia" w:hAnsi="Georgia"/>
          </w:rPr>
          <w:delText xml:space="preserve"> </w:delText>
        </w:r>
      </w:del>
      <w:r>
        <w:rPr>
          <w:rFonts w:ascii="Georgia" w:hAnsi="Georgia"/>
        </w:rPr>
        <w:t xml:space="preserve">rich geology, often over serpentine deposits such as that of the Great Dyke (Darbyshire </w:t>
      </w:r>
      <w:r>
        <w:rPr>
          <w:rStyle w:val="Emphasis"/>
          <w:rFonts w:ascii="Georgia" w:hAnsi="Georgia"/>
        </w:rPr>
        <w:t>et al</w:t>
      </w:r>
      <w:r>
        <w:rPr>
          <w:rFonts w:ascii="Georgia" w:hAnsi="Georgia"/>
        </w:rPr>
        <w:t xml:space="preserve">. 2015). However, </w:t>
      </w:r>
      <w:del w:id="59" w:author="Jack Plummer" w:date="2023-11-07T15:38:00Z">
        <w:r w:rsidDel="002B457F">
          <w:rPr>
            <w:rFonts w:ascii="Georgia" w:hAnsi="Georgia"/>
          </w:rPr>
          <w:delText>it potentially has also been recorded from</w:delText>
        </w:r>
      </w:del>
      <w:ins w:id="60" w:author="Jack Plummer" w:date="2023-11-07T15:38:00Z">
        <w:r w:rsidR="002B457F">
          <w:rPr>
            <w:rFonts w:ascii="Georgia" w:hAnsi="Georgia"/>
          </w:rPr>
          <w:t>may also occur on</w:t>
        </w:r>
      </w:ins>
      <w:r>
        <w:rPr>
          <w:rFonts w:ascii="Georgia" w:hAnsi="Georgia"/>
        </w:rPr>
        <w:t xml:space="preserve"> granite outcrops, though it may be associated with mineral-rich outcrops within areas of granite. For example, in the rocky areas around Mutare where this species has been recorded, it is associated with a similar mineral</w:t>
      </w:r>
      <w:ins w:id="61" w:author="Jack Plummer" w:date="2023-11-07T15:38:00Z">
        <w:r w:rsidR="002B457F">
          <w:rPr>
            <w:rFonts w:ascii="Georgia" w:hAnsi="Georgia"/>
          </w:rPr>
          <w:t>-</w:t>
        </w:r>
      </w:ins>
      <w:del w:id="62" w:author="Jack Plummer" w:date="2023-11-07T15:38:00Z">
        <w:r w:rsidDel="002B457F">
          <w:rPr>
            <w:rFonts w:ascii="Georgia" w:hAnsi="Georgia"/>
          </w:rPr>
          <w:delText xml:space="preserve"> </w:delText>
        </w:r>
      </w:del>
      <w:r>
        <w:rPr>
          <w:rFonts w:ascii="Georgia" w:hAnsi="Georgia"/>
        </w:rPr>
        <w:t>rich geology to that of the Great Dyke (B. Wursten</w:t>
      </w:r>
      <w:del w:id="63" w:author="Jack Plummer" w:date="2023-11-07T15:38:00Z">
        <w:r w:rsidDel="002B457F">
          <w:rPr>
            <w:rFonts w:ascii="Georgia" w:hAnsi="Georgia"/>
          </w:rPr>
          <w:delText>,</w:delText>
        </w:r>
      </w:del>
      <w:r>
        <w:rPr>
          <w:rFonts w:ascii="Georgia" w:hAnsi="Georgia"/>
        </w:rPr>
        <w:t xml:space="preserve"> pers. comm. 2023). The Great Dyke contains the largest deposit of metallurgical grade chrome ore in the world, which is present in the most significant quantities in various areas of the northern half of the Great Dyke, such as at </w:t>
      </w:r>
      <w:proofErr w:type="spellStart"/>
      <w:r>
        <w:rPr>
          <w:rFonts w:ascii="Georgia" w:hAnsi="Georgia"/>
        </w:rPr>
        <w:t>Mutoroshanga</w:t>
      </w:r>
      <w:proofErr w:type="spellEnd"/>
      <w:r>
        <w:rPr>
          <w:rFonts w:ascii="Georgia" w:hAnsi="Georgia"/>
        </w:rPr>
        <w:t xml:space="preserve"> where several localities for this species are recorded (Wild 1965). </w:t>
      </w:r>
      <w:proofErr w:type="spellStart"/>
      <w:r>
        <w:rPr>
          <w:rStyle w:val="Emphasis"/>
          <w:rFonts w:ascii="Georgia" w:hAnsi="Georgia"/>
        </w:rPr>
        <w:t>Barleria</w:t>
      </w:r>
      <w:proofErr w:type="spellEnd"/>
      <w:r>
        <w:rPr>
          <w:rStyle w:val="Emphasis"/>
          <w:rFonts w:ascii="Georgia" w:hAnsi="Georgia"/>
        </w:rPr>
        <w:t xml:space="preserve"> </w:t>
      </w:r>
      <w:proofErr w:type="spellStart"/>
      <w:r>
        <w:rPr>
          <w:rStyle w:val="Emphasis"/>
          <w:rFonts w:ascii="Georgia" w:hAnsi="Georgia"/>
        </w:rPr>
        <w:t>aromatica</w:t>
      </w:r>
      <w:proofErr w:type="spellEnd"/>
      <w:r>
        <w:rPr>
          <w:rStyle w:val="Emphasis"/>
          <w:rFonts w:ascii="Georgia" w:hAnsi="Georgia"/>
        </w:rPr>
        <w:t xml:space="preserve"> </w:t>
      </w:r>
      <w:r>
        <w:rPr>
          <w:rFonts w:ascii="Georgia" w:hAnsi="Georgia"/>
        </w:rPr>
        <w:t>has been found to accumulate chrome (Wild 1974).</w:t>
      </w:r>
    </w:p>
    <w:p w14:paraId="033D19DC" w14:textId="77777777" w:rsidR="00223F93" w:rsidRDefault="00223F93">
      <w:pPr>
        <w:pStyle w:val="NormalWeb"/>
        <w:divId w:val="271401082"/>
        <w:rPr>
          <w:rFonts w:ascii="Georgia" w:hAnsi="Georgia"/>
        </w:rPr>
      </w:pPr>
    </w:p>
    <w:p w14:paraId="5A15B203" w14:textId="77777777" w:rsidR="00223F93" w:rsidRDefault="00223F93">
      <w:pPr>
        <w:pStyle w:val="Heading2"/>
        <w:divId w:val="271401082"/>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61"/>
        <w:gridCol w:w="718"/>
        <w:gridCol w:w="1020"/>
        <w:gridCol w:w="1888"/>
      </w:tblGrid>
      <w:tr w:rsidR="00000000" w14:paraId="0FF2DB99" w14:textId="77777777">
        <w:trPr>
          <w:divId w:val="271401082"/>
          <w:tblCellSpacing w:w="15" w:type="dxa"/>
        </w:trPr>
        <w:tc>
          <w:tcPr>
            <w:tcW w:w="0" w:type="auto"/>
            <w:tcBorders>
              <w:bottom w:val="single" w:sz="6" w:space="0" w:color="000000"/>
            </w:tcBorders>
            <w:shd w:val="clear" w:color="auto" w:fill="BBBBBB"/>
            <w:vAlign w:val="center"/>
            <w:hideMark/>
          </w:tcPr>
          <w:p w14:paraId="0D5AF390"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53E96F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D31FEF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020EE1A3"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24A6EA9C" w14:textId="77777777">
        <w:trPr>
          <w:divId w:val="271401082"/>
          <w:tblCellSpacing w:w="15" w:type="dxa"/>
        </w:trPr>
        <w:tc>
          <w:tcPr>
            <w:tcW w:w="0" w:type="auto"/>
            <w:tcBorders>
              <w:bottom w:val="single" w:sz="6" w:space="0" w:color="CCCCCC"/>
            </w:tcBorders>
            <w:vAlign w:val="center"/>
            <w:hideMark/>
          </w:tcPr>
          <w:p w14:paraId="72DF2498" w14:textId="77777777" w:rsidR="00223F93" w:rsidRDefault="00223F93">
            <w:pPr>
              <w:spacing w:after="75"/>
              <w:rPr>
                <w:rFonts w:ascii="Georgia" w:eastAsia="Times New Roman" w:hAnsi="Georgia"/>
                <w:sz w:val="18"/>
                <w:szCs w:val="18"/>
              </w:rPr>
            </w:pPr>
            <w:r>
              <w:rPr>
                <w:rFonts w:ascii="Georgia" w:eastAsia="Times New Roman" w:hAnsi="Georgia"/>
                <w:sz w:val="18"/>
                <w:szCs w:val="18"/>
              </w:rPr>
              <w:t>4.5. Grassland -&gt; Grassland - Subtropical/Tropical Dry</w:t>
            </w:r>
          </w:p>
        </w:tc>
        <w:tc>
          <w:tcPr>
            <w:tcW w:w="0" w:type="auto"/>
            <w:tcBorders>
              <w:bottom w:val="single" w:sz="6" w:space="0" w:color="CCCCCC"/>
            </w:tcBorders>
            <w:vAlign w:val="center"/>
            <w:hideMark/>
          </w:tcPr>
          <w:p w14:paraId="758BCBE8"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F1A8AAE" w14:textId="77777777" w:rsidR="00223F93" w:rsidRDefault="00223F93">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846F162"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r w:rsidR="00000000" w14:paraId="00A8B33A" w14:textId="77777777">
        <w:trPr>
          <w:divId w:val="271401082"/>
          <w:tblCellSpacing w:w="15" w:type="dxa"/>
        </w:trPr>
        <w:tc>
          <w:tcPr>
            <w:tcW w:w="0" w:type="auto"/>
            <w:tcBorders>
              <w:bottom w:val="single" w:sz="6" w:space="0" w:color="CCCCCC"/>
            </w:tcBorders>
            <w:vAlign w:val="center"/>
            <w:hideMark/>
          </w:tcPr>
          <w:p w14:paraId="32832A61" w14:textId="77777777" w:rsidR="00223F93" w:rsidRDefault="00223F93">
            <w:pPr>
              <w:spacing w:after="75"/>
              <w:rPr>
                <w:rFonts w:ascii="Georgia" w:eastAsia="Times New Roman" w:hAnsi="Georgia"/>
                <w:sz w:val="18"/>
                <w:szCs w:val="18"/>
              </w:rPr>
            </w:pPr>
            <w:r>
              <w:rPr>
                <w:rFonts w:ascii="Georgia" w:eastAsia="Times New Roman" w:hAnsi="Georgia"/>
                <w:sz w:val="18"/>
                <w:szCs w:val="18"/>
              </w:rPr>
              <w:t>6. Rocky areas (</w:t>
            </w:r>
            <w:proofErr w:type="spellStart"/>
            <w:r>
              <w:rPr>
                <w:rFonts w:ascii="Georgia" w:eastAsia="Times New Roman" w:hAnsi="Georgia"/>
                <w:sz w:val="18"/>
                <w:szCs w:val="18"/>
              </w:rPr>
              <w:t>eg.</w:t>
            </w:r>
            <w:proofErr w:type="spellEnd"/>
            <w:r>
              <w:rPr>
                <w:rFonts w:ascii="Georgia" w:eastAsia="Times New Roman" w:hAnsi="Georgia"/>
                <w:sz w:val="18"/>
                <w:szCs w:val="18"/>
              </w:rPr>
              <w:t xml:space="preserve"> inland cliffs, mountain peaks)</w:t>
            </w:r>
          </w:p>
        </w:tc>
        <w:tc>
          <w:tcPr>
            <w:tcW w:w="0" w:type="auto"/>
            <w:tcBorders>
              <w:bottom w:val="single" w:sz="6" w:space="0" w:color="CCCCCC"/>
            </w:tcBorders>
            <w:vAlign w:val="center"/>
            <w:hideMark/>
          </w:tcPr>
          <w:p w14:paraId="6CFD9E8E"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8B8AD30" w14:textId="77777777" w:rsidR="00223F93" w:rsidRDefault="00223F93">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FD8F12A"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r>
    </w:tbl>
    <w:p w14:paraId="62F058D0" w14:textId="77777777" w:rsidR="00223F93" w:rsidRDefault="00223F93">
      <w:pPr>
        <w:pStyle w:val="Heading2"/>
        <w:divId w:val="271401082"/>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32"/>
        <w:gridCol w:w="894"/>
        <w:gridCol w:w="4284"/>
      </w:tblGrid>
      <w:tr w:rsidR="00000000" w14:paraId="68646704" w14:textId="77777777">
        <w:trPr>
          <w:divId w:val="271401082"/>
          <w:tblCellSpacing w:w="15" w:type="dxa"/>
        </w:trPr>
        <w:tc>
          <w:tcPr>
            <w:tcW w:w="0" w:type="auto"/>
            <w:tcBorders>
              <w:bottom w:val="single" w:sz="6" w:space="0" w:color="000000"/>
            </w:tcBorders>
            <w:shd w:val="clear" w:color="auto" w:fill="BBBBBB"/>
            <w:vAlign w:val="center"/>
            <w:hideMark/>
          </w:tcPr>
          <w:p w14:paraId="398C0BDD"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CAFFC98"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67A2EDC"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E56F5A6" w14:textId="77777777">
        <w:trPr>
          <w:divId w:val="271401082"/>
          <w:tblCellSpacing w:w="15" w:type="dxa"/>
        </w:trPr>
        <w:tc>
          <w:tcPr>
            <w:tcW w:w="0" w:type="auto"/>
            <w:vAlign w:val="center"/>
            <w:hideMark/>
          </w:tcPr>
          <w:p w14:paraId="6ED0EE06"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04859C2" w14:textId="77777777" w:rsidR="00223F93" w:rsidRDefault="00223F93">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52A851CD" w14:textId="77777777" w:rsidR="00223F93" w:rsidRDefault="00223F93">
            <w:pPr>
              <w:spacing w:after="75"/>
              <w:rPr>
                <w:rFonts w:ascii="Georgia" w:eastAsia="Times New Roman" w:hAnsi="Georgia"/>
                <w:sz w:val="18"/>
                <w:szCs w:val="18"/>
              </w:rPr>
            </w:pPr>
            <w:r>
              <w:rPr>
                <w:rFonts w:ascii="Georgia" w:eastAsia="Times New Roman" w:hAnsi="Georgia"/>
                <w:sz w:val="18"/>
                <w:szCs w:val="18"/>
              </w:rPr>
              <w:t>Observed habitat loss due to mining activity, seen via Google Earth Pro (2023)</w:t>
            </w:r>
          </w:p>
        </w:tc>
      </w:tr>
    </w:tbl>
    <w:p w14:paraId="091AA26C" w14:textId="77777777" w:rsidR="00223F93" w:rsidRDefault="00223F93">
      <w:pPr>
        <w:pStyle w:val="Heading2"/>
        <w:divId w:val="271401082"/>
        <w:rPr>
          <w:rFonts w:ascii="Georgia" w:eastAsia="Times New Roman" w:hAnsi="Georgia"/>
          <w:sz w:val="27"/>
          <w:szCs w:val="27"/>
        </w:rPr>
      </w:pPr>
      <w:r>
        <w:rPr>
          <w:rFonts w:ascii="Georgia" w:eastAsia="Times New Roman" w:hAnsi="Georgia"/>
          <w:sz w:val="27"/>
          <w:szCs w:val="27"/>
        </w:rPr>
        <w:t>Systems</w:t>
      </w:r>
    </w:p>
    <w:p w14:paraId="5DD5B6CA" w14:textId="77777777" w:rsidR="00223F93" w:rsidRDefault="00223F93">
      <w:pPr>
        <w:pStyle w:val="NormalWeb"/>
        <w:divId w:val="271401082"/>
        <w:rPr>
          <w:rFonts w:ascii="Georgia" w:hAnsi="Georgia"/>
        </w:rPr>
      </w:pPr>
      <w:r>
        <w:rPr>
          <w:rStyle w:val="datalabel1"/>
          <w:rFonts w:ascii="Georgia" w:hAnsi="Georgia"/>
        </w:rPr>
        <w:t xml:space="preserve">System: </w:t>
      </w:r>
      <w:r>
        <w:rPr>
          <w:rFonts w:ascii="Georgia" w:hAnsi="Georgia"/>
        </w:rPr>
        <w:t>Terrestrial</w:t>
      </w:r>
    </w:p>
    <w:p w14:paraId="6AD24E01" w14:textId="77777777" w:rsidR="00223F93" w:rsidRDefault="00223F93">
      <w:pPr>
        <w:pStyle w:val="Heading2"/>
        <w:divId w:val="271401082"/>
        <w:rPr>
          <w:rFonts w:ascii="Georgia" w:eastAsia="Times New Roman" w:hAnsi="Georgia"/>
          <w:sz w:val="27"/>
          <w:szCs w:val="27"/>
        </w:rPr>
      </w:pPr>
      <w:r>
        <w:rPr>
          <w:rFonts w:ascii="Georgia" w:eastAsia="Times New Roman" w:hAnsi="Georgia"/>
          <w:sz w:val="27"/>
          <w:szCs w:val="27"/>
        </w:rPr>
        <w:t>Plant / Fungi Specific</w:t>
      </w:r>
    </w:p>
    <w:p w14:paraId="21076869" w14:textId="77777777" w:rsidR="00223F93" w:rsidRDefault="00223F93">
      <w:pPr>
        <w:pStyle w:val="NormalWeb"/>
        <w:divId w:val="271401082"/>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30E3E2E0" w14:textId="77777777">
        <w:trPr>
          <w:divId w:val="271401082"/>
          <w:tblCellSpacing w:w="15" w:type="dxa"/>
        </w:trPr>
        <w:tc>
          <w:tcPr>
            <w:tcW w:w="0" w:type="auto"/>
            <w:tcBorders>
              <w:bottom w:val="single" w:sz="6" w:space="0" w:color="000000"/>
            </w:tcBorders>
            <w:shd w:val="clear" w:color="auto" w:fill="BBBBBB"/>
            <w:vAlign w:val="center"/>
            <w:hideMark/>
          </w:tcPr>
          <w:p w14:paraId="343D5B4A"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1CC5AA3A" w14:textId="77777777">
        <w:trPr>
          <w:divId w:val="271401082"/>
          <w:tblCellSpacing w:w="15" w:type="dxa"/>
        </w:trPr>
        <w:tc>
          <w:tcPr>
            <w:tcW w:w="0" w:type="auto"/>
            <w:tcBorders>
              <w:bottom w:val="single" w:sz="6" w:space="0" w:color="CCCCCC"/>
            </w:tcBorders>
            <w:vAlign w:val="center"/>
            <w:hideMark/>
          </w:tcPr>
          <w:p w14:paraId="31837FAC" w14:textId="77777777" w:rsidR="00223F93" w:rsidRDefault="00223F93">
            <w:pPr>
              <w:spacing w:after="75"/>
              <w:rPr>
                <w:rFonts w:ascii="Georgia" w:eastAsia="Times New Roman" w:hAnsi="Georgia"/>
                <w:sz w:val="18"/>
                <w:szCs w:val="18"/>
              </w:rPr>
            </w:pPr>
            <w:r>
              <w:rPr>
                <w:rFonts w:ascii="Georgia" w:eastAsia="Times New Roman" w:hAnsi="Georgia"/>
                <w:sz w:val="18"/>
                <w:szCs w:val="18"/>
              </w:rPr>
              <w:t>Forb or Herb</w:t>
            </w:r>
          </w:p>
        </w:tc>
      </w:tr>
    </w:tbl>
    <w:p w14:paraId="66202425" w14:textId="77777777" w:rsidR="00223F93" w:rsidRDefault="00223F93">
      <w:pPr>
        <w:pStyle w:val="Heading1"/>
        <w:divId w:val="591857305"/>
        <w:rPr>
          <w:rFonts w:ascii="Georgia" w:eastAsia="Times New Roman" w:hAnsi="Georgia"/>
          <w:sz w:val="29"/>
          <w:szCs w:val="29"/>
        </w:rPr>
      </w:pPr>
      <w:r>
        <w:rPr>
          <w:rFonts w:ascii="Georgia" w:eastAsia="Times New Roman" w:hAnsi="Georgia"/>
          <w:sz w:val="29"/>
          <w:szCs w:val="29"/>
        </w:rPr>
        <w:lastRenderedPageBreak/>
        <w:t>Use and Trade</w:t>
      </w:r>
    </w:p>
    <w:p w14:paraId="7A179EAB" w14:textId="77777777" w:rsidR="00223F93" w:rsidRDefault="00223F93">
      <w:pPr>
        <w:pStyle w:val="Heading2"/>
        <w:divId w:val="591857305"/>
        <w:rPr>
          <w:rFonts w:ascii="Georgia" w:eastAsia="Times New Roman" w:hAnsi="Georgia"/>
          <w:sz w:val="27"/>
          <w:szCs w:val="27"/>
        </w:rPr>
      </w:pPr>
      <w:r>
        <w:rPr>
          <w:rFonts w:ascii="Georgia" w:eastAsia="Times New Roman" w:hAnsi="Georgia"/>
          <w:sz w:val="27"/>
          <w:szCs w:val="27"/>
        </w:rPr>
        <w:t>General Use and Trade Information</w:t>
      </w:r>
    </w:p>
    <w:p w14:paraId="772EF04B" w14:textId="77777777" w:rsidR="00223F93" w:rsidRDefault="00223F93">
      <w:pPr>
        <w:pStyle w:val="NormalWeb"/>
        <w:divId w:val="591857305"/>
        <w:rPr>
          <w:rFonts w:ascii="Georgia" w:hAnsi="Georgia"/>
        </w:rPr>
      </w:pPr>
      <w:r>
        <w:rPr>
          <w:rStyle w:val="datalabel1"/>
          <w:rFonts w:ascii="Georgia" w:hAnsi="Georgia"/>
        </w:rPr>
        <w:t xml:space="preserve">No use/trade information for this species: </w:t>
      </w:r>
      <w:r>
        <w:rPr>
          <w:rFonts w:ascii="Georgia" w:hAnsi="Georgia"/>
        </w:rPr>
        <w:t>true</w:t>
      </w:r>
    </w:p>
    <w:p w14:paraId="5EC555EB" w14:textId="77777777" w:rsidR="00223F93" w:rsidRDefault="00223F93">
      <w:pPr>
        <w:pStyle w:val="NormalWeb"/>
        <w:divId w:val="591857305"/>
        <w:rPr>
          <w:rFonts w:ascii="Georgia" w:hAnsi="Georgia"/>
        </w:rPr>
      </w:pPr>
      <w:r>
        <w:rPr>
          <w:rFonts w:ascii="Georgia" w:hAnsi="Georgia"/>
        </w:rPr>
        <w:t>There are no known uses for this species.</w:t>
      </w:r>
    </w:p>
    <w:p w14:paraId="537E0F22" w14:textId="77777777" w:rsidR="00223F93" w:rsidRDefault="00223F93">
      <w:pPr>
        <w:pStyle w:val="Heading1"/>
        <w:divId w:val="1875725942"/>
        <w:rPr>
          <w:rFonts w:ascii="Georgia" w:eastAsia="Times New Roman" w:hAnsi="Georgia"/>
          <w:sz w:val="29"/>
          <w:szCs w:val="29"/>
        </w:rPr>
      </w:pPr>
      <w:r>
        <w:rPr>
          <w:rFonts w:ascii="Georgia" w:eastAsia="Times New Roman" w:hAnsi="Georgia"/>
          <w:sz w:val="29"/>
          <w:szCs w:val="29"/>
        </w:rPr>
        <w:t>Threats</w:t>
      </w:r>
    </w:p>
    <w:p w14:paraId="2617615F" w14:textId="035D983E" w:rsidR="00223F93" w:rsidRDefault="00223F93">
      <w:pPr>
        <w:pStyle w:val="NormalWeb"/>
        <w:divId w:val="1875725942"/>
        <w:rPr>
          <w:rFonts w:ascii="Georgia" w:hAnsi="Georgia"/>
        </w:rPr>
      </w:pPr>
      <w:r>
        <w:rPr>
          <w:rFonts w:ascii="Georgia" w:hAnsi="Georgia"/>
        </w:rPr>
        <w:t xml:space="preserve">Mining is considered a threat to the species due to </w:t>
      </w:r>
      <w:del w:id="64" w:author="Jack Plummer" w:date="2023-11-07T15:39:00Z">
        <w:r w:rsidDel="002B457F">
          <w:rPr>
            <w:rFonts w:ascii="Georgia" w:hAnsi="Georgia"/>
          </w:rPr>
          <w:delText xml:space="preserve">their </w:delText>
        </w:r>
      </w:del>
      <w:ins w:id="65" w:author="Jack Plummer" w:date="2023-11-07T15:39:00Z">
        <w:r w:rsidR="002B457F">
          <w:rPr>
            <w:rFonts w:ascii="Georgia" w:hAnsi="Georgia"/>
          </w:rPr>
          <w:t>its</w:t>
        </w:r>
        <w:r w:rsidR="002B457F">
          <w:rPr>
            <w:rFonts w:ascii="Georgia" w:hAnsi="Georgia"/>
          </w:rPr>
          <w:t xml:space="preserve"> </w:t>
        </w:r>
      </w:ins>
      <w:r>
        <w:rPr>
          <w:rFonts w:ascii="Georgia" w:hAnsi="Georgia"/>
        </w:rPr>
        <w:t>preference for mineral</w:t>
      </w:r>
      <w:ins w:id="66" w:author="Jack Plummer" w:date="2023-11-07T15:39:00Z">
        <w:r w:rsidR="002B457F">
          <w:rPr>
            <w:rFonts w:ascii="Georgia" w:hAnsi="Georgia"/>
          </w:rPr>
          <w:t>-</w:t>
        </w:r>
      </w:ins>
      <w:del w:id="67" w:author="Jack Plummer" w:date="2023-11-07T15:39:00Z">
        <w:r w:rsidDel="002B457F">
          <w:rPr>
            <w:rFonts w:ascii="Georgia" w:hAnsi="Georgia"/>
          </w:rPr>
          <w:delText xml:space="preserve"> </w:delText>
        </w:r>
      </w:del>
      <w:r>
        <w:rPr>
          <w:rFonts w:ascii="Georgia" w:hAnsi="Georgia"/>
        </w:rPr>
        <w:t xml:space="preserve">rich habitats including serpentine; this is inferred to be impacting approximately half of the locations for this species. Mining is likely to have resulted in loss of some subpopulations, notably those found North of </w:t>
      </w:r>
      <w:proofErr w:type="spellStart"/>
      <w:r>
        <w:rPr>
          <w:rFonts w:ascii="Georgia" w:hAnsi="Georgia"/>
        </w:rPr>
        <w:t>Mutoroshanga</w:t>
      </w:r>
      <w:proofErr w:type="spellEnd"/>
      <w:r>
        <w:rPr>
          <w:rFonts w:ascii="Georgia" w:hAnsi="Georgia"/>
        </w:rPr>
        <w:t xml:space="preserve">, in Bindura District and at </w:t>
      </w:r>
      <w:proofErr w:type="spellStart"/>
      <w:r>
        <w:rPr>
          <w:rFonts w:ascii="Georgia" w:hAnsi="Georgia"/>
        </w:rPr>
        <w:t>Odzi</w:t>
      </w:r>
      <w:proofErr w:type="spellEnd"/>
      <w:r>
        <w:rPr>
          <w:rFonts w:ascii="Georgia" w:hAnsi="Georgia"/>
        </w:rPr>
        <w:t xml:space="preserve"> (Darbyshire </w:t>
      </w:r>
      <w:r>
        <w:rPr>
          <w:rStyle w:val="Emphasis"/>
          <w:rFonts w:ascii="Georgia" w:hAnsi="Georgia"/>
        </w:rPr>
        <w:t>et al</w:t>
      </w:r>
      <w:r>
        <w:rPr>
          <w:rFonts w:ascii="Georgia" w:hAnsi="Georgia"/>
        </w:rPr>
        <w:t>. 2015). At Bindura in particular, satellite imagery shows large</w:t>
      </w:r>
      <w:ins w:id="68" w:author="Jack Plummer" w:date="2023-11-07T15:39:00Z">
        <w:r w:rsidR="002B457F">
          <w:rPr>
            <w:rFonts w:ascii="Georgia" w:hAnsi="Georgia"/>
          </w:rPr>
          <w:t>-</w:t>
        </w:r>
      </w:ins>
      <w:del w:id="69" w:author="Jack Plummer" w:date="2023-11-07T15:39:00Z">
        <w:r w:rsidDel="002B457F">
          <w:rPr>
            <w:rFonts w:ascii="Georgia" w:hAnsi="Georgia"/>
          </w:rPr>
          <w:delText xml:space="preserve"> </w:delText>
        </w:r>
      </w:del>
      <w:r>
        <w:rPr>
          <w:rFonts w:ascii="Georgia" w:hAnsi="Georgia"/>
        </w:rPr>
        <w:t xml:space="preserve">scale open cast mining which has resulted in complete removal of habitat with little chance of regeneration (Google Earth Pro 2023).  However, smaller scale mining activity may not be as damaging because it does not result in complete habitat loss and the resultant mine-spoil may potentially be recolonised by the species. There are also high levels of agricultural intensity at the locality in the </w:t>
      </w:r>
      <w:proofErr w:type="spellStart"/>
      <w:r>
        <w:rPr>
          <w:rFonts w:ascii="Georgia" w:hAnsi="Georgia"/>
        </w:rPr>
        <w:t>Zuminia</w:t>
      </w:r>
      <w:proofErr w:type="spellEnd"/>
      <w:r>
        <w:rPr>
          <w:rFonts w:ascii="Georgia" w:hAnsi="Georgia"/>
        </w:rPr>
        <w:t xml:space="preserve"> reserve, which has resulted in near</w:t>
      </w:r>
      <w:del w:id="70" w:author="Jack Plummer" w:date="2023-11-07T15:39:00Z">
        <w:r w:rsidDel="002B457F">
          <w:rPr>
            <w:rFonts w:ascii="Georgia" w:hAnsi="Georgia"/>
          </w:rPr>
          <w:delText xml:space="preserve"> </w:delText>
        </w:r>
      </w:del>
      <w:ins w:id="71" w:author="Jack Plummer" w:date="2023-11-07T15:39:00Z">
        <w:r w:rsidR="002B457F">
          <w:rPr>
            <w:rFonts w:ascii="Georgia" w:hAnsi="Georgia"/>
          </w:rPr>
          <w:t>-</w:t>
        </w:r>
      </w:ins>
      <w:r>
        <w:rPr>
          <w:rFonts w:ascii="Georgia" w:hAnsi="Georgia"/>
        </w:rPr>
        <w:t xml:space="preserve">complete habitat conversion. However, several other localities around Mutare are unsuitable for agriculture or mining, affording these </w:t>
      </w:r>
      <w:ins w:id="72" w:author="Jack Plummer" w:date="2023-11-07T15:39:00Z">
        <w:r w:rsidR="002B457F">
          <w:rPr>
            <w:rFonts w:ascii="Georgia" w:hAnsi="Georgia"/>
          </w:rPr>
          <w:t>sub</w:t>
        </w:r>
      </w:ins>
      <w:r>
        <w:rPr>
          <w:rFonts w:ascii="Georgia" w:hAnsi="Georgia"/>
        </w:rPr>
        <w:t>populations some protection.</w:t>
      </w:r>
    </w:p>
    <w:p w14:paraId="69FF4111" w14:textId="77777777" w:rsidR="00223F93" w:rsidRDefault="00223F93">
      <w:pPr>
        <w:pStyle w:val="Heading2"/>
        <w:divId w:val="187572594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152"/>
        <w:gridCol w:w="740"/>
        <w:gridCol w:w="1246"/>
        <w:gridCol w:w="872"/>
      </w:tblGrid>
      <w:tr w:rsidR="00000000" w14:paraId="015E3E5F" w14:textId="77777777">
        <w:trPr>
          <w:divId w:val="1875725942"/>
          <w:tblCellSpacing w:w="15" w:type="dxa"/>
        </w:trPr>
        <w:tc>
          <w:tcPr>
            <w:tcW w:w="0" w:type="auto"/>
            <w:tcBorders>
              <w:bottom w:val="single" w:sz="6" w:space="0" w:color="000000"/>
            </w:tcBorders>
            <w:shd w:val="clear" w:color="auto" w:fill="BBBBBB"/>
            <w:vAlign w:val="center"/>
            <w:hideMark/>
          </w:tcPr>
          <w:p w14:paraId="007014ED"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66DF8337"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7B9BAE3"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B43569B"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5797F92A" w14:textId="77777777">
        <w:trPr>
          <w:divId w:val="1875725942"/>
          <w:tblCellSpacing w:w="15" w:type="dxa"/>
        </w:trPr>
        <w:tc>
          <w:tcPr>
            <w:tcW w:w="0" w:type="auto"/>
            <w:vAlign w:val="center"/>
            <w:hideMark/>
          </w:tcPr>
          <w:p w14:paraId="178B6F9F" w14:textId="77777777" w:rsidR="00223F93" w:rsidRDefault="00223F93">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5B45E793" w14:textId="77777777" w:rsidR="00223F93" w:rsidRDefault="00223F9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3D1DC51" w14:textId="77777777" w:rsidR="00223F93" w:rsidRDefault="00223F93">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44FDCC6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Unknown</w:t>
            </w:r>
          </w:p>
        </w:tc>
      </w:tr>
      <w:tr w:rsidR="00000000" w14:paraId="6A8B7E4F" w14:textId="77777777">
        <w:trPr>
          <w:divId w:val="1875725942"/>
          <w:tblCellSpacing w:w="15" w:type="dxa"/>
        </w:trPr>
        <w:tc>
          <w:tcPr>
            <w:tcW w:w="0" w:type="auto"/>
            <w:vAlign w:val="center"/>
            <w:hideMark/>
          </w:tcPr>
          <w:p w14:paraId="7C3EA75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0AA74BDE" w14:textId="77777777" w:rsidR="00223F93" w:rsidRDefault="00223F93">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F16363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22B19DA" w14:textId="77777777" w:rsidR="00223F93" w:rsidRDefault="00223F93">
            <w:pPr>
              <w:spacing w:after="75"/>
              <w:rPr>
                <w:rFonts w:ascii="Georgia" w:eastAsia="Times New Roman" w:hAnsi="Georgia"/>
                <w:sz w:val="18"/>
                <w:szCs w:val="18"/>
              </w:rPr>
            </w:pPr>
            <w:r>
              <w:rPr>
                <w:rFonts w:ascii="Georgia" w:eastAsia="Times New Roman" w:hAnsi="Georgia"/>
                <w:sz w:val="18"/>
                <w:szCs w:val="18"/>
              </w:rPr>
              <w:t>Unknown</w:t>
            </w:r>
          </w:p>
        </w:tc>
      </w:tr>
    </w:tbl>
    <w:p w14:paraId="04798CCC" w14:textId="77777777" w:rsidR="00223F93" w:rsidRDefault="00223F93">
      <w:pPr>
        <w:pStyle w:val="Heading1"/>
        <w:divId w:val="193882466"/>
        <w:rPr>
          <w:rFonts w:ascii="Georgia" w:eastAsia="Times New Roman" w:hAnsi="Georgia"/>
          <w:sz w:val="29"/>
          <w:szCs w:val="29"/>
        </w:rPr>
      </w:pPr>
      <w:r>
        <w:rPr>
          <w:rFonts w:ascii="Georgia" w:eastAsia="Times New Roman" w:hAnsi="Georgia"/>
          <w:sz w:val="29"/>
          <w:szCs w:val="29"/>
        </w:rPr>
        <w:t>Conservation</w:t>
      </w:r>
    </w:p>
    <w:p w14:paraId="461B1765" w14:textId="3EB78BF3" w:rsidR="00223F93" w:rsidRDefault="00223F93">
      <w:pPr>
        <w:pStyle w:val="NormalWeb"/>
        <w:divId w:val="193882466"/>
        <w:rPr>
          <w:rFonts w:ascii="Georgia" w:hAnsi="Georgia"/>
        </w:rPr>
      </w:pPr>
      <w:r>
        <w:rPr>
          <w:rFonts w:ascii="Georgia" w:hAnsi="Georgia"/>
        </w:rPr>
        <w:t xml:space="preserve">Only two of the known localities are potentially protected; one is on the edge of the </w:t>
      </w:r>
      <w:proofErr w:type="spellStart"/>
      <w:r>
        <w:rPr>
          <w:rFonts w:ascii="Georgia" w:hAnsi="Georgia"/>
        </w:rPr>
        <w:t>Mushandike</w:t>
      </w:r>
      <w:proofErr w:type="spellEnd"/>
      <w:r>
        <w:rPr>
          <w:rFonts w:ascii="Georgia" w:hAnsi="Georgia"/>
        </w:rPr>
        <w:t xml:space="preserve"> Sanctuary and the other is potentially within the </w:t>
      </w:r>
      <w:proofErr w:type="spellStart"/>
      <w:r>
        <w:rPr>
          <w:rFonts w:ascii="Georgia" w:hAnsi="Georgia"/>
        </w:rPr>
        <w:t>Vumba</w:t>
      </w:r>
      <w:proofErr w:type="spellEnd"/>
      <w:r>
        <w:rPr>
          <w:rFonts w:ascii="Georgia" w:hAnsi="Georgia"/>
        </w:rPr>
        <w:t xml:space="preserve"> Botanical Reserve but modern </w:t>
      </w:r>
      <w:del w:id="73" w:author="Jack Plummer" w:date="2023-11-07T15:40:00Z">
        <w:r w:rsidDel="002B457F">
          <w:rPr>
            <w:rFonts w:ascii="Georgia" w:hAnsi="Georgia"/>
          </w:rPr>
          <w:delText>records from this latter area place</w:delText>
        </w:r>
      </w:del>
      <w:ins w:id="74" w:author="Jack Plummer" w:date="2023-11-07T15:40:00Z">
        <w:r w:rsidR="002B457F">
          <w:rPr>
            <w:rFonts w:ascii="Georgia" w:hAnsi="Georgia"/>
          </w:rPr>
          <w:t>records suggest that</w:t>
        </w:r>
      </w:ins>
      <w:r>
        <w:rPr>
          <w:rFonts w:ascii="Georgia" w:hAnsi="Georgia"/>
        </w:rPr>
        <w:t xml:space="preserve"> it</w:t>
      </w:r>
      <w:ins w:id="75" w:author="Jack Plummer" w:date="2023-11-07T15:40:00Z">
        <w:r w:rsidR="002B457F">
          <w:rPr>
            <w:rFonts w:ascii="Georgia" w:hAnsi="Georgia"/>
          </w:rPr>
          <w:t xml:space="preserve"> may occur</w:t>
        </w:r>
      </w:ins>
      <w:r>
        <w:rPr>
          <w:rFonts w:ascii="Georgia" w:hAnsi="Georgia"/>
        </w:rPr>
        <w:t xml:space="preserve"> outside of this reserve (UNEP-WCMC and IUCN 2023). It is also questionable as to whether there is any suitable habitat within the reserve. There are no specific conservation measures or management plan</w:t>
      </w:r>
      <w:ins w:id="76" w:author="Jack Plummer" w:date="2023-11-07T15:40:00Z">
        <w:r w:rsidR="002B457F">
          <w:rPr>
            <w:rFonts w:ascii="Georgia" w:hAnsi="Georgia"/>
          </w:rPr>
          <w:t>s</w:t>
        </w:r>
      </w:ins>
      <w:del w:id="77" w:author="Jack Plummer" w:date="2023-11-07T15:40:00Z">
        <w:r w:rsidDel="002B457F">
          <w:rPr>
            <w:rFonts w:ascii="Georgia" w:hAnsi="Georgia"/>
          </w:rPr>
          <w:delText xml:space="preserve"> are</w:delText>
        </w:r>
      </w:del>
      <w:r>
        <w:rPr>
          <w:rFonts w:ascii="Georgia" w:hAnsi="Georgia"/>
        </w:rPr>
        <w:t xml:space="preserve"> in place for this species, and it is not known from any </w:t>
      </w:r>
      <w:proofErr w:type="gramStart"/>
      <w:r>
        <w:rPr>
          <w:rFonts w:ascii="Georgia" w:hAnsi="Georgia"/>
        </w:rPr>
        <w:t>ex situ</w:t>
      </w:r>
      <w:proofErr w:type="gramEnd"/>
      <w:r>
        <w:rPr>
          <w:rFonts w:ascii="Georgia" w:hAnsi="Georgia"/>
        </w:rPr>
        <w:t xml:space="preserve"> conservation collections (BGCI 2023).</w:t>
      </w:r>
    </w:p>
    <w:p w14:paraId="185D5AC1" w14:textId="77777777" w:rsidR="00223F93" w:rsidRDefault="00223F93">
      <w:pPr>
        <w:pStyle w:val="Heading2"/>
        <w:divId w:val="193882466"/>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307"/>
      </w:tblGrid>
      <w:tr w:rsidR="00000000" w14:paraId="4F4BA9FA" w14:textId="77777777">
        <w:trPr>
          <w:divId w:val="193882466"/>
          <w:tblCellSpacing w:w="15" w:type="dxa"/>
        </w:trPr>
        <w:tc>
          <w:tcPr>
            <w:tcW w:w="0" w:type="auto"/>
            <w:tcBorders>
              <w:bottom w:val="single" w:sz="6" w:space="0" w:color="000000"/>
            </w:tcBorders>
            <w:shd w:val="clear" w:color="auto" w:fill="BBBBBB"/>
            <w:vAlign w:val="center"/>
            <w:hideMark/>
          </w:tcPr>
          <w:p w14:paraId="506F688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5D0977F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A335B2B" w14:textId="77777777">
        <w:trPr>
          <w:divId w:val="193882466"/>
          <w:tblCellSpacing w:w="15" w:type="dxa"/>
        </w:trPr>
        <w:tc>
          <w:tcPr>
            <w:tcW w:w="0" w:type="auto"/>
            <w:vAlign w:val="center"/>
            <w:hideMark/>
          </w:tcPr>
          <w:p w14:paraId="24C4A99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7AB1AE4" w14:textId="77777777" w:rsidR="00223F93" w:rsidRDefault="00223F93">
            <w:pPr>
              <w:spacing w:after="75"/>
              <w:rPr>
                <w:rFonts w:ascii="Georgia" w:eastAsia="Times New Roman" w:hAnsi="Georgia"/>
                <w:sz w:val="18"/>
                <w:szCs w:val="18"/>
              </w:rPr>
            </w:pPr>
            <w:proofErr w:type="spellStart"/>
            <w:r>
              <w:rPr>
                <w:rFonts w:ascii="Georgia" w:eastAsia="Times New Roman" w:hAnsi="Georgia"/>
                <w:sz w:val="18"/>
                <w:szCs w:val="18"/>
              </w:rPr>
              <w:t>Vumba</w:t>
            </w:r>
            <w:proofErr w:type="spellEnd"/>
            <w:r>
              <w:rPr>
                <w:rFonts w:ascii="Georgia" w:eastAsia="Times New Roman" w:hAnsi="Georgia"/>
                <w:sz w:val="18"/>
                <w:szCs w:val="18"/>
              </w:rPr>
              <w:t xml:space="preserve"> Botanical Reserve; </w:t>
            </w:r>
            <w:proofErr w:type="spellStart"/>
            <w:r>
              <w:rPr>
                <w:rFonts w:ascii="Georgia" w:eastAsia="Times New Roman" w:hAnsi="Georgia"/>
                <w:sz w:val="18"/>
                <w:szCs w:val="18"/>
              </w:rPr>
              <w:t>Mushandike</w:t>
            </w:r>
            <w:proofErr w:type="spellEnd"/>
            <w:r>
              <w:rPr>
                <w:rFonts w:ascii="Georgia" w:eastAsia="Times New Roman" w:hAnsi="Georgia"/>
                <w:sz w:val="18"/>
                <w:szCs w:val="18"/>
              </w:rPr>
              <w:t xml:space="preserve"> Sanctuary (both require confirmation)</w:t>
            </w:r>
          </w:p>
        </w:tc>
      </w:tr>
    </w:tbl>
    <w:p w14:paraId="4F3D5F41" w14:textId="77777777" w:rsidR="00223F93" w:rsidRDefault="00223F93">
      <w:pPr>
        <w:divId w:val="19388246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55"/>
        <w:gridCol w:w="530"/>
      </w:tblGrid>
      <w:tr w:rsidR="00000000" w14:paraId="3B623CE2" w14:textId="77777777">
        <w:trPr>
          <w:divId w:val="193882466"/>
          <w:tblCellSpacing w:w="15" w:type="dxa"/>
        </w:trPr>
        <w:tc>
          <w:tcPr>
            <w:tcW w:w="0" w:type="auto"/>
            <w:tcBorders>
              <w:bottom w:val="single" w:sz="6" w:space="0" w:color="000000"/>
            </w:tcBorders>
            <w:shd w:val="clear" w:color="auto" w:fill="BBBBBB"/>
            <w:vAlign w:val="center"/>
            <w:hideMark/>
          </w:tcPr>
          <w:p w14:paraId="007C2A44"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Percentage of population protected by PAs (0-100)</w:t>
            </w:r>
          </w:p>
        </w:tc>
        <w:tc>
          <w:tcPr>
            <w:tcW w:w="0" w:type="auto"/>
            <w:tcBorders>
              <w:bottom w:val="single" w:sz="6" w:space="0" w:color="000000"/>
            </w:tcBorders>
            <w:shd w:val="clear" w:color="auto" w:fill="BBBBBB"/>
            <w:vAlign w:val="center"/>
            <w:hideMark/>
          </w:tcPr>
          <w:p w14:paraId="366E2A87"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6E410EC" w14:textId="77777777">
        <w:trPr>
          <w:divId w:val="193882466"/>
          <w:tblCellSpacing w:w="15" w:type="dxa"/>
        </w:trPr>
        <w:tc>
          <w:tcPr>
            <w:tcW w:w="0" w:type="auto"/>
            <w:vAlign w:val="center"/>
            <w:hideMark/>
          </w:tcPr>
          <w:p w14:paraId="42C6861D" w14:textId="77777777" w:rsidR="00223F93" w:rsidRDefault="00223F93">
            <w:pPr>
              <w:spacing w:after="75"/>
              <w:rPr>
                <w:rFonts w:ascii="Georgia" w:eastAsia="Times New Roman" w:hAnsi="Georgia"/>
                <w:sz w:val="18"/>
                <w:szCs w:val="18"/>
              </w:rPr>
            </w:pPr>
            <w:r>
              <w:rPr>
                <w:rFonts w:ascii="Georgia" w:eastAsia="Times New Roman" w:hAnsi="Georgia"/>
                <w:sz w:val="18"/>
                <w:szCs w:val="18"/>
              </w:rPr>
              <w:t>1-10</w:t>
            </w:r>
          </w:p>
        </w:tc>
        <w:tc>
          <w:tcPr>
            <w:tcW w:w="0" w:type="auto"/>
            <w:vAlign w:val="center"/>
            <w:hideMark/>
          </w:tcPr>
          <w:p w14:paraId="5513E27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bl>
    <w:p w14:paraId="266A2D30" w14:textId="77777777" w:rsidR="00223F93" w:rsidRDefault="00223F93">
      <w:pPr>
        <w:pStyle w:val="Heading2"/>
        <w:divId w:val="193882466"/>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51"/>
        <w:gridCol w:w="530"/>
      </w:tblGrid>
      <w:tr w:rsidR="00000000" w14:paraId="743EE926" w14:textId="77777777">
        <w:trPr>
          <w:divId w:val="193882466"/>
          <w:tblCellSpacing w:w="15" w:type="dxa"/>
        </w:trPr>
        <w:tc>
          <w:tcPr>
            <w:tcW w:w="0" w:type="auto"/>
            <w:tcBorders>
              <w:bottom w:val="single" w:sz="6" w:space="0" w:color="000000"/>
            </w:tcBorders>
            <w:shd w:val="clear" w:color="auto" w:fill="BBBBBB"/>
            <w:vAlign w:val="center"/>
            <w:hideMark/>
          </w:tcPr>
          <w:p w14:paraId="5254633A"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A6F8B47"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8D105C9" w14:textId="77777777">
        <w:trPr>
          <w:divId w:val="193882466"/>
          <w:tblCellSpacing w:w="15" w:type="dxa"/>
        </w:trPr>
        <w:tc>
          <w:tcPr>
            <w:tcW w:w="0" w:type="auto"/>
            <w:tcBorders>
              <w:bottom w:val="single" w:sz="6" w:space="0" w:color="CCCCCC"/>
            </w:tcBorders>
            <w:vAlign w:val="center"/>
            <w:hideMark/>
          </w:tcPr>
          <w:p w14:paraId="2C834626" w14:textId="77777777" w:rsidR="00223F93" w:rsidRDefault="00223F93">
            <w:pPr>
              <w:spacing w:after="75"/>
              <w:rPr>
                <w:rFonts w:ascii="Georgia" w:eastAsia="Times New Roman" w:hAnsi="Georgia"/>
                <w:sz w:val="18"/>
                <w:szCs w:val="18"/>
              </w:rPr>
            </w:pPr>
            <w:r>
              <w:rPr>
                <w:rFonts w:ascii="Georgia" w:eastAsia="Times New Roman" w:hAnsi="Georgia"/>
                <w:sz w:val="18"/>
                <w:szCs w:val="18"/>
              </w:rPr>
              <w:lastRenderedPageBreak/>
              <w:t>1.1. Land/water protection -&gt; Site/area protection</w:t>
            </w:r>
          </w:p>
        </w:tc>
        <w:tc>
          <w:tcPr>
            <w:tcW w:w="0" w:type="auto"/>
            <w:tcBorders>
              <w:bottom w:val="single" w:sz="6" w:space="0" w:color="CCCCCC"/>
            </w:tcBorders>
            <w:vAlign w:val="center"/>
            <w:hideMark/>
          </w:tcPr>
          <w:p w14:paraId="4326F6A6"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r w:rsidR="00000000" w14:paraId="1795DAA6" w14:textId="77777777">
        <w:trPr>
          <w:divId w:val="193882466"/>
          <w:tblCellSpacing w:w="15" w:type="dxa"/>
        </w:trPr>
        <w:tc>
          <w:tcPr>
            <w:tcW w:w="0" w:type="auto"/>
            <w:tcBorders>
              <w:bottom w:val="single" w:sz="6" w:space="0" w:color="CCCCCC"/>
            </w:tcBorders>
            <w:vAlign w:val="center"/>
            <w:hideMark/>
          </w:tcPr>
          <w:p w14:paraId="15D7D4CD" w14:textId="77777777" w:rsidR="00223F93" w:rsidRDefault="00223F93">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140B7BB7"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r w:rsidR="00000000" w14:paraId="68398E17" w14:textId="77777777">
        <w:trPr>
          <w:divId w:val="193882466"/>
          <w:tblCellSpacing w:w="15" w:type="dxa"/>
        </w:trPr>
        <w:tc>
          <w:tcPr>
            <w:tcW w:w="0" w:type="auto"/>
            <w:tcBorders>
              <w:bottom w:val="single" w:sz="6" w:space="0" w:color="CCCCCC"/>
            </w:tcBorders>
            <w:vAlign w:val="center"/>
            <w:hideMark/>
          </w:tcPr>
          <w:p w14:paraId="6AF1CA80" w14:textId="77777777" w:rsidR="00223F93" w:rsidRDefault="00223F93">
            <w:pPr>
              <w:spacing w:after="75"/>
              <w:rPr>
                <w:rFonts w:ascii="Georgia" w:eastAsia="Times New Roman" w:hAnsi="Georgia"/>
                <w:sz w:val="18"/>
                <w:szCs w:val="18"/>
              </w:rPr>
            </w:pPr>
            <w:r>
              <w:rPr>
                <w:rFonts w:ascii="Georgia" w:eastAsia="Times New Roman" w:hAnsi="Georgia"/>
                <w:sz w:val="18"/>
                <w:szCs w:val="18"/>
              </w:rPr>
              <w:t>4.3. Education &amp; awareness -&gt; Awareness &amp; communications</w:t>
            </w:r>
          </w:p>
        </w:tc>
        <w:tc>
          <w:tcPr>
            <w:tcW w:w="0" w:type="auto"/>
            <w:tcBorders>
              <w:bottom w:val="single" w:sz="6" w:space="0" w:color="CCCCCC"/>
            </w:tcBorders>
            <w:vAlign w:val="center"/>
            <w:hideMark/>
          </w:tcPr>
          <w:p w14:paraId="58F2732E"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bl>
    <w:p w14:paraId="030CF528" w14:textId="77777777" w:rsidR="00223F93" w:rsidRDefault="00223F93">
      <w:pPr>
        <w:pStyle w:val="Heading2"/>
        <w:divId w:val="193882466"/>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FC610E0" w14:textId="77777777">
        <w:trPr>
          <w:divId w:val="193882466"/>
          <w:tblCellSpacing w:w="15" w:type="dxa"/>
        </w:trPr>
        <w:tc>
          <w:tcPr>
            <w:tcW w:w="0" w:type="auto"/>
            <w:tcBorders>
              <w:bottom w:val="single" w:sz="6" w:space="0" w:color="000000"/>
            </w:tcBorders>
            <w:shd w:val="clear" w:color="auto" w:fill="BBBBBB"/>
            <w:vAlign w:val="center"/>
            <w:hideMark/>
          </w:tcPr>
          <w:p w14:paraId="2325A91E"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6D5B678" w14:textId="77777777" w:rsidR="00223F93" w:rsidRDefault="00223F93">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3E0B466" w14:textId="77777777">
        <w:trPr>
          <w:divId w:val="193882466"/>
          <w:tblCellSpacing w:w="15" w:type="dxa"/>
        </w:trPr>
        <w:tc>
          <w:tcPr>
            <w:tcW w:w="0" w:type="auto"/>
            <w:tcBorders>
              <w:bottom w:val="single" w:sz="6" w:space="0" w:color="CCCCCC"/>
            </w:tcBorders>
            <w:vAlign w:val="center"/>
            <w:hideMark/>
          </w:tcPr>
          <w:p w14:paraId="6C82682B" w14:textId="77777777" w:rsidR="00223F93" w:rsidRDefault="00223F93">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1E33121"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r w:rsidR="00000000" w14:paraId="6565225B" w14:textId="77777777">
        <w:trPr>
          <w:divId w:val="193882466"/>
          <w:tblCellSpacing w:w="15" w:type="dxa"/>
        </w:trPr>
        <w:tc>
          <w:tcPr>
            <w:tcW w:w="0" w:type="auto"/>
            <w:tcBorders>
              <w:bottom w:val="single" w:sz="6" w:space="0" w:color="CCCCCC"/>
            </w:tcBorders>
            <w:vAlign w:val="center"/>
            <w:hideMark/>
          </w:tcPr>
          <w:p w14:paraId="3E759F19" w14:textId="77777777" w:rsidR="00223F93" w:rsidRDefault="00223F93">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41654717"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r w:rsidR="00000000" w14:paraId="2CE66DF1" w14:textId="77777777">
        <w:trPr>
          <w:divId w:val="193882466"/>
          <w:tblCellSpacing w:w="15" w:type="dxa"/>
        </w:trPr>
        <w:tc>
          <w:tcPr>
            <w:tcW w:w="0" w:type="auto"/>
            <w:tcBorders>
              <w:bottom w:val="single" w:sz="6" w:space="0" w:color="CCCCCC"/>
            </w:tcBorders>
            <w:vAlign w:val="center"/>
            <w:hideMark/>
          </w:tcPr>
          <w:p w14:paraId="73E3F790" w14:textId="77777777" w:rsidR="00223F93" w:rsidRDefault="00223F93">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0B9D4ED8" w14:textId="77777777" w:rsidR="00223F93" w:rsidRDefault="00223F93">
            <w:pPr>
              <w:spacing w:after="75"/>
              <w:rPr>
                <w:rFonts w:ascii="Georgia" w:eastAsia="Times New Roman" w:hAnsi="Georgia"/>
                <w:sz w:val="18"/>
                <w:szCs w:val="18"/>
              </w:rPr>
            </w:pPr>
            <w:r>
              <w:rPr>
                <w:rFonts w:ascii="Georgia" w:eastAsia="Times New Roman" w:hAnsi="Georgia"/>
                <w:sz w:val="18"/>
                <w:szCs w:val="18"/>
              </w:rPr>
              <w:t>-</w:t>
            </w:r>
          </w:p>
        </w:tc>
      </w:tr>
    </w:tbl>
    <w:p w14:paraId="1F14763E" w14:textId="77777777" w:rsidR="00223F93" w:rsidRDefault="00223F93">
      <w:pPr>
        <w:pStyle w:val="Heading1"/>
        <w:rPr>
          <w:rFonts w:ascii="Georgia" w:eastAsia="Times New Roman" w:hAnsi="Georgia"/>
          <w:sz w:val="29"/>
          <w:szCs w:val="29"/>
        </w:rPr>
      </w:pPr>
      <w:r>
        <w:rPr>
          <w:rFonts w:ascii="Georgia" w:eastAsia="Times New Roman" w:hAnsi="Georgia"/>
          <w:sz w:val="29"/>
          <w:szCs w:val="29"/>
        </w:rPr>
        <w:t>Bibliography</w:t>
      </w:r>
    </w:p>
    <w:p w14:paraId="6F08EB22" w14:textId="77777777" w:rsidR="00223F93" w:rsidRDefault="00223F93">
      <w:pPr>
        <w:pStyle w:val="NormalWeb"/>
        <w:divId w:val="1788550406"/>
        <w:rPr>
          <w:rFonts w:ascii="Georgia" w:hAnsi="Georgia"/>
        </w:rPr>
      </w:pPr>
      <w:r>
        <w:rPr>
          <w:rFonts w:ascii="Georgia" w:hAnsi="Georgia"/>
        </w:rPr>
        <w:t xml:space="preserve">BGCI. 2023.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4" w:history="1">
        <w:r>
          <w:rPr>
            <w:rStyle w:val="Hyperlink"/>
            <w:rFonts w:ascii="Georgia" w:hAnsi="Georgia"/>
          </w:rPr>
          <w:t>https://tools.bgci.org/plant_search.php</w:t>
        </w:r>
      </w:hyperlink>
      <w:r>
        <w:rPr>
          <w:rFonts w:ascii="Georgia" w:hAnsi="Georgia"/>
        </w:rPr>
        <w:t>. (Accessed: 2023).</w:t>
      </w:r>
    </w:p>
    <w:p w14:paraId="4431638C" w14:textId="77777777" w:rsidR="00223F93" w:rsidRDefault="00223F93">
      <w:pPr>
        <w:pStyle w:val="NormalWeb"/>
        <w:divId w:val="1788550406"/>
        <w:rPr>
          <w:rFonts w:ascii="Georgia" w:hAnsi="Georgia"/>
        </w:rPr>
      </w:pPr>
      <w:r>
        <w:rPr>
          <w:rFonts w:ascii="Georgia" w:hAnsi="Georgia"/>
        </w:rPr>
        <w:t xml:space="preserve">Bachman, S., Moat, J., Hill, A.W., de la Torre, J. and Scott, B. 2011. Supporting Red List threat assessments with GeoCAT: geospatial conservation assessment tool. In: Smith, B. and </w:t>
      </w:r>
      <w:proofErr w:type="spellStart"/>
      <w:r>
        <w:rPr>
          <w:rFonts w:ascii="Georgia" w:hAnsi="Georgia"/>
        </w:rPr>
        <w:t>Peneb</w:t>
      </w:r>
      <w:proofErr w:type="spellEnd"/>
      <w:r>
        <w:rPr>
          <w:rFonts w:ascii="Georgia" w:hAnsi="Georgia"/>
        </w:rPr>
        <w:t xml:space="preserve">, L. (eds), </w:t>
      </w:r>
      <w:r>
        <w:rPr>
          <w:rFonts w:ascii="Georgia" w:hAnsi="Georgia"/>
          <w:i/>
          <w:iCs/>
        </w:rPr>
        <w:t>e-Infrastructure for data publishing in biodiversity science</w:t>
      </w:r>
      <w:r>
        <w:rPr>
          <w:rFonts w:ascii="Georgia" w:hAnsi="Georgia"/>
        </w:rPr>
        <w:t>, pp. 117-126. Zoo Keys, 150.</w:t>
      </w:r>
    </w:p>
    <w:p w14:paraId="35C4D6CA" w14:textId="77777777" w:rsidR="00223F93" w:rsidRDefault="00223F93">
      <w:pPr>
        <w:pStyle w:val="NormalWeb"/>
        <w:divId w:val="1788550406"/>
        <w:rPr>
          <w:rFonts w:ascii="Georgia" w:hAnsi="Georgia"/>
        </w:rPr>
      </w:pPr>
      <w:r>
        <w:rPr>
          <w:rFonts w:ascii="Georgia" w:hAnsi="Georgia"/>
        </w:rPr>
        <w:t xml:space="preserve">Darbyshire, I., Vollesen, K. and </w:t>
      </w:r>
      <w:proofErr w:type="spellStart"/>
      <w:r>
        <w:rPr>
          <w:rFonts w:ascii="Georgia" w:hAnsi="Georgia"/>
        </w:rPr>
        <w:t>Kelbessa</w:t>
      </w:r>
      <w:proofErr w:type="spellEnd"/>
      <w:r>
        <w:rPr>
          <w:rFonts w:ascii="Georgia" w:hAnsi="Georgia"/>
        </w:rPr>
        <w:t xml:space="preserve">, E. 2015. </w:t>
      </w:r>
      <w:proofErr w:type="spellStart"/>
      <w:r>
        <w:rPr>
          <w:rFonts w:ascii="Georgia" w:hAnsi="Georgia"/>
        </w:rPr>
        <w:t>Acanthaceae</w:t>
      </w:r>
      <w:proofErr w:type="spellEnd"/>
      <w:r>
        <w:rPr>
          <w:rFonts w:ascii="Georgia" w:hAnsi="Georgia"/>
        </w:rPr>
        <w:t xml:space="preserve"> (Part 2). In: J.R. Timberlake and E.S. Martins (eds), </w:t>
      </w:r>
      <w:r>
        <w:rPr>
          <w:rFonts w:ascii="Georgia" w:hAnsi="Georgia"/>
          <w:i/>
          <w:iCs/>
        </w:rPr>
        <w:t xml:space="preserve">Flora </w:t>
      </w:r>
      <w:proofErr w:type="spellStart"/>
      <w:r>
        <w:rPr>
          <w:rFonts w:ascii="Georgia" w:hAnsi="Georgia"/>
          <w:i/>
          <w:iCs/>
        </w:rPr>
        <w:t>Zambesiaca</w:t>
      </w:r>
      <w:proofErr w:type="spellEnd"/>
      <w:r>
        <w:rPr>
          <w:rFonts w:ascii="Georgia" w:hAnsi="Georgia"/>
          <w:i/>
          <w:iCs/>
        </w:rPr>
        <w:t>, Volume 8 Part 6</w:t>
      </w:r>
      <w:r>
        <w:rPr>
          <w:rFonts w:ascii="Georgia" w:hAnsi="Georgia"/>
        </w:rPr>
        <w:t>, Royal Botanic Gardens, Kew, London.</w:t>
      </w:r>
    </w:p>
    <w:p w14:paraId="5B70D08F" w14:textId="77777777" w:rsidR="00223F93" w:rsidRDefault="00223F93">
      <w:pPr>
        <w:pStyle w:val="NormalWeb"/>
        <w:divId w:val="1788550406"/>
        <w:rPr>
          <w:rFonts w:ascii="Georgia" w:hAnsi="Georgia"/>
        </w:rPr>
      </w:pPr>
      <w:r>
        <w:rPr>
          <w:rFonts w:ascii="Georgia" w:hAnsi="Georgia"/>
        </w:rPr>
        <w:t xml:space="preserve">Google Earth Pro. 2023. Area: Zimbabwe, southern Africa. Google Earth Pro. Available at: </w:t>
      </w:r>
      <w:hyperlink r:id="rId15" w:history="1">
        <w:r>
          <w:rPr>
            <w:rStyle w:val="Hyperlink"/>
            <w:rFonts w:ascii="Georgia" w:hAnsi="Georgia"/>
          </w:rPr>
          <w:t>https://earth.google.com</w:t>
        </w:r>
      </w:hyperlink>
      <w:r>
        <w:rPr>
          <w:rFonts w:ascii="Georgia" w:hAnsi="Georgia"/>
        </w:rPr>
        <w:t xml:space="preserve">. </w:t>
      </w:r>
    </w:p>
    <w:p w14:paraId="11FDDB3D" w14:textId="77777777" w:rsidR="00223F93" w:rsidRDefault="00223F93">
      <w:pPr>
        <w:pStyle w:val="NormalWeb"/>
        <w:divId w:val="1788550406"/>
        <w:rPr>
          <w:rFonts w:ascii="Georgia" w:hAnsi="Georgia"/>
        </w:rPr>
      </w:pPr>
      <w:r>
        <w:rPr>
          <w:rFonts w:ascii="Georgia" w:hAnsi="Georgia"/>
        </w:rPr>
        <w:t xml:space="preserve">UNEP-WCMC and IUCN. 2023. Protected Planet: The World Database on Protected Areas (WDPA) and World Database on Other Effective Area-based Conservation Measures (WD-OECM) [Online]. Cambridge, UK. UNEP-WCMC and IUCN. Available at: </w:t>
      </w:r>
      <w:hyperlink r:id="rId16" w:history="1">
        <w:r>
          <w:rPr>
            <w:rStyle w:val="Hyperlink"/>
            <w:rFonts w:ascii="Georgia" w:hAnsi="Georgia"/>
          </w:rPr>
          <w:t>https://www.protectedplanet.net</w:t>
        </w:r>
      </w:hyperlink>
      <w:r>
        <w:rPr>
          <w:rFonts w:ascii="Georgia" w:hAnsi="Georgia"/>
        </w:rPr>
        <w:t>. (Accessed: 2023).</w:t>
      </w:r>
    </w:p>
    <w:p w14:paraId="52D06C1B" w14:textId="77777777" w:rsidR="00223F93" w:rsidRDefault="00223F93">
      <w:pPr>
        <w:pStyle w:val="NormalWeb"/>
        <w:divId w:val="1788550406"/>
        <w:rPr>
          <w:rFonts w:ascii="Georgia" w:hAnsi="Georgia"/>
        </w:rPr>
      </w:pPr>
      <w:r>
        <w:rPr>
          <w:rFonts w:ascii="Georgia" w:hAnsi="Georgia"/>
        </w:rPr>
        <w:t xml:space="preserve">Wild, H. 1965. THE FLORA OF THE GREAT DYKE OF SOUTHERN RHODESIA WITH SPECIAL REFERENCE TO THE SERPENTINE SOILS. </w:t>
      </w:r>
      <w:proofErr w:type="spellStart"/>
      <w:r>
        <w:rPr>
          <w:rFonts w:ascii="Georgia" w:hAnsi="Georgia"/>
          <w:i/>
          <w:iCs/>
        </w:rPr>
        <w:t>Kirkia</w:t>
      </w:r>
      <w:proofErr w:type="spellEnd"/>
      <w:r>
        <w:rPr>
          <w:rFonts w:ascii="Georgia" w:hAnsi="Georgia"/>
        </w:rPr>
        <w:t xml:space="preserve"> 5(1): 49-86.</w:t>
      </w:r>
    </w:p>
    <w:p w14:paraId="20D02373" w14:textId="77777777" w:rsidR="00223F93" w:rsidRDefault="00223F93">
      <w:pPr>
        <w:pStyle w:val="NormalWeb"/>
        <w:divId w:val="1788550406"/>
        <w:rPr>
          <w:rFonts w:ascii="Georgia" w:hAnsi="Georgia"/>
        </w:rPr>
      </w:pPr>
      <w:r>
        <w:rPr>
          <w:rFonts w:ascii="Georgia" w:hAnsi="Georgia"/>
        </w:rPr>
        <w:t xml:space="preserve">Wild, H. 1974. INDIGENOUS PLANTS AND CHROMIUM IN RHODESIA. </w:t>
      </w:r>
      <w:proofErr w:type="spellStart"/>
      <w:r>
        <w:rPr>
          <w:rFonts w:ascii="Georgia" w:hAnsi="Georgia"/>
          <w:i/>
          <w:iCs/>
        </w:rPr>
        <w:t>Kirkia</w:t>
      </w:r>
      <w:proofErr w:type="spellEnd"/>
      <w:r>
        <w:rPr>
          <w:rFonts w:ascii="Georgia" w:hAnsi="Georgia"/>
        </w:rPr>
        <w:t xml:space="preserve"> 9(2): 233-44.</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3-11-07T15:49:00Z" w:initials="JP">
    <w:p w14:paraId="4A872556" w14:textId="77777777" w:rsidR="00223F93" w:rsidRDefault="00223F93" w:rsidP="00286C1D">
      <w:pPr>
        <w:pStyle w:val="CommentText"/>
      </w:pPr>
      <w:r>
        <w:rPr>
          <w:rStyle w:val="CommentReference"/>
        </w:rPr>
        <w:annotationRef/>
      </w:r>
      <w:r>
        <w:t>Just worth checking whether appropriate to include all of these. iii definitely ok and others might be too, but suggest strengthening argument for loss/decline of sites to support inclusion of ii,iv,v.</w:t>
      </w:r>
    </w:p>
  </w:comment>
  <w:comment w:id="25" w:author="Jack Plummer" w:date="2023-11-07T15:35:00Z" w:initials="JP">
    <w:p w14:paraId="58CBED06" w14:textId="2D82499F" w:rsidR="002B457F" w:rsidRDefault="002B457F" w:rsidP="00321382">
      <w:pPr>
        <w:pStyle w:val="CommentText"/>
      </w:pPr>
      <w:r>
        <w:rPr>
          <w:rStyle w:val="CommentReference"/>
        </w:rPr>
        <w:annotationRef/>
      </w:r>
      <w:r>
        <w:t>Best to avoid use of personal: instead e.g. 'it is considered unlikely that this is a major underestimate…'</w:t>
      </w:r>
    </w:p>
  </w:comment>
  <w:comment w:id="28" w:author="Jack Plummer" w:date="2023-11-07T15:35:00Z" w:initials="JP">
    <w:p w14:paraId="615EC9CF" w14:textId="77777777" w:rsidR="002B457F" w:rsidRDefault="002B457F" w:rsidP="001E4094">
      <w:pPr>
        <w:pStyle w:val="CommentText"/>
      </w:pPr>
      <w:r>
        <w:rPr>
          <w:rStyle w:val="CommentReference"/>
        </w:rPr>
        <w:annotationRef/>
      </w:r>
      <w:r>
        <w:t>Note formatting here</w:t>
      </w:r>
    </w:p>
  </w:comment>
  <w:comment w:id="35" w:author="Jack Plummer" w:date="2023-11-07T15:35:00Z" w:initials="JP">
    <w:p w14:paraId="0BE62369" w14:textId="77777777" w:rsidR="002B457F" w:rsidRDefault="002B457F" w:rsidP="007C2002">
      <w:pPr>
        <w:pStyle w:val="CommentText"/>
      </w:pPr>
      <w:r>
        <w:rPr>
          <w:rStyle w:val="CommentReference"/>
        </w:rPr>
        <w:annotationRef/>
      </w:r>
      <w:r>
        <w:t>I don't know if this is clear enough evidence that species has been lost from any sites i.e. causing a decline in AOO.</w:t>
      </w:r>
    </w:p>
  </w:comment>
  <w:comment w:id="45" w:author="Jack Plummer" w:date="2023-11-07T15:37:00Z" w:initials="JP">
    <w:p w14:paraId="3C64E34A" w14:textId="77777777" w:rsidR="002B457F" w:rsidRDefault="002B457F" w:rsidP="00FF68C1">
      <w:pPr>
        <w:pStyle w:val="CommentText"/>
      </w:pPr>
      <w:r>
        <w:rPr>
          <w:rStyle w:val="CommentReference"/>
        </w:rPr>
        <w:annotationRef/>
      </w:r>
      <w:r>
        <w:t>Same as above, how sure are we that it has been extirpated at Bindura</w:t>
      </w:r>
    </w:p>
  </w:comment>
  <w:comment w:id="50" w:author="Jack Plummer" w:date="2023-11-07T15:41:00Z" w:initials="JP">
    <w:p w14:paraId="0584BBA1" w14:textId="77777777" w:rsidR="002B457F" w:rsidRDefault="002B457F" w:rsidP="00DF63E1">
      <w:pPr>
        <w:pStyle w:val="CommentText"/>
      </w:pPr>
      <w:r>
        <w:rPr>
          <w:rStyle w:val="CommentReference"/>
        </w:rPr>
        <w:annotationRef/>
      </w:r>
      <w:r>
        <w:t>See previous on continuing decline</w:t>
      </w:r>
    </w:p>
  </w:comment>
  <w:comment w:id="51" w:author="Jack Plummer" w:date="2023-11-07T15:41:00Z" w:initials="JP">
    <w:p w14:paraId="0AE401FD" w14:textId="77777777" w:rsidR="002B457F" w:rsidRDefault="002B457F" w:rsidP="00FF2B9F">
      <w:pPr>
        <w:pStyle w:val="CommentText"/>
      </w:pPr>
      <w:r>
        <w:rPr>
          <w:rStyle w:val="CommentReference"/>
        </w:rPr>
        <w:annotationRef/>
      </w:r>
      <w:r>
        <w:t>See previous on continuing decline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872556" w15:done="0"/>
  <w15:commentEx w15:paraId="58CBED06" w15:done="0"/>
  <w15:commentEx w15:paraId="615EC9CF" w15:done="0"/>
  <w15:commentEx w15:paraId="0BE62369" w15:done="0"/>
  <w15:commentEx w15:paraId="3C64E34A" w15:done="0"/>
  <w15:commentEx w15:paraId="0584BBA1" w15:done="0"/>
  <w15:commentEx w15:paraId="0AE401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576AB17" w16cex:dateUtc="2023-11-07T15:49:00Z"/>
  <w16cex:commentExtensible w16cex:durableId="1135E13E" w16cex:dateUtc="2023-11-07T15:35:00Z"/>
  <w16cex:commentExtensible w16cex:durableId="2FB08E23" w16cex:dateUtc="2023-11-07T15:35:00Z"/>
  <w16cex:commentExtensible w16cex:durableId="4A97F2B2" w16cex:dateUtc="2023-11-07T15:35:00Z"/>
  <w16cex:commentExtensible w16cex:durableId="52E43D6D" w16cex:dateUtc="2023-11-07T15:37:00Z"/>
  <w16cex:commentExtensible w16cex:durableId="0DB36E7E" w16cex:dateUtc="2023-11-07T15:41:00Z"/>
  <w16cex:commentExtensible w16cex:durableId="0FAE3710" w16cex:dateUtc="2023-11-07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872556" w16cid:durableId="7576AB17"/>
  <w16cid:commentId w16cid:paraId="58CBED06" w16cid:durableId="1135E13E"/>
  <w16cid:commentId w16cid:paraId="615EC9CF" w16cid:durableId="2FB08E23"/>
  <w16cid:commentId w16cid:paraId="0BE62369" w16cid:durableId="4A97F2B2"/>
  <w16cid:commentId w16cid:paraId="3C64E34A" w16cid:durableId="52E43D6D"/>
  <w16cid:commentId w16cid:paraId="0584BBA1" w16cid:durableId="0DB36E7E"/>
  <w16cid:commentId w16cid:paraId="0AE401FD" w16cid:durableId="0FAE37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4B1"/>
    <w:rsid w:val="002164B1"/>
    <w:rsid w:val="00223F93"/>
    <w:rsid w:val="002B457F"/>
    <w:rsid w:val="00AE0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0A205"/>
  <w15:chartTrackingRefBased/>
  <w15:docId w15:val="{D20E723E-5310-414A-BCEB-BB85DE8E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164B1"/>
    <w:rPr>
      <w:rFonts w:eastAsiaTheme="minorEastAsia"/>
      <w:sz w:val="24"/>
      <w:szCs w:val="24"/>
    </w:rPr>
  </w:style>
  <w:style w:type="character" w:styleId="CommentReference">
    <w:name w:val="annotation reference"/>
    <w:basedOn w:val="DefaultParagraphFont"/>
    <w:uiPriority w:val="99"/>
    <w:semiHidden/>
    <w:unhideWhenUsed/>
    <w:rsid w:val="002B457F"/>
    <w:rPr>
      <w:sz w:val="16"/>
      <w:szCs w:val="16"/>
    </w:rPr>
  </w:style>
  <w:style w:type="paragraph" w:styleId="CommentText">
    <w:name w:val="annotation text"/>
    <w:basedOn w:val="Normal"/>
    <w:link w:val="CommentTextChar"/>
    <w:uiPriority w:val="99"/>
    <w:unhideWhenUsed/>
    <w:rsid w:val="002B457F"/>
    <w:rPr>
      <w:sz w:val="20"/>
      <w:szCs w:val="20"/>
    </w:rPr>
  </w:style>
  <w:style w:type="character" w:customStyle="1" w:styleId="CommentTextChar">
    <w:name w:val="Comment Text Char"/>
    <w:basedOn w:val="DefaultParagraphFont"/>
    <w:link w:val="CommentText"/>
    <w:uiPriority w:val="99"/>
    <w:rsid w:val="002B457F"/>
    <w:rPr>
      <w:rFonts w:eastAsiaTheme="minorEastAsia"/>
    </w:rPr>
  </w:style>
  <w:style w:type="paragraph" w:styleId="CommentSubject">
    <w:name w:val="annotation subject"/>
    <w:basedOn w:val="CommentText"/>
    <w:next w:val="CommentText"/>
    <w:link w:val="CommentSubjectChar"/>
    <w:uiPriority w:val="99"/>
    <w:semiHidden/>
    <w:unhideWhenUsed/>
    <w:rsid w:val="002B457F"/>
    <w:rPr>
      <w:b/>
      <w:bCs/>
    </w:rPr>
  </w:style>
  <w:style w:type="character" w:customStyle="1" w:styleId="CommentSubjectChar">
    <w:name w:val="Comment Subject Char"/>
    <w:basedOn w:val="CommentTextChar"/>
    <w:link w:val="CommentSubject"/>
    <w:uiPriority w:val="99"/>
    <w:semiHidden/>
    <w:rsid w:val="002B457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0510">
      <w:marLeft w:val="0"/>
      <w:marRight w:val="0"/>
      <w:marTop w:val="0"/>
      <w:marBottom w:val="0"/>
      <w:divBdr>
        <w:top w:val="none" w:sz="0" w:space="0" w:color="auto"/>
        <w:left w:val="none" w:sz="0" w:space="0" w:color="auto"/>
        <w:bottom w:val="none" w:sz="0" w:space="0" w:color="auto"/>
        <w:right w:val="none" w:sz="0" w:space="0" w:color="auto"/>
      </w:divBdr>
      <w:divsChild>
        <w:div w:id="194657385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93882466">
      <w:marLeft w:val="0"/>
      <w:marRight w:val="0"/>
      <w:marTop w:val="0"/>
      <w:marBottom w:val="0"/>
      <w:divBdr>
        <w:top w:val="none" w:sz="0" w:space="0" w:color="auto"/>
        <w:left w:val="none" w:sz="0" w:space="0" w:color="auto"/>
        <w:bottom w:val="none" w:sz="0" w:space="0" w:color="auto"/>
        <w:right w:val="none" w:sz="0" w:space="0" w:color="auto"/>
      </w:divBdr>
    </w:div>
    <w:div w:id="271401082">
      <w:marLeft w:val="0"/>
      <w:marRight w:val="0"/>
      <w:marTop w:val="0"/>
      <w:marBottom w:val="0"/>
      <w:divBdr>
        <w:top w:val="none" w:sz="0" w:space="0" w:color="auto"/>
        <w:left w:val="none" w:sz="0" w:space="0" w:color="auto"/>
        <w:bottom w:val="none" w:sz="0" w:space="0" w:color="auto"/>
        <w:right w:val="none" w:sz="0" w:space="0" w:color="auto"/>
      </w:divBdr>
    </w:div>
    <w:div w:id="591857305">
      <w:marLeft w:val="0"/>
      <w:marRight w:val="0"/>
      <w:marTop w:val="0"/>
      <w:marBottom w:val="0"/>
      <w:divBdr>
        <w:top w:val="none" w:sz="0" w:space="0" w:color="auto"/>
        <w:left w:val="none" w:sz="0" w:space="0" w:color="auto"/>
        <w:bottom w:val="none" w:sz="0" w:space="0" w:color="auto"/>
        <w:right w:val="none" w:sz="0" w:space="0" w:color="auto"/>
      </w:divBdr>
    </w:div>
    <w:div w:id="653996517">
      <w:marLeft w:val="0"/>
      <w:marRight w:val="0"/>
      <w:marTop w:val="0"/>
      <w:marBottom w:val="0"/>
      <w:divBdr>
        <w:top w:val="none" w:sz="0" w:space="0" w:color="auto"/>
        <w:left w:val="none" w:sz="0" w:space="0" w:color="auto"/>
        <w:bottom w:val="none" w:sz="0" w:space="0" w:color="auto"/>
        <w:right w:val="none" w:sz="0" w:space="0" w:color="auto"/>
      </w:divBdr>
    </w:div>
    <w:div w:id="830486766">
      <w:marLeft w:val="0"/>
      <w:marRight w:val="0"/>
      <w:marTop w:val="0"/>
      <w:marBottom w:val="0"/>
      <w:divBdr>
        <w:top w:val="none" w:sz="0" w:space="0" w:color="auto"/>
        <w:left w:val="none" w:sz="0" w:space="0" w:color="auto"/>
        <w:bottom w:val="none" w:sz="0" w:space="0" w:color="auto"/>
        <w:right w:val="none" w:sz="0" w:space="0" w:color="auto"/>
      </w:divBdr>
    </w:div>
    <w:div w:id="1323391561">
      <w:marLeft w:val="0"/>
      <w:marRight w:val="0"/>
      <w:marTop w:val="0"/>
      <w:marBottom w:val="0"/>
      <w:divBdr>
        <w:top w:val="none" w:sz="0" w:space="0" w:color="auto"/>
        <w:left w:val="none" w:sz="0" w:space="0" w:color="auto"/>
        <w:bottom w:val="none" w:sz="0" w:space="0" w:color="auto"/>
        <w:right w:val="none" w:sz="0" w:space="0" w:color="auto"/>
      </w:divBdr>
    </w:div>
    <w:div w:id="1657956901">
      <w:marLeft w:val="0"/>
      <w:marRight w:val="0"/>
      <w:marTop w:val="0"/>
      <w:marBottom w:val="0"/>
      <w:divBdr>
        <w:top w:val="none" w:sz="0" w:space="0" w:color="auto"/>
        <w:left w:val="none" w:sz="0" w:space="0" w:color="auto"/>
        <w:bottom w:val="none" w:sz="0" w:space="0" w:color="auto"/>
        <w:right w:val="none" w:sz="0" w:space="0" w:color="auto"/>
      </w:divBdr>
    </w:div>
    <w:div w:id="1788550406">
      <w:marLeft w:val="0"/>
      <w:marRight w:val="0"/>
      <w:marTop w:val="0"/>
      <w:marBottom w:val="0"/>
      <w:divBdr>
        <w:top w:val="none" w:sz="0" w:space="0" w:color="auto"/>
        <w:left w:val="none" w:sz="0" w:space="0" w:color="auto"/>
        <w:bottom w:val="none" w:sz="0" w:space="0" w:color="auto"/>
        <w:right w:val="none" w:sz="0" w:space="0" w:color="auto"/>
      </w:divBdr>
    </w:div>
    <w:div w:id="1822116734">
      <w:marLeft w:val="0"/>
      <w:marRight w:val="0"/>
      <w:marTop w:val="0"/>
      <w:marBottom w:val="0"/>
      <w:divBdr>
        <w:top w:val="none" w:sz="0" w:space="0" w:color="auto"/>
        <w:left w:val="none" w:sz="0" w:space="0" w:color="auto"/>
        <w:bottom w:val="none" w:sz="0" w:space="0" w:color="auto"/>
        <w:right w:val="none" w:sz="0" w:space="0" w:color="auto"/>
      </w:divBdr>
    </w:div>
    <w:div w:id="187572594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rotectedplanet.net"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earth.google.com"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2416A0-3FEF-4019-9633-8BD423481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AD03F9-57B5-4629-B8D3-4E72D38B9BAA}">
  <ds:schemaRefs>
    <ds:schemaRef ds:uri="Microsoft.SharePoint.Taxonomy.ContentTypeSync"/>
  </ds:schemaRefs>
</ds:datastoreItem>
</file>

<file path=customXml/itemProps3.xml><?xml version="1.0" encoding="utf-8"?>
<ds:datastoreItem xmlns:ds="http://schemas.openxmlformats.org/officeDocument/2006/customXml" ds:itemID="{44736DE6-51FF-4E47-9B2B-4DA4FD854672}">
  <ds:schemaRefs>
    <ds:schemaRef ds:uri="http://schemas.microsoft.com/sharepoint/events"/>
  </ds:schemaRefs>
</ds:datastoreItem>
</file>

<file path=customXml/itemProps4.xml><?xml version="1.0" encoding="utf-8"?>
<ds:datastoreItem xmlns:ds="http://schemas.openxmlformats.org/officeDocument/2006/customXml" ds:itemID="{D1A227F0-35E4-4519-974C-37B5C9678941}">
  <ds:schemaRefs>
    <ds:schemaRef ds:uri="http://schemas.microsoft.com/sharepoint/v3/contenttype/forms"/>
  </ds:schemaRefs>
</ds:datastoreItem>
</file>

<file path=customXml/itemProps5.xml><?xml version="1.0" encoding="utf-8"?>
<ds:datastoreItem xmlns:ds="http://schemas.openxmlformats.org/officeDocument/2006/customXml" ds:itemID="{0E9209FA-192A-4DCB-BE54-A334DC3DB261}">
  <ds:schemaRefs>
    <ds:schemaRef ds:uri="http://schemas.microsoft.com/office/2006/documentManagement/types"/>
    <ds:schemaRef ds:uri="http://purl.org/dc/elements/1.1/"/>
    <ds:schemaRef ds:uri="150f78d0-e5c4-40ba-9879-1115501c63e5"/>
    <ds:schemaRef ds:uri="590658d6-28a4-43df-8461-354b94568f6c"/>
    <ds:schemaRef ds:uri="3174fa65-5130-4218-be7b-3006b691958f"/>
    <ds:schemaRef ds:uri="http://purl.org/dc/dcmitype/"/>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1689</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Barleria aromatica</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Barleria aromatica</dc:title>
  <dc:subject/>
  <dc:creator>Jack Plummer</dc:creator>
  <cp:keywords/>
  <dc:description/>
  <cp:lastModifiedBy>Jack Plummer</cp:lastModifiedBy>
  <cp:revision>2</cp:revision>
  <dcterms:created xsi:type="dcterms:W3CDTF">2023-11-07T15:50:00Z</dcterms:created>
  <dcterms:modified xsi:type="dcterms:W3CDTF">2023-11-07T15:50:00Z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