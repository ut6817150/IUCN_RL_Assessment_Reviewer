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3C7AF" w14:textId="77777777" w:rsidR="00000000" w:rsidRDefault="005656CF">
      <w:pPr>
        <w:jc w:val="center"/>
        <w:divId w:val="876546628"/>
        <w:rPr>
          <w:rFonts w:ascii="Georgia" w:eastAsia="Times New Roman" w:hAnsi="Georgia"/>
          <w:b/>
          <w:bCs/>
          <w:sz w:val="29"/>
          <w:szCs w:val="29"/>
        </w:rPr>
      </w:pPr>
      <w:r>
        <w:rPr>
          <w:rFonts w:ascii="Georgia" w:eastAsia="Times New Roman" w:hAnsi="Georgia"/>
          <w:b/>
          <w:bCs/>
          <w:sz w:val="29"/>
          <w:szCs w:val="29"/>
        </w:rPr>
        <w:t>Draft</w:t>
      </w:r>
    </w:p>
    <w:p w14:paraId="5A903AAC" w14:textId="77777777" w:rsidR="00000000" w:rsidRDefault="005656CF">
      <w:pPr>
        <w:divId w:val="1529567652"/>
        <w:rPr>
          <w:rFonts w:ascii="Georgia" w:eastAsia="Times New Roman" w:hAnsi="Georgia"/>
          <w:sz w:val="18"/>
          <w:szCs w:val="18"/>
        </w:rPr>
      </w:pPr>
      <w:r>
        <w:rPr>
          <w:rFonts w:ascii="Georgia" w:eastAsia="Times New Roman" w:hAnsi="Georgia"/>
          <w:noProof/>
          <w:sz w:val="18"/>
          <w:szCs w:val="18"/>
        </w:rPr>
        <w:drawing>
          <wp:inline distT="0" distB="0" distL="0" distR="0" wp14:anchorId="45175C4E" wp14:editId="2C3CF19B">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A27B7DE" w14:textId="77777777" w:rsidR="00000000" w:rsidRDefault="005656CF">
      <w:pPr>
        <w:shd w:val="clear" w:color="auto" w:fill="FFFFFF"/>
        <w:spacing w:before="100" w:beforeAutospacing="1" w:after="100" w:afterAutospacing="1"/>
        <w:jc w:val="right"/>
        <w:outlineLvl w:val="1"/>
        <w:divId w:val="1529567652"/>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Tarenna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sakae</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Craib</w:t>
      </w:r>
      <w:proofErr w:type="spellEnd"/>
    </w:p>
    <w:p w14:paraId="10C5ADB9" w14:textId="77777777" w:rsidR="00000000" w:rsidRDefault="005656CF">
      <w:pPr>
        <w:jc w:val="right"/>
        <w:divId w:val="1529567652"/>
        <w:rPr>
          <w:rFonts w:ascii="Georgia" w:eastAsia="Times New Roman" w:hAnsi="Georgia"/>
          <w:sz w:val="18"/>
          <w:szCs w:val="18"/>
        </w:rPr>
      </w:pPr>
      <w:r>
        <w:rPr>
          <w:rFonts w:ascii="Georgia" w:eastAsia="Times New Roman" w:hAnsi="Georgia"/>
          <w:sz w:val="18"/>
          <w:szCs w:val="18"/>
        </w:rPr>
        <w:t xml:space="preserve">PLANTAE - TRACHEOPHYTA - MAGNOLIOPSIDA - GENTIANALES - RUBIACEAE - </w:t>
      </w:r>
      <w:proofErr w:type="spellStart"/>
      <w:r>
        <w:rPr>
          <w:rFonts w:ascii="Georgia" w:eastAsia="Times New Roman" w:hAnsi="Georgia"/>
          <w:sz w:val="18"/>
          <w:szCs w:val="18"/>
        </w:rPr>
        <w:t>Tarenna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sakae</w:t>
      </w:r>
      <w:proofErr w:type="spellEnd"/>
    </w:p>
    <w:p w14:paraId="0AA63F2B" w14:textId="77777777" w:rsidR="00000000" w:rsidRDefault="005656CF">
      <w:pPr>
        <w:pStyle w:val="NormalWeb"/>
        <w:divId w:val="453790050"/>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92"/>
      </w:tblGrid>
      <w:tr w:rsidR="00000000" w14:paraId="627679C9" w14:textId="77777777">
        <w:trPr>
          <w:tblCellSpacing w:w="15" w:type="dxa"/>
          <w:jc w:val="center"/>
        </w:trPr>
        <w:tc>
          <w:tcPr>
            <w:tcW w:w="0" w:type="auto"/>
            <w:tcBorders>
              <w:bottom w:val="single" w:sz="6" w:space="0" w:color="000000"/>
            </w:tcBorders>
            <w:shd w:val="clear" w:color="auto" w:fill="BBBBBB"/>
            <w:vAlign w:val="center"/>
            <w:hideMark/>
          </w:tcPr>
          <w:p w14:paraId="26D20780" w14:textId="77777777" w:rsidR="00000000" w:rsidRDefault="005656CF">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6CD36A77" w14:textId="77777777">
        <w:trPr>
          <w:tblCellSpacing w:w="15" w:type="dxa"/>
          <w:jc w:val="center"/>
        </w:trPr>
        <w:tc>
          <w:tcPr>
            <w:tcW w:w="0" w:type="auto"/>
            <w:vAlign w:val="center"/>
            <w:hideMark/>
          </w:tcPr>
          <w:p w14:paraId="762B0E60" w14:textId="77777777" w:rsidR="00000000" w:rsidRDefault="005656CF">
            <w:pPr>
              <w:spacing w:after="75"/>
              <w:rPr>
                <w:rFonts w:ascii="Georgia" w:eastAsia="Times New Roman" w:hAnsi="Georgia"/>
                <w:sz w:val="20"/>
                <w:szCs w:val="20"/>
              </w:rPr>
            </w:pPr>
            <w:r>
              <w:rPr>
                <w:rFonts w:ascii="Georgia" w:eastAsia="Times New Roman" w:hAnsi="Georgia"/>
                <w:sz w:val="20"/>
                <w:szCs w:val="20"/>
              </w:rPr>
              <w:t>EN - Endangered, B1ab(iii)+2ab(iii) (IUCN version 3.1)</w:t>
            </w:r>
          </w:p>
        </w:tc>
      </w:tr>
    </w:tbl>
    <w:p w14:paraId="05A83F29" w14:textId="77777777" w:rsidR="00000000" w:rsidRDefault="005656CF">
      <w:pPr>
        <w:pStyle w:val="Heading1"/>
        <w:divId w:val="552277305"/>
        <w:rPr>
          <w:rFonts w:ascii="Georgia" w:eastAsia="Times New Roman" w:hAnsi="Georgia"/>
          <w:sz w:val="29"/>
          <w:szCs w:val="29"/>
        </w:rPr>
      </w:pPr>
      <w:r>
        <w:rPr>
          <w:rFonts w:ascii="Georgia" w:eastAsia="Times New Roman" w:hAnsi="Georgia"/>
          <w:sz w:val="29"/>
          <w:szCs w:val="29"/>
        </w:rPr>
        <w:t>Red List Assessment</w:t>
      </w:r>
    </w:p>
    <w:p w14:paraId="228BB8FA" w14:textId="77777777" w:rsidR="00000000" w:rsidRDefault="005656CF">
      <w:pPr>
        <w:pStyle w:val="Heading2"/>
        <w:divId w:val="552277305"/>
        <w:rPr>
          <w:rFonts w:ascii="Georgia" w:eastAsia="Times New Roman" w:hAnsi="Georgia"/>
          <w:sz w:val="27"/>
          <w:szCs w:val="27"/>
        </w:rPr>
      </w:pPr>
      <w:r>
        <w:rPr>
          <w:rFonts w:ascii="Georgia" w:eastAsia="Times New Roman" w:hAnsi="Georgia"/>
          <w:sz w:val="27"/>
          <w:szCs w:val="27"/>
        </w:rPr>
        <w:t>Assessment Information</w:t>
      </w:r>
    </w:p>
    <w:p w14:paraId="65440152" w14:textId="77777777" w:rsidR="00000000" w:rsidRDefault="005656CF">
      <w:pPr>
        <w:pStyle w:val="NormalWeb"/>
        <w:divId w:val="552277305"/>
        <w:rPr>
          <w:rFonts w:ascii="Georgia" w:hAnsi="Georgia"/>
        </w:rPr>
      </w:pPr>
      <w:r>
        <w:rPr>
          <w:rStyle w:val="datalabel1"/>
          <w:rFonts w:ascii="Georgia" w:hAnsi="Georgia"/>
        </w:rPr>
        <w:t xml:space="preserve">Date of Assessment: </w:t>
      </w:r>
      <w:r>
        <w:rPr>
          <w:rFonts w:ascii="Georgia" w:hAnsi="Georgia"/>
        </w:rPr>
        <w:t>2022-05-17</w:t>
      </w:r>
    </w:p>
    <w:p w14:paraId="7CF390F6" w14:textId="77777777" w:rsidR="00000000" w:rsidRDefault="005656CF">
      <w:pPr>
        <w:pStyle w:val="NormalWeb"/>
        <w:divId w:val="552277305"/>
        <w:rPr>
          <w:rFonts w:ascii="Georgia" w:hAnsi="Georgia"/>
        </w:rPr>
      </w:pPr>
      <w:r>
        <w:rPr>
          <w:rStyle w:val="datalabel1"/>
          <w:rFonts w:ascii="Georgia" w:hAnsi="Georgia"/>
        </w:rPr>
        <w:t xml:space="preserve">Assessor(s): </w:t>
      </w:r>
      <w:r>
        <w:rPr>
          <w:rFonts w:ascii="Georgia" w:hAnsi="Georgia"/>
        </w:rPr>
        <w:t>Pakkad, G.</w:t>
      </w:r>
    </w:p>
    <w:p w14:paraId="270D15F8" w14:textId="77777777" w:rsidR="00000000" w:rsidRDefault="005656CF">
      <w:pPr>
        <w:pStyle w:val="NormalWeb"/>
        <w:divId w:val="552277305"/>
        <w:rPr>
          <w:rFonts w:ascii="Georgia" w:hAnsi="Georgia"/>
        </w:rPr>
      </w:pPr>
      <w:r>
        <w:rPr>
          <w:rStyle w:val="datalabel1"/>
          <w:rFonts w:ascii="Georgia" w:hAnsi="Georgia"/>
        </w:rPr>
        <w:t xml:space="preserve">Regions: </w:t>
      </w:r>
      <w:r>
        <w:rPr>
          <w:rFonts w:ascii="Georgia" w:hAnsi="Georgia"/>
        </w:rPr>
        <w:t>Global</w:t>
      </w:r>
    </w:p>
    <w:p w14:paraId="3C109473" w14:textId="77777777" w:rsidR="00000000" w:rsidRDefault="005656CF">
      <w:pPr>
        <w:pStyle w:val="Heading2"/>
        <w:divId w:val="552277305"/>
        <w:rPr>
          <w:rFonts w:ascii="Georgia" w:eastAsia="Times New Roman" w:hAnsi="Georgia"/>
          <w:sz w:val="27"/>
          <w:szCs w:val="27"/>
        </w:rPr>
      </w:pPr>
      <w:r>
        <w:rPr>
          <w:rFonts w:ascii="Georgia" w:eastAsia="Times New Roman" w:hAnsi="Georgia"/>
          <w:sz w:val="27"/>
          <w:szCs w:val="27"/>
        </w:rPr>
        <w:t>Assessment Rationale</w:t>
      </w:r>
    </w:p>
    <w:p w14:paraId="631BD2F2" w14:textId="77777777" w:rsidR="00000000" w:rsidRDefault="005656CF">
      <w:pPr>
        <w:pStyle w:val="NormalWeb"/>
        <w:divId w:val="552277305"/>
        <w:rPr>
          <w:rFonts w:ascii="Georgia" w:hAnsi="Georgia"/>
        </w:rPr>
      </w:pPr>
      <w:r>
        <w:rPr>
          <w:rFonts w:ascii="Georgia" w:hAnsi="Georgia"/>
        </w:rPr>
        <w:t xml:space="preserve">This species is endemic to Thailand, occupying a </w:t>
      </w:r>
      <w:proofErr w:type="gramStart"/>
      <w:r>
        <w:rPr>
          <w:rFonts w:ascii="Georgia" w:hAnsi="Georgia"/>
        </w:rPr>
        <w:t>fairly restricted</w:t>
      </w:r>
      <w:proofErr w:type="gramEnd"/>
      <w:r>
        <w:rPr>
          <w:rFonts w:ascii="Georgia" w:hAnsi="Georgia"/>
        </w:rPr>
        <w:t xml:space="preserve"> distribution across Peninsular Thailand.  Its estimated extent of occurrence (EOO) of 282 km2 falls within the threshold values for the Endangered category under criterion B1. </w:t>
      </w:r>
      <w:del w:id="0" w:author="Jack Plummer" w:date="2022-08-22T11:48:00Z">
        <w:r w:rsidDel="00FA6337">
          <w:rPr>
            <w:rFonts w:ascii="Georgia" w:hAnsi="Georgia"/>
          </w:rPr>
          <w:delText> </w:delText>
        </w:r>
      </w:del>
      <w:r>
        <w:rPr>
          <w:rFonts w:ascii="Georgia" w:hAnsi="Georgia"/>
        </w:rPr>
        <w:t>Based on geo</w:t>
      </w:r>
      <w:r>
        <w:rPr>
          <w:rFonts w:ascii="Georgia" w:hAnsi="Georgia"/>
        </w:rPr>
        <w:t>referenced herbarium specimens, the area of occupancy is estimated as 12 km</w:t>
      </w:r>
      <w:r>
        <w:rPr>
          <w:rFonts w:ascii="Georgia" w:hAnsi="Georgia"/>
          <w:vertAlign w:val="superscript"/>
        </w:rPr>
        <w:t>2</w:t>
      </w:r>
      <w:r>
        <w:rPr>
          <w:rFonts w:ascii="Georgia" w:hAnsi="Georgia"/>
        </w:rPr>
        <w:t>, falling within the threshold values for the Endangered category under criterion B2. While this is likely to be an underestimate as botanical inventory is incomplete across its di</w:t>
      </w:r>
      <w:r>
        <w:rPr>
          <w:rFonts w:ascii="Georgia" w:hAnsi="Georgia"/>
        </w:rPr>
        <w:t>stribution, it is considered unlikely that the true value exceeds the Endangered threshold of 500 km</w:t>
      </w:r>
      <w:r>
        <w:rPr>
          <w:rFonts w:ascii="Georgia" w:hAnsi="Georgia"/>
          <w:vertAlign w:val="superscript"/>
        </w:rPr>
        <w:t>2</w:t>
      </w:r>
      <w:r>
        <w:rPr>
          <w:rFonts w:ascii="Georgia" w:hAnsi="Georgia"/>
        </w:rPr>
        <w:t>. The major threat to the species is urbanization across its range, which is inferred to be contributing to a continuing decline in habitat area, extent, a</w:t>
      </w:r>
      <w:r>
        <w:rPr>
          <w:rFonts w:ascii="Georgia" w:hAnsi="Georgia"/>
        </w:rPr>
        <w:t xml:space="preserve">nd quality. The species </w:t>
      </w:r>
      <w:proofErr w:type="gramStart"/>
      <w:r>
        <w:rPr>
          <w:rFonts w:ascii="Georgia" w:hAnsi="Georgia"/>
        </w:rPr>
        <w:t>is considered to be</w:t>
      </w:r>
      <w:proofErr w:type="gramEnd"/>
      <w:r>
        <w:rPr>
          <w:rFonts w:ascii="Georgia" w:hAnsi="Georgia"/>
        </w:rPr>
        <w:t xml:space="preserve"> restricted to three locations. Although this number could be higher if the species is confirmed to occur elsewhere within the EOO, the number of locations may still total five or fewer. There is limited populatio</w:t>
      </w:r>
      <w:r>
        <w:rPr>
          <w:rFonts w:ascii="Georgia" w:hAnsi="Georgia"/>
        </w:rPr>
        <w:t>n information available, but the population trend is suspected to be decreasing. It is not clear whether the population is severely fragmented or subject to extreme fluctuations. Taking a precautionary approach, the species is assessed as Endangered B1ab(i</w:t>
      </w:r>
      <w:r>
        <w:rPr>
          <w:rFonts w:ascii="Georgia" w:hAnsi="Georgia"/>
        </w:rPr>
        <w:t>ii) + 2ab(iii) owing to its restricted EOO, AOO, limited number of locations, and continuing habitat decline. As the species is poorly studied, and suspected to be under-collected, further research into its distribution and population status will be necess</w:t>
      </w:r>
      <w:r>
        <w:rPr>
          <w:rFonts w:ascii="Georgia" w:hAnsi="Georgia"/>
        </w:rPr>
        <w:t>ary to validate this assessment of extinction risk.</w:t>
      </w:r>
    </w:p>
    <w:p w14:paraId="3D787F95" w14:textId="77777777" w:rsidR="00000000" w:rsidRDefault="005656CF">
      <w:pPr>
        <w:pStyle w:val="Heading1"/>
        <w:divId w:val="1382052911"/>
        <w:rPr>
          <w:rFonts w:ascii="Georgia" w:eastAsia="Times New Roman" w:hAnsi="Georgia"/>
          <w:sz w:val="29"/>
          <w:szCs w:val="29"/>
        </w:rPr>
      </w:pPr>
      <w:r>
        <w:rPr>
          <w:rFonts w:ascii="Georgia" w:eastAsia="Times New Roman" w:hAnsi="Georgia"/>
          <w:sz w:val="29"/>
          <w:szCs w:val="29"/>
        </w:rPr>
        <w:t>Distribution</w:t>
      </w:r>
    </w:p>
    <w:p w14:paraId="52C33FA9" w14:textId="77777777" w:rsidR="00000000" w:rsidRDefault="005656CF">
      <w:pPr>
        <w:pStyle w:val="Heading2"/>
        <w:divId w:val="1382052911"/>
        <w:rPr>
          <w:rFonts w:ascii="Georgia" w:eastAsia="Times New Roman" w:hAnsi="Georgia"/>
          <w:sz w:val="27"/>
          <w:szCs w:val="27"/>
        </w:rPr>
      </w:pPr>
      <w:r>
        <w:rPr>
          <w:rFonts w:ascii="Georgia" w:eastAsia="Times New Roman" w:hAnsi="Georgia"/>
          <w:sz w:val="27"/>
          <w:szCs w:val="27"/>
        </w:rPr>
        <w:t>Geographic Range</w:t>
      </w:r>
    </w:p>
    <w:p w14:paraId="276E09A4" w14:textId="3B9D5C32" w:rsidR="00000000" w:rsidRDefault="005656CF">
      <w:pPr>
        <w:pStyle w:val="NormalWeb"/>
        <w:divId w:val="1382052911"/>
        <w:rPr>
          <w:rFonts w:ascii="Georgia" w:hAnsi="Georgia"/>
        </w:rPr>
      </w:pPr>
      <w:r>
        <w:rPr>
          <w:rFonts w:ascii="Georgia" w:hAnsi="Georgia"/>
        </w:rPr>
        <w:t>The species is endemic to</w:t>
      </w:r>
      <w:ins w:id="1" w:author="Jack Plummer" w:date="2022-08-22T11:48:00Z">
        <w:r w:rsidR="00FA6337">
          <w:rPr>
            <w:rFonts w:ascii="Georgia" w:hAnsi="Georgia"/>
          </w:rPr>
          <w:t xml:space="preserve"> Peninsular</w:t>
        </w:r>
      </w:ins>
      <w:r>
        <w:rPr>
          <w:rFonts w:ascii="Georgia" w:hAnsi="Georgia"/>
        </w:rPr>
        <w:t xml:space="preserve"> Thailand. It has been documented </w:t>
      </w:r>
      <w:del w:id="2" w:author="Jack Plummer" w:date="2022-08-22T11:48:00Z">
        <w:r w:rsidDel="00FA6337">
          <w:rPr>
            <w:rFonts w:ascii="Georgia" w:hAnsi="Georgia"/>
          </w:rPr>
          <w:delText>at Peninsular:</w:delText>
        </w:r>
      </w:del>
      <w:ins w:id="3" w:author="Jack Plummer" w:date="2022-08-22T11:48:00Z">
        <w:r w:rsidR="00FA6337">
          <w:rPr>
            <w:rFonts w:ascii="Georgia" w:hAnsi="Georgia"/>
          </w:rPr>
          <w:t>fro</w:t>
        </w:r>
      </w:ins>
      <w:ins w:id="4" w:author="Jack Plummer" w:date="2022-08-22T11:49:00Z">
        <w:r w:rsidR="00FA6337">
          <w:rPr>
            <w:rFonts w:ascii="Georgia" w:hAnsi="Georgia"/>
          </w:rPr>
          <w:t>m</w:t>
        </w:r>
      </w:ins>
      <w:r>
        <w:rPr>
          <w:rFonts w:ascii="Georgia" w:hAnsi="Georgia"/>
        </w:rPr>
        <w:t> </w:t>
      </w:r>
      <w:r>
        <w:rPr>
          <w:rFonts w:ascii="Georgia" w:hAnsi="Georgia"/>
        </w:rPr>
        <w:t xml:space="preserve">Nakhon Si Thammarat (Lan Saka), </w:t>
      </w:r>
      <w:proofErr w:type="spellStart"/>
      <w:r>
        <w:rPr>
          <w:rFonts w:ascii="Georgia" w:hAnsi="Georgia"/>
        </w:rPr>
        <w:t>Phatthalung</w:t>
      </w:r>
      <w:proofErr w:type="spellEnd"/>
      <w:r>
        <w:rPr>
          <w:rFonts w:ascii="Georgia" w:hAnsi="Georgia"/>
        </w:rPr>
        <w:t xml:space="preserve"> (Khao Pu Khao </w:t>
      </w:r>
      <w:proofErr w:type="spellStart"/>
      <w:r>
        <w:rPr>
          <w:rFonts w:ascii="Georgia" w:hAnsi="Georgia"/>
        </w:rPr>
        <w:t>Ya</w:t>
      </w:r>
      <w:proofErr w:type="spellEnd"/>
      <w:r>
        <w:rPr>
          <w:rFonts w:ascii="Georgia" w:hAnsi="Georgia"/>
        </w:rPr>
        <w:t xml:space="preserve"> National Park) and </w:t>
      </w:r>
      <w:proofErr w:type="spellStart"/>
      <w:r>
        <w:rPr>
          <w:rFonts w:ascii="Georgia" w:hAnsi="Georgia"/>
        </w:rPr>
        <w:t>Satun</w:t>
      </w:r>
      <w:proofErr w:type="spellEnd"/>
      <w:r>
        <w:rPr>
          <w:rFonts w:ascii="Georgia" w:hAnsi="Georgia"/>
        </w:rPr>
        <w:t xml:space="preserve">. It occurs at elevations </w:t>
      </w:r>
      <w:ins w:id="5" w:author="Jack Plummer" w:date="2022-08-22T11:49:00Z">
        <w:r w:rsidR="00FA6337">
          <w:rPr>
            <w:rFonts w:ascii="Georgia" w:hAnsi="Georgia"/>
          </w:rPr>
          <w:t xml:space="preserve">between </w:t>
        </w:r>
      </w:ins>
      <w:r>
        <w:rPr>
          <w:rFonts w:ascii="Georgia" w:hAnsi="Georgia"/>
        </w:rPr>
        <w:t>100-200 m asl</w:t>
      </w:r>
      <w:ins w:id="6" w:author="Jack Plummer" w:date="2022-08-22T11:49:00Z">
        <w:r w:rsidR="00FA6337">
          <w:rPr>
            <w:rFonts w:ascii="Georgia" w:hAnsi="Georgia"/>
          </w:rPr>
          <w:t>.</w:t>
        </w:r>
      </w:ins>
      <w:del w:id="7" w:author="Jack Plummer" w:date="2022-08-22T11:49:00Z">
        <w:r w:rsidDel="00FA6337">
          <w:rPr>
            <w:rFonts w:ascii="Georgia" w:hAnsi="Georgia"/>
          </w:rPr>
          <w:delText>, </w:delText>
        </w:r>
        <w:r w:rsidDel="00FA6337">
          <w:rPr>
            <w:rFonts w:ascii="Georgia" w:hAnsi="Georgia"/>
          </w:rPr>
          <w:delText>Scattered  on  limestone  hills  or  along  roadsides  in  primary  evergreen forest. (Kesonbua and Chantaranothai 2008).</w:delText>
        </w:r>
      </w:del>
      <w:r>
        <w:rPr>
          <w:rFonts w:ascii="Georgia" w:hAnsi="Georgia"/>
        </w:rPr>
        <w:t xml:space="preserve"> Survey w</w:t>
      </w:r>
      <w:r>
        <w:rPr>
          <w:rFonts w:ascii="Georgia" w:hAnsi="Georgia"/>
        </w:rPr>
        <w:t>ork is recommended to identify whether any further subpopulations occur in Thailand.</w:t>
      </w:r>
    </w:p>
    <w:p w14:paraId="4374AAD9" w14:textId="77777777" w:rsidR="00000000" w:rsidRDefault="005656CF">
      <w:pPr>
        <w:pStyle w:val="Heading2"/>
        <w:divId w:val="1382052911"/>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30"/>
        <w:gridCol w:w="6280"/>
      </w:tblGrid>
      <w:tr w:rsidR="00000000" w14:paraId="17EDAB37" w14:textId="77777777">
        <w:trPr>
          <w:divId w:val="1382052911"/>
          <w:tblCellSpacing w:w="15" w:type="dxa"/>
        </w:trPr>
        <w:tc>
          <w:tcPr>
            <w:tcW w:w="0" w:type="auto"/>
            <w:tcBorders>
              <w:bottom w:val="single" w:sz="6" w:space="0" w:color="000000"/>
            </w:tcBorders>
            <w:shd w:val="clear" w:color="auto" w:fill="BBBBBB"/>
            <w:vAlign w:val="center"/>
            <w:hideMark/>
          </w:tcPr>
          <w:p w14:paraId="6DCB319A"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273ADAEE"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9969517" w14:textId="77777777">
        <w:trPr>
          <w:divId w:val="1382052911"/>
          <w:tblCellSpacing w:w="15" w:type="dxa"/>
        </w:trPr>
        <w:tc>
          <w:tcPr>
            <w:tcW w:w="0" w:type="auto"/>
            <w:vAlign w:val="center"/>
            <w:hideMark/>
          </w:tcPr>
          <w:p w14:paraId="13CE0CCA" w14:textId="77777777" w:rsidR="00000000" w:rsidRDefault="005656CF">
            <w:pPr>
              <w:spacing w:after="75"/>
              <w:rPr>
                <w:rFonts w:ascii="Georgia" w:eastAsia="Times New Roman" w:hAnsi="Georgia"/>
                <w:sz w:val="18"/>
                <w:szCs w:val="18"/>
              </w:rPr>
            </w:pPr>
            <w:r>
              <w:rPr>
                <w:rFonts w:ascii="Georgia" w:eastAsia="Times New Roman" w:hAnsi="Georgia"/>
                <w:sz w:val="18"/>
                <w:szCs w:val="18"/>
              </w:rPr>
              <w:t>12</w:t>
            </w:r>
          </w:p>
        </w:tc>
        <w:tc>
          <w:tcPr>
            <w:tcW w:w="0" w:type="auto"/>
            <w:vAlign w:val="center"/>
            <w:hideMark/>
          </w:tcPr>
          <w:p w14:paraId="62CD5083" w14:textId="77777777" w:rsidR="00000000" w:rsidRDefault="005656CF">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w:t>
            </w:r>
            <w:r>
              <w:rPr>
                <w:rFonts w:ascii="Georgia" w:eastAsia="Times New Roman" w:hAnsi="Georgia"/>
                <w:sz w:val="18"/>
                <w:szCs w:val="18"/>
              </w:rPr>
              <w:t>CAT</w:t>
            </w:r>
            <w:proofErr w:type="spellEnd"/>
            <w:r>
              <w:rPr>
                <w:rFonts w:ascii="Georgia" w:eastAsia="Times New Roman" w:hAnsi="Georgia"/>
                <w:sz w:val="18"/>
                <w:szCs w:val="18"/>
              </w:rPr>
              <w:t xml:space="preserve"> (Bachman et al. 2011, GBIF.org 2022).</w:t>
            </w:r>
          </w:p>
        </w:tc>
      </w:tr>
    </w:tbl>
    <w:p w14:paraId="20E29BF4" w14:textId="77777777" w:rsidR="00000000" w:rsidRDefault="005656CF">
      <w:pPr>
        <w:pStyle w:val="Heading2"/>
        <w:divId w:val="1382052911"/>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FA6337" w14:paraId="2DB7D8FA" w14:textId="77777777">
        <w:trPr>
          <w:divId w:val="1382052911"/>
          <w:tblCellSpacing w:w="15" w:type="dxa"/>
        </w:trPr>
        <w:tc>
          <w:tcPr>
            <w:tcW w:w="0" w:type="auto"/>
            <w:tcBorders>
              <w:bottom w:val="single" w:sz="6" w:space="0" w:color="000000"/>
            </w:tcBorders>
            <w:shd w:val="clear" w:color="auto" w:fill="BBBBBB"/>
            <w:vAlign w:val="center"/>
            <w:hideMark/>
          </w:tcPr>
          <w:p w14:paraId="30859836"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102D2EC8"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306855FF"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A757B1A" w14:textId="77777777">
        <w:trPr>
          <w:divId w:val="1382052911"/>
          <w:tblCellSpacing w:w="15" w:type="dxa"/>
        </w:trPr>
        <w:tc>
          <w:tcPr>
            <w:tcW w:w="0" w:type="auto"/>
            <w:vAlign w:val="center"/>
            <w:hideMark/>
          </w:tcPr>
          <w:p w14:paraId="010BB149" w14:textId="77777777" w:rsidR="00000000" w:rsidRDefault="005656CF">
            <w:pPr>
              <w:spacing w:after="75"/>
              <w:rPr>
                <w:rFonts w:ascii="Georgia" w:eastAsia="Times New Roman" w:hAnsi="Georgia"/>
                <w:sz w:val="18"/>
                <w:szCs w:val="18"/>
              </w:rPr>
            </w:pPr>
            <w:r>
              <w:rPr>
                <w:rFonts w:ascii="Georgia" w:eastAsia="Times New Roman" w:hAnsi="Georgia"/>
                <w:sz w:val="18"/>
                <w:szCs w:val="18"/>
              </w:rPr>
              <w:t>282</w:t>
            </w:r>
          </w:p>
        </w:tc>
        <w:tc>
          <w:tcPr>
            <w:tcW w:w="0" w:type="auto"/>
            <w:vAlign w:val="center"/>
            <w:hideMark/>
          </w:tcPr>
          <w:p w14:paraId="389CF56B" w14:textId="77777777" w:rsidR="00000000" w:rsidRDefault="005656CF">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787FD0AD" w14:textId="1EF3DBF7" w:rsidR="00000000" w:rsidRDefault="005656CF">
            <w:pPr>
              <w:spacing w:after="75"/>
              <w:rPr>
                <w:rFonts w:ascii="Georgia" w:eastAsia="Times New Roman" w:hAnsi="Georgia"/>
                <w:sz w:val="18"/>
                <w:szCs w:val="18"/>
              </w:rPr>
            </w:pPr>
            <w:r>
              <w:rPr>
                <w:rFonts w:ascii="Georgia" w:eastAsia="Times New Roman" w:hAnsi="Georgia"/>
                <w:sz w:val="18"/>
                <w:szCs w:val="18"/>
              </w:rPr>
              <w:t xml:space="preserve">Estimated from a </w:t>
            </w:r>
            <w:del w:id="8" w:author="Jack Plummer" w:date="2022-08-22T11:49:00Z">
              <w:r w:rsidDel="00FA6337">
                <w:rPr>
                  <w:rFonts w:ascii="Georgia" w:eastAsia="Times New Roman" w:hAnsi="Georgia"/>
                  <w:sz w:val="18"/>
                  <w:szCs w:val="18"/>
                </w:rPr>
                <w:delText>2 x 2 km grid cell</w:delText>
              </w:r>
            </w:del>
            <w:ins w:id="9" w:author="Jack Plummer" w:date="2022-08-22T11:49:00Z">
              <w:r w:rsidR="00FA6337">
                <w:rPr>
                  <w:rFonts w:ascii="Georgia" w:eastAsia="Times New Roman" w:hAnsi="Georgia"/>
                  <w:sz w:val="18"/>
                  <w:szCs w:val="18"/>
                </w:rPr>
                <w:t>minimum convex polygon</w:t>
              </w:r>
            </w:ins>
            <w:r>
              <w:rPr>
                <w:rFonts w:ascii="Georgia" w:eastAsia="Times New Roman" w:hAnsi="Georgia"/>
                <w:sz w:val="18"/>
                <w:szCs w:val="18"/>
              </w:rPr>
              <w:t xml:space="preserve"> for herbarium specimen point </w:t>
            </w:r>
            <w:r>
              <w:rPr>
                <w:rFonts w:ascii="Georgia" w:eastAsia="Times New Roman" w:hAnsi="Georgia"/>
                <w:sz w:val="18"/>
                <w:szCs w:val="18"/>
              </w:rPr>
              <w:t xml:space="preserve">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680070D4" w14:textId="77777777" w:rsidR="00000000" w:rsidRDefault="005656CF">
      <w:pPr>
        <w:pStyle w:val="Heading2"/>
        <w:divId w:val="1382052911"/>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542"/>
        <w:gridCol w:w="7468"/>
      </w:tblGrid>
      <w:tr w:rsidR="00000000" w14:paraId="76A611FE" w14:textId="77777777">
        <w:trPr>
          <w:divId w:val="1382052911"/>
          <w:tblCellSpacing w:w="15" w:type="dxa"/>
        </w:trPr>
        <w:tc>
          <w:tcPr>
            <w:tcW w:w="0" w:type="auto"/>
            <w:tcBorders>
              <w:bottom w:val="single" w:sz="6" w:space="0" w:color="000000"/>
            </w:tcBorders>
            <w:shd w:val="clear" w:color="auto" w:fill="BBBBBB"/>
            <w:vAlign w:val="center"/>
            <w:hideMark/>
          </w:tcPr>
          <w:p w14:paraId="73F573CB"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2A681979"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179B293" w14:textId="77777777">
        <w:trPr>
          <w:divId w:val="1382052911"/>
          <w:tblCellSpacing w:w="15" w:type="dxa"/>
        </w:trPr>
        <w:tc>
          <w:tcPr>
            <w:tcW w:w="0" w:type="auto"/>
            <w:vAlign w:val="center"/>
            <w:hideMark/>
          </w:tcPr>
          <w:p w14:paraId="5C0D31B6" w14:textId="77777777" w:rsidR="00000000" w:rsidRDefault="005656CF">
            <w:pPr>
              <w:spacing w:after="75"/>
              <w:rPr>
                <w:rFonts w:ascii="Georgia" w:eastAsia="Times New Roman" w:hAnsi="Georgia"/>
                <w:sz w:val="18"/>
                <w:szCs w:val="18"/>
              </w:rPr>
            </w:pPr>
            <w:r>
              <w:rPr>
                <w:rFonts w:ascii="Georgia" w:eastAsia="Times New Roman" w:hAnsi="Georgia"/>
                <w:sz w:val="18"/>
                <w:szCs w:val="18"/>
              </w:rPr>
              <w:t>3</w:t>
            </w:r>
          </w:p>
        </w:tc>
        <w:tc>
          <w:tcPr>
            <w:tcW w:w="0" w:type="auto"/>
            <w:vAlign w:val="center"/>
            <w:hideMark/>
          </w:tcPr>
          <w:p w14:paraId="0138F773" w14:textId="2DCE3194" w:rsidR="00000000" w:rsidRDefault="005656CF">
            <w:pPr>
              <w:spacing w:after="75"/>
              <w:rPr>
                <w:rFonts w:ascii="Georgia" w:eastAsia="Times New Roman" w:hAnsi="Georgia"/>
                <w:sz w:val="18"/>
                <w:szCs w:val="18"/>
              </w:rPr>
            </w:pPr>
            <w:r>
              <w:rPr>
                <w:rFonts w:ascii="Georgia" w:eastAsia="Times New Roman" w:hAnsi="Georgia"/>
                <w:sz w:val="18"/>
                <w:szCs w:val="18"/>
              </w:rPr>
              <w:t xml:space="preserve">The species is known from 3 locations in Nakhon Si Thammarat (Lan Saka), </w:t>
            </w:r>
            <w:proofErr w:type="spellStart"/>
            <w:r>
              <w:rPr>
                <w:rFonts w:ascii="Georgia" w:eastAsia="Times New Roman" w:hAnsi="Georgia"/>
                <w:sz w:val="18"/>
                <w:szCs w:val="18"/>
              </w:rPr>
              <w:t>Phatthalung</w:t>
            </w:r>
            <w:proofErr w:type="spellEnd"/>
            <w:r>
              <w:rPr>
                <w:rFonts w:ascii="Georgia" w:eastAsia="Times New Roman" w:hAnsi="Georgia"/>
                <w:sz w:val="18"/>
                <w:szCs w:val="18"/>
              </w:rPr>
              <w:t xml:space="preserve"> (Khao Pu Khao </w:t>
            </w:r>
            <w:proofErr w:type="spellStart"/>
            <w:r>
              <w:rPr>
                <w:rFonts w:ascii="Georgia" w:eastAsia="Times New Roman" w:hAnsi="Georgia"/>
                <w:sz w:val="18"/>
                <w:szCs w:val="18"/>
              </w:rPr>
              <w:t>Ya</w:t>
            </w:r>
            <w:proofErr w:type="spellEnd"/>
            <w:r>
              <w:rPr>
                <w:rFonts w:ascii="Georgia" w:eastAsia="Times New Roman" w:hAnsi="Georgia"/>
                <w:sz w:val="18"/>
                <w:szCs w:val="18"/>
              </w:rPr>
              <w:t xml:space="preserve"> National Park) and </w:t>
            </w:r>
            <w:proofErr w:type="spellStart"/>
            <w:r>
              <w:rPr>
                <w:rFonts w:ascii="Georgia" w:eastAsia="Times New Roman" w:hAnsi="Georgia"/>
                <w:sz w:val="18"/>
                <w:szCs w:val="18"/>
              </w:rPr>
              <w:t>Satun</w:t>
            </w:r>
            <w:proofErr w:type="spellEnd"/>
            <w:ins w:id="10" w:author="Jack Plummer" w:date="2022-08-22T11:49:00Z">
              <w:r w:rsidR="00FA6337">
                <w:rPr>
                  <w:rFonts w:ascii="Georgia" w:eastAsia="Times New Roman" w:hAnsi="Georgia"/>
                  <w:sz w:val="18"/>
                  <w:szCs w:val="18"/>
                </w:rPr>
                <w:t xml:space="preserve">, where it is threatened </w:t>
              </w:r>
              <w:commentRangeStart w:id="11"/>
              <w:r w:rsidR="00FA6337">
                <w:rPr>
                  <w:rFonts w:ascii="Georgia" w:eastAsia="Times New Roman" w:hAnsi="Georgia"/>
                  <w:sz w:val="18"/>
                  <w:szCs w:val="18"/>
                </w:rPr>
                <w:t>by</w:t>
              </w:r>
              <w:commentRangeEnd w:id="11"/>
              <w:r w:rsidR="00FA6337">
                <w:rPr>
                  <w:rStyle w:val="CommentReference"/>
                </w:rPr>
                <w:commentReference w:id="11"/>
              </w:r>
              <w:r w:rsidR="00FA6337">
                <w:rPr>
                  <w:rFonts w:ascii="Georgia" w:eastAsia="Times New Roman" w:hAnsi="Georgia"/>
                  <w:sz w:val="18"/>
                  <w:szCs w:val="18"/>
                </w:rPr>
                <w:t xml:space="preserve"> </w:t>
              </w:r>
            </w:ins>
            <w:del w:id="12" w:author="Jack Plummer" w:date="2022-08-22T11:49:00Z">
              <w:r w:rsidDel="00FA6337">
                <w:rPr>
                  <w:rFonts w:ascii="Georgia" w:eastAsia="Times New Roman" w:hAnsi="Georgia"/>
                  <w:sz w:val="18"/>
                  <w:szCs w:val="18"/>
                </w:rPr>
                <w:delText>.</w:delText>
              </w:r>
            </w:del>
          </w:p>
        </w:tc>
      </w:tr>
    </w:tbl>
    <w:p w14:paraId="34C462EF" w14:textId="77777777" w:rsidR="00000000" w:rsidRDefault="005656CF">
      <w:pPr>
        <w:pStyle w:val="Heading2"/>
        <w:divId w:val="1382052911"/>
        <w:rPr>
          <w:rFonts w:ascii="Georgia" w:eastAsia="Times New Roman" w:hAnsi="Georgia"/>
          <w:sz w:val="27"/>
          <w:szCs w:val="27"/>
        </w:rPr>
      </w:pPr>
      <w:r>
        <w:rPr>
          <w:rFonts w:ascii="Georgia" w:eastAsia="Times New Roman" w:hAnsi="Georgia"/>
          <w:sz w:val="27"/>
          <w:szCs w:val="27"/>
        </w:rPr>
        <w:t>Elevation / Depth / Depth Zones</w:t>
      </w:r>
    </w:p>
    <w:p w14:paraId="6D142C45" w14:textId="77777777" w:rsidR="00000000" w:rsidRDefault="005656CF">
      <w:pPr>
        <w:pStyle w:val="NormalWeb"/>
        <w:divId w:val="1382052911"/>
        <w:rPr>
          <w:rFonts w:ascii="Georgia" w:hAnsi="Georgia"/>
        </w:rPr>
      </w:pPr>
      <w:r>
        <w:rPr>
          <w:rStyle w:val="datalabel1"/>
          <w:rFonts w:ascii="Georgia" w:hAnsi="Georgia"/>
        </w:rPr>
        <w:t xml:space="preserve">Elevation Lower Limit (in metres above sea level): </w:t>
      </w:r>
      <w:r>
        <w:rPr>
          <w:rFonts w:ascii="Georgia" w:hAnsi="Georgia"/>
        </w:rPr>
        <w:t>100</w:t>
      </w:r>
    </w:p>
    <w:p w14:paraId="39F34286" w14:textId="77777777" w:rsidR="00000000" w:rsidRDefault="005656CF">
      <w:pPr>
        <w:pStyle w:val="NormalWeb"/>
        <w:divId w:val="1382052911"/>
        <w:rPr>
          <w:rFonts w:ascii="Georgia" w:hAnsi="Georgia"/>
        </w:rPr>
      </w:pPr>
      <w:r>
        <w:rPr>
          <w:rStyle w:val="datalabel1"/>
          <w:rFonts w:ascii="Georgia" w:hAnsi="Georgia"/>
        </w:rPr>
        <w:t>Elevation Upper Limit (in metres above s</w:t>
      </w:r>
      <w:r>
        <w:rPr>
          <w:rStyle w:val="datalabel1"/>
          <w:rFonts w:ascii="Georgia" w:hAnsi="Georgia"/>
        </w:rPr>
        <w:t xml:space="preserve">ea level): </w:t>
      </w:r>
      <w:r>
        <w:rPr>
          <w:rFonts w:ascii="Georgia" w:hAnsi="Georgia"/>
        </w:rPr>
        <w:t>200</w:t>
      </w:r>
    </w:p>
    <w:p w14:paraId="444BDCAE" w14:textId="77777777" w:rsidR="00000000" w:rsidRDefault="005656CF">
      <w:pPr>
        <w:pStyle w:val="Heading2"/>
        <w:divId w:val="1382052911"/>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000000" w14:paraId="64530C64" w14:textId="77777777">
        <w:trPr>
          <w:divId w:val="1382052911"/>
          <w:tblCellSpacing w:w="15" w:type="dxa"/>
        </w:trPr>
        <w:tc>
          <w:tcPr>
            <w:tcW w:w="0" w:type="auto"/>
            <w:tcBorders>
              <w:bottom w:val="single" w:sz="6" w:space="0" w:color="000000"/>
            </w:tcBorders>
            <w:shd w:val="clear" w:color="auto" w:fill="BBBBBB"/>
            <w:vAlign w:val="center"/>
            <w:hideMark/>
          </w:tcPr>
          <w:p w14:paraId="2D5DDC6C"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04DDF394"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51D62E29"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20B5B9FB"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76AC98EA"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567334D4"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CBE918B"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55E243E2"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 xml:space="preserve">Date restriction </w:t>
            </w:r>
            <w:r>
              <w:rPr>
                <w:rFonts w:ascii="Georgia" w:eastAsia="Times New Roman" w:hAnsi="Georgia"/>
                <w:b/>
                <w:bCs/>
                <w:sz w:val="18"/>
                <w:szCs w:val="18"/>
              </w:rPr>
              <w:t>imposed:</w:t>
            </w:r>
          </w:p>
        </w:tc>
      </w:tr>
      <w:tr w:rsidR="00000000" w14:paraId="5D8B6516" w14:textId="77777777">
        <w:trPr>
          <w:divId w:val="1382052911"/>
          <w:tblCellSpacing w:w="15" w:type="dxa"/>
        </w:trPr>
        <w:tc>
          <w:tcPr>
            <w:tcW w:w="0" w:type="auto"/>
            <w:vAlign w:val="center"/>
            <w:hideMark/>
          </w:tcPr>
          <w:p w14:paraId="610F499E" w14:textId="77777777" w:rsidR="00000000" w:rsidRDefault="005656CF">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228824D1"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BF92769" w14:textId="77777777" w:rsidR="00000000" w:rsidRDefault="005656CF">
            <w:pPr>
              <w:spacing w:after="75"/>
              <w:rPr>
                <w:rFonts w:ascii="Georgia" w:eastAsia="Times New Roman" w:hAnsi="Georgia"/>
                <w:sz w:val="18"/>
                <w:szCs w:val="18"/>
              </w:rPr>
            </w:pPr>
            <w:r>
              <w:rPr>
                <w:rFonts w:ascii="Georgia" w:eastAsia="Times New Roman" w:hAnsi="Georgia"/>
                <w:sz w:val="18"/>
                <w:szCs w:val="18"/>
              </w:rPr>
              <w:t xml:space="preserve">Map created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using point data from georeferenced herbarium specimen records.</w:t>
            </w:r>
          </w:p>
        </w:tc>
        <w:tc>
          <w:tcPr>
            <w:tcW w:w="0" w:type="auto"/>
            <w:vAlign w:val="center"/>
            <w:hideMark/>
          </w:tcPr>
          <w:p w14:paraId="0069DDE9"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872E34C"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A86C887"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FC7DD40"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17FC3E8"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r>
    </w:tbl>
    <w:p w14:paraId="47B1D39C" w14:textId="77777777" w:rsidR="00000000" w:rsidRDefault="005656CF">
      <w:pPr>
        <w:pStyle w:val="Heading2"/>
        <w:divId w:val="1382052911"/>
        <w:rPr>
          <w:rFonts w:ascii="Georgia" w:eastAsia="Times New Roman" w:hAnsi="Georgia"/>
          <w:sz w:val="27"/>
          <w:szCs w:val="27"/>
        </w:rPr>
      </w:pPr>
      <w:r>
        <w:rPr>
          <w:rFonts w:ascii="Georgia" w:eastAsia="Times New Roman" w:hAnsi="Georgia"/>
          <w:sz w:val="27"/>
          <w:szCs w:val="27"/>
        </w:rPr>
        <w:t>Biogeographic Realms</w:t>
      </w:r>
    </w:p>
    <w:p w14:paraId="0C0FE09E" w14:textId="77777777" w:rsidR="00000000" w:rsidRDefault="005656CF">
      <w:pPr>
        <w:pStyle w:val="NormalWeb"/>
        <w:divId w:val="1382052911"/>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5828B1D0" w14:textId="77777777" w:rsidR="00000000" w:rsidRDefault="005656CF">
      <w:pPr>
        <w:pStyle w:val="Heading1"/>
        <w:divId w:val="313069615"/>
        <w:rPr>
          <w:rFonts w:ascii="Georgia" w:eastAsia="Times New Roman" w:hAnsi="Georgia"/>
          <w:sz w:val="29"/>
          <w:szCs w:val="29"/>
        </w:rPr>
      </w:pPr>
      <w:r>
        <w:rPr>
          <w:rFonts w:ascii="Georgia" w:eastAsia="Times New Roman" w:hAnsi="Georgia"/>
          <w:sz w:val="29"/>
          <w:szCs w:val="29"/>
        </w:rPr>
        <w:t>Occurrence</w:t>
      </w:r>
    </w:p>
    <w:p w14:paraId="2C3A5D0B" w14:textId="77777777" w:rsidR="00000000" w:rsidRDefault="005656CF">
      <w:pPr>
        <w:pStyle w:val="Heading2"/>
        <w:divId w:val="313069615"/>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097E5A3E" w14:textId="77777777">
        <w:trPr>
          <w:divId w:val="313069615"/>
          <w:tblCellSpacing w:w="15" w:type="dxa"/>
        </w:trPr>
        <w:tc>
          <w:tcPr>
            <w:tcW w:w="0" w:type="auto"/>
            <w:tcBorders>
              <w:bottom w:val="single" w:sz="6" w:space="0" w:color="000000"/>
            </w:tcBorders>
            <w:shd w:val="clear" w:color="auto" w:fill="BBBBBB"/>
            <w:vAlign w:val="center"/>
            <w:hideMark/>
          </w:tcPr>
          <w:p w14:paraId="561038B9"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475D0738"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56EACC67"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08B07C30"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7598FF12"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53CD225C" w14:textId="77777777">
        <w:trPr>
          <w:divId w:val="313069615"/>
          <w:tblCellSpacing w:w="15" w:type="dxa"/>
        </w:trPr>
        <w:tc>
          <w:tcPr>
            <w:tcW w:w="0" w:type="auto"/>
            <w:tcBorders>
              <w:bottom w:val="single" w:sz="6" w:space="0" w:color="CCCCCC"/>
            </w:tcBorders>
            <w:vAlign w:val="center"/>
            <w:hideMark/>
          </w:tcPr>
          <w:p w14:paraId="4F58A403" w14:textId="77777777" w:rsidR="00000000" w:rsidRDefault="005656CF">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1698D65E" w14:textId="77777777" w:rsidR="00000000" w:rsidRDefault="005656CF">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0648E5F" w14:textId="77777777" w:rsidR="00000000" w:rsidRDefault="005656CF">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CB68B29"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20563A8" w14:textId="77777777" w:rsidR="00000000" w:rsidRDefault="005656CF">
            <w:pPr>
              <w:spacing w:after="75"/>
              <w:rPr>
                <w:rFonts w:ascii="Georgia" w:eastAsia="Times New Roman" w:hAnsi="Georgia"/>
                <w:sz w:val="18"/>
                <w:szCs w:val="18"/>
              </w:rPr>
            </w:pPr>
            <w:r>
              <w:rPr>
                <w:rFonts w:ascii="Georgia" w:eastAsia="Times New Roman" w:hAnsi="Georgia"/>
                <w:sz w:val="18"/>
                <w:szCs w:val="18"/>
              </w:rPr>
              <w:t>Resident</w:t>
            </w:r>
          </w:p>
        </w:tc>
      </w:tr>
    </w:tbl>
    <w:p w14:paraId="7FAC06D9" w14:textId="77777777" w:rsidR="00000000" w:rsidRDefault="005656CF">
      <w:pPr>
        <w:pStyle w:val="Heading1"/>
        <w:divId w:val="1934318927"/>
        <w:rPr>
          <w:rFonts w:ascii="Georgia" w:eastAsia="Times New Roman" w:hAnsi="Georgia"/>
          <w:sz w:val="29"/>
          <w:szCs w:val="29"/>
        </w:rPr>
      </w:pPr>
      <w:r>
        <w:rPr>
          <w:rFonts w:ascii="Georgia" w:eastAsia="Times New Roman" w:hAnsi="Georgia"/>
          <w:sz w:val="29"/>
          <w:szCs w:val="29"/>
        </w:rPr>
        <w:t>Population</w:t>
      </w:r>
    </w:p>
    <w:p w14:paraId="058FB476" w14:textId="05832558" w:rsidR="00000000" w:rsidRDefault="005656CF">
      <w:pPr>
        <w:pStyle w:val="NormalWeb"/>
        <w:divId w:val="1934318927"/>
        <w:rPr>
          <w:rFonts w:ascii="Georgia" w:hAnsi="Georgia"/>
        </w:rPr>
      </w:pPr>
      <w:del w:id="13" w:author="Jack Plummer" w:date="2022-08-22T11:49:00Z">
        <w:r w:rsidDel="00FA6337">
          <w:rPr>
            <w:rFonts w:ascii="Georgia" w:hAnsi="Georgia"/>
          </w:rPr>
          <w:delText xml:space="preserve">The species is known from 3 locations in Nakhon Si Thammarat (Lan Saka), Phatthalung (Khao Pu Khao Ya National Park) and Satun. </w:delText>
        </w:r>
      </w:del>
      <w:r>
        <w:rPr>
          <w:rFonts w:ascii="Georgia" w:hAnsi="Georgia"/>
        </w:rPr>
        <w:t>Based on habitat loss at known sites, the population trend is suspected to be decreasing. No information is available around the</w:t>
      </w:r>
      <w:r>
        <w:rPr>
          <w:rFonts w:ascii="Georgia" w:hAnsi="Georgia"/>
        </w:rPr>
        <w:t xml:space="preserve"> size and status of specific subpopulations</w:t>
      </w:r>
      <w:del w:id="14" w:author="Jack Plummer" w:date="2022-08-22T11:50:00Z">
        <w:r w:rsidDel="00FA6337">
          <w:rPr>
            <w:rFonts w:ascii="Georgia" w:hAnsi="Georgia"/>
          </w:rPr>
          <w:delText xml:space="preserve"> and the current population trend is unknown</w:delText>
        </w:r>
      </w:del>
      <w:r>
        <w:rPr>
          <w:rFonts w:ascii="Georgia" w:hAnsi="Georgia"/>
        </w:rPr>
        <w:t>. Further research into population status and trends is required to confirmed whether a decline is apparent and ongoing.</w:t>
      </w:r>
    </w:p>
    <w:p w14:paraId="750ACFA2" w14:textId="77777777" w:rsidR="00000000" w:rsidRDefault="005656CF">
      <w:pPr>
        <w:pStyle w:val="Heading2"/>
        <w:divId w:val="1934318927"/>
        <w:rPr>
          <w:rFonts w:ascii="Georgia" w:eastAsia="Times New Roman" w:hAnsi="Georgia"/>
          <w:sz w:val="27"/>
          <w:szCs w:val="27"/>
        </w:rPr>
      </w:pPr>
      <w:r>
        <w:rPr>
          <w:rFonts w:ascii="Georgia" w:eastAsia="Times New Roman" w:hAnsi="Georgia"/>
          <w:sz w:val="27"/>
          <w:szCs w:val="27"/>
        </w:rPr>
        <w:t>Population Information</w:t>
      </w:r>
    </w:p>
    <w:p w14:paraId="3ACC5F9B" w14:textId="77777777" w:rsidR="00000000" w:rsidRDefault="005656CF">
      <w:pPr>
        <w:pStyle w:val="NormalWeb"/>
        <w:divId w:val="1934318927"/>
        <w:rPr>
          <w:rFonts w:ascii="Georgia" w:hAnsi="Georgia"/>
        </w:rPr>
      </w:pPr>
      <w:r>
        <w:rPr>
          <w:rStyle w:val="datalabel1"/>
          <w:rFonts w:ascii="Georgia" w:hAnsi="Georgia"/>
        </w:rPr>
        <w:t>Current Population Trend:</w:t>
      </w:r>
      <w:r>
        <w:rPr>
          <w:rStyle w:val="datalabel1"/>
          <w:rFonts w:ascii="Georgia" w:hAnsi="Georgia"/>
        </w:rPr>
        <w:t xml:space="preserve"> </w:t>
      </w:r>
      <w:r>
        <w:rPr>
          <w:rFonts w:ascii="Georgia" w:hAnsi="Georgia"/>
        </w:rPr>
        <w:t>Decreasing</w:t>
      </w:r>
    </w:p>
    <w:p w14:paraId="4D7C8A8F" w14:textId="77777777" w:rsidR="00000000" w:rsidRDefault="005656CF">
      <w:pPr>
        <w:pStyle w:val="Heading1"/>
        <w:divId w:val="647512664"/>
        <w:rPr>
          <w:rFonts w:ascii="Georgia" w:eastAsia="Times New Roman" w:hAnsi="Georgia"/>
          <w:sz w:val="29"/>
          <w:szCs w:val="29"/>
        </w:rPr>
      </w:pPr>
      <w:r>
        <w:rPr>
          <w:rFonts w:ascii="Georgia" w:eastAsia="Times New Roman" w:hAnsi="Georgia"/>
          <w:sz w:val="29"/>
          <w:szCs w:val="29"/>
        </w:rPr>
        <w:t>Habitats and Ecology</w:t>
      </w:r>
    </w:p>
    <w:p w14:paraId="3DDC7434" w14:textId="4FF6B254" w:rsidR="00000000" w:rsidRDefault="005656CF">
      <w:pPr>
        <w:pStyle w:val="NormalWeb"/>
        <w:divId w:val="647512664"/>
        <w:rPr>
          <w:rFonts w:ascii="Georgia" w:hAnsi="Georgia"/>
        </w:rPr>
      </w:pPr>
      <w:r>
        <w:rPr>
          <w:rFonts w:ascii="Georgia" w:hAnsi="Georgia"/>
        </w:rPr>
        <w:t>This species is a small tree. It</w:t>
      </w:r>
      <w:del w:id="15" w:author="Jack Plummer" w:date="2022-08-22T11:50:00Z">
        <w:r w:rsidDel="00FA6337">
          <w:rPr>
            <w:rFonts w:ascii="Georgia" w:hAnsi="Georgia"/>
          </w:rPr>
          <w:delText xml:space="preserve"> </w:delText>
        </w:r>
      </w:del>
      <w:ins w:id="16" w:author="Jack Plummer" w:date="2022-08-22T11:50:00Z">
        <w:r w:rsidR="00FA6337">
          <w:rPr>
            <w:rFonts w:ascii="Georgia" w:hAnsi="Georgia"/>
          </w:rPr>
          <w:t xml:space="preserve"> grows scattered on</w:t>
        </w:r>
      </w:ins>
      <w:del w:id="17" w:author="Jack Plummer" w:date="2022-08-22T11:50:00Z">
        <w:r w:rsidDel="00FA6337">
          <w:rPr>
            <w:rFonts w:ascii="Georgia" w:hAnsi="Georgia"/>
          </w:rPr>
          <w:delText>distributes on </w:delText>
        </w:r>
      </w:del>
      <w:r>
        <w:rPr>
          <w:rFonts w:ascii="Georgia" w:hAnsi="Georgia"/>
        </w:rPr>
        <w:t xml:space="preserve"> limestone </w:t>
      </w:r>
      <w:del w:id="18" w:author="Jack Plummer" w:date="2022-08-22T11:50:00Z">
        <w:r w:rsidDel="00FA6337">
          <w:rPr>
            <w:rFonts w:ascii="Georgia" w:hAnsi="Georgia"/>
          </w:rPr>
          <w:delText xml:space="preserve"> </w:delText>
        </w:r>
      </w:del>
      <w:r>
        <w:rPr>
          <w:rFonts w:ascii="Georgia" w:hAnsi="Georgia"/>
        </w:rPr>
        <w:t>hills </w:t>
      </w:r>
      <w:del w:id="19" w:author="Jack Plummer" w:date="2022-08-22T11:50:00Z">
        <w:r w:rsidDel="00FA6337">
          <w:rPr>
            <w:rFonts w:ascii="Georgia" w:hAnsi="Georgia"/>
          </w:rPr>
          <w:delText xml:space="preserve"> </w:delText>
        </w:r>
      </w:del>
      <w:r>
        <w:rPr>
          <w:rFonts w:ascii="Georgia" w:hAnsi="Georgia"/>
        </w:rPr>
        <w:t>or </w:t>
      </w:r>
      <w:del w:id="20" w:author="Jack Plummer" w:date="2022-08-22T11:50:00Z">
        <w:r w:rsidDel="00FA6337">
          <w:rPr>
            <w:rFonts w:ascii="Georgia" w:hAnsi="Georgia"/>
          </w:rPr>
          <w:delText xml:space="preserve"> </w:delText>
        </w:r>
      </w:del>
      <w:r>
        <w:rPr>
          <w:rFonts w:ascii="Georgia" w:hAnsi="Georgia"/>
        </w:rPr>
        <w:t>along </w:t>
      </w:r>
      <w:del w:id="21" w:author="Jack Plummer" w:date="2022-08-22T11:50:00Z">
        <w:r w:rsidDel="00FA6337">
          <w:rPr>
            <w:rFonts w:ascii="Georgia" w:hAnsi="Georgia"/>
          </w:rPr>
          <w:delText xml:space="preserve"> </w:delText>
        </w:r>
      </w:del>
      <w:r>
        <w:rPr>
          <w:rFonts w:ascii="Georgia" w:hAnsi="Georgia"/>
        </w:rPr>
        <w:t>roadsides </w:t>
      </w:r>
      <w:del w:id="22" w:author="Jack Plummer" w:date="2022-08-22T11:50:00Z">
        <w:r w:rsidDel="00FA6337">
          <w:rPr>
            <w:rFonts w:ascii="Georgia" w:hAnsi="Georgia"/>
          </w:rPr>
          <w:delText xml:space="preserve"> </w:delText>
        </w:r>
      </w:del>
      <w:r>
        <w:rPr>
          <w:rFonts w:ascii="Georgia" w:hAnsi="Georgia"/>
        </w:rPr>
        <w:t>in </w:t>
      </w:r>
      <w:del w:id="23" w:author="Jack Plummer" w:date="2022-08-22T11:50:00Z">
        <w:r w:rsidDel="00FA6337">
          <w:rPr>
            <w:rFonts w:ascii="Georgia" w:hAnsi="Georgia"/>
          </w:rPr>
          <w:delText xml:space="preserve"> </w:delText>
        </w:r>
      </w:del>
      <w:r>
        <w:rPr>
          <w:rFonts w:ascii="Georgia" w:hAnsi="Georgia"/>
        </w:rPr>
        <w:t>primary </w:t>
      </w:r>
      <w:del w:id="24" w:author="Jack Plummer" w:date="2022-08-22T11:50:00Z">
        <w:r w:rsidDel="00FA6337">
          <w:rPr>
            <w:rFonts w:ascii="Georgia" w:hAnsi="Georgia"/>
          </w:rPr>
          <w:delText xml:space="preserve"> </w:delText>
        </w:r>
      </w:del>
      <w:r>
        <w:rPr>
          <w:rFonts w:ascii="Georgia" w:hAnsi="Georgia"/>
        </w:rPr>
        <w:t>evergreen forest</w:t>
      </w:r>
      <w:del w:id="25" w:author="Jack Plummer" w:date="2022-08-22T11:50:00Z">
        <w:r w:rsidDel="00FA6337">
          <w:rPr>
            <w:rFonts w:ascii="Georgia" w:hAnsi="Georgia"/>
          </w:rPr>
          <w:delText>; altitude 100–200 m asl. </w:delText>
        </w:r>
      </w:del>
      <w:ins w:id="26" w:author="Jack Plummer" w:date="2022-08-22T11:50:00Z">
        <w:r w:rsidR="00FA6337">
          <w:rPr>
            <w:rFonts w:ascii="Georgia" w:hAnsi="Georgia"/>
          </w:rPr>
          <w:t>.</w:t>
        </w:r>
      </w:ins>
    </w:p>
    <w:p w14:paraId="4D62CA14" w14:textId="77777777" w:rsidR="00000000" w:rsidRDefault="005656CF">
      <w:pPr>
        <w:pStyle w:val="Heading2"/>
        <w:divId w:val="647512664"/>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843"/>
        <w:gridCol w:w="718"/>
        <w:gridCol w:w="1020"/>
        <w:gridCol w:w="1888"/>
      </w:tblGrid>
      <w:tr w:rsidR="00000000" w14:paraId="0E83D285" w14:textId="77777777">
        <w:trPr>
          <w:divId w:val="647512664"/>
          <w:tblCellSpacing w:w="15" w:type="dxa"/>
        </w:trPr>
        <w:tc>
          <w:tcPr>
            <w:tcW w:w="0" w:type="auto"/>
            <w:tcBorders>
              <w:bottom w:val="single" w:sz="6" w:space="0" w:color="000000"/>
            </w:tcBorders>
            <w:shd w:val="clear" w:color="auto" w:fill="BBBBBB"/>
            <w:vAlign w:val="center"/>
            <w:hideMark/>
          </w:tcPr>
          <w:p w14:paraId="61EF3D47"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320EA8BB"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776BE2E6"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00EC9103"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Major Importanc</w:t>
            </w:r>
            <w:r>
              <w:rPr>
                <w:rFonts w:ascii="Georgia" w:eastAsia="Times New Roman" w:hAnsi="Georgia"/>
                <w:b/>
                <w:bCs/>
                <w:sz w:val="18"/>
                <w:szCs w:val="18"/>
              </w:rPr>
              <w:t>e?</w:t>
            </w:r>
          </w:p>
        </w:tc>
      </w:tr>
      <w:tr w:rsidR="00000000" w14:paraId="24675B84" w14:textId="77777777">
        <w:trPr>
          <w:divId w:val="647512664"/>
          <w:tblCellSpacing w:w="15" w:type="dxa"/>
        </w:trPr>
        <w:tc>
          <w:tcPr>
            <w:tcW w:w="0" w:type="auto"/>
            <w:tcBorders>
              <w:bottom w:val="single" w:sz="6" w:space="0" w:color="CCCCCC"/>
            </w:tcBorders>
            <w:vAlign w:val="center"/>
            <w:hideMark/>
          </w:tcPr>
          <w:p w14:paraId="722FF528" w14:textId="77777777" w:rsidR="00000000" w:rsidRDefault="005656CF">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34DCF7C1"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C197EDB" w14:textId="77777777" w:rsidR="00000000" w:rsidRDefault="005656CF">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92465F0"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r>
    </w:tbl>
    <w:p w14:paraId="2C2E9AB1" w14:textId="77777777" w:rsidR="00000000" w:rsidRDefault="005656CF">
      <w:pPr>
        <w:pStyle w:val="Heading2"/>
        <w:divId w:val="647512664"/>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75"/>
        <w:gridCol w:w="894"/>
        <w:gridCol w:w="6241"/>
      </w:tblGrid>
      <w:tr w:rsidR="00000000" w14:paraId="5F1C2393" w14:textId="77777777">
        <w:trPr>
          <w:divId w:val="647512664"/>
          <w:tblCellSpacing w:w="15" w:type="dxa"/>
        </w:trPr>
        <w:tc>
          <w:tcPr>
            <w:tcW w:w="0" w:type="auto"/>
            <w:tcBorders>
              <w:bottom w:val="single" w:sz="6" w:space="0" w:color="000000"/>
            </w:tcBorders>
            <w:shd w:val="clear" w:color="auto" w:fill="BBBBBB"/>
            <w:vAlign w:val="center"/>
            <w:hideMark/>
          </w:tcPr>
          <w:p w14:paraId="12F13392"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4A543584"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1B95DBC0" w14:textId="77777777" w:rsidR="00000000" w:rsidRDefault="005656CF">
            <w:pPr>
              <w:spacing w:after="75"/>
              <w:rPr>
                <w:rFonts w:ascii="Georgia" w:eastAsia="Times New Roman" w:hAnsi="Georgia"/>
                <w:b/>
                <w:bCs/>
                <w:sz w:val="18"/>
                <w:szCs w:val="18"/>
              </w:rPr>
            </w:pPr>
            <w:commentRangeStart w:id="27"/>
            <w:r>
              <w:rPr>
                <w:rFonts w:ascii="Georgia" w:eastAsia="Times New Roman" w:hAnsi="Georgia"/>
                <w:b/>
                <w:bCs/>
                <w:sz w:val="18"/>
                <w:szCs w:val="18"/>
              </w:rPr>
              <w:t>Justification</w:t>
            </w:r>
            <w:commentRangeEnd w:id="27"/>
            <w:r w:rsidR="00FA6337">
              <w:rPr>
                <w:rStyle w:val="CommentReference"/>
              </w:rPr>
              <w:commentReference w:id="27"/>
            </w:r>
          </w:p>
        </w:tc>
      </w:tr>
      <w:tr w:rsidR="00000000" w14:paraId="15196DBC" w14:textId="77777777">
        <w:trPr>
          <w:divId w:val="647512664"/>
          <w:tblCellSpacing w:w="15" w:type="dxa"/>
        </w:trPr>
        <w:tc>
          <w:tcPr>
            <w:tcW w:w="0" w:type="auto"/>
            <w:vAlign w:val="center"/>
            <w:hideMark/>
          </w:tcPr>
          <w:p w14:paraId="558D9B8A" w14:textId="77777777" w:rsidR="00000000" w:rsidRDefault="005656CF">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3494CE82" w14:textId="77777777" w:rsidR="00000000" w:rsidRDefault="005656CF">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4BC30EBE" w14:textId="33125797" w:rsidR="00000000" w:rsidRDefault="005656CF">
            <w:pPr>
              <w:spacing w:after="75"/>
              <w:rPr>
                <w:rFonts w:ascii="Georgia" w:eastAsia="Times New Roman" w:hAnsi="Georgia"/>
                <w:sz w:val="18"/>
                <w:szCs w:val="18"/>
              </w:rPr>
            </w:pPr>
            <w:r>
              <w:rPr>
                <w:rFonts w:ascii="Georgia" w:eastAsia="Times New Roman" w:hAnsi="Georgia"/>
                <w:sz w:val="18"/>
                <w:szCs w:val="18"/>
              </w:rPr>
              <w:t xml:space="preserve">Between 2002 and 2021, </w:t>
            </w:r>
            <w:del w:id="28" w:author="Jack Plummer" w:date="2022-08-22T11:50:00Z">
              <w:r w:rsidDel="00FA6337">
                <w:rPr>
                  <w:rFonts w:ascii="Georgia" w:eastAsia="Times New Roman" w:hAnsi="Georgia"/>
                  <w:sz w:val="18"/>
                  <w:szCs w:val="18"/>
                </w:rPr>
                <w:delText xml:space="preserve">forest cover in </w:delText>
              </w:r>
            </w:del>
            <w:r>
              <w:rPr>
                <w:rFonts w:ascii="Georgia" w:eastAsia="Times New Roman" w:hAnsi="Georgia"/>
                <w:sz w:val="18"/>
                <w:szCs w:val="18"/>
              </w:rPr>
              <w:t xml:space="preserve">Nakhon Si Thammarat, </w:t>
            </w:r>
            <w:proofErr w:type="spellStart"/>
            <w:r>
              <w:rPr>
                <w:rFonts w:ascii="Georgia" w:eastAsia="Times New Roman" w:hAnsi="Georgia"/>
                <w:sz w:val="18"/>
                <w:szCs w:val="18"/>
              </w:rPr>
              <w:t>Phatthalung</w:t>
            </w:r>
            <w:proofErr w:type="spellEnd"/>
            <w:r>
              <w:rPr>
                <w:rFonts w:ascii="Georgia" w:eastAsia="Times New Roman" w:hAnsi="Georgia"/>
                <w:sz w:val="18"/>
                <w:szCs w:val="18"/>
              </w:rPr>
              <w:t xml:space="preserve">, and </w:t>
            </w:r>
            <w:proofErr w:type="spellStart"/>
            <w:r>
              <w:rPr>
                <w:rFonts w:ascii="Georgia" w:eastAsia="Times New Roman" w:hAnsi="Georgia"/>
                <w:sz w:val="18"/>
                <w:szCs w:val="18"/>
              </w:rPr>
              <w:t>Satun</w:t>
            </w:r>
            <w:proofErr w:type="spellEnd"/>
            <w:r>
              <w:rPr>
                <w:rFonts w:ascii="Georgia" w:eastAsia="Times New Roman" w:hAnsi="Georgia"/>
                <w:sz w:val="18"/>
                <w:szCs w:val="18"/>
              </w:rPr>
              <w:t xml:space="preserve"> lost 11.0 kha, 596 ha and 3.3 kha of humid primary forest respectively,</w:t>
            </w:r>
            <w:r>
              <w:rPr>
                <w:rFonts w:ascii="Georgia" w:eastAsia="Times New Roman" w:hAnsi="Georgia"/>
                <w:sz w:val="18"/>
                <w:szCs w:val="18"/>
              </w:rPr>
              <w:t xml:space="preserve"> </w:t>
            </w:r>
            <w:r>
              <w:rPr>
                <w:rFonts w:ascii="Georgia" w:eastAsia="Times New Roman" w:hAnsi="Georgia"/>
                <w:sz w:val="18"/>
                <w:szCs w:val="18"/>
              </w:rPr>
              <w:t xml:space="preserve">making up 6.7, 1.5 and 7.0 of </w:t>
            </w:r>
            <w:ins w:id="29" w:author="Jack Plummer" w:date="2022-08-22T11:50:00Z">
              <w:r w:rsidR="00FA6337">
                <w:rPr>
                  <w:rFonts w:ascii="Georgia" w:eastAsia="Times New Roman" w:hAnsi="Georgia"/>
                  <w:sz w:val="18"/>
                  <w:szCs w:val="18"/>
                </w:rPr>
                <w:t>t</w:t>
              </w:r>
            </w:ins>
            <w:ins w:id="30" w:author="Jack Plummer" w:date="2022-08-22T11:51:00Z">
              <w:r w:rsidR="00FA6337">
                <w:rPr>
                  <w:rFonts w:ascii="Georgia" w:eastAsia="Times New Roman" w:hAnsi="Georgia"/>
                  <w:sz w:val="18"/>
                  <w:szCs w:val="18"/>
                </w:rPr>
                <w:t>heir</w:t>
              </w:r>
            </w:ins>
            <w:del w:id="31" w:author="Jack Plummer" w:date="2022-08-22T11:50:00Z">
              <w:r w:rsidDel="00FA6337">
                <w:rPr>
                  <w:rFonts w:ascii="Georgia" w:eastAsia="Times New Roman" w:hAnsi="Georgia"/>
                  <w:sz w:val="18"/>
                  <w:szCs w:val="18"/>
                </w:rPr>
                <w:delText>its</w:delText>
              </w:r>
            </w:del>
            <w:r>
              <w:rPr>
                <w:rFonts w:ascii="Georgia" w:eastAsia="Times New Roman" w:hAnsi="Georgia"/>
                <w:sz w:val="18"/>
                <w:szCs w:val="18"/>
              </w:rPr>
              <w:t xml:space="preserve"> total tree cover loss in the same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w:t>
            </w:r>
            <w:ins w:id="32" w:author="Jack Plummer" w:date="2022-08-22T11:51:00Z">
              <w:r w:rsidR="00FA6337">
                <w:rPr>
                  <w:rFonts w:ascii="Georgia" w:eastAsia="Times New Roman" w:hAnsi="Georgia"/>
                  <w:sz w:val="18"/>
                  <w:szCs w:val="18"/>
                </w:rPr>
                <w:t>The t</w:t>
              </w:r>
            </w:ins>
            <w:del w:id="33" w:author="Jack Plummer" w:date="2022-08-22T11:51:00Z">
              <w:r w:rsidDel="00FA6337">
                <w:rPr>
                  <w:rFonts w:ascii="Georgia" w:eastAsia="Times New Roman" w:hAnsi="Georgia"/>
                  <w:sz w:val="18"/>
                  <w:szCs w:val="18"/>
                </w:rPr>
                <w:delText>T</w:delText>
              </w:r>
            </w:del>
            <w:r>
              <w:rPr>
                <w:rFonts w:ascii="Georgia" w:eastAsia="Times New Roman" w:hAnsi="Georgia"/>
                <w:sz w:val="18"/>
                <w:szCs w:val="18"/>
              </w:rPr>
              <w:t xml:space="preserve">otal area of humid </w:t>
            </w:r>
            <w:r>
              <w:rPr>
                <w:rFonts w:ascii="Georgia" w:eastAsia="Times New Roman" w:hAnsi="Georgia"/>
                <w:sz w:val="18"/>
                <w:szCs w:val="18"/>
              </w:rPr>
              <w:t>primary forest decreased by 6.0, 1.2</w:t>
            </w:r>
            <w:ins w:id="34" w:author="Jack Plummer" w:date="2022-08-22T11:51:00Z">
              <w:r w:rsidR="00FA6337">
                <w:rPr>
                  <w:rFonts w:ascii="Georgia" w:eastAsia="Times New Roman" w:hAnsi="Georgia"/>
                  <w:sz w:val="18"/>
                  <w:szCs w:val="18"/>
                </w:rPr>
                <w:t xml:space="preserve"> </w:t>
              </w:r>
            </w:ins>
            <w:r>
              <w:rPr>
                <w:rFonts w:ascii="Georgia" w:eastAsia="Times New Roman" w:hAnsi="Georgia"/>
                <w:sz w:val="18"/>
                <w:szCs w:val="18"/>
              </w:rPr>
              <w:t xml:space="preserve">and 3.9% in this </w:t>
            </w:r>
            <w:proofErr w:type="gramStart"/>
            <w:r>
              <w:rPr>
                <w:rFonts w:ascii="Georgia" w:eastAsia="Times New Roman" w:hAnsi="Georgia"/>
                <w:sz w:val="18"/>
                <w:szCs w:val="18"/>
              </w:rPr>
              <w:t>time period</w:t>
            </w:r>
            <w:proofErr w:type="gramEnd"/>
            <w:r>
              <w:rPr>
                <w:rFonts w:ascii="Georgia" w:eastAsia="Times New Roman" w:hAnsi="Georgia"/>
                <w:sz w:val="18"/>
                <w:szCs w:val="18"/>
              </w:rPr>
              <w:t>, respectively (Global Forest Watch</w:t>
            </w:r>
            <w:del w:id="35" w:author="Jack Plummer" w:date="2022-08-22T11:51:00Z">
              <w:r w:rsidDel="00FA6337">
                <w:rPr>
                  <w:rFonts w:ascii="Georgia" w:eastAsia="Times New Roman" w:hAnsi="Georgia"/>
                  <w:sz w:val="18"/>
                  <w:szCs w:val="18"/>
                </w:rPr>
                <w:delText>.</w:delText>
              </w:r>
            </w:del>
            <w:r>
              <w:rPr>
                <w:rFonts w:ascii="Georgia" w:eastAsia="Times New Roman" w:hAnsi="Georgia"/>
                <w:sz w:val="18"/>
                <w:szCs w:val="18"/>
              </w:rPr>
              <w:t xml:space="preserve"> 2022).</w:t>
            </w:r>
          </w:p>
        </w:tc>
      </w:tr>
    </w:tbl>
    <w:p w14:paraId="0B938F8E" w14:textId="77777777" w:rsidR="00000000" w:rsidRDefault="005656CF">
      <w:pPr>
        <w:pStyle w:val="Heading2"/>
        <w:divId w:val="647512664"/>
        <w:rPr>
          <w:rFonts w:ascii="Georgia" w:eastAsia="Times New Roman" w:hAnsi="Georgia"/>
          <w:sz w:val="27"/>
          <w:szCs w:val="27"/>
        </w:rPr>
      </w:pPr>
      <w:r>
        <w:rPr>
          <w:rFonts w:ascii="Georgia" w:eastAsia="Times New Roman" w:hAnsi="Georgia"/>
          <w:sz w:val="27"/>
          <w:szCs w:val="27"/>
        </w:rPr>
        <w:t>Systems</w:t>
      </w:r>
    </w:p>
    <w:p w14:paraId="36F6EE4A" w14:textId="77777777" w:rsidR="00000000" w:rsidRDefault="005656CF">
      <w:pPr>
        <w:pStyle w:val="NormalWeb"/>
        <w:divId w:val="647512664"/>
        <w:rPr>
          <w:rFonts w:ascii="Georgia" w:hAnsi="Georgia"/>
        </w:rPr>
      </w:pPr>
      <w:r>
        <w:rPr>
          <w:rStyle w:val="datalabel1"/>
          <w:rFonts w:ascii="Georgia" w:hAnsi="Georgia"/>
        </w:rPr>
        <w:t xml:space="preserve">System: </w:t>
      </w:r>
      <w:r>
        <w:rPr>
          <w:rFonts w:ascii="Georgia" w:hAnsi="Georgia"/>
        </w:rPr>
        <w:t>Terrestrial</w:t>
      </w:r>
    </w:p>
    <w:p w14:paraId="3A204D19" w14:textId="77777777" w:rsidR="00000000" w:rsidRDefault="005656CF">
      <w:pPr>
        <w:pStyle w:val="Heading2"/>
        <w:divId w:val="647512664"/>
        <w:rPr>
          <w:rFonts w:ascii="Georgia" w:eastAsia="Times New Roman" w:hAnsi="Georgia"/>
          <w:sz w:val="27"/>
          <w:szCs w:val="27"/>
        </w:rPr>
      </w:pPr>
      <w:r>
        <w:rPr>
          <w:rFonts w:ascii="Georgia" w:eastAsia="Times New Roman" w:hAnsi="Georgia"/>
          <w:sz w:val="27"/>
          <w:szCs w:val="27"/>
        </w:rPr>
        <w:t>Plant Specific</w:t>
      </w:r>
    </w:p>
    <w:p w14:paraId="043A851D" w14:textId="77777777" w:rsidR="00000000" w:rsidRDefault="005656CF">
      <w:pPr>
        <w:pStyle w:val="NormalWeb"/>
        <w:divId w:val="647512664"/>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000000" w14:paraId="37979FDE" w14:textId="77777777">
        <w:trPr>
          <w:divId w:val="647512664"/>
          <w:tblCellSpacing w:w="15" w:type="dxa"/>
        </w:trPr>
        <w:tc>
          <w:tcPr>
            <w:tcW w:w="0" w:type="auto"/>
            <w:tcBorders>
              <w:bottom w:val="single" w:sz="6" w:space="0" w:color="000000"/>
            </w:tcBorders>
            <w:shd w:val="clear" w:color="auto" w:fill="BBBBBB"/>
            <w:vAlign w:val="center"/>
            <w:hideMark/>
          </w:tcPr>
          <w:p w14:paraId="54115285"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000000" w14:paraId="0AEB8846" w14:textId="77777777">
        <w:trPr>
          <w:divId w:val="647512664"/>
          <w:tblCellSpacing w:w="15" w:type="dxa"/>
        </w:trPr>
        <w:tc>
          <w:tcPr>
            <w:tcW w:w="0" w:type="auto"/>
            <w:tcBorders>
              <w:bottom w:val="single" w:sz="6" w:space="0" w:color="CCCCCC"/>
            </w:tcBorders>
            <w:vAlign w:val="center"/>
            <w:hideMark/>
          </w:tcPr>
          <w:p w14:paraId="4EDCE289" w14:textId="77777777" w:rsidR="00000000" w:rsidRDefault="005656CF">
            <w:pPr>
              <w:spacing w:after="75"/>
              <w:rPr>
                <w:rFonts w:ascii="Georgia" w:eastAsia="Times New Roman" w:hAnsi="Georgia"/>
                <w:sz w:val="18"/>
                <w:szCs w:val="18"/>
              </w:rPr>
            </w:pPr>
            <w:r>
              <w:rPr>
                <w:rFonts w:ascii="Georgia" w:eastAsia="Times New Roman" w:hAnsi="Georgia"/>
                <w:sz w:val="18"/>
                <w:szCs w:val="18"/>
              </w:rPr>
              <w:t>Tree - small</w:t>
            </w:r>
          </w:p>
        </w:tc>
      </w:tr>
    </w:tbl>
    <w:p w14:paraId="08D7AB7E" w14:textId="77777777" w:rsidR="00000000" w:rsidRDefault="005656CF">
      <w:pPr>
        <w:pStyle w:val="Heading1"/>
        <w:divId w:val="1254512128"/>
        <w:rPr>
          <w:rFonts w:ascii="Georgia" w:eastAsia="Times New Roman" w:hAnsi="Georgia"/>
          <w:sz w:val="29"/>
          <w:szCs w:val="29"/>
        </w:rPr>
      </w:pPr>
      <w:r>
        <w:rPr>
          <w:rFonts w:ascii="Georgia" w:eastAsia="Times New Roman" w:hAnsi="Georgia"/>
          <w:sz w:val="29"/>
          <w:szCs w:val="29"/>
        </w:rPr>
        <w:t>Use and Trade</w:t>
      </w:r>
    </w:p>
    <w:p w14:paraId="54DAADE1" w14:textId="77777777" w:rsidR="00000000" w:rsidRDefault="005656CF">
      <w:pPr>
        <w:pStyle w:val="Heading2"/>
        <w:divId w:val="1254512128"/>
        <w:rPr>
          <w:rFonts w:ascii="Georgia" w:eastAsia="Times New Roman" w:hAnsi="Georgia"/>
          <w:sz w:val="27"/>
          <w:szCs w:val="27"/>
        </w:rPr>
      </w:pPr>
      <w:r>
        <w:rPr>
          <w:rFonts w:ascii="Georgia" w:eastAsia="Times New Roman" w:hAnsi="Georgia"/>
          <w:sz w:val="27"/>
          <w:szCs w:val="27"/>
        </w:rPr>
        <w:lastRenderedPageBreak/>
        <w:t>General Use and Trade Inform</w:t>
      </w:r>
      <w:r>
        <w:rPr>
          <w:rFonts w:ascii="Georgia" w:eastAsia="Times New Roman" w:hAnsi="Georgia"/>
          <w:sz w:val="27"/>
          <w:szCs w:val="27"/>
        </w:rPr>
        <w:t>ation</w:t>
      </w:r>
    </w:p>
    <w:p w14:paraId="644D77EA" w14:textId="77777777" w:rsidR="00000000" w:rsidRDefault="005656CF">
      <w:pPr>
        <w:pStyle w:val="NormalWeb"/>
        <w:divId w:val="1254512128"/>
        <w:rPr>
          <w:rFonts w:ascii="Georgia" w:hAnsi="Georgia"/>
        </w:rPr>
      </w:pPr>
      <w:r>
        <w:rPr>
          <w:rStyle w:val="datalabel1"/>
          <w:rFonts w:ascii="Georgia" w:hAnsi="Georgia"/>
        </w:rPr>
        <w:t xml:space="preserve">No use/trade information for this species: </w:t>
      </w:r>
      <w:r>
        <w:rPr>
          <w:rFonts w:ascii="Georgia" w:hAnsi="Georgia"/>
        </w:rPr>
        <w:t>true</w:t>
      </w:r>
    </w:p>
    <w:p w14:paraId="0AFE2A6C" w14:textId="77777777" w:rsidR="00000000" w:rsidRDefault="005656CF">
      <w:pPr>
        <w:pStyle w:val="NormalWeb"/>
        <w:divId w:val="1254512128"/>
        <w:rPr>
          <w:rFonts w:ascii="Georgia" w:hAnsi="Georgia"/>
        </w:rPr>
      </w:pPr>
      <w:r>
        <w:rPr>
          <w:rFonts w:ascii="Georgia" w:hAnsi="Georgia"/>
        </w:rPr>
        <w:t xml:space="preserve">No information is available for this species. </w:t>
      </w:r>
    </w:p>
    <w:p w14:paraId="53AE1F9D" w14:textId="77777777" w:rsidR="00000000" w:rsidRDefault="005656CF">
      <w:pPr>
        <w:pStyle w:val="Heading1"/>
        <w:divId w:val="1044907574"/>
        <w:rPr>
          <w:rFonts w:ascii="Georgia" w:eastAsia="Times New Roman" w:hAnsi="Georgia"/>
          <w:sz w:val="29"/>
          <w:szCs w:val="29"/>
        </w:rPr>
      </w:pPr>
      <w:commentRangeStart w:id="36"/>
      <w:commentRangeStart w:id="37"/>
      <w:r>
        <w:rPr>
          <w:rFonts w:ascii="Georgia" w:eastAsia="Times New Roman" w:hAnsi="Georgia"/>
          <w:sz w:val="29"/>
          <w:szCs w:val="29"/>
        </w:rPr>
        <w:t>Threats</w:t>
      </w:r>
      <w:commentRangeEnd w:id="36"/>
      <w:r w:rsidR="00856B48">
        <w:rPr>
          <w:rStyle w:val="CommentReference"/>
          <w:b w:val="0"/>
          <w:bCs w:val="0"/>
          <w:color w:val="auto"/>
          <w:kern w:val="0"/>
        </w:rPr>
        <w:commentReference w:id="36"/>
      </w:r>
      <w:commentRangeEnd w:id="37"/>
      <w:r w:rsidR="00856B48">
        <w:rPr>
          <w:rStyle w:val="CommentReference"/>
          <w:b w:val="0"/>
          <w:bCs w:val="0"/>
          <w:color w:val="auto"/>
          <w:kern w:val="0"/>
        </w:rPr>
        <w:commentReference w:id="37"/>
      </w:r>
    </w:p>
    <w:p w14:paraId="59FFB495" w14:textId="78925056" w:rsidR="00000000" w:rsidRDefault="005656CF">
      <w:pPr>
        <w:pStyle w:val="NormalWeb"/>
        <w:divId w:val="1044907574"/>
        <w:rPr>
          <w:rFonts w:ascii="Georgia" w:hAnsi="Georgia"/>
        </w:rPr>
      </w:pPr>
      <w:r>
        <w:rPr>
          <w:rFonts w:ascii="Georgia" w:hAnsi="Georgia"/>
        </w:rPr>
        <w:t>The</w:t>
      </w:r>
      <w:ins w:id="38" w:author="Jack Plummer" w:date="2022-08-22T11:51:00Z">
        <w:r w:rsidR="00FA6337">
          <w:rPr>
            <w:rFonts w:ascii="Georgia" w:hAnsi="Georgia"/>
          </w:rPr>
          <w:t xml:space="preserve"> major</w:t>
        </w:r>
      </w:ins>
      <w:r>
        <w:rPr>
          <w:rFonts w:ascii="Georgia" w:hAnsi="Georgia"/>
        </w:rPr>
        <w:t xml:space="preserve"> threat to this species is </w:t>
      </w:r>
      <w:del w:id="39" w:author="Jack Plummer" w:date="2022-08-22T11:51:00Z">
        <w:r w:rsidDel="00FA6337">
          <w:rPr>
            <w:rFonts w:ascii="Georgia" w:hAnsi="Georgia"/>
          </w:rPr>
          <w:delText xml:space="preserve">the </w:delText>
        </w:r>
      </w:del>
      <w:r>
        <w:rPr>
          <w:rFonts w:ascii="Georgia" w:hAnsi="Georgia"/>
        </w:rPr>
        <w:t>continued deforestation throughout Thailand</w:t>
      </w:r>
      <w:del w:id="40" w:author="Jack Plummer" w:date="2022-08-22T11:52:00Z">
        <w:r w:rsidDel="00FA6337">
          <w:rPr>
            <w:rFonts w:ascii="Georgia" w:hAnsi="Georgia"/>
          </w:rPr>
          <w:delText>,</w:delText>
        </w:r>
      </w:del>
      <w:ins w:id="41" w:author="Jack Plummer" w:date="2022-08-22T11:52:00Z">
        <w:r w:rsidR="00FA6337">
          <w:rPr>
            <w:rFonts w:ascii="Georgia" w:hAnsi="Georgia"/>
          </w:rPr>
          <w:t>.</w:t>
        </w:r>
      </w:ins>
      <w:r>
        <w:rPr>
          <w:rFonts w:ascii="Georgia" w:hAnsi="Georgia"/>
        </w:rPr>
        <w:t xml:space="preserve"> </w:t>
      </w:r>
      <w:ins w:id="42" w:author="Jack Plummer" w:date="2022-08-22T11:52:00Z">
        <w:r w:rsidR="00FA6337">
          <w:rPr>
            <w:rFonts w:ascii="Georgia" w:hAnsi="Georgia"/>
          </w:rPr>
          <w:t>B</w:t>
        </w:r>
      </w:ins>
      <w:del w:id="43" w:author="Jack Plummer" w:date="2022-08-22T11:51:00Z">
        <w:r w:rsidDel="00FA6337">
          <w:rPr>
            <w:rFonts w:ascii="Georgia" w:hAnsi="Georgia"/>
          </w:rPr>
          <w:delText>which b</w:delText>
        </w:r>
      </w:del>
      <w:r>
        <w:rPr>
          <w:rFonts w:ascii="Georgia" w:hAnsi="Georgia"/>
        </w:rPr>
        <w:t xml:space="preserve">etween 2002 and 2021, </w:t>
      </w:r>
      <w:del w:id="44" w:author="Jack Plummer" w:date="2022-08-22T11:52:00Z">
        <w:r w:rsidDel="00FA6337">
          <w:rPr>
            <w:rFonts w:ascii="Georgia" w:hAnsi="Georgia"/>
          </w:rPr>
          <w:delText xml:space="preserve">forest cover in </w:delText>
        </w:r>
      </w:del>
      <w:r>
        <w:rPr>
          <w:rFonts w:ascii="Georgia" w:hAnsi="Georgia"/>
        </w:rPr>
        <w:t xml:space="preserve">Nakhon Si Thammarat, </w:t>
      </w:r>
      <w:proofErr w:type="spellStart"/>
      <w:r>
        <w:rPr>
          <w:rFonts w:ascii="Georgia" w:hAnsi="Georgia"/>
        </w:rPr>
        <w:t>Phatthalung</w:t>
      </w:r>
      <w:proofErr w:type="spellEnd"/>
      <w:r>
        <w:rPr>
          <w:rFonts w:ascii="Georgia" w:hAnsi="Georgia"/>
        </w:rPr>
        <w:t xml:space="preserve">, and </w:t>
      </w:r>
      <w:proofErr w:type="spellStart"/>
      <w:proofErr w:type="gramStart"/>
      <w:r>
        <w:rPr>
          <w:rFonts w:ascii="Georgia" w:hAnsi="Georgia"/>
        </w:rPr>
        <w:t>Satun</w:t>
      </w:r>
      <w:proofErr w:type="spellEnd"/>
      <w:r>
        <w:rPr>
          <w:rFonts w:ascii="Georgia" w:hAnsi="Georgia"/>
        </w:rPr>
        <w:t>  lost</w:t>
      </w:r>
      <w:proofErr w:type="gramEnd"/>
      <w:r>
        <w:rPr>
          <w:rFonts w:ascii="Georgia" w:hAnsi="Georgia"/>
        </w:rPr>
        <w:t xml:space="preserve"> 11.0 kha, 596 ha and 3.3 kha of humid primary forest respectively, making up 6.7, </w:t>
      </w:r>
      <w:r>
        <w:rPr>
          <w:rFonts w:ascii="Georgia" w:hAnsi="Georgia"/>
        </w:rPr>
        <w:t xml:space="preserve">1.5 and 7.0 of </w:t>
      </w:r>
      <w:ins w:id="45" w:author="Jack Plummer" w:date="2022-08-22T11:52:00Z">
        <w:r w:rsidR="00FA6337">
          <w:rPr>
            <w:rFonts w:ascii="Georgia" w:hAnsi="Georgia"/>
          </w:rPr>
          <w:t>their</w:t>
        </w:r>
      </w:ins>
      <w:del w:id="46" w:author="Jack Plummer" w:date="2022-08-22T11:52:00Z">
        <w:r w:rsidDel="00FA6337">
          <w:rPr>
            <w:rFonts w:ascii="Georgia" w:hAnsi="Georgia"/>
          </w:rPr>
          <w:delText>its</w:delText>
        </w:r>
      </w:del>
      <w:r>
        <w:rPr>
          <w:rFonts w:ascii="Georgia" w:hAnsi="Georgia"/>
        </w:rPr>
        <w:t xml:space="preserve"> total tree cover loss in the same time period. </w:t>
      </w:r>
      <w:ins w:id="47" w:author="Jack Plummer" w:date="2022-08-22T11:52:00Z">
        <w:r w:rsidR="00FA6337">
          <w:rPr>
            <w:rFonts w:ascii="Georgia" w:hAnsi="Georgia"/>
          </w:rPr>
          <w:t xml:space="preserve">The </w:t>
        </w:r>
      </w:ins>
      <w:del w:id="48" w:author="Jack Plummer" w:date="2022-08-22T11:52:00Z">
        <w:r w:rsidDel="00FA6337">
          <w:rPr>
            <w:rFonts w:ascii="Georgia" w:hAnsi="Georgia"/>
          </w:rPr>
          <w:delText>T</w:delText>
        </w:r>
      </w:del>
      <w:ins w:id="49" w:author="Jack Plummer" w:date="2022-08-22T11:52:00Z">
        <w:r w:rsidR="00FA6337">
          <w:rPr>
            <w:rFonts w:ascii="Georgia" w:hAnsi="Georgia"/>
          </w:rPr>
          <w:t>t</w:t>
        </w:r>
      </w:ins>
      <w:r>
        <w:rPr>
          <w:rFonts w:ascii="Georgia" w:hAnsi="Georgia"/>
        </w:rPr>
        <w:t xml:space="preserve">otal area of humid primary forest decreased by 6.0, 1.2and 3.9% in this </w:t>
      </w:r>
      <w:proofErr w:type="gramStart"/>
      <w:r>
        <w:rPr>
          <w:rFonts w:ascii="Georgia" w:hAnsi="Georgia"/>
        </w:rPr>
        <w:t>time period</w:t>
      </w:r>
      <w:proofErr w:type="gramEnd"/>
      <w:r>
        <w:rPr>
          <w:rFonts w:ascii="Georgia" w:hAnsi="Georgia"/>
        </w:rPr>
        <w:t>, respectively (Global Forest Watch</w:t>
      </w:r>
      <w:del w:id="50" w:author="Jack Plummer" w:date="2022-08-22T11:52:00Z">
        <w:r w:rsidDel="00FA6337">
          <w:rPr>
            <w:rFonts w:ascii="Georgia" w:hAnsi="Georgia"/>
          </w:rPr>
          <w:delText>.</w:delText>
        </w:r>
      </w:del>
      <w:r>
        <w:rPr>
          <w:rFonts w:ascii="Georgia" w:hAnsi="Georgia"/>
        </w:rPr>
        <w:t xml:space="preserve"> 2022).</w:t>
      </w:r>
    </w:p>
    <w:p w14:paraId="41BF9D35" w14:textId="77777777" w:rsidR="00000000" w:rsidRDefault="005656CF">
      <w:pPr>
        <w:pStyle w:val="Heading2"/>
        <w:divId w:val="1044907574"/>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2"/>
        <w:gridCol w:w="740"/>
        <w:gridCol w:w="609"/>
        <w:gridCol w:w="815"/>
        <w:gridCol w:w="1144"/>
      </w:tblGrid>
      <w:tr w:rsidR="00000000" w14:paraId="556EB0D6" w14:textId="77777777">
        <w:trPr>
          <w:divId w:val="1044907574"/>
          <w:tblCellSpacing w:w="15" w:type="dxa"/>
        </w:trPr>
        <w:tc>
          <w:tcPr>
            <w:tcW w:w="0" w:type="auto"/>
            <w:tcBorders>
              <w:bottom w:val="single" w:sz="6" w:space="0" w:color="000000"/>
            </w:tcBorders>
            <w:shd w:val="clear" w:color="auto" w:fill="BBBBBB"/>
            <w:vAlign w:val="center"/>
            <w:hideMark/>
          </w:tcPr>
          <w:p w14:paraId="6EFED55D"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414C4C31"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713D3F0"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3EB65363"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3A9D574"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Imp</w:t>
            </w:r>
            <w:r>
              <w:rPr>
                <w:rFonts w:ascii="Georgia" w:eastAsia="Times New Roman" w:hAnsi="Georgia"/>
                <w:b/>
                <w:bCs/>
                <w:sz w:val="18"/>
                <w:szCs w:val="18"/>
              </w:rPr>
              <w:t>act Score</w:t>
            </w:r>
          </w:p>
        </w:tc>
      </w:tr>
      <w:tr w:rsidR="00000000" w14:paraId="5E0E35B0" w14:textId="77777777">
        <w:trPr>
          <w:divId w:val="1044907574"/>
          <w:tblCellSpacing w:w="15" w:type="dxa"/>
        </w:trPr>
        <w:tc>
          <w:tcPr>
            <w:tcW w:w="0" w:type="auto"/>
            <w:vAlign w:val="center"/>
            <w:hideMark/>
          </w:tcPr>
          <w:p w14:paraId="1282D896" w14:textId="77777777" w:rsidR="00000000" w:rsidRDefault="005656CF">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40BBB9F9" w14:textId="77777777" w:rsidR="00000000" w:rsidRDefault="005656CF">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CDA6A3B"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22A6566"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F80DF96" w14:textId="77777777" w:rsidR="00000000" w:rsidRDefault="005656CF">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3DF29A32" w14:textId="77777777">
        <w:trPr>
          <w:divId w:val="1044907574"/>
          <w:tblCellSpacing w:w="15" w:type="dxa"/>
        </w:trPr>
        <w:tc>
          <w:tcPr>
            <w:tcW w:w="0" w:type="auto"/>
            <w:vAlign w:val="center"/>
            <w:hideMark/>
          </w:tcPr>
          <w:p w14:paraId="622E839E" w14:textId="77777777" w:rsidR="00000000" w:rsidRDefault="005656CF">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2D7C26B5" w14:textId="77777777" w:rsidR="00000000" w:rsidRDefault="005656CF">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EE5AD39"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C33116A"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E2FE1B4" w14:textId="77777777" w:rsidR="00000000" w:rsidRDefault="005656CF">
            <w:pPr>
              <w:spacing w:after="75"/>
              <w:rPr>
                <w:rFonts w:ascii="Georgia" w:eastAsia="Times New Roman" w:hAnsi="Georgia"/>
                <w:sz w:val="18"/>
                <w:szCs w:val="18"/>
              </w:rPr>
            </w:pPr>
            <w:r>
              <w:rPr>
                <w:rFonts w:ascii="Georgia" w:eastAsia="Times New Roman" w:hAnsi="Georgia"/>
                <w:sz w:val="18"/>
                <w:szCs w:val="18"/>
              </w:rPr>
              <w:t>Low Impact: 3</w:t>
            </w:r>
          </w:p>
        </w:tc>
      </w:tr>
    </w:tbl>
    <w:p w14:paraId="1F1247E8" w14:textId="77777777" w:rsidR="00000000" w:rsidRDefault="005656CF">
      <w:pPr>
        <w:pStyle w:val="Heading1"/>
        <w:divId w:val="765811870"/>
        <w:rPr>
          <w:rFonts w:ascii="Georgia" w:eastAsia="Times New Roman" w:hAnsi="Georgia"/>
          <w:sz w:val="29"/>
          <w:szCs w:val="29"/>
        </w:rPr>
      </w:pPr>
      <w:r>
        <w:rPr>
          <w:rFonts w:ascii="Georgia" w:eastAsia="Times New Roman" w:hAnsi="Georgia"/>
          <w:sz w:val="29"/>
          <w:szCs w:val="29"/>
        </w:rPr>
        <w:t>Conservation</w:t>
      </w:r>
    </w:p>
    <w:p w14:paraId="1B5D5DA9" w14:textId="77777777" w:rsidR="00000000" w:rsidRDefault="005656CF">
      <w:pPr>
        <w:pStyle w:val="NormalWeb"/>
        <w:divId w:val="765811870"/>
        <w:rPr>
          <w:rFonts w:ascii="Georgia" w:hAnsi="Georgia"/>
        </w:rPr>
      </w:pPr>
      <w:r>
        <w:rPr>
          <w:rFonts w:ascii="Georgia" w:hAnsi="Georgia"/>
        </w:rPr>
        <w:t>The species is not known to be represented in </w:t>
      </w:r>
      <w:r>
        <w:rPr>
          <w:rStyle w:val="Emphasis"/>
          <w:rFonts w:ascii="Georgia" w:hAnsi="Georgia"/>
        </w:rPr>
        <w:t>ex situ</w:t>
      </w:r>
      <w:r>
        <w:rPr>
          <w:rFonts w:ascii="Georgia" w:hAnsi="Georgia"/>
        </w:rPr>
        <w:t xml:space="preserve"> conservation in botanic gardens or gene banks (BGCI 2021, </w:t>
      </w:r>
      <w:proofErr w:type="spellStart"/>
      <w:r>
        <w:rPr>
          <w:rFonts w:ascii="Georgia" w:hAnsi="Georgia"/>
        </w:rPr>
        <w:t>Genesys</w:t>
      </w:r>
      <w:proofErr w:type="spellEnd"/>
      <w:r>
        <w:rPr>
          <w:rFonts w:ascii="Georgia" w:hAnsi="Georgia"/>
        </w:rPr>
        <w:t xml:space="preserve"> 2021). The species has been recorded in Khao Pu Khao </w:t>
      </w:r>
      <w:proofErr w:type="spellStart"/>
      <w:r>
        <w:rPr>
          <w:rFonts w:ascii="Georgia" w:hAnsi="Georgia"/>
        </w:rPr>
        <w:t>Ya</w:t>
      </w:r>
      <w:proofErr w:type="spellEnd"/>
      <w:r>
        <w:rPr>
          <w:rFonts w:ascii="Georgia" w:hAnsi="Georgia"/>
        </w:rPr>
        <w:t xml:space="preserve"> National Park, </w:t>
      </w:r>
      <w:proofErr w:type="spellStart"/>
      <w:r>
        <w:rPr>
          <w:rFonts w:ascii="Georgia" w:hAnsi="Georgia"/>
        </w:rPr>
        <w:t>Phatthalung</w:t>
      </w:r>
      <w:proofErr w:type="spellEnd"/>
      <w:r>
        <w:rPr>
          <w:rFonts w:ascii="Georgia" w:hAnsi="Georgia"/>
        </w:rPr>
        <w:t>.</w:t>
      </w:r>
    </w:p>
    <w:p w14:paraId="67DECFB8" w14:textId="77777777" w:rsidR="00000000" w:rsidRDefault="005656CF">
      <w:pPr>
        <w:pStyle w:val="Heading2"/>
        <w:divId w:val="765811870"/>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6387"/>
      </w:tblGrid>
      <w:tr w:rsidR="00000000" w14:paraId="3221E28D" w14:textId="77777777">
        <w:trPr>
          <w:divId w:val="765811870"/>
          <w:tblCellSpacing w:w="15" w:type="dxa"/>
        </w:trPr>
        <w:tc>
          <w:tcPr>
            <w:tcW w:w="0" w:type="auto"/>
            <w:tcBorders>
              <w:bottom w:val="single" w:sz="6" w:space="0" w:color="000000"/>
            </w:tcBorders>
            <w:shd w:val="clear" w:color="auto" w:fill="BBBBBB"/>
            <w:vAlign w:val="center"/>
            <w:hideMark/>
          </w:tcPr>
          <w:p w14:paraId="69D3AFF1"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Occur in at least one</w:t>
            </w:r>
            <w:r>
              <w:rPr>
                <w:rFonts w:ascii="Georgia" w:eastAsia="Times New Roman" w:hAnsi="Georgia"/>
                <w:b/>
                <w:bCs/>
                <w:sz w:val="18"/>
                <w:szCs w:val="18"/>
              </w:rPr>
              <w:t xml:space="preserve"> PA</w:t>
            </w:r>
          </w:p>
        </w:tc>
        <w:tc>
          <w:tcPr>
            <w:tcW w:w="0" w:type="auto"/>
            <w:tcBorders>
              <w:bottom w:val="single" w:sz="6" w:space="0" w:color="000000"/>
            </w:tcBorders>
            <w:shd w:val="clear" w:color="auto" w:fill="BBBBBB"/>
            <w:vAlign w:val="center"/>
            <w:hideMark/>
          </w:tcPr>
          <w:p w14:paraId="7911922E"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72B8D87E" w14:textId="77777777">
        <w:trPr>
          <w:divId w:val="765811870"/>
          <w:tblCellSpacing w:w="15" w:type="dxa"/>
        </w:trPr>
        <w:tc>
          <w:tcPr>
            <w:tcW w:w="0" w:type="auto"/>
            <w:vAlign w:val="center"/>
            <w:hideMark/>
          </w:tcPr>
          <w:p w14:paraId="58FD0E2B" w14:textId="77777777" w:rsidR="00000000" w:rsidRDefault="005656CF">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F156461" w14:textId="77777777" w:rsidR="00000000" w:rsidRDefault="005656CF">
            <w:pPr>
              <w:spacing w:after="75"/>
              <w:rPr>
                <w:rFonts w:ascii="Georgia" w:eastAsia="Times New Roman" w:hAnsi="Georgia"/>
                <w:sz w:val="18"/>
                <w:szCs w:val="18"/>
              </w:rPr>
            </w:pPr>
            <w:r>
              <w:rPr>
                <w:rFonts w:ascii="Georgia" w:eastAsia="Times New Roman" w:hAnsi="Georgia"/>
                <w:sz w:val="18"/>
                <w:szCs w:val="18"/>
              </w:rPr>
              <w:t xml:space="preserve">The species has been recorded in Khao Pu Khao </w:t>
            </w:r>
            <w:proofErr w:type="spellStart"/>
            <w:r>
              <w:rPr>
                <w:rFonts w:ascii="Georgia" w:eastAsia="Times New Roman" w:hAnsi="Georgia"/>
                <w:sz w:val="18"/>
                <w:szCs w:val="18"/>
              </w:rPr>
              <w:t>Ya</w:t>
            </w:r>
            <w:proofErr w:type="spellEnd"/>
            <w:r>
              <w:rPr>
                <w:rFonts w:ascii="Georgia" w:eastAsia="Times New Roman" w:hAnsi="Georgia"/>
                <w:sz w:val="18"/>
                <w:szCs w:val="18"/>
              </w:rPr>
              <w:t xml:space="preserve"> National Park, </w:t>
            </w:r>
            <w:proofErr w:type="spellStart"/>
            <w:r>
              <w:rPr>
                <w:rFonts w:ascii="Georgia" w:eastAsia="Times New Roman" w:hAnsi="Georgia"/>
                <w:sz w:val="18"/>
                <w:szCs w:val="18"/>
              </w:rPr>
              <w:t>Phatthalung</w:t>
            </w:r>
            <w:proofErr w:type="spellEnd"/>
            <w:r>
              <w:rPr>
                <w:rFonts w:ascii="Georgia" w:eastAsia="Times New Roman" w:hAnsi="Georgia"/>
                <w:sz w:val="18"/>
                <w:szCs w:val="18"/>
              </w:rPr>
              <w:t>.</w:t>
            </w:r>
          </w:p>
        </w:tc>
      </w:tr>
    </w:tbl>
    <w:p w14:paraId="38565255" w14:textId="77777777" w:rsidR="00000000" w:rsidRDefault="005656CF">
      <w:pPr>
        <w:pStyle w:val="Heading2"/>
        <w:divId w:val="765811870"/>
        <w:rPr>
          <w:rFonts w:ascii="Georgia" w:eastAsia="Times New Roman" w:hAnsi="Georgia"/>
          <w:sz w:val="27"/>
          <w:szCs w:val="27"/>
        </w:rPr>
      </w:pPr>
      <w:commentRangeStart w:id="51"/>
      <w:r>
        <w:rPr>
          <w:rFonts w:ascii="Georgia" w:eastAsia="Times New Roman" w:hAnsi="Georgia"/>
          <w:sz w:val="27"/>
          <w:szCs w:val="27"/>
        </w:rPr>
        <w:t>Important Conservation Actions Needed</w:t>
      </w:r>
      <w:commentRangeEnd w:id="51"/>
      <w:r w:rsidR="00856B48">
        <w:rPr>
          <w:rStyle w:val="CommentReference"/>
          <w:b w:val="0"/>
          <w:bCs w:val="0"/>
        </w:rPr>
        <w:commentReference w:id="51"/>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87"/>
        <w:gridCol w:w="530"/>
      </w:tblGrid>
      <w:tr w:rsidR="00000000" w14:paraId="6514C2B1" w14:textId="77777777">
        <w:trPr>
          <w:divId w:val="765811870"/>
          <w:tblCellSpacing w:w="15" w:type="dxa"/>
        </w:trPr>
        <w:tc>
          <w:tcPr>
            <w:tcW w:w="0" w:type="auto"/>
            <w:tcBorders>
              <w:bottom w:val="single" w:sz="6" w:space="0" w:color="000000"/>
            </w:tcBorders>
            <w:shd w:val="clear" w:color="auto" w:fill="BBBBBB"/>
            <w:vAlign w:val="center"/>
            <w:hideMark/>
          </w:tcPr>
          <w:p w14:paraId="62A16AC2"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6589732F"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A60A4D1" w14:textId="77777777">
        <w:trPr>
          <w:divId w:val="765811870"/>
          <w:tblCellSpacing w:w="15" w:type="dxa"/>
        </w:trPr>
        <w:tc>
          <w:tcPr>
            <w:tcW w:w="0" w:type="auto"/>
            <w:tcBorders>
              <w:bottom w:val="single" w:sz="6" w:space="0" w:color="CCCCCC"/>
            </w:tcBorders>
            <w:vAlign w:val="center"/>
            <w:hideMark/>
          </w:tcPr>
          <w:p w14:paraId="687DDA5D" w14:textId="77777777" w:rsidR="00000000" w:rsidRDefault="005656CF">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F2F085D"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r>
      <w:tr w:rsidR="00000000" w14:paraId="47BC210D" w14:textId="77777777">
        <w:trPr>
          <w:divId w:val="765811870"/>
          <w:tblCellSpacing w:w="15" w:type="dxa"/>
        </w:trPr>
        <w:tc>
          <w:tcPr>
            <w:tcW w:w="0" w:type="auto"/>
            <w:tcBorders>
              <w:bottom w:val="single" w:sz="6" w:space="0" w:color="CCCCCC"/>
            </w:tcBorders>
            <w:vAlign w:val="center"/>
            <w:hideMark/>
          </w:tcPr>
          <w:p w14:paraId="389F8EEA" w14:textId="77777777" w:rsidR="00000000" w:rsidRDefault="005656CF">
            <w:pPr>
              <w:spacing w:after="75"/>
              <w:rPr>
                <w:rFonts w:ascii="Georgia" w:eastAsia="Times New Roman" w:hAnsi="Georgia"/>
                <w:sz w:val="18"/>
                <w:szCs w:val="18"/>
              </w:rPr>
            </w:pPr>
            <w:r>
              <w:rPr>
                <w:rFonts w:ascii="Georgia" w:eastAsia="Times New Roman" w:hAnsi="Georgia"/>
                <w:sz w:val="18"/>
                <w:szCs w:val="18"/>
              </w:rPr>
              <w:t>2.3. Land/water management -&gt; Habitat &amp; natur</w:t>
            </w:r>
            <w:r>
              <w:rPr>
                <w:rFonts w:ascii="Georgia" w:eastAsia="Times New Roman" w:hAnsi="Georgia"/>
                <w:sz w:val="18"/>
                <w:szCs w:val="18"/>
              </w:rPr>
              <w:t>al process restoration</w:t>
            </w:r>
          </w:p>
        </w:tc>
        <w:tc>
          <w:tcPr>
            <w:tcW w:w="0" w:type="auto"/>
            <w:tcBorders>
              <w:bottom w:val="single" w:sz="6" w:space="0" w:color="CCCCCC"/>
            </w:tcBorders>
            <w:vAlign w:val="center"/>
            <w:hideMark/>
          </w:tcPr>
          <w:p w14:paraId="5C3A6832"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r>
    </w:tbl>
    <w:p w14:paraId="174CD63A" w14:textId="77777777" w:rsidR="00000000" w:rsidRDefault="005656CF">
      <w:pPr>
        <w:pStyle w:val="Heading2"/>
        <w:divId w:val="765811870"/>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57369DD4" w14:textId="77777777">
        <w:trPr>
          <w:divId w:val="765811870"/>
          <w:tblCellSpacing w:w="15" w:type="dxa"/>
        </w:trPr>
        <w:tc>
          <w:tcPr>
            <w:tcW w:w="0" w:type="auto"/>
            <w:tcBorders>
              <w:bottom w:val="single" w:sz="6" w:space="0" w:color="000000"/>
            </w:tcBorders>
            <w:shd w:val="clear" w:color="auto" w:fill="BBBBBB"/>
            <w:vAlign w:val="center"/>
            <w:hideMark/>
          </w:tcPr>
          <w:p w14:paraId="79C33520"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50DA0675"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53331D2" w14:textId="77777777">
        <w:trPr>
          <w:divId w:val="765811870"/>
          <w:tblCellSpacing w:w="15" w:type="dxa"/>
        </w:trPr>
        <w:tc>
          <w:tcPr>
            <w:tcW w:w="0" w:type="auto"/>
            <w:tcBorders>
              <w:bottom w:val="single" w:sz="6" w:space="0" w:color="CCCCCC"/>
            </w:tcBorders>
            <w:vAlign w:val="center"/>
            <w:hideMark/>
          </w:tcPr>
          <w:p w14:paraId="6551BA5C" w14:textId="77777777" w:rsidR="00000000" w:rsidRDefault="005656CF">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0B674E4A"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r>
      <w:tr w:rsidR="00000000" w14:paraId="2DBDBCA5" w14:textId="77777777">
        <w:trPr>
          <w:divId w:val="765811870"/>
          <w:tblCellSpacing w:w="15" w:type="dxa"/>
        </w:trPr>
        <w:tc>
          <w:tcPr>
            <w:tcW w:w="0" w:type="auto"/>
            <w:tcBorders>
              <w:bottom w:val="single" w:sz="6" w:space="0" w:color="CCCCCC"/>
            </w:tcBorders>
            <w:vAlign w:val="center"/>
            <w:hideMark/>
          </w:tcPr>
          <w:p w14:paraId="680AFCF5" w14:textId="77777777" w:rsidR="00000000" w:rsidRDefault="005656CF">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089741A3"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r>
    </w:tbl>
    <w:p w14:paraId="62FAC2C8" w14:textId="77777777" w:rsidR="00000000" w:rsidRDefault="005656CF">
      <w:pPr>
        <w:pStyle w:val="Heading1"/>
        <w:divId w:val="368452738"/>
        <w:rPr>
          <w:rFonts w:ascii="Georgia" w:eastAsia="Times New Roman" w:hAnsi="Georgia"/>
          <w:sz w:val="29"/>
          <w:szCs w:val="29"/>
        </w:rPr>
      </w:pPr>
      <w:r>
        <w:rPr>
          <w:rFonts w:ascii="Georgia" w:eastAsia="Times New Roman" w:hAnsi="Georgia"/>
          <w:sz w:val="29"/>
          <w:szCs w:val="29"/>
        </w:rPr>
        <w:t>Ecosystem Services</w:t>
      </w:r>
    </w:p>
    <w:p w14:paraId="490F5F61" w14:textId="77777777" w:rsidR="00000000" w:rsidRDefault="005656CF">
      <w:pPr>
        <w:pStyle w:val="Heading2"/>
        <w:divId w:val="368452738"/>
        <w:rPr>
          <w:rFonts w:ascii="Georgia" w:eastAsia="Times New Roman" w:hAnsi="Georgia"/>
          <w:sz w:val="27"/>
          <w:szCs w:val="27"/>
        </w:rPr>
      </w:pPr>
      <w:r>
        <w:rPr>
          <w:rFonts w:ascii="Georgia" w:eastAsia="Times New Roman" w:hAnsi="Georgia"/>
          <w:sz w:val="27"/>
          <w:szCs w:val="27"/>
        </w:rPr>
        <w:lastRenderedPageBreak/>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7708E540" w14:textId="77777777">
        <w:trPr>
          <w:divId w:val="368452738"/>
          <w:tblCellSpacing w:w="15" w:type="dxa"/>
        </w:trPr>
        <w:tc>
          <w:tcPr>
            <w:tcW w:w="0" w:type="auto"/>
            <w:tcBorders>
              <w:bottom w:val="single" w:sz="6" w:space="0" w:color="000000"/>
            </w:tcBorders>
            <w:shd w:val="clear" w:color="auto" w:fill="BBBBBB"/>
            <w:vAlign w:val="center"/>
            <w:hideMark/>
          </w:tcPr>
          <w:p w14:paraId="6DCAD537" w14:textId="77777777" w:rsidR="00000000" w:rsidRDefault="005656CF">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19629C0A" w14:textId="77777777" w:rsidR="00000000" w:rsidRDefault="005656CF">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5A2D27C6" w14:textId="77777777">
        <w:trPr>
          <w:divId w:val="368452738"/>
          <w:tblCellSpacing w:w="15" w:type="dxa"/>
        </w:trPr>
        <w:tc>
          <w:tcPr>
            <w:tcW w:w="0" w:type="auto"/>
            <w:vAlign w:val="center"/>
            <w:hideMark/>
          </w:tcPr>
          <w:p w14:paraId="2B4FBC3E" w14:textId="77777777" w:rsidR="00000000" w:rsidRDefault="005656CF">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CF550E5" w14:textId="77777777" w:rsidR="00000000" w:rsidRDefault="005656CF">
            <w:pPr>
              <w:spacing w:after="75"/>
              <w:rPr>
                <w:rFonts w:ascii="Georgia" w:eastAsia="Times New Roman" w:hAnsi="Georgia"/>
                <w:sz w:val="18"/>
                <w:szCs w:val="18"/>
              </w:rPr>
            </w:pPr>
            <w:r>
              <w:rPr>
                <w:rFonts w:ascii="Georgia" w:eastAsia="Times New Roman" w:hAnsi="Georgia"/>
                <w:sz w:val="18"/>
                <w:szCs w:val="18"/>
              </w:rPr>
              <w:t>-</w:t>
            </w:r>
          </w:p>
        </w:tc>
      </w:tr>
    </w:tbl>
    <w:p w14:paraId="115BB4D1" w14:textId="77777777" w:rsidR="00000000" w:rsidRDefault="005656CF">
      <w:pPr>
        <w:pStyle w:val="Heading1"/>
        <w:rPr>
          <w:rFonts w:ascii="Georgia" w:eastAsia="Times New Roman" w:hAnsi="Georgia"/>
          <w:sz w:val="29"/>
          <w:szCs w:val="29"/>
        </w:rPr>
      </w:pPr>
      <w:r>
        <w:rPr>
          <w:rFonts w:ascii="Georgia" w:eastAsia="Times New Roman" w:hAnsi="Georgia"/>
          <w:sz w:val="29"/>
          <w:szCs w:val="29"/>
        </w:rPr>
        <w:t>Bibliography</w:t>
      </w:r>
    </w:p>
    <w:p w14:paraId="06348042" w14:textId="77777777" w:rsidR="00000000" w:rsidRDefault="005656CF">
      <w:pPr>
        <w:pStyle w:val="NormalWeb"/>
        <w:divId w:val="524904141"/>
        <w:rPr>
          <w:rFonts w:ascii="Georgia" w:hAnsi="Georgia"/>
        </w:rPr>
      </w:pPr>
      <w:r>
        <w:rPr>
          <w:rFonts w:ascii="Georgia" w:hAnsi="Georgia"/>
        </w:rPr>
        <w:t>BGCI. 2022. Plant Search.</w:t>
      </w:r>
    </w:p>
    <w:p w14:paraId="27291EA6" w14:textId="77777777" w:rsidR="00000000" w:rsidRDefault="005656CF">
      <w:pPr>
        <w:pStyle w:val="NormalWeb"/>
        <w:divId w:val="524904141"/>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6F898265" w14:textId="77777777" w:rsidR="00000000" w:rsidRDefault="005656CF">
      <w:pPr>
        <w:pStyle w:val="NormalWeb"/>
        <w:divId w:val="524904141"/>
        <w:rPr>
          <w:rFonts w:ascii="Georgia" w:hAnsi="Georgia"/>
        </w:rPr>
      </w:pPr>
      <w:r>
        <w:rPr>
          <w:rFonts w:ascii="Georgia" w:hAnsi="Georgia"/>
        </w:rPr>
        <w:t xml:space="preserve">GBIF. 2022. Global Biodiversity Information Facility. Available at: </w:t>
      </w:r>
      <w:hyperlink r:id="rId14" w:history="1">
        <w:r>
          <w:rPr>
            <w:rStyle w:val="Hyperlink"/>
            <w:rFonts w:ascii="Georgia" w:hAnsi="Georgia"/>
          </w:rPr>
          <w:t>http://data.gbif.org/</w:t>
        </w:r>
      </w:hyperlink>
      <w:r>
        <w:rPr>
          <w:rFonts w:ascii="Georgia" w:hAnsi="Georgia"/>
        </w:rPr>
        <w:t xml:space="preserve">. </w:t>
      </w:r>
    </w:p>
    <w:p w14:paraId="095C5076" w14:textId="77777777" w:rsidR="00000000" w:rsidRDefault="005656CF">
      <w:pPr>
        <w:pStyle w:val="NormalWeb"/>
        <w:divId w:val="524904141"/>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Genesys</w:t>
      </w:r>
      <w:proofErr w:type="spellEnd"/>
      <w:r>
        <w:rPr>
          <w:rFonts w:ascii="Georgia" w:hAnsi="Georgia"/>
        </w:rPr>
        <w:t xml:space="preserve"> Global Portal on Plant Genetic Resources. Available at: </w:t>
      </w:r>
      <w:hyperlink r:id="rId15" w:history="1">
        <w:r>
          <w:rPr>
            <w:rStyle w:val="Hyperlink"/>
            <w:rFonts w:ascii="Georgia" w:hAnsi="Georgia"/>
          </w:rPr>
          <w:t>https://www.genesys-pgr.org/</w:t>
        </w:r>
      </w:hyperlink>
      <w:r>
        <w:rPr>
          <w:rFonts w:ascii="Georgia" w:hAnsi="Georgia"/>
        </w:rPr>
        <w:t xml:space="preserve">. </w:t>
      </w:r>
    </w:p>
    <w:p w14:paraId="35876468" w14:textId="77777777" w:rsidR="00000000" w:rsidRDefault="005656CF">
      <w:pPr>
        <w:pStyle w:val="NormalWeb"/>
        <w:divId w:val="524904141"/>
        <w:rPr>
          <w:rFonts w:ascii="Georgia" w:hAnsi="Georgia"/>
        </w:rPr>
      </w:pPr>
      <w:r>
        <w:rPr>
          <w:rFonts w:ascii="Georgia" w:hAnsi="Georgia"/>
        </w:rPr>
        <w:t>Global Forest Watch. 2022. Thailand Deforestation Rates &amp; Statistics. Availab</w:t>
      </w:r>
      <w:r>
        <w:rPr>
          <w:rFonts w:ascii="Georgia" w:hAnsi="Georgia"/>
        </w:rPr>
        <w:t xml:space="preserve">le at: </w:t>
      </w:r>
      <w:hyperlink r:id="rId16" w:history="1">
        <w:r>
          <w:rPr>
            <w:rStyle w:val="Hyperlink"/>
            <w:rFonts w:ascii="Georgia" w:hAnsi="Georgia"/>
          </w:rPr>
          <w:t>https://www.globalforestwatch.org/dashboards/country/THA/?category=summary&amp;l</w:t>
        </w:r>
        <w:r>
          <w:rPr>
            <w:rStyle w:val="Hyperlink"/>
            <w:rFonts w:ascii="Georgia" w:hAnsi="Georgia"/>
          </w:rPr>
          <w:t>ocation=WyJjb3VudHJ5IiwiVEhBIl0%3D&amp;map=eyJjYW5Cb3VuZCI6ZmFsc2UsImRhdGFzZXRzIjpbeyJkYXRhc2V0IjoicG9saXRpY2FsLWJvdW5kYXJpZXMiLCJsYXllcnMiOlsiZGlzcHV0ZWQtcG9saXRpY2FsLWJvdW5kYXJpZXMiLCJwb2xpdGljYWwtYm91bmRhcmllcyJdLCJib3VuZGFyeSI6dHJ1ZSwib3BhY2l0eSI6MSwidmlza</w:t>
        </w:r>
        <w:r>
          <w:rPr>
            <w:rStyle w:val="Hyperlink"/>
            <w:rFonts w:ascii="Georgia" w:hAnsi="Georgia"/>
          </w:rPr>
          <w:t>WJpbGl0eSI6dHJ1ZX0seyJkYXRhc2V0IjoidHJlZS1jb3Zlci1sb3NzIiwibGF5ZXJzIjpbInRyZWUtY292ZXItbG9zcyJdLCJvcGFjaXR5IjoxLCJ2aXNpYmlsaXR5Ijp0cnVlLCJ0aW1lbGluZVBhcmFtcyI6eyJzdGFydERhdGUiOiIyMDAxLTAxLTAxIiwiZW5kRGF0ZSI6IjIwMjEtMTItMzEiLCJ0cmltRW5kRGF0ZSI6IjIwMjEtMTItM</w:t>
        </w:r>
        <w:r>
          <w:rPr>
            <w:rStyle w:val="Hyperlink"/>
            <w:rFonts w:ascii="Georgia" w:hAnsi="Georgia"/>
          </w:rPr>
          <w:t>zEifSwicGFyYW1zIjp7InRocmVzaG9sZCI6MzAsInZpc2liaWxpdHkiOnRydWV9fV19&amp;showMap=true</w:t>
        </w:r>
      </w:hyperlink>
      <w:r>
        <w:rPr>
          <w:rFonts w:ascii="Georgia" w:hAnsi="Georgia"/>
        </w:rPr>
        <w:t xml:space="preserve">. (Accessed: 14 </w:t>
      </w:r>
      <w:proofErr w:type="gramStart"/>
      <w:r>
        <w:rPr>
          <w:rFonts w:ascii="Georgia" w:hAnsi="Georgia"/>
        </w:rPr>
        <w:t>May,</w:t>
      </w:r>
      <w:proofErr w:type="gramEnd"/>
      <w:r>
        <w:rPr>
          <w:rFonts w:ascii="Georgia" w:hAnsi="Georgia"/>
        </w:rPr>
        <w:t xml:space="preserve"> 2022).</w:t>
      </w:r>
    </w:p>
    <w:p w14:paraId="2623C3B2" w14:textId="77777777" w:rsidR="00000000" w:rsidRDefault="005656CF">
      <w:pPr>
        <w:pStyle w:val="NormalWeb"/>
        <w:divId w:val="524904141"/>
        <w:rPr>
          <w:rFonts w:ascii="Georgia" w:hAnsi="Georgia"/>
        </w:rPr>
      </w:pPr>
      <w:r>
        <w:rPr>
          <w:rFonts w:ascii="Georgia" w:hAnsi="Georgia"/>
        </w:rPr>
        <w:t xml:space="preserve">KESONBUA, W. and CHANTARANOTHAI, P. 2008. A checklist of the genus </w:t>
      </w:r>
      <w:proofErr w:type="spellStart"/>
      <w:r>
        <w:rPr>
          <w:rFonts w:ascii="Georgia" w:hAnsi="Georgia"/>
        </w:rPr>
        <w:t>Tarenna</w:t>
      </w:r>
      <w:proofErr w:type="spellEnd"/>
      <w:r>
        <w:rPr>
          <w:rFonts w:ascii="Georgia" w:hAnsi="Georgia"/>
        </w:rPr>
        <w:t xml:space="preserve"> </w:t>
      </w:r>
      <w:proofErr w:type="spellStart"/>
      <w:r>
        <w:rPr>
          <w:rFonts w:ascii="Georgia" w:hAnsi="Georgia"/>
        </w:rPr>
        <w:t>Gaertn</w:t>
      </w:r>
      <w:proofErr w:type="spellEnd"/>
      <w:r>
        <w:rPr>
          <w:rFonts w:ascii="Georgia" w:hAnsi="Georgia"/>
        </w:rPr>
        <w:t>. (</w:t>
      </w:r>
      <w:proofErr w:type="spellStart"/>
      <w:r>
        <w:rPr>
          <w:rFonts w:ascii="Georgia" w:hAnsi="Georgia"/>
        </w:rPr>
        <w:t>Rubiaceae</w:t>
      </w:r>
      <w:proofErr w:type="spellEnd"/>
      <w:r>
        <w:rPr>
          <w:rFonts w:ascii="Georgia" w:hAnsi="Georgia"/>
        </w:rPr>
        <w:t xml:space="preserve">) in Thailand. </w:t>
      </w:r>
      <w:r>
        <w:rPr>
          <w:rFonts w:ascii="Georgia" w:hAnsi="Georgia"/>
          <w:i/>
          <w:iCs/>
        </w:rPr>
        <w:t>THAI FOR. BULL. (BOT.)</w:t>
      </w:r>
      <w:r>
        <w:rPr>
          <w:rFonts w:ascii="Georgia" w:hAnsi="Georgia"/>
        </w:rPr>
        <w:t xml:space="preserve"> 36: 18-45.</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Jack Plummer" w:date="2022-08-22T11:49:00Z" w:initials="JP">
    <w:p w14:paraId="6A8EBC4E" w14:textId="77777777" w:rsidR="00FA6337" w:rsidRDefault="00FA6337" w:rsidP="00332EBE">
      <w:pPr>
        <w:pStyle w:val="CommentText"/>
      </w:pPr>
      <w:r>
        <w:rPr>
          <w:rStyle w:val="CommentReference"/>
        </w:rPr>
        <w:annotationRef/>
      </w:r>
      <w:r>
        <w:t>Complete with major threat</w:t>
      </w:r>
    </w:p>
  </w:comment>
  <w:comment w:id="27" w:author="Jack Plummer" w:date="2022-08-22T11:51:00Z" w:initials="JP">
    <w:p w14:paraId="2714689B" w14:textId="77777777" w:rsidR="00FA6337" w:rsidRDefault="00FA6337" w:rsidP="00836316">
      <w:pPr>
        <w:pStyle w:val="CommentText"/>
      </w:pPr>
      <w:r>
        <w:rPr>
          <w:rStyle w:val="CommentReference"/>
        </w:rPr>
        <w:annotationRef/>
      </w:r>
      <w:r>
        <w:t>Is humid forest relevant? Any site-specific threats?</w:t>
      </w:r>
    </w:p>
  </w:comment>
  <w:comment w:id="36" w:author="Jack Plummer" w:date="2022-08-22T11:52:00Z" w:initials="JP">
    <w:p w14:paraId="7B64D8CF" w14:textId="77777777" w:rsidR="00856B48" w:rsidRDefault="00856B48" w:rsidP="00E47362">
      <w:pPr>
        <w:pStyle w:val="CommentText"/>
      </w:pPr>
      <w:r>
        <w:rPr>
          <w:rStyle w:val="CommentReference"/>
        </w:rPr>
        <w:annotationRef/>
      </w:r>
      <w:r>
        <w:t>Need to mention agriculture and urbanisation. Any site-specific threats? Is humid forest relevant?</w:t>
      </w:r>
    </w:p>
  </w:comment>
  <w:comment w:id="37" w:author="Jack Plummer" w:date="2022-08-22T11:55:00Z" w:initials="JP">
    <w:p w14:paraId="0E7A9DA4" w14:textId="77777777" w:rsidR="00856B48" w:rsidRDefault="00856B48" w:rsidP="00447B30">
      <w:pPr>
        <w:pStyle w:val="CommentText"/>
      </w:pPr>
      <w:r>
        <w:rPr>
          <w:rStyle w:val="CommentReference"/>
        </w:rPr>
        <w:annotationRef/>
      </w:r>
      <w:r>
        <w:t>Is it even threatened at Khao Pu Khao Ya site?</w:t>
      </w:r>
    </w:p>
  </w:comment>
  <w:comment w:id="51" w:author="Jack Plummer" w:date="2022-08-22T11:54:00Z" w:initials="JP">
    <w:p w14:paraId="1ECC6296" w14:textId="61E41EF8" w:rsidR="00856B48" w:rsidRDefault="00856B48" w:rsidP="0018243A">
      <w:pPr>
        <w:pStyle w:val="CommentText"/>
      </w:pPr>
      <w:r>
        <w:rPr>
          <w:rStyle w:val="CommentReference"/>
        </w:rPr>
        <w:annotationRef/>
      </w:r>
      <w:r>
        <w:t>Add ex situ measures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8EBC4E" w15:done="0"/>
  <w15:commentEx w15:paraId="2714689B" w15:done="0"/>
  <w15:commentEx w15:paraId="7B64D8CF" w15:done="0"/>
  <w15:commentEx w15:paraId="0E7A9DA4" w15:paraIdParent="7B64D8CF" w15:done="0"/>
  <w15:commentEx w15:paraId="1ECC62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DEBDD" w16cex:dateUtc="2022-08-22T10:49:00Z"/>
  <w16cex:commentExtensible w16cex:durableId="26ADEC48" w16cex:dateUtc="2022-08-22T10:51:00Z"/>
  <w16cex:commentExtensible w16cex:durableId="26ADEC9B" w16cex:dateUtc="2022-08-22T10:52:00Z"/>
  <w16cex:commentExtensible w16cex:durableId="26ADED1E" w16cex:dateUtc="2022-08-22T10:55:00Z"/>
  <w16cex:commentExtensible w16cex:durableId="26ADECF7" w16cex:dateUtc="2022-08-22T1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8EBC4E" w16cid:durableId="26ADEBDD"/>
  <w16cid:commentId w16cid:paraId="2714689B" w16cid:durableId="26ADEC48"/>
  <w16cid:commentId w16cid:paraId="7B64D8CF" w16cid:durableId="26ADEC9B"/>
  <w16cid:commentId w16cid:paraId="0E7A9DA4" w16cid:durableId="26ADED1E"/>
  <w16cid:commentId w16cid:paraId="1ECC6296" w16cid:durableId="26ADEC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6337"/>
    <w:rsid w:val="005656CF"/>
    <w:rsid w:val="00856B48"/>
    <w:rsid w:val="00FA63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3CD3E0"/>
  <w15:chartTrackingRefBased/>
  <w15:docId w15:val="{39CADBAE-C8FD-47F4-B469-53E20A2EC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FA6337"/>
    <w:rPr>
      <w:rFonts w:eastAsiaTheme="minorEastAsia"/>
      <w:sz w:val="24"/>
      <w:szCs w:val="24"/>
    </w:rPr>
  </w:style>
  <w:style w:type="character" w:styleId="CommentReference">
    <w:name w:val="annotation reference"/>
    <w:basedOn w:val="DefaultParagraphFont"/>
    <w:uiPriority w:val="99"/>
    <w:semiHidden/>
    <w:unhideWhenUsed/>
    <w:rsid w:val="00FA6337"/>
    <w:rPr>
      <w:sz w:val="16"/>
      <w:szCs w:val="16"/>
    </w:rPr>
  </w:style>
  <w:style w:type="paragraph" w:styleId="CommentText">
    <w:name w:val="annotation text"/>
    <w:basedOn w:val="Normal"/>
    <w:link w:val="CommentTextChar"/>
    <w:uiPriority w:val="99"/>
    <w:unhideWhenUsed/>
    <w:rsid w:val="00FA6337"/>
    <w:rPr>
      <w:sz w:val="20"/>
      <w:szCs w:val="20"/>
    </w:rPr>
  </w:style>
  <w:style w:type="character" w:customStyle="1" w:styleId="CommentTextChar">
    <w:name w:val="Comment Text Char"/>
    <w:basedOn w:val="DefaultParagraphFont"/>
    <w:link w:val="CommentText"/>
    <w:uiPriority w:val="99"/>
    <w:rsid w:val="00FA6337"/>
    <w:rPr>
      <w:rFonts w:eastAsiaTheme="minorEastAsia"/>
    </w:rPr>
  </w:style>
  <w:style w:type="paragraph" w:styleId="CommentSubject">
    <w:name w:val="annotation subject"/>
    <w:basedOn w:val="CommentText"/>
    <w:next w:val="CommentText"/>
    <w:link w:val="CommentSubjectChar"/>
    <w:uiPriority w:val="99"/>
    <w:semiHidden/>
    <w:unhideWhenUsed/>
    <w:rsid w:val="00FA6337"/>
    <w:rPr>
      <w:b/>
      <w:bCs/>
    </w:rPr>
  </w:style>
  <w:style w:type="character" w:customStyle="1" w:styleId="CommentSubjectChar">
    <w:name w:val="Comment Subject Char"/>
    <w:basedOn w:val="CommentTextChar"/>
    <w:link w:val="CommentSubject"/>
    <w:uiPriority w:val="99"/>
    <w:semiHidden/>
    <w:rsid w:val="00FA6337"/>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069615">
      <w:marLeft w:val="0"/>
      <w:marRight w:val="0"/>
      <w:marTop w:val="0"/>
      <w:marBottom w:val="0"/>
      <w:divBdr>
        <w:top w:val="none" w:sz="0" w:space="0" w:color="auto"/>
        <w:left w:val="none" w:sz="0" w:space="0" w:color="auto"/>
        <w:bottom w:val="none" w:sz="0" w:space="0" w:color="auto"/>
        <w:right w:val="none" w:sz="0" w:space="0" w:color="auto"/>
      </w:divBdr>
    </w:div>
    <w:div w:id="368452738">
      <w:marLeft w:val="0"/>
      <w:marRight w:val="0"/>
      <w:marTop w:val="0"/>
      <w:marBottom w:val="0"/>
      <w:divBdr>
        <w:top w:val="none" w:sz="0" w:space="0" w:color="auto"/>
        <w:left w:val="none" w:sz="0" w:space="0" w:color="auto"/>
        <w:bottom w:val="none" w:sz="0" w:space="0" w:color="auto"/>
        <w:right w:val="none" w:sz="0" w:space="0" w:color="auto"/>
      </w:divBdr>
    </w:div>
    <w:div w:id="453790050">
      <w:marLeft w:val="0"/>
      <w:marRight w:val="0"/>
      <w:marTop w:val="0"/>
      <w:marBottom w:val="0"/>
      <w:divBdr>
        <w:top w:val="none" w:sz="0" w:space="0" w:color="auto"/>
        <w:left w:val="none" w:sz="0" w:space="0" w:color="auto"/>
        <w:bottom w:val="none" w:sz="0" w:space="0" w:color="auto"/>
        <w:right w:val="none" w:sz="0" w:space="0" w:color="auto"/>
      </w:divBdr>
    </w:div>
    <w:div w:id="524904141">
      <w:marLeft w:val="0"/>
      <w:marRight w:val="0"/>
      <w:marTop w:val="0"/>
      <w:marBottom w:val="0"/>
      <w:divBdr>
        <w:top w:val="none" w:sz="0" w:space="0" w:color="auto"/>
        <w:left w:val="none" w:sz="0" w:space="0" w:color="auto"/>
        <w:bottom w:val="none" w:sz="0" w:space="0" w:color="auto"/>
        <w:right w:val="none" w:sz="0" w:space="0" w:color="auto"/>
      </w:divBdr>
    </w:div>
    <w:div w:id="552277305">
      <w:marLeft w:val="0"/>
      <w:marRight w:val="0"/>
      <w:marTop w:val="0"/>
      <w:marBottom w:val="0"/>
      <w:divBdr>
        <w:top w:val="none" w:sz="0" w:space="0" w:color="auto"/>
        <w:left w:val="none" w:sz="0" w:space="0" w:color="auto"/>
        <w:bottom w:val="none" w:sz="0" w:space="0" w:color="auto"/>
        <w:right w:val="none" w:sz="0" w:space="0" w:color="auto"/>
      </w:divBdr>
    </w:div>
    <w:div w:id="647512664">
      <w:marLeft w:val="0"/>
      <w:marRight w:val="0"/>
      <w:marTop w:val="0"/>
      <w:marBottom w:val="0"/>
      <w:divBdr>
        <w:top w:val="none" w:sz="0" w:space="0" w:color="auto"/>
        <w:left w:val="none" w:sz="0" w:space="0" w:color="auto"/>
        <w:bottom w:val="none" w:sz="0" w:space="0" w:color="auto"/>
        <w:right w:val="none" w:sz="0" w:space="0" w:color="auto"/>
      </w:divBdr>
    </w:div>
    <w:div w:id="765811870">
      <w:marLeft w:val="0"/>
      <w:marRight w:val="0"/>
      <w:marTop w:val="0"/>
      <w:marBottom w:val="0"/>
      <w:divBdr>
        <w:top w:val="none" w:sz="0" w:space="0" w:color="auto"/>
        <w:left w:val="none" w:sz="0" w:space="0" w:color="auto"/>
        <w:bottom w:val="none" w:sz="0" w:space="0" w:color="auto"/>
        <w:right w:val="none" w:sz="0" w:space="0" w:color="auto"/>
      </w:divBdr>
    </w:div>
    <w:div w:id="1044907574">
      <w:marLeft w:val="0"/>
      <w:marRight w:val="0"/>
      <w:marTop w:val="0"/>
      <w:marBottom w:val="0"/>
      <w:divBdr>
        <w:top w:val="none" w:sz="0" w:space="0" w:color="auto"/>
        <w:left w:val="none" w:sz="0" w:space="0" w:color="auto"/>
        <w:bottom w:val="none" w:sz="0" w:space="0" w:color="auto"/>
        <w:right w:val="none" w:sz="0" w:space="0" w:color="auto"/>
      </w:divBdr>
    </w:div>
    <w:div w:id="1254512128">
      <w:marLeft w:val="0"/>
      <w:marRight w:val="0"/>
      <w:marTop w:val="0"/>
      <w:marBottom w:val="0"/>
      <w:divBdr>
        <w:top w:val="none" w:sz="0" w:space="0" w:color="auto"/>
        <w:left w:val="none" w:sz="0" w:space="0" w:color="auto"/>
        <w:bottom w:val="none" w:sz="0" w:space="0" w:color="auto"/>
        <w:right w:val="none" w:sz="0" w:space="0" w:color="auto"/>
      </w:divBdr>
    </w:div>
    <w:div w:id="1382052911">
      <w:marLeft w:val="0"/>
      <w:marRight w:val="0"/>
      <w:marTop w:val="0"/>
      <w:marBottom w:val="0"/>
      <w:divBdr>
        <w:top w:val="none" w:sz="0" w:space="0" w:color="auto"/>
        <w:left w:val="none" w:sz="0" w:space="0" w:color="auto"/>
        <w:bottom w:val="none" w:sz="0" w:space="0" w:color="auto"/>
        <w:right w:val="none" w:sz="0" w:space="0" w:color="auto"/>
      </w:divBdr>
    </w:div>
    <w:div w:id="1529567652">
      <w:marLeft w:val="0"/>
      <w:marRight w:val="0"/>
      <w:marTop w:val="0"/>
      <w:marBottom w:val="0"/>
      <w:divBdr>
        <w:top w:val="none" w:sz="0" w:space="0" w:color="auto"/>
        <w:left w:val="none" w:sz="0" w:space="0" w:color="auto"/>
        <w:bottom w:val="none" w:sz="0" w:space="0" w:color="auto"/>
        <w:right w:val="none" w:sz="0" w:space="0" w:color="auto"/>
      </w:divBdr>
      <w:divsChild>
        <w:div w:id="876546628">
          <w:marLeft w:val="0"/>
          <w:marRight w:val="0"/>
          <w:marTop w:val="0"/>
          <w:marBottom w:val="150"/>
          <w:divBdr>
            <w:top w:val="single" w:sz="12" w:space="0" w:color="000000"/>
            <w:left w:val="none" w:sz="0" w:space="0" w:color="auto"/>
            <w:bottom w:val="single" w:sz="12" w:space="0" w:color="000000"/>
            <w:right w:val="none" w:sz="0" w:space="0" w:color="auto"/>
          </w:divBdr>
        </w:div>
      </w:divsChild>
    </w:div>
    <w:div w:id="193431892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www.genesys-pgr.org/"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data.gbi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F78DFA-6FDD-44E0-BF96-F760175FA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BAA6CA-5AD1-4E37-A0DF-5640BA8A0736}">
  <ds:schemaRefs>
    <ds:schemaRef ds:uri="Microsoft.SharePoint.Taxonomy.ContentTypeSync"/>
  </ds:schemaRefs>
</ds:datastoreItem>
</file>

<file path=customXml/itemProps3.xml><?xml version="1.0" encoding="utf-8"?>
<ds:datastoreItem xmlns:ds="http://schemas.openxmlformats.org/officeDocument/2006/customXml" ds:itemID="{053A7C2C-2499-43E2-8C72-D7328962C03A}">
  <ds:schemaRefs>
    <ds:schemaRef ds:uri="http://schemas.microsoft.com/sharepoint/events"/>
  </ds:schemaRefs>
</ds:datastoreItem>
</file>

<file path=customXml/itemProps4.xml><?xml version="1.0" encoding="utf-8"?>
<ds:datastoreItem xmlns:ds="http://schemas.openxmlformats.org/officeDocument/2006/customXml" ds:itemID="{27EC64F8-A69F-49CE-8372-14541F24B616}">
  <ds:schemaRefs>
    <ds:schemaRef ds:uri="http://schemas.microsoft.com/sharepoint/v3/contenttype/forms"/>
  </ds:schemaRefs>
</ds:datastoreItem>
</file>

<file path=customXml/itemProps5.xml><?xml version="1.0" encoding="utf-8"?>
<ds:datastoreItem xmlns:ds="http://schemas.openxmlformats.org/officeDocument/2006/customXml" ds:itemID="{43BABDBE-D214-4E7C-960C-147739E9D3A9}">
  <ds:schemaRefs>
    <ds:schemaRef ds:uri="http://purl.org/dc/terms/"/>
    <ds:schemaRef ds:uri="590658d6-28a4-43df-8461-354b94568f6c"/>
    <ds:schemaRef ds:uri="http://schemas.microsoft.com/office/2006/documentManagement/types"/>
    <ds:schemaRef ds:uri="http://purl.org/dc/dcmitype/"/>
    <ds:schemaRef ds:uri="http://purl.org/dc/elements/1.1/"/>
    <ds:schemaRef ds:uri="http://schemas.microsoft.com/office/2006/metadata/properties"/>
    <ds:schemaRef ds:uri="http://schemas.microsoft.com/office/infopath/2007/PartnerControls"/>
    <ds:schemaRef ds:uri="150f78d0-e5c4-40ba-9879-1115501c63e5"/>
    <ds:schemaRef ds:uri="http://schemas.openxmlformats.org/package/2006/metadata/core-properties"/>
    <ds:schemaRef ds:uri="3174fa65-5130-4218-be7b-3006b691958f"/>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1096</Words>
  <Characters>8044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Tarenna sakae</vt:lpstr>
    </vt:vector>
  </TitlesOfParts>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Tarenna sakae</dc:title>
  <dc:subject/>
  <dc:creator>Jack Plummer</dc:creator>
  <cp:keywords/>
  <dc:description/>
  <cp:lastModifiedBy>Jack Plummer</cp:lastModifiedBy>
  <cp:revision>2</cp:revision>
  <dcterms:created xsi:type="dcterms:W3CDTF">2022-08-22T11:12:00Z</dcterms:created>
  <dcterms:modified xsi:type="dcterms:W3CDTF">2022-08-22T11:12:00Z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