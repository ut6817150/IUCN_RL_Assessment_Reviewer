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00000" w:rsidRDefault="00EB16C7" w14:paraId="7715EA61" w14:textId="77777777">
      <w:pPr>
        <w:jc w:val="center"/>
        <w:divId w:val="2109428624"/>
        <w:rPr>
          <w:rFonts w:ascii="Georgia" w:hAnsi="Georgia" w:eastAsia="Times New Roman"/>
          <w:b/>
          <w:bCs/>
          <w:sz w:val="29"/>
          <w:szCs w:val="29"/>
        </w:rPr>
      </w:pPr>
      <w:r>
        <w:rPr>
          <w:rFonts w:ascii="Georgia" w:hAnsi="Georgia" w:eastAsia="Times New Roman"/>
          <w:b/>
          <w:bCs/>
          <w:sz w:val="29"/>
          <w:szCs w:val="29"/>
        </w:rPr>
        <w:t>Draft</w:t>
      </w:r>
    </w:p>
    <w:p w:rsidR="00000000" w:rsidRDefault="00EB16C7" w14:paraId="1ECD7424" w14:textId="77777777">
      <w:pPr>
        <w:divId w:val="1666517668"/>
        <w:rPr>
          <w:rFonts w:ascii="Georgia" w:hAnsi="Georgia" w:eastAsia="Times New Roman"/>
          <w:sz w:val="18"/>
          <w:szCs w:val="18"/>
        </w:rPr>
      </w:pPr>
      <w:r>
        <w:rPr>
          <w:rFonts w:ascii="Georgia" w:hAnsi="Georgia" w:eastAsia="Times New Roman"/>
          <w:noProof/>
          <w:sz w:val="18"/>
          <w:szCs w:val="18"/>
        </w:rPr>
        <w:drawing>
          <wp:inline distT="0" distB="0" distL="0" distR="0" wp14:anchorId="5BD05FC2" wp14:editId="3C66E08F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B16C7" w14:paraId="4AED47F1" w14:textId="77777777">
      <w:pPr>
        <w:shd w:val="clear" w:color="auto" w:fill="FFFFFF"/>
        <w:spacing w:before="100" w:beforeAutospacing="1" w:after="100" w:afterAutospacing="1"/>
        <w:jc w:val="right"/>
        <w:outlineLvl w:val="1"/>
        <w:divId w:val="1666517668"/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Decaisnea</w:t>
      </w:r>
      <w:proofErr w:type="spellEnd"/>
      <w:r>
        <w:rPr>
          <w:rStyle w:val="Emphasis"/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 xml:space="preserve"> insignis</w:t>
      </w:r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 xml:space="preserve"> - (Griff.) </w:t>
      </w:r>
      <w:proofErr w:type="spellStart"/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Hook.f</w:t>
      </w:r>
      <w:proofErr w:type="spellEnd"/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. &amp; Thomson</w:t>
      </w:r>
    </w:p>
    <w:p w:rsidR="00000000" w:rsidRDefault="00EB16C7" w14:paraId="0BEDD19B" w14:textId="77777777">
      <w:pPr>
        <w:jc w:val="right"/>
        <w:divId w:val="1666517668"/>
        <w:rPr>
          <w:rFonts w:ascii="Georgia" w:hAnsi="Georgia" w:eastAsia="Times New Roman"/>
          <w:sz w:val="18"/>
          <w:szCs w:val="18"/>
        </w:rPr>
      </w:pPr>
      <w:r>
        <w:rPr>
          <w:rFonts w:ascii="Georgia" w:hAnsi="Georgia" w:eastAsia="Times New Roman"/>
          <w:sz w:val="18"/>
          <w:szCs w:val="18"/>
        </w:rPr>
        <w:t xml:space="preserve">PLANTAE - TRACHEOPHYTA - MAGNOLIOPSIDA - RANUNCULALES - LARDIZABALACEAE - </w:t>
      </w:r>
      <w:proofErr w:type="spellStart"/>
      <w:r>
        <w:rPr>
          <w:rFonts w:ascii="Georgia" w:hAnsi="Georgia" w:eastAsia="Times New Roman"/>
          <w:sz w:val="18"/>
          <w:szCs w:val="18"/>
        </w:rPr>
        <w:t>Decaisnea</w:t>
      </w:r>
      <w:proofErr w:type="spellEnd"/>
      <w:r>
        <w:rPr>
          <w:rFonts w:ascii="Georgia" w:hAnsi="Georgia" w:eastAsia="Times New Roman"/>
          <w:sz w:val="18"/>
          <w:szCs w:val="18"/>
        </w:rPr>
        <w:t xml:space="preserve"> - insignis</w:t>
      </w:r>
    </w:p>
    <w:p w:rsidR="00000000" w:rsidRDefault="00EB16C7" w14:paraId="3D8ECDBF" w14:textId="77777777">
      <w:pPr>
        <w:pStyle w:val="NormalWeb"/>
        <w:divId w:val="787699135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commentRangeStart w:id="0"/>
      <w:r>
        <w:rPr>
          <w:rFonts w:ascii="Georgia" w:hAnsi="Georgia"/>
        </w:rPr>
        <w:t>Dead man's fingers, blue bean plant</w:t>
      </w:r>
      <w:r>
        <w:rPr>
          <w:rFonts w:ascii="Georgia" w:hAnsi="Georgia"/>
        </w:rPr>
        <w:t xml:space="preserve"> or blue sausage fruit </w:t>
      </w:r>
      <w:commentRangeEnd w:id="0"/>
      <w:r w:rsidR="00F65BB5">
        <w:rPr>
          <w:rStyle w:val="CommentReference"/>
          <w:sz w:val="20"/>
          <w:szCs w:val="20"/>
        </w:rPr>
        <w:commentReference w:id="0"/>
      </w:r>
      <w:r>
        <w:rPr>
          <w:rFonts w:ascii="Georgia" w:hAnsi="Georgia"/>
        </w:rPr>
        <w:t xml:space="preserve">(English), </w:t>
      </w:r>
      <w:proofErr w:type="spellStart"/>
      <w:r>
        <w:rPr>
          <w:rFonts w:ascii="Georgia" w:hAnsi="Georgia"/>
        </w:rPr>
        <w:t>Lasey</w:t>
      </w:r>
      <w:proofErr w:type="spellEnd"/>
      <w:r>
        <w:rPr>
          <w:rFonts w:ascii="Georgia" w:hAnsi="Georgia"/>
        </w:rPr>
        <w:t xml:space="preserve"> sham (Sino-Tibetan (Other)), Mao er </w:t>
      </w:r>
      <w:proofErr w:type="spellStart"/>
      <w:r>
        <w:rPr>
          <w:rFonts w:ascii="Georgia" w:hAnsi="Georgia"/>
        </w:rPr>
        <w:t>shi</w:t>
      </w:r>
      <w:proofErr w:type="spellEnd"/>
      <w:r>
        <w:rPr>
          <w:rFonts w:ascii="Georgia" w:hAnsi="Georgia"/>
        </w:rPr>
        <w:t xml:space="preserve"> (Chinese)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Slackia</w:t>
      </w:r>
      <w:proofErr w:type="spellEnd"/>
      <w:r>
        <w:rPr>
          <w:rFonts w:ascii="Georgia" w:hAnsi="Georgia"/>
        </w:rPr>
        <w:t xml:space="preserve"> insignis Griff.; </w:t>
      </w:r>
      <w:proofErr w:type="spellStart"/>
      <w:r>
        <w:rPr>
          <w:rFonts w:ascii="Georgia" w:hAnsi="Georgia"/>
        </w:rPr>
        <w:t>Decaisnea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fargesii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Franch</w:t>
      </w:r>
      <w:proofErr w:type="spellEnd"/>
      <w:r>
        <w:rPr>
          <w:rFonts w:ascii="Georgia" w:hAnsi="Georgia"/>
        </w:rPr>
        <w:t xml:space="preserve">. </w:t>
      </w:r>
      <w:proofErr w:type="spellStart"/>
      <w:r>
        <w:rPr>
          <w:rFonts w:ascii="Georgia" w:hAnsi="Georgia"/>
        </w:rPr>
        <w:t>fargesii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Franch</w:t>
      </w:r>
      <w:proofErr w:type="spellEnd"/>
      <w:r>
        <w:rPr>
          <w:rFonts w:ascii="Georgia" w:hAnsi="Georgia"/>
        </w:rPr>
        <w:t>.</w:t>
      </w:r>
    </w:p>
    <w:p w:rsidR="00000000" w:rsidDel="00616364" w:rsidRDefault="00EB16C7" w14:paraId="2A77F932" w14:textId="178CD8EF">
      <w:pPr>
        <w:pStyle w:val="NormalWeb"/>
        <w:divId w:val="787699135"/>
        <w:rPr>
          <w:del w:author="Jack Plummer" w:date="2022-08-18T17:31:00Z" w:id="1"/>
          <w:rFonts w:ascii="Georgia" w:hAnsi="Georgia"/>
        </w:rPr>
      </w:pPr>
      <w:del w:author="Jack Plummer" w:date="2022-08-18T17:31:00Z" w:id="3">
        <w:r w:rsidDel="00616364">
          <w:rPr>
            <w:rFonts w:ascii="Georgia" w:hAnsi="Georgia"/>
          </w:rPr>
          <w:delText>Erect shrubs have long vessel elements and scalariform pitting on lateral walls and ves</w:delText>
        </w:r>
        <w:r w:rsidDel="00616364">
          <w:rPr>
            <w:rFonts w:ascii="Georgia" w:hAnsi="Georgia"/>
          </w:rPr>
          <w:delText xml:space="preserve">sels with scalariform perforation plates (Maarten, 2012). </w:delText>
        </w:r>
      </w:del>
    </w:p>
    <w:p w:rsidR="00000000" w:rsidRDefault="00EB16C7" w14:paraId="579FC0B7" w14:textId="4A473BAE">
      <w:pPr>
        <w:pStyle w:val="NormalWeb"/>
        <w:divId w:val="78769913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Taxonomic Note: </w:t>
      </w:r>
      <w:r>
        <w:rPr>
          <w:rFonts w:ascii="Georgia" w:hAnsi="Georgia"/>
        </w:rPr>
        <w:br/>
      </w:r>
      <w:del w:author="Jack Plummer" w:date="2022-08-18T17:01:00Z" w:id="4">
        <w:r w:rsidDel="003838AF">
          <w:rPr>
            <w:rFonts w:ascii="Georgia" w:hAnsi="Georgia"/>
          </w:rPr>
          <w:delText>Erect shrubs have long vessel elements and scalariform pitting on lateral walls and vessels with scalariform perforation plates (Maarten, 2012).</w:delText>
        </w:r>
      </w:del>
    </w:p>
    <w:tbl>
      <w:tblPr>
        <w:tblW w:w="0" w:type="auto"/>
        <w:jc w:val="center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</w:tblGrid>
      <w:tr w:rsidR="00000000" w:rsidTr="483F484C" w14:paraId="70496996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color="000000" w:themeColor="text1" w:sz="6" w:space="0"/>
            </w:tcBorders>
            <w:shd w:val="clear" w:color="auto" w:fill="BBBBBB"/>
            <w:tcMar/>
            <w:vAlign w:val="center"/>
            <w:hideMark/>
          </w:tcPr>
          <w:p w:rsidR="00000000" w:rsidRDefault="00EB16C7" w14:paraId="26B1063F" w14:textId="77777777">
            <w:pPr>
              <w:spacing w:after="75"/>
              <w:jc w:val="center"/>
              <w:rPr>
                <w:rFonts w:ascii="Georgia" w:hAnsi="Georgia" w:eastAsia="Times New Roman"/>
                <w:b/>
                <w:bCs/>
                <w:sz w:val="20"/>
                <w:szCs w:val="20"/>
              </w:rPr>
            </w:pPr>
            <w:r>
              <w:rPr>
                <w:rFonts w:ascii="Georgia" w:hAnsi="Georgia" w:eastAsia="Times New Roman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:rsidTr="483F484C" w14:paraId="6EDC1AFF" w14:textId="77777777">
        <w:trPr>
          <w:tblCellSpacing w:w="15" w:type="dxa"/>
          <w:jc w:val="center"/>
        </w:trPr>
        <w:tc>
          <w:tcPr>
            <w:tcW w:w="0" w:type="auto"/>
            <w:tcMar/>
            <w:vAlign w:val="center"/>
            <w:hideMark/>
          </w:tcPr>
          <w:p w:rsidR="00000000" w:rsidRDefault="00EB16C7" w14:paraId="4B64A35E" w14:textId="77777777">
            <w:pPr>
              <w:spacing w:after="75"/>
              <w:rPr>
                <w:rFonts w:ascii="Georgia" w:hAnsi="Georgia" w:eastAsia="Times New Roman"/>
                <w:sz w:val="20"/>
                <w:szCs w:val="20"/>
              </w:rPr>
            </w:pPr>
            <w:commentRangeStart w:id="5"/>
            <w:r w:rsidRPr="483F484C" w:rsidR="00EB16C7">
              <w:rPr>
                <w:rFonts w:ascii="Georgia" w:hAnsi="Georgia" w:eastAsia="Times New Roman"/>
                <w:sz w:val="20"/>
                <w:szCs w:val="20"/>
              </w:rPr>
              <w:t>VU - Vulnerable, D1 (IUCN version 3.1)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 w:rsidR="00000000" w:rsidRDefault="00EB16C7" w14:paraId="0D049E47" w14:textId="77777777">
      <w:pPr>
        <w:pStyle w:val="Heading1"/>
        <w:divId w:val="720137588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Red List Assessment</w:t>
      </w:r>
    </w:p>
    <w:p w:rsidR="00000000" w:rsidRDefault="00EB16C7" w14:paraId="0538C42B" w14:textId="77777777">
      <w:pPr>
        <w:pStyle w:val="Heading2"/>
        <w:divId w:val="720137588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Assessment Information</w:t>
      </w:r>
    </w:p>
    <w:p w:rsidR="00000000" w:rsidRDefault="00EB16C7" w14:paraId="6DCA45D6" w14:textId="77777777">
      <w:pPr>
        <w:pStyle w:val="NormalWeb"/>
        <w:divId w:val="72013758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2022-12-30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448"/>
        <w:gridCol w:w="2212"/>
        <w:gridCol w:w="2063"/>
        <w:gridCol w:w="2204"/>
      </w:tblGrid>
      <w:tr w:rsidR="00000000" w14:paraId="79C2FB82" w14:textId="77777777">
        <w:trPr>
          <w:divId w:val="720137588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03E626F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Reviewed?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F72A8AE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Date of Review: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CBDDCD9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Status: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7ACE4F2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Reasons for Rejection: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7BFF265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Improvements Needed:</w:t>
            </w:r>
          </w:p>
        </w:tc>
      </w:tr>
      <w:tr w:rsidR="00000000" w14:paraId="3BC8C562" w14:textId="77777777">
        <w:trPr>
          <w:divId w:val="720137588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48379CD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889C73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2022-05-20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8AB74C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Returned for Improvements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64AB9ED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26F90F3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204920BD" w14:textId="77777777">
      <w:pPr>
        <w:pStyle w:val="NormalWeb"/>
        <w:divId w:val="72013758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Tobgay, K.</w:t>
      </w:r>
    </w:p>
    <w:p w:rsidR="00000000" w:rsidRDefault="00EB16C7" w14:paraId="3079A7DC" w14:textId="77777777">
      <w:pPr>
        <w:pStyle w:val="NormalWeb"/>
        <w:divId w:val="72013758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:rsidR="00000000" w:rsidRDefault="00EB16C7" w14:paraId="46297B6A" w14:textId="77777777">
      <w:pPr>
        <w:pStyle w:val="Heading2"/>
        <w:divId w:val="720137588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Assessment Rationale</w:t>
      </w:r>
    </w:p>
    <w:p w:rsidR="00000000" w:rsidDel="009D15FD" w:rsidRDefault="00EB16C7" w14:paraId="407058D7" w14:textId="4E5FFDC8">
      <w:pPr>
        <w:pStyle w:val="NormalWeb"/>
        <w:divId w:val="720137588"/>
        <w:rPr>
          <w:del w:author="Jack Plummer" w:date="2022-08-18T17:06:00Z" w:id="6"/>
          <w:rStyle w:val="CommentReference"/>
        </w:rPr>
      </w:pPr>
      <w:r>
        <w:rPr>
          <w:rFonts w:ascii="Georgia" w:hAnsi="Georgia"/>
        </w:rPr>
        <w:t>This species</w:t>
      </w:r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>is widely distributed from central to south</w:t>
      </w:r>
      <w:del w:author="Jack Plummer" w:date="2022-08-18T17:01:00Z" w:id="7">
        <w:r w:rsidDel="003838AF">
          <w:rPr>
            <w:rFonts w:ascii="Georgia" w:hAnsi="Georgia"/>
          </w:rPr>
          <w:delText>-</w:delText>
        </w:r>
      </w:del>
      <w:r>
        <w:rPr>
          <w:rFonts w:ascii="Georgia" w:hAnsi="Georgia"/>
        </w:rPr>
        <w:t>west</w:t>
      </w:r>
      <w:del w:author="Jack Plummer" w:date="2022-08-18T17:08:00Z" w:id="8">
        <w:r w:rsidDel="00B711E0">
          <w:rPr>
            <w:rFonts w:ascii="Georgia" w:hAnsi="Georgia"/>
          </w:rPr>
          <w:delText>er</w:delText>
        </w:r>
        <w:r w:rsidDel="00B711E0">
          <w:rPr>
            <w:rFonts w:ascii="Georgia" w:hAnsi="Georgia"/>
          </w:rPr>
          <w:delText>n</w:delText>
        </w:r>
      </w:del>
      <w:r>
        <w:rPr>
          <w:rFonts w:ascii="Georgia" w:hAnsi="Georgia"/>
        </w:rPr>
        <w:t xml:space="preserve"> China and the Himalayan foothills. </w:t>
      </w:r>
      <w:del w:author="Jack Plummer" w:date="2022-08-18T17:01:00Z" w:id="9">
        <w:r w:rsidDel="003838AF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Its extent of occurrence (EOO) of 4</w:t>
      </w:r>
      <w:ins w:author="Jack Plummer" w:date="2022-08-18T17:03:00Z" w:id="10">
        <w:r w:rsidR="008819CD">
          <w:rPr>
            <w:rFonts w:ascii="Georgia" w:hAnsi="Georgia"/>
          </w:rPr>
          <w:t>,</w:t>
        </w:r>
      </w:ins>
      <w:r>
        <w:rPr>
          <w:rFonts w:ascii="Georgia" w:hAnsi="Georgia"/>
        </w:rPr>
        <w:t>2</w:t>
      </w:r>
      <w:del w:author="Jack Plummer" w:date="2022-08-18T17:03:00Z" w:id="11">
        <w:r w:rsidDel="008819CD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>96</w:t>
      </w:r>
      <w:ins w:author="Jack Plummer" w:date="2022-08-18T17:03:00Z" w:id="12">
        <w:r w:rsidR="008819CD">
          <w:rPr>
            <w:rFonts w:ascii="Georgia" w:hAnsi="Georgia"/>
          </w:rPr>
          <w:t>,</w:t>
        </w:r>
      </w:ins>
      <w:r>
        <w:rPr>
          <w:rFonts w:ascii="Georgia" w:hAnsi="Georgia"/>
        </w:rPr>
        <w:t>854 km</w:t>
      </w:r>
      <w:r>
        <w:rPr>
          <w:rFonts w:ascii="Georgia" w:hAnsi="Georgia"/>
          <w:vertAlign w:val="superscript"/>
        </w:rPr>
        <w:t>2</w:t>
      </w:r>
      <w:r>
        <w:rPr>
          <w:rStyle w:val="CommentReference"/>
          <w:rFonts w:ascii="Georgia" w:hAnsi="Georgia"/>
        </w:rPr>
        <w:t> </w:t>
      </w:r>
      <w:del w:author="Jack Plummer" w:date="2022-08-18T17:05:00Z" w:id="13">
        <w:r w:rsidDel="009D15FD">
          <w:rPr>
            <w:rStyle w:val="CommentReference"/>
            <w:rFonts w:ascii="Georgia" w:hAnsi="Georgia"/>
          </w:rPr>
          <w:delText> </w:delText>
        </w:r>
      </w:del>
      <w:r>
        <w:rPr>
          <w:rStyle w:val="CommentReference"/>
          <w:rFonts w:ascii="Georgia" w:hAnsi="Georgia"/>
        </w:rPr>
        <w:t xml:space="preserve">exceeds the </w:t>
      </w:r>
      <w:r>
        <w:rPr>
          <w:rStyle w:val="CommentReference"/>
          <w:rFonts w:ascii="Georgia" w:hAnsi="Georgia"/>
        </w:rPr>
        <w:t>threshold values for threatened categories,</w:t>
      </w:r>
      <w:ins w:author="Jack Plummer" w:date="2022-08-18T17:03:00Z" w:id="14">
        <w:r w:rsidR="0003396F">
          <w:rPr>
            <w:rStyle w:val="CommentReference"/>
            <w:rFonts w:ascii="Georgia" w:hAnsi="Georgia"/>
          </w:rPr>
          <w:t xml:space="preserve"> and</w:t>
        </w:r>
      </w:ins>
      <w:r>
        <w:rPr>
          <w:rStyle w:val="CommentReference"/>
          <w:rFonts w:ascii="Georgia" w:hAnsi="Georgia"/>
        </w:rPr>
        <w:t xml:space="preserve"> it is suspected that</w:t>
      </w:r>
      <w:ins w:author="Jack Plummer" w:date="2022-08-18T17:03:00Z" w:id="15">
        <w:r w:rsidR="0003396F">
          <w:rPr>
            <w:rStyle w:val="CommentReference"/>
            <w:rFonts w:ascii="Georgia" w:hAnsi="Georgia"/>
          </w:rPr>
          <w:t xml:space="preserve"> this is reflected in the</w:t>
        </w:r>
      </w:ins>
      <w:r>
        <w:rPr>
          <w:rStyle w:val="CommentReference"/>
          <w:rFonts w:ascii="Georgia" w:hAnsi="Georgia"/>
        </w:rPr>
        <w:t xml:space="preserve"> </w:t>
      </w:r>
      <w:del w:author="Jack Plummer" w:date="2022-08-18T17:03:00Z" w:id="16">
        <w:r w:rsidDel="0003396F">
          <w:rPr>
            <w:rStyle w:val="CommentReference"/>
            <w:rFonts w:ascii="Georgia" w:hAnsi="Georgia"/>
          </w:rPr>
          <w:delText>A</w:delText>
        </w:r>
      </w:del>
      <w:del w:author="Jack Plummer" w:date="2022-08-18T17:05:00Z" w:id="17">
        <w:r w:rsidDel="009D15FD">
          <w:rPr>
            <w:rStyle w:val="CommentReference"/>
            <w:rFonts w:ascii="Georgia" w:hAnsi="Georgia"/>
          </w:rPr>
          <w:delText xml:space="preserve">rea of occupancy (AOO) and </w:delText>
        </w:r>
      </w:del>
      <w:r>
        <w:rPr>
          <w:rStyle w:val="CommentReference"/>
          <w:rFonts w:ascii="Georgia" w:hAnsi="Georgia"/>
        </w:rPr>
        <w:t>number of locati</w:t>
      </w:r>
      <w:r>
        <w:rPr>
          <w:rStyle w:val="CommentReference"/>
          <w:rFonts w:ascii="Georgia" w:hAnsi="Georgia"/>
        </w:rPr>
        <w:t>o</w:t>
      </w:r>
      <w:r>
        <w:rPr>
          <w:rStyle w:val="CommentReference"/>
          <w:rFonts w:ascii="Georgia" w:hAnsi="Georgia"/>
        </w:rPr>
        <w:t>n</w:t>
      </w:r>
      <w:ins w:author="Jack Plummer" w:date="2022-08-18T17:04:00Z" w:id="18">
        <w:r w:rsidR="0003396F">
          <w:rPr>
            <w:rStyle w:val="CommentReference"/>
            <w:rFonts w:ascii="Georgia" w:hAnsi="Georgia"/>
          </w:rPr>
          <w:t>s for the</w:t>
        </w:r>
      </w:ins>
      <w:r>
        <w:rPr>
          <w:rStyle w:val="CommentReference"/>
          <w:rFonts w:ascii="Georgia" w:hAnsi="Georgia"/>
        </w:rPr>
        <w:t> species. </w:t>
      </w:r>
      <w:commentRangeStart w:id="19"/>
      <w:ins w:author="Jack Plummer" w:date="2022-08-18T17:29:00Z" w:id="20">
        <w:r w:rsidRPr="00DA71D1" w:rsidR="00DA71D1">
          <w:rPr>
            <w:rStyle w:val="CommentReference"/>
            <w:rFonts w:ascii="Georgia" w:hAnsi="Georgia"/>
          </w:rPr>
          <w:t>The estimated area of occupancy</w:t>
        </w:r>
      </w:ins>
      <w:ins w:author="Jack Plummer" w:date="2022-08-18T17:30:00Z" w:id="21">
        <w:r w:rsidR="000328A8">
          <w:rPr>
            <w:rStyle w:val="CommentReference"/>
            <w:rFonts w:ascii="Georgia" w:hAnsi="Georgia"/>
          </w:rPr>
          <w:t xml:space="preserve"> (AOO)</w:t>
        </w:r>
      </w:ins>
      <w:ins w:author="Jack Plummer" w:date="2022-08-18T17:29:00Z" w:id="22">
        <w:r w:rsidRPr="00DA71D1" w:rsidR="00DA71D1">
          <w:rPr>
            <w:rStyle w:val="CommentReference"/>
            <w:rFonts w:ascii="Georgia" w:hAnsi="Georgia"/>
          </w:rPr>
          <w:t xml:space="preserve">, based on georeferenced herbarium specimens, is </w:t>
        </w:r>
        <w:r w:rsidR="00DA71D1">
          <w:rPr>
            <w:rStyle w:val="CommentReference"/>
            <w:rFonts w:ascii="Georgia" w:hAnsi="Georgia"/>
          </w:rPr>
          <w:t>XX</w:t>
        </w:r>
        <w:r w:rsidRPr="00DA71D1" w:rsidR="00DA71D1">
          <w:rPr>
            <w:rStyle w:val="CommentReference"/>
            <w:rFonts w:ascii="Georgia" w:hAnsi="Georgia"/>
          </w:rPr>
          <w:t xml:space="preserve"> km</w:t>
        </w:r>
        <w:r w:rsidR="00DA71D1">
          <w:rPr>
            <w:rStyle w:val="CommentReference"/>
            <w:rFonts w:ascii="Georgia" w:hAnsi="Georgia"/>
            <w:vertAlign w:val="superscript"/>
          </w:rPr>
          <w:t>2</w:t>
        </w:r>
        <w:r w:rsidRPr="00DA71D1" w:rsidR="00DA71D1">
          <w:rPr>
            <w:rStyle w:val="CommentReference"/>
            <w:rFonts w:ascii="Georgia" w:hAnsi="Georgia"/>
          </w:rPr>
          <w:t>. While this is likely to be an underestimate, it is considered unlikely that the AOO exceeds 2,000 km</w:t>
        </w:r>
        <w:r w:rsidR="00DA71D1">
          <w:rPr>
            <w:rStyle w:val="CommentReference"/>
            <w:rFonts w:ascii="Georgia" w:hAnsi="Georgia"/>
            <w:vertAlign w:val="superscript"/>
          </w:rPr>
          <w:t>2</w:t>
        </w:r>
        <w:r w:rsidR="00DA71D1">
          <w:rPr>
            <w:rStyle w:val="CommentReference"/>
            <w:rFonts w:ascii="Georgia" w:hAnsi="Georgia"/>
          </w:rPr>
          <w:t>.</w:t>
        </w:r>
      </w:ins>
      <w:ins w:author="Jack Plummer" w:date="2022-08-18T17:30:00Z" w:id="23">
        <w:commentRangeEnd w:id="19"/>
        <w:r w:rsidR="000328A8">
          <w:rPr>
            <w:rStyle w:val="CommentReference"/>
            <w:sz w:val="20"/>
            <w:szCs w:val="20"/>
          </w:rPr>
          <w:commentReference w:id="19"/>
        </w:r>
      </w:ins>
      <w:ins w:author="Jack Plummer" w:date="2022-08-18T17:29:00Z" w:id="24">
        <w:r w:rsidRPr="00DA71D1" w:rsidR="00DA71D1">
          <w:rPr>
            <w:rStyle w:val="CommentReference"/>
            <w:rFonts w:ascii="Georgia" w:hAnsi="Georgia"/>
          </w:rPr>
          <w:t xml:space="preserve"> </w:t>
        </w:r>
      </w:ins>
      <w:ins w:author="Jack Plummer" w:date="2022-08-18T17:04:00Z" w:id="25">
        <w:r w:rsidR="0003396F">
          <w:rPr>
            <w:rStyle w:val="CommentReference"/>
            <w:rFonts w:ascii="Georgia" w:hAnsi="Georgia"/>
          </w:rPr>
          <w:t>Although</w:t>
        </w:r>
        <w:r w:rsidR="00465761">
          <w:rPr>
            <w:rStyle w:val="CommentReference"/>
            <w:rFonts w:ascii="Georgia" w:hAnsi="Georgia"/>
          </w:rPr>
          <w:t xml:space="preserve"> </w:t>
        </w:r>
      </w:ins>
      <w:del w:author="Jack Plummer" w:date="2022-08-18T17:04:00Z" w:id="26">
        <w:r w:rsidDel="00465761">
          <w:rPr>
            <w:rStyle w:val="CommentReference"/>
            <w:rFonts w:ascii="Georgia" w:hAnsi="Georgia"/>
          </w:rPr>
          <w:delText>T</w:delText>
        </w:r>
      </w:del>
      <w:ins w:author="Jack Plummer" w:date="2022-08-18T17:04:00Z" w:id="27">
        <w:r w:rsidR="00465761">
          <w:rPr>
            <w:rStyle w:val="CommentReference"/>
            <w:rFonts w:ascii="Georgia" w:hAnsi="Georgia"/>
          </w:rPr>
          <w:t>t</w:t>
        </w:r>
      </w:ins>
      <w:r>
        <w:rPr>
          <w:rStyle w:val="CommentReference"/>
          <w:rFonts w:ascii="Georgia" w:hAnsi="Georgia"/>
        </w:rPr>
        <w:t xml:space="preserve">his species has a large </w:t>
      </w:r>
      <w:del w:author="Jack Plummer" w:date="2022-08-18T17:29:00Z" w:id="28">
        <w:r w:rsidDel="00DA71D1">
          <w:rPr>
            <w:rStyle w:val="CommentReference"/>
            <w:rFonts w:ascii="Georgia" w:hAnsi="Georgia"/>
          </w:rPr>
          <w:delText>native range</w:delText>
        </w:r>
      </w:del>
      <w:ins w:author="Jack Plummer" w:date="2022-08-18T17:29:00Z" w:id="29">
        <w:r w:rsidR="00DA71D1">
          <w:rPr>
            <w:rStyle w:val="CommentReference"/>
            <w:rFonts w:ascii="Georgia" w:hAnsi="Georgia"/>
          </w:rPr>
          <w:t>EOO</w:t>
        </w:r>
      </w:ins>
      <w:ins w:author="Jack Plummer" w:date="2022-08-18T17:04:00Z" w:id="30">
        <w:r w:rsidR="00465761">
          <w:rPr>
            <w:rStyle w:val="CommentReference"/>
            <w:rFonts w:ascii="Georgia" w:hAnsi="Georgia"/>
          </w:rPr>
          <w:t>,</w:t>
        </w:r>
      </w:ins>
      <w:r>
        <w:rPr>
          <w:rStyle w:val="CommentReference"/>
          <w:rFonts w:ascii="Georgia" w:hAnsi="Georgia"/>
        </w:rPr>
        <w:t xml:space="preserve"> </w:t>
      </w:r>
      <w:del w:author="Jack Plummer" w:date="2022-08-18T17:04:00Z" w:id="31">
        <w:r w:rsidDel="00465761">
          <w:rPr>
            <w:rStyle w:val="CommentReference"/>
            <w:rFonts w:ascii="Georgia" w:hAnsi="Georgia"/>
          </w:rPr>
          <w:delText>but t</w:delText>
        </w:r>
      </w:del>
      <w:ins w:author="Jack Plummer" w:date="2022-08-18T17:04:00Z" w:id="32">
        <w:r w:rsidR="00465761">
          <w:rPr>
            <w:rStyle w:val="CommentReference"/>
            <w:rFonts w:ascii="Georgia" w:hAnsi="Georgia"/>
          </w:rPr>
          <w:t>t</w:t>
        </w:r>
      </w:ins>
      <w:r>
        <w:rPr>
          <w:rStyle w:val="CommentReference"/>
          <w:rFonts w:ascii="Georgia" w:hAnsi="Georgia"/>
        </w:rPr>
        <w:t xml:space="preserve">he population trend is suspected to be decreasing as its habitat requirements are specific, </w:t>
      </w:r>
      <w:r>
        <w:rPr>
          <w:rStyle w:val="CommentReference"/>
          <w:rFonts w:ascii="Georgia" w:hAnsi="Georgia"/>
        </w:rPr>
        <w:t>regeneration is low, and it is likely to be threatened by collection for medicinal and ornamental use, expansion of settlements and infrastructure, and logging activities</w:t>
      </w:r>
      <w:r>
        <w:rPr>
          <w:rStyle w:val="CommentReference"/>
          <w:rFonts w:ascii="Georgia" w:hAnsi="Georgia"/>
        </w:rPr>
        <w:t>.</w:t>
      </w:r>
      <w:r>
        <w:rPr>
          <w:rStyle w:val="CommentReference"/>
          <w:rFonts w:ascii="Georgia" w:hAnsi="Georgia"/>
        </w:rPr>
        <w:t> The native range falls predominantly within the Eastern Himalaya region where</w:t>
      </w:r>
      <w:ins w:author="Jack Plummer" w:date="2022-08-18T17:04:00Z" w:id="33">
        <w:r w:rsidR="00465761">
          <w:rPr>
            <w:rStyle w:val="CommentReference"/>
            <w:rFonts w:ascii="Georgia" w:hAnsi="Georgia"/>
          </w:rPr>
          <w:t xml:space="preserve"> the</w:t>
        </w:r>
      </w:ins>
      <w:r>
        <w:rPr>
          <w:rStyle w:val="CommentReference"/>
          <w:rFonts w:ascii="Georgia" w:hAnsi="Georgia"/>
        </w:rPr>
        <w:t xml:space="preserve"> </w:t>
      </w:r>
      <w:r>
        <w:rPr>
          <w:rStyle w:val="CommentReference"/>
          <w:rFonts w:ascii="Georgia" w:hAnsi="Georgia"/>
        </w:rPr>
        <w:t xml:space="preserve">species </w:t>
      </w:r>
      <w:del w:author="Jack Plummer" w:date="2022-08-18T17:04:00Z" w:id="34">
        <w:r w:rsidDel="00465761">
          <w:rPr>
            <w:rStyle w:val="CommentReference"/>
            <w:rFonts w:ascii="Georgia" w:hAnsi="Georgia"/>
          </w:rPr>
          <w:delText xml:space="preserve">growing </w:delText>
        </w:r>
      </w:del>
      <w:ins w:author="Jack Plummer" w:date="2022-08-18T17:04:00Z" w:id="35">
        <w:r w:rsidR="00465761">
          <w:rPr>
            <w:rStyle w:val="CommentReference"/>
            <w:rFonts w:ascii="Georgia" w:hAnsi="Georgia"/>
          </w:rPr>
          <w:t>grow</w:t>
        </w:r>
        <w:r w:rsidR="00465761">
          <w:rPr>
            <w:rStyle w:val="CommentReference"/>
            <w:rFonts w:ascii="Georgia" w:hAnsi="Georgia"/>
          </w:rPr>
          <w:t>s</w:t>
        </w:r>
        <w:r w:rsidR="00465761">
          <w:rPr>
            <w:rStyle w:val="CommentReference"/>
            <w:rFonts w:ascii="Georgia" w:hAnsi="Georgia"/>
          </w:rPr>
          <w:t xml:space="preserve"> </w:t>
        </w:r>
      </w:ins>
      <w:r>
        <w:rPr>
          <w:rStyle w:val="CommentReference"/>
          <w:rFonts w:ascii="Georgia" w:hAnsi="Georgia"/>
        </w:rPr>
        <w:t>in cool, broad-leaved forests</w:t>
      </w:r>
      <w:ins w:author="Jack Plummer" w:date="2022-08-18T17:05:00Z" w:id="36">
        <w:r w:rsidR="009D15FD">
          <w:rPr>
            <w:rStyle w:val="CommentReference"/>
            <w:rFonts w:ascii="Georgia" w:hAnsi="Georgia"/>
          </w:rPr>
          <w:t xml:space="preserve"> and may be</w:t>
        </w:r>
      </w:ins>
      <w:del w:author="Jack Plummer" w:date="2022-08-18T17:05:00Z" w:id="37">
        <w:r w:rsidDel="009D15FD">
          <w:rPr>
            <w:rStyle w:val="CommentReference"/>
            <w:rFonts w:ascii="Georgia" w:hAnsi="Georgia"/>
          </w:rPr>
          <w:delText xml:space="preserve"> are</w:delText>
        </w:r>
      </w:del>
      <w:r>
        <w:rPr>
          <w:rStyle w:val="CommentReference"/>
          <w:rFonts w:ascii="Georgia" w:hAnsi="Georgia"/>
        </w:rPr>
        <w:t xml:space="preserve"> occasionally collected for medicinal or ornamental interest, even within protected areas.</w:t>
      </w:r>
      <w:ins w:author="Jack Plummer" w:date="2022-08-18T17:19:00Z" w:id="38">
        <w:r w:rsidR="00711DAD">
          <w:rPr>
            <w:rStyle w:val="CommentReference"/>
            <w:rFonts w:ascii="Georgia" w:hAnsi="Georgia"/>
          </w:rPr>
          <w:t xml:space="preserve"> A continuing decline in the quality of habitat and number of mature individuals is</w:t>
        </w:r>
      </w:ins>
      <w:ins w:author="Jack Plummer" w:date="2022-08-18T17:20:00Z" w:id="39">
        <w:r w:rsidR="00711DAD">
          <w:rPr>
            <w:rStyle w:val="CommentReference"/>
            <w:rFonts w:ascii="Georgia" w:hAnsi="Georgia"/>
          </w:rPr>
          <w:t xml:space="preserve"> inferred.</w:t>
        </w:r>
      </w:ins>
      <w:del w:author="Jack Plummer" w:date="2022-08-18T17:06:00Z" w:id="40">
        <w:r w:rsidDel="009D15FD">
          <w:rPr>
            <w:rStyle w:val="CommentReference"/>
            <w:rFonts w:ascii="Georgia" w:hAnsi="Georgia"/>
          </w:rPr>
          <w:delText> </w:delText>
        </w:r>
      </w:del>
      <w:del w:author="Jack Plummer" w:date="2022-08-18T17:05:00Z" w:id="41">
        <w:r w:rsidDel="009D15FD">
          <w:rPr>
            <w:rStyle w:val="CommentReference"/>
            <w:rFonts w:ascii="Georgia" w:hAnsi="Georgia"/>
          </w:rPr>
          <w:delText> </w:delText>
        </w:r>
        <w:r w:rsidDel="009D15FD">
          <w:rPr>
            <w:rStyle w:val="CommentReference"/>
            <w:rFonts w:ascii="Georgia" w:hAnsi="Georgia"/>
          </w:rPr>
          <w:delText>Therefore, it</w:delText>
        </w:r>
      </w:del>
      <w:del w:author="Jack Plummer" w:date="2022-08-18T17:06:00Z" w:id="42">
        <w:r w:rsidDel="009D15FD">
          <w:rPr>
            <w:rStyle w:val="CommentReference"/>
            <w:rFonts w:ascii="Georgia" w:hAnsi="Georgia"/>
          </w:rPr>
          <w:delText xml:space="preserve"> is suspected that the number of locations for the species nearly meet the threshold values for thr</w:delText>
        </w:r>
        <w:r w:rsidDel="009D15FD">
          <w:rPr>
            <w:rStyle w:val="CommentReference"/>
            <w:rFonts w:ascii="Georgia" w:hAnsi="Georgia"/>
          </w:rPr>
          <w:delText xml:space="preserve">eatened categories. The population trend is suspected to be </w:delText>
        </w:r>
        <w:r w:rsidDel="009D15FD">
          <w:rPr>
            <w:rStyle w:val="CommentReference"/>
            <w:rFonts w:ascii="Georgia" w:hAnsi="Georgia"/>
          </w:rPr>
          <w:lastRenderedPageBreak/>
          <w:delText>decreasing.</w:delText>
        </w:r>
      </w:del>
      <w:r>
        <w:rPr>
          <w:rStyle w:val="CommentReference"/>
          <w:rFonts w:ascii="Georgia" w:hAnsi="Georgia"/>
        </w:rPr>
        <w:t xml:space="preserve"> It is therefore assessed as Near Threatened</w:t>
      </w:r>
      <w:del w:author="Jack Plummer" w:date="2022-08-18T17:20:00Z" w:id="43">
        <w:r w:rsidDel="00711DAD">
          <w:rPr>
            <w:rStyle w:val="CommentReference"/>
            <w:rFonts w:ascii="Georgia" w:hAnsi="Georgia"/>
          </w:rPr>
          <w:delText xml:space="preserve"> </w:delText>
        </w:r>
      </w:del>
      <w:ins w:author="Jack Plummer" w:date="2022-08-18T17:20:00Z" w:id="44">
        <w:r w:rsidR="00711DAD">
          <w:rPr>
            <w:rStyle w:val="CommentReference"/>
            <w:rFonts w:ascii="Georgia" w:hAnsi="Georgia"/>
          </w:rPr>
          <w:t xml:space="preserve"> B2b(</w:t>
        </w:r>
        <w:proofErr w:type="spellStart"/>
        <w:r w:rsidR="00711DAD">
          <w:rPr>
            <w:rStyle w:val="CommentReference"/>
            <w:rFonts w:ascii="Georgia" w:hAnsi="Georgia"/>
          </w:rPr>
          <w:t>iii,v</w:t>
        </w:r>
        <w:proofErr w:type="spellEnd"/>
        <w:r w:rsidR="00711DAD">
          <w:rPr>
            <w:rStyle w:val="CommentReference"/>
            <w:rFonts w:ascii="Georgia" w:hAnsi="Georgia"/>
          </w:rPr>
          <w:t>)</w:t>
        </w:r>
      </w:ins>
      <w:del w:author="Jack Plummer" w:date="2022-08-18T17:20:00Z" w:id="45">
        <w:r w:rsidDel="00711DAD">
          <w:rPr>
            <w:rStyle w:val="CommentReference"/>
            <w:rFonts w:ascii="Georgia" w:hAnsi="Georgia"/>
          </w:rPr>
          <w:delText>(NT)</w:delText>
        </w:r>
      </w:del>
      <w:r>
        <w:rPr>
          <w:rStyle w:val="CommentReference"/>
          <w:rFonts w:ascii="Georgia" w:hAnsi="Georgia"/>
        </w:rPr>
        <w:t xml:space="preserve">. Further study </w:t>
      </w:r>
      <w:ins w:author="Jack Plummer" w:date="2022-08-18T17:06:00Z" w:id="46">
        <w:r w:rsidR="009D15FD">
          <w:rPr>
            <w:rStyle w:val="CommentReference"/>
            <w:rFonts w:ascii="Georgia" w:hAnsi="Georgia"/>
          </w:rPr>
          <w:t xml:space="preserve">is </w:t>
        </w:r>
      </w:ins>
      <w:r>
        <w:rPr>
          <w:rStyle w:val="CommentReference"/>
          <w:rFonts w:ascii="Georgia" w:hAnsi="Georgia"/>
        </w:rPr>
        <w:t xml:space="preserve">required to identify the current distribution, </w:t>
      </w:r>
      <w:ins w:author="Jack Plummer" w:date="2022-08-18T17:06:00Z" w:id="47">
        <w:r w:rsidR="009D15FD">
          <w:rPr>
            <w:rStyle w:val="CommentReference"/>
            <w:rFonts w:ascii="Georgia" w:hAnsi="Georgia"/>
          </w:rPr>
          <w:t xml:space="preserve">and </w:t>
        </w:r>
      </w:ins>
      <w:r>
        <w:rPr>
          <w:rStyle w:val="CommentReference"/>
          <w:rFonts w:ascii="Georgia" w:hAnsi="Georgia"/>
        </w:rPr>
        <w:t>population status and trends</w:t>
      </w:r>
      <w:ins w:author="Jack Plummer" w:date="2022-08-18T17:06:00Z" w:id="48">
        <w:r w:rsidR="009D15FD">
          <w:rPr>
            <w:rStyle w:val="CommentReference"/>
            <w:rFonts w:ascii="Georgia" w:hAnsi="Georgia"/>
          </w:rPr>
          <w:t>.</w:t>
        </w:r>
      </w:ins>
      <w:del w:author="Jack Plummer" w:date="2022-08-18T17:06:00Z" w:id="49">
        <w:r w:rsidDel="009D15FD">
          <w:rPr>
            <w:rStyle w:val="CommentReference"/>
            <w:rFonts w:ascii="Georgia" w:hAnsi="Georgia"/>
          </w:rPr>
          <w:delText xml:space="preserve">, </w:delText>
        </w:r>
        <w:r w:rsidDel="009D15FD">
          <w:rPr>
            <w:rStyle w:val="CommentReference"/>
            <w:rFonts w:ascii="Georgia" w:hAnsi="Georgia"/>
          </w:rPr>
          <w:delText xml:space="preserve">and conservation status. </w:delText>
        </w:r>
        <w:bookmarkStart w:name="_msocom_1" w:id="50"/>
      </w:del>
    </w:p>
    <w:p w:rsidR="00000000" w:rsidRDefault="00EB16C7" w14:paraId="7E761B12" w14:textId="68B9268A">
      <w:pPr>
        <w:pStyle w:val="NormalWeb"/>
        <w:divId w:val="720137588"/>
        <w:rPr>
          <w:rStyle w:val="CommentReference"/>
          <w:rFonts w:ascii="Georgia" w:hAnsi="Georgia"/>
        </w:rPr>
      </w:pPr>
      <w:del w:author="Jack Plummer" w:date="2022-08-18T17:06:00Z" w:id="51">
        <w:r w:rsidDel="009D15FD">
          <w:rPr>
            <w:rStyle w:val="CommentReference"/>
            <w:rFonts w:ascii="Georgia" w:hAnsi="Georgia"/>
          </w:rPr>
          <w:delText> </w:delText>
        </w:r>
      </w:del>
      <w:r>
        <w:rPr>
          <w:rStyle w:val="CommentReference"/>
          <w:rFonts w:ascii="Georgia" w:hAnsi="Georgia"/>
        </w:rPr>
        <w:t> </w:t>
      </w:r>
    </w:p>
    <w:p w:rsidR="00000000" w:rsidRDefault="00EB16C7" w14:paraId="13F97335" w14:textId="77777777">
      <w:pPr>
        <w:pStyle w:val="NormalWeb"/>
        <w:divId w:val="720137588"/>
      </w:pPr>
      <w:r>
        <w:rPr>
          <w:rFonts w:ascii="Georgia" w:hAnsi="Georgia"/>
        </w:rPr>
        <w:t>  </w:t>
      </w:r>
      <w:r>
        <w:rPr>
          <w:rStyle w:val="CommentReference"/>
          <w:rFonts w:ascii="Georgia" w:hAnsi="Georgia"/>
        </w:rPr>
        <w:t> </w:t>
      </w:r>
    </w:p>
    <w:p w:rsidR="00000000" w:rsidRDefault="00EB16C7" w14:paraId="63C580DC" w14:textId="77777777">
      <w:pPr>
        <w:pStyle w:val="Heading1"/>
        <w:divId w:val="2108383690"/>
        <w:rPr>
          <w:rFonts w:ascii="Georgia" w:hAnsi="Georgia" w:eastAsia="Times New Roman"/>
          <w:sz w:val="29"/>
          <w:szCs w:val="29"/>
        </w:rPr>
      </w:pPr>
      <w:commentRangeStart w:id="52"/>
      <w:r>
        <w:rPr>
          <w:rFonts w:ascii="Georgia" w:hAnsi="Georgia" w:eastAsia="Times New Roman"/>
          <w:sz w:val="29"/>
          <w:szCs w:val="29"/>
        </w:rPr>
        <w:t>Distributi</w:t>
      </w:r>
      <w:r>
        <w:rPr>
          <w:rFonts w:ascii="Georgia" w:hAnsi="Georgia" w:eastAsia="Times New Roman"/>
          <w:sz w:val="29"/>
          <w:szCs w:val="29"/>
        </w:rPr>
        <w:t>on</w:t>
      </w:r>
      <w:commentRangeEnd w:id="52"/>
      <w:r w:rsidR="00616364">
        <w:rPr>
          <w:rStyle w:val="CommentReference"/>
          <w:b w:val="0"/>
          <w:bCs w:val="0"/>
          <w:color w:val="auto"/>
          <w:kern w:val="0"/>
          <w:sz w:val="20"/>
          <w:szCs w:val="20"/>
        </w:rPr>
        <w:commentReference w:id="52"/>
      </w:r>
    </w:p>
    <w:p w:rsidR="00000000" w:rsidRDefault="00EB16C7" w14:paraId="3663C76F" w14:textId="77777777">
      <w:pPr>
        <w:pStyle w:val="Heading2"/>
        <w:divId w:val="21083836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Geographic Range</w:t>
      </w:r>
    </w:p>
    <w:p w:rsidR="00000000" w:rsidRDefault="00EB16C7" w14:paraId="2CE6BD93" w14:textId="3C10D5E6">
      <w:pPr>
        <w:pStyle w:val="NormalWeb"/>
        <w:divId w:val="2108383690"/>
        <w:rPr>
          <w:rStyle w:val="CommentReference"/>
        </w:rPr>
      </w:pPr>
      <w:proofErr w:type="spellStart"/>
      <w:r>
        <w:rPr>
          <w:rStyle w:val="Emphasis"/>
          <w:rFonts w:ascii="Georgia" w:hAnsi="Georgia"/>
        </w:rPr>
        <w:t>Decaisnea</w:t>
      </w:r>
      <w:proofErr w:type="spellEnd"/>
      <w:r>
        <w:rPr>
          <w:rStyle w:val="Emphasis"/>
          <w:rFonts w:ascii="Georgia" w:hAnsi="Georgia"/>
        </w:rPr>
        <w:t xml:space="preserve"> insignis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is widely distributed from central to southwestern China and the Himalayan foothills, extending into Bhutan, Myanmar, Nepal, Sikkim and north</w:t>
      </w:r>
      <w:del w:author="Jack Plummer" w:date="2022-08-18T17:06:00Z" w:id="53">
        <w:r w:rsidDel="009D15FD">
          <w:rPr>
            <w:rFonts w:ascii="Georgia" w:hAnsi="Georgia"/>
          </w:rPr>
          <w:delText>-</w:delText>
        </w:r>
      </w:del>
      <w:r>
        <w:rPr>
          <w:rFonts w:ascii="Georgia" w:hAnsi="Georgia"/>
        </w:rPr>
        <w:t>east</w:t>
      </w:r>
      <w:del w:author="Jack Plummer" w:date="2022-08-18T17:07:00Z" w:id="54">
        <w:r w:rsidDel="009D15FD">
          <w:rPr>
            <w:rFonts w:ascii="Georgia" w:hAnsi="Georgia"/>
          </w:rPr>
          <w:delText>ern</w:delText>
        </w:r>
      </w:del>
      <w:r>
        <w:rPr>
          <w:rFonts w:ascii="Georgia" w:hAnsi="Georgia"/>
        </w:rPr>
        <w:t xml:space="preserve"> India. </w:t>
      </w:r>
      <w:del w:author="Jack Plummer" w:date="2022-08-18T17:06:00Z" w:id="55">
        <w:r w:rsidDel="009D15FD">
          <w:rPr>
            <w:rStyle w:val="CommentReference"/>
            <w:rFonts w:ascii="Georgia" w:hAnsi="Georgia"/>
          </w:rPr>
          <w:delText> </w:delText>
        </w:r>
      </w:del>
      <w:r>
        <w:rPr>
          <w:rStyle w:val="CommentReference"/>
          <w:rFonts w:ascii="Georgia" w:hAnsi="Georgia"/>
        </w:rPr>
        <w:t>It occurs between 2,000-3</w:t>
      </w:r>
      <w:ins w:author="Jack Plummer" w:date="2022-08-18T17:07:00Z" w:id="56">
        <w:r w:rsidR="009D15FD">
          <w:rPr>
            <w:rStyle w:val="CommentReference"/>
            <w:rFonts w:ascii="Georgia" w:hAnsi="Georgia"/>
          </w:rPr>
          <w:t>,</w:t>
        </w:r>
      </w:ins>
      <w:r>
        <w:rPr>
          <w:rStyle w:val="CommentReference"/>
          <w:rFonts w:ascii="Georgia" w:hAnsi="Georgia"/>
        </w:rPr>
        <w:t>000 m asl (Grierson and Long 1984, Maarten</w:t>
      </w:r>
      <w:del w:author="Jack Plummer" w:date="2022-08-18T17:07:00Z" w:id="57">
        <w:r w:rsidDel="009D15FD">
          <w:rPr>
            <w:rStyle w:val="CommentReference"/>
            <w:rFonts w:ascii="Georgia" w:hAnsi="Georgia"/>
          </w:rPr>
          <w:delText>,</w:delText>
        </w:r>
      </w:del>
      <w:r>
        <w:rPr>
          <w:rStyle w:val="CommentReference"/>
          <w:rFonts w:ascii="Georgia" w:hAnsi="Georgia"/>
        </w:rPr>
        <w:t xml:space="preserve"> 2012). With limited literatur</w:t>
      </w:r>
      <w:r>
        <w:rPr>
          <w:rStyle w:val="CommentReference"/>
          <w:rFonts w:ascii="Georgia" w:hAnsi="Georgia"/>
        </w:rPr>
        <w:t>e, further study and survey of the species’ distribution is recommended.</w:t>
      </w:r>
    </w:p>
    <w:bookmarkEnd w:id="50"/>
    <w:p w:rsidR="00000000" w:rsidRDefault="00EB16C7" w14:paraId="2B03787C" w14:textId="77777777">
      <w:pPr>
        <w:pStyle w:val="Heading2"/>
        <w:divId w:val="2108383690"/>
        <w:rPr>
          <w:rFonts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43"/>
        <w:gridCol w:w="4532"/>
      </w:tblGrid>
      <w:tr w:rsidR="00000000" w14:paraId="7095EB9D" w14:textId="77777777">
        <w:trPr>
          <w:divId w:val="210838369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F31FCD9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7BBDD577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CB31EC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C1DE965" w14:textId="77777777">
        <w:trPr>
          <w:divId w:val="210838369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3EAFBAF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4296854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5C46D9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0BACDFFF" w14:textId="5CF71E8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Estimated from a minimum convex</w:t>
            </w:r>
            <w:r>
              <w:rPr>
                <w:rFonts w:ascii="Georgia" w:hAnsi="Georgia" w:eastAsia="Times New Roman"/>
                <w:sz w:val="18"/>
                <w:szCs w:val="18"/>
              </w:rPr>
              <w:t xml:space="preserve"> polygon </w:t>
            </w:r>
            <w:del w:author="Jack Plummer" w:date="2022-08-18T17:07:00Z" w:id="58">
              <w:r w:rsidDel="009D15FD">
                <w:rPr>
                  <w:rFonts w:ascii="Georgia" w:hAnsi="Georgia" w:eastAsia="Times New Roman"/>
                  <w:sz w:val="18"/>
                  <w:szCs w:val="18"/>
                </w:rPr>
                <w:delText xml:space="preserve">from </w:delText>
              </w:r>
            </w:del>
            <w:ins w:author="Jack Plummer" w:date="2022-08-18T17:07:00Z" w:id="59">
              <w:r w:rsidR="009D15FD">
                <w:rPr>
                  <w:rFonts w:ascii="Georgia" w:hAnsi="Georgia" w:eastAsia="Times New Roman"/>
                  <w:sz w:val="18"/>
                  <w:szCs w:val="18"/>
                </w:rPr>
                <w:t>f</w:t>
              </w:r>
              <w:r w:rsidR="009D15FD">
                <w:rPr>
                  <w:rFonts w:ascii="Georgia" w:hAnsi="Georgia" w:eastAsia="Times New Roman"/>
                  <w:sz w:val="18"/>
                  <w:szCs w:val="18"/>
                </w:rPr>
                <w:t>o</w:t>
              </w:r>
              <w:r w:rsidR="009D15FD">
                <w:rPr>
                  <w:rFonts w:eastAsia="Times New Roman"/>
                  <w:sz w:val="18"/>
                  <w:szCs w:val="18"/>
                </w:rPr>
                <w:t xml:space="preserve">r </w:t>
              </w:r>
            </w:ins>
            <w:r>
              <w:rPr>
                <w:rFonts w:ascii="Georgia" w:hAnsi="Georgia" w:eastAsia="Times New Roman"/>
                <w:sz w:val="18"/>
                <w:szCs w:val="18"/>
              </w:rPr>
              <w:t>georeferenced herbarium specimen</w:t>
            </w:r>
            <w:del w:author="Jack Plummer" w:date="2022-08-18T17:07:00Z" w:id="60">
              <w:r w:rsidDel="009D15FD">
                <w:rPr>
                  <w:rFonts w:ascii="Georgia" w:hAnsi="Georgia" w:eastAsia="Times New Roman"/>
                  <w:sz w:val="18"/>
                  <w:szCs w:val="18"/>
                </w:rPr>
                <w:delText>s</w:delText>
              </w:r>
            </w:del>
            <w:r>
              <w:rPr>
                <w:rFonts w:ascii="Georgia" w:hAnsi="Georgia" w:eastAsia="Times New Roman"/>
                <w:sz w:val="18"/>
                <w:szCs w:val="18"/>
              </w:rPr>
              <w:t xml:space="preserve"> point data</w:t>
            </w:r>
            <w:ins w:author="Jack Plummer" w:date="2022-08-18T17:07:00Z" w:id="61">
              <w:r w:rsidR="009D15FD">
                <w:rPr>
                  <w:rFonts w:ascii="Georgia" w:hAnsi="Georgia" w:eastAsia="Times New Roman"/>
                  <w:sz w:val="18"/>
                  <w:szCs w:val="18"/>
                </w:rPr>
                <w:t>,</w:t>
              </w:r>
            </w:ins>
            <w:r>
              <w:rPr>
                <w:rFonts w:ascii="Georgia" w:hAnsi="Georgia" w:eastAsia="Times New Roman"/>
                <w:sz w:val="18"/>
                <w:szCs w:val="18"/>
              </w:rPr>
              <w:t xml:space="preserve"> mapped using 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hAnsi="Georgia" w:eastAsia="Times New Roman"/>
                <w:sz w:val="18"/>
                <w:szCs w:val="18"/>
              </w:rPr>
              <w:t xml:space="preserve"> (Bachman </w:t>
            </w:r>
            <w:r w:rsidRPr="009D15FD">
              <w:rPr>
                <w:rFonts w:ascii="Georgia" w:hAnsi="Georgia" w:eastAsia="Times New Roman"/>
                <w:i/>
                <w:iCs/>
                <w:sz w:val="18"/>
                <w:szCs w:val="18"/>
                <w:rPrChange w:author="Jack Plummer" w:date="2022-08-18T17:07:00Z" w:id="62">
                  <w:rPr>
                    <w:rFonts w:ascii="Georgia" w:hAnsi="Georgia" w:eastAsia="Times New Roman"/>
                    <w:sz w:val="18"/>
                    <w:szCs w:val="18"/>
                  </w:rPr>
                </w:rPrChange>
              </w:rPr>
              <w:t>et al</w:t>
            </w:r>
            <w:ins w:author="Jack Plummer" w:date="2022-08-18T17:07:00Z" w:id="63">
              <w:r w:rsidRPr="009D15FD" w:rsidR="009D15FD">
                <w:rPr>
                  <w:rFonts w:ascii="Georgia" w:hAnsi="Georgia" w:eastAsia="Times New Roman"/>
                  <w:i/>
                  <w:iCs/>
                  <w:sz w:val="18"/>
                  <w:szCs w:val="18"/>
                  <w:rPrChange w:author="Jack Plummer" w:date="2022-08-18T17:07:00Z" w:id="64">
                    <w:rPr>
                      <w:rFonts w:ascii="Georgia" w:hAnsi="Georgia" w:eastAsia="Times New Roman"/>
                      <w:sz w:val="18"/>
                      <w:szCs w:val="18"/>
                    </w:rPr>
                  </w:rPrChange>
                </w:rPr>
                <w:t>.</w:t>
              </w:r>
            </w:ins>
            <w:r>
              <w:rPr>
                <w:rFonts w:ascii="Georgia" w:hAnsi="Georgia" w:eastAsia="Times New Roman"/>
                <w:sz w:val="18"/>
                <w:szCs w:val="18"/>
              </w:rPr>
              <w:t xml:space="preserve"> 2011). </w:t>
            </w:r>
          </w:p>
        </w:tc>
      </w:tr>
    </w:tbl>
    <w:p w:rsidR="00000000" w:rsidRDefault="00EB16C7" w14:paraId="0219FEA6" w14:textId="77777777">
      <w:pPr>
        <w:pStyle w:val="Heading2"/>
        <w:divId w:val="21083836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000000" w14:paraId="709A4E12" w14:textId="77777777">
        <w:trPr>
          <w:divId w:val="210838369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28F9279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8F2EA1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862B116" w14:textId="77777777">
        <w:trPr>
          <w:divId w:val="210838369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2A0AA4A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24BCD9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2119D7DE" w14:textId="77777777">
      <w:pPr>
        <w:pStyle w:val="Heading2"/>
        <w:divId w:val="21083836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Elevation / Depth / Depth Zones</w:t>
      </w:r>
    </w:p>
    <w:p w:rsidR="00000000" w:rsidRDefault="00EB16C7" w14:paraId="0D307BC0" w14:textId="77777777">
      <w:pPr>
        <w:pStyle w:val="NormalWeb"/>
        <w:divId w:val="210838369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2000</w:t>
      </w:r>
    </w:p>
    <w:p w:rsidR="00000000" w:rsidRDefault="00EB16C7" w14:paraId="180837AA" w14:textId="77777777">
      <w:pPr>
        <w:pStyle w:val="NormalWeb"/>
        <w:divId w:val="2108383690"/>
        <w:rPr>
          <w:rFonts w:ascii="Georgia" w:hAnsi="Georgia"/>
        </w:rPr>
      </w:pPr>
      <w:r>
        <w:rPr>
          <w:rStyle w:val="datalabel1"/>
          <w:rFonts w:ascii="Georgia" w:hAnsi="Georgia"/>
        </w:rPr>
        <w:t>Elevation Upper Limit (in metres above sea level):</w:t>
      </w:r>
      <w:commentRangeStart w:id="65"/>
      <w:r>
        <w:rPr>
          <w:rStyle w:val="datalabel1"/>
          <w:rFonts w:ascii="Georgia" w:hAnsi="Georgia"/>
        </w:rPr>
        <w:t xml:space="preserve"> </w:t>
      </w:r>
      <w:r>
        <w:rPr>
          <w:rFonts w:ascii="Georgia" w:hAnsi="Georgia"/>
        </w:rPr>
        <w:t>2600</w:t>
      </w:r>
      <w:commentRangeEnd w:id="65"/>
      <w:r w:rsidR="009D15FD">
        <w:rPr>
          <w:rStyle w:val="CommentReference"/>
          <w:sz w:val="20"/>
          <w:szCs w:val="20"/>
        </w:rPr>
        <w:commentReference w:id="65"/>
      </w:r>
    </w:p>
    <w:p w:rsidR="00000000" w:rsidRDefault="00EB16C7" w14:paraId="0E4C301B" w14:textId="77777777">
      <w:pPr>
        <w:pStyle w:val="Heading2"/>
        <w:divId w:val="21083836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35"/>
        <w:gridCol w:w="1768"/>
        <w:gridCol w:w="975"/>
        <w:gridCol w:w="1002"/>
        <w:gridCol w:w="1228"/>
        <w:gridCol w:w="1140"/>
        <w:gridCol w:w="1087"/>
      </w:tblGrid>
      <w:tr w:rsidR="00000000" w14:paraId="331A324A" w14:textId="77777777">
        <w:trPr>
          <w:divId w:val="210838369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BDE29E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4F9DE8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70D9CA0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E29A16D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E22B5B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4A2866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0A0ACB2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B1F5CD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45BC53F5" w14:textId="77777777">
        <w:trPr>
          <w:divId w:val="210838369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5D38C81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5F4353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4AB653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Map created from the point data generated from herbar</w:t>
            </w:r>
            <w:r>
              <w:rPr>
                <w:rFonts w:ascii="Georgia" w:hAnsi="Georgia" w:eastAsia="Times New Roman"/>
                <w:sz w:val="18"/>
                <w:szCs w:val="18"/>
              </w:rPr>
              <w:t xml:space="preserve">ium specimen records and species observation </w:t>
            </w:r>
            <w:commentRangeStart w:id="66"/>
            <w:r>
              <w:rPr>
                <w:rFonts w:ascii="Georgia" w:hAnsi="Georgia" w:eastAsia="Times New Roman"/>
                <w:sz w:val="18"/>
                <w:szCs w:val="18"/>
              </w:rPr>
              <w:t>(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Sunarno</w:t>
            </w:r>
            <w:proofErr w:type="spellEnd"/>
            <w:r>
              <w:rPr>
                <w:rFonts w:ascii="Georgia" w:hAnsi="Georgia" w:eastAsia="Times New Roman"/>
                <w:sz w:val="18"/>
                <w:szCs w:val="18"/>
              </w:rPr>
              <w:t xml:space="preserve"> &amp; Ohashi 1997, GBIF.org, 2022). All point data </w:t>
            </w:r>
            <w:r>
              <w:rPr>
                <w:rFonts w:ascii="Georgia" w:hAnsi="Georgia" w:eastAsia="Times New Roman"/>
                <w:sz w:val="18"/>
                <w:szCs w:val="18"/>
              </w:rPr>
              <w:lastRenderedPageBreak/>
              <w:t>does not include all observation and collections or observation.</w:t>
            </w:r>
            <w:commentRangeEnd w:id="66"/>
            <w:r w:rsidR="00A87173">
              <w:rPr>
                <w:rStyle w:val="CommentReference"/>
                <w:sz w:val="20"/>
                <w:szCs w:val="20"/>
              </w:rPr>
              <w:commentReference w:id="66"/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6E56B2B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0F12F81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65C53E1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5AEBABC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E28FC2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255F4E39" w14:textId="77777777">
      <w:pPr>
        <w:pStyle w:val="Heading2"/>
        <w:divId w:val="21083836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Biogeographic Realms</w:t>
      </w:r>
    </w:p>
    <w:p w:rsidR="00000000" w:rsidRDefault="00EB16C7" w14:paraId="64EDA795" w14:textId="77777777">
      <w:pPr>
        <w:pStyle w:val="NormalWeb"/>
        <w:divId w:val="210838369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:rsidR="00000000" w:rsidRDefault="00EB16C7" w14:paraId="0C42E735" w14:textId="77777777">
      <w:pPr>
        <w:pStyle w:val="Heading1"/>
        <w:divId w:val="1842157035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Occurrence</w:t>
      </w:r>
    </w:p>
    <w:p w:rsidR="00000000" w:rsidRDefault="00EB16C7" w14:paraId="3408BF0C" w14:textId="77777777">
      <w:pPr>
        <w:pStyle w:val="Heading2"/>
        <w:divId w:val="184215703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901"/>
        <w:gridCol w:w="657"/>
        <w:gridCol w:w="1430"/>
        <w:gridCol w:w="1154"/>
      </w:tblGrid>
      <w:tr w:rsidR="00000000" w14:paraId="16787B64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E95F125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95104B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42EA60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CA3B08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EB748E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6DE0A7E4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874086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B7AAB0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C0110C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FEE64B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79A649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4636CB0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9120A3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19BADD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C68161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023A70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2CA8B9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5815DEC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F59B23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Anhui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43967F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9554AA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81D310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2ED820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F30895A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CA2F74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Gansu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300B95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DD24B3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79C614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54DF5D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7B9B14C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ADDAA7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Guangxi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11E55A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3C98E3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661889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6C1836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C51E192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8DA3CD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Guizhou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E99372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6E5E2A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C351AC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C52072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4DF9B6F6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1E97DE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Hebei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0B022C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0324C3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4A378E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E613CE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AADF015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36A831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Hunan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E737FC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FFAD9E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58550A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672D35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5D085A93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E22291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Jiangxi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4EC1A7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0C0E86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39FA93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F2B132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1A9B1DF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28B57C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</w:t>
            </w:r>
            <w:r>
              <w:rPr>
                <w:rFonts w:ascii="Georgia" w:hAnsi="Georgia" w:eastAsia="Times New Roman"/>
                <w:sz w:val="18"/>
                <w:szCs w:val="18"/>
              </w:rPr>
              <w:t>&gt; Shaanxi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2A28B7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0CD0C0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55434E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A7F38A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75E786FB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DAD015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Sichuan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E1B756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E7450E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F508F3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094624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78639F3A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78B9B3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Tibet [or Xizang]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9590D1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85765E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BECF3C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C51279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5BDCAA24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068567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Yunnan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365D94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54D41B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FDE3FC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C408CC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7E190DD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3659AF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Zhejiang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0755C3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15EF70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337B3F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AFFDE4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EAC6E1B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4FF119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F10313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B3DB0A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8ADBE4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C69363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9912204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B52554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Arunachal Pradesh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736901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342883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A6F7E5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24FA95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2196D066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51FB27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Myanmar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60F7F4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B927FE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E41110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13783D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630C69A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9CA062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Myanmar -&gt; Myanmar (mainland)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B9D6CD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166549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DC7294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C8834A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13949B8" w14:textId="77777777">
        <w:trPr>
          <w:divId w:val="1842157035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058E80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Nepal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9F8E11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BE1224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6EBCFB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F8D3B0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</w:tbl>
    <w:p w:rsidR="00000000" w:rsidRDefault="00EB16C7" w14:paraId="181DA228" w14:textId="77777777">
      <w:pPr>
        <w:pStyle w:val="Heading1"/>
        <w:divId w:val="815489025"/>
        <w:rPr>
          <w:rFonts w:ascii="Georgia" w:hAnsi="Georgia" w:eastAsia="Times New Roman"/>
          <w:sz w:val="29"/>
          <w:szCs w:val="29"/>
        </w:rPr>
      </w:pPr>
      <w:commentRangeStart w:id="67"/>
      <w:r>
        <w:rPr>
          <w:rFonts w:ascii="Georgia" w:hAnsi="Georgia" w:eastAsia="Times New Roman"/>
          <w:sz w:val="29"/>
          <w:szCs w:val="29"/>
        </w:rPr>
        <w:t>Population</w:t>
      </w:r>
      <w:commentRangeEnd w:id="67"/>
      <w:r w:rsidR="00DA71D1">
        <w:rPr>
          <w:rStyle w:val="CommentReference"/>
          <w:b w:val="0"/>
          <w:bCs w:val="0"/>
          <w:color w:val="auto"/>
          <w:kern w:val="0"/>
          <w:sz w:val="20"/>
          <w:szCs w:val="20"/>
        </w:rPr>
        <w:commentReference w:id="67"/>
      </w:r>
    </w:p>
    <w:p w:rsidR="00000000" w:rsidRDefault="00EB16C7" w14:paraId="695331F2" w14:textId="137EA0F5">
      <w:pPr>
        <w:pStyle w:val="NormalWeb"/>
        <w:divId w:val="815489025"/>
        <w:rPr>
          <w:rFonts w:ascii="Georgia" w:hAnsi="Georgia"/>
        </w:rPr>
      </w:pPr>
      <w:r>
        <w:rPr>
          <w:rFonts w:ascii="Georgia" w:hAnsi="Georgia"/>
        </w:rPr>
        <w:t xml:space="preserve">This species has been observed to </w:t>
      </w:r>
      <w:del w:author="Jack Plummer" w:date="2022-08-18T17:09:00Z" w:id="68">
        <w:r w:rsidDel="00A87173">
          <w:rPr>
            <w:rFonts w:ascii="Georgia" w:hAnsi="Georgia"/>
          </w:rPr>
          <w:delText xml:space="preserve">be </w:delText>
        </w:r>
      </w:del>
      <w:r>
        <w:rPr>
          <w:rFonts w:ascii="Georgia" w:hAnsi="Georgia"/>
        </w:rPr>
        <w:t xml:space="preserve">have a very poor regeneration rate. Its population size is estimated </w:t>
      </w:r>
      <w:del w:author="Jack Plummer" w:date="2022-08-18T17:09:00Z" w:id="69">
        <w:r w:rsidDel="00A87173">
          <w:rPr>
            <w:rFonts w:ascii="Georgia" w:hAnsi="Georgia"/>
          </w:rPr>
          <w:delText xml:space="preserve">to </w:delText>
        </w:r>
      </w:del>
      <w:ins w:author="Jack Plummer" w:date="2022-08-18T17:09:00Z" w:id="70">
        <w:r w:rsidR="00A87173">
          <w:rPr>
            <w:rFonts w:ascii="Georgia" w:hAnsi="Georgia"/>
          </w:rPr>
          <w:t>at</w:t>
        </w:r>
        <w:r w:rsidR="00A87173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500-3</w:t>
      </w:r>
      <w:ins w:author="Jack Plummer" w:date="2022-08-18T17:09:00Z" w:id="71">
        <w:r w:rsidR="00C26CBE">
          <w:rPr>
            <w:rFonts w:ascii="Georgia" w:hAnsi="Georgia"/>
          </w:rPr>
          <w:t>,</w:t>
        </w:r>
      </w:ins>
      <w:r>
        <w:rPr>
          <w:rFonts w:ascii="Georgia" w:hAnsi="Georgia"/>
        </w:rPr>
        <w:t>500 mature individual</w:t>
      </w:r>
      <w:ins w:author="Jack Plummer" w:date="2022-08-18T17:09:00Z" w:id="72">
        <w:r w:rsidR="00C26CBE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across the cloud forests or cool broadleaved forests of the Eastern Himalaya</w:t>
      </w:r>
      <w:ins w:author="Jack Plummer" w:date="2022-08-18T17:10:00Z" w:id="73">
        <w:r w:rsidR="00C26CBE">
          <w:rPr>
            <w:rFonts w:ascii="Georgia" w:hAnsi="Georgia"/>
          </w:rPr>
          <w:t xml:space="preserve">, but </w:t>
        </w:r>
        <w:r w:rsidR="00FC7649">
          <w:rPr>
            <w:rFonts w:ascii="Georgia" w:hAnsi="Georgia"/>
          </w:rPr>
          <w:t>the size of the global population</w:t>
        </w:r>
        <w:r w:rsidR="00C26CBE">
          <w:rPr>
            <w:rFonts w:ascii="Georgia" w:hAnsi="Georgia"/>
          </w:rPr>
          <w:t xml:space="preserve"> is not known</w:t>
        </w:r>
      </w:ins>
      <w:r>
        <w:rPr>
          <w:rFonts w:ascii="Georgia" w:hAnsi="Georgia"/>
        </w:rPr>
        <w:t>. It is suspected that the specie</w:t>
      </w:r>
      <w:r>
        <w:rPr>
          <w:rFonts w:ascii="Georgia" w:hAnsi="Georgia"/>
        </w:rPr>
        <w:t xml:space="preserve">s </w:t>
      </w:r>
      <w:del w:author="Jack Plummer" w:date="2022-08-18T17:10:00Z" w:id="74">
        <w:r w:rsidDel="00C26CBE">
          <w:rPr>
            <w:rFonts w:ascii="Georgia" w:hAnsi="Georgia"/>
          </w:rPr>
          <w:delText xml:space="preserve">population </w:delText>
        </w:r>
      </w:del>
      <w:r>
        <w:rPr>
          <w:rFonts w:ascii="Georgia" w:hAnsi="Georgia"/>
        </w:rPr>
        <w:t>tends to grow only in specific forest type</w:t>
      </w:r>
      <w:ins w:author="Jack Plummer" w:date="2022-08-18T17:10:00Z" w:id="75">
        <w:r w:rsidR="00C26CBE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and ranges; with slow growth and poor regeneration, it is inferred that the population trend is decreasing</w:t>
      </w:r>
      <w:ins w:author="Jack Plummer" w:date="2022-08-18T17:24:00Z" w:id="76">
        <w:r w:rsidR="00446BF5">
          <w:rPr>
            <w:rFonts w:ascii="Georgia" w:hAnsi="Georgia"/>
          </w:rPr>
          <w:t>, and there is a continuing decline in the number of mature individuals</w:t>
        </w:r>
      </w:ins>
      <w:r>
        <w:rPr>
          <w:rFonts w:ascii="Georgia" w:hAnsi="Georgia"/>
        </w:rPr>
        <w:t>. Thus, further survey work</w:t>
      </w:r>
      <w:ins w:author="Jack Plummer" w:date="2022-08-18T17:26:00Z" w:id="77">
        <w:r w:rsidR="00520EAF">
          <w:rPr>
            <w:rFonts w:ascii="Georgia" w:hAnsi="Georgia"/>
          </w:rPr>
          <w:t xml:space="preserve"> </w:t>
        </w:r>
        <w:r w:rsidR="00520EAF">
          <w:rPr>
            <w:rFonts w:ascii="Georgia" w:hAnsi="Georgia"/>
          </w:rPr>
          <w:t>is recommended</w:t>
        </w:r>
      </w:ins>
      <w:r>
        <w:rPr>
          <w:rFonts w:ascii="Georgia" w:hAnsi="Georgia"/>
        </w:rPr>
        <w:t xml:space="preserve"> to quantify the population</w:t>
      </w:r>
      <w:ins w:author="Jack Plummer" w:date="2022-08-18T17:25:00Z" w:id="78">
        <w:r w:rsidR="00520EAF">
          <w:rPr>
            <w:rFonts w:ascii="Georgia" w:hAnsi="Georgia"/>
          </w:rPr>
          <w:t xml:space="preserve"> size</w:t>
        </w:r>
      </w:ins>
      <w:r>
        <w:rPr>
          <w:rFonts w:ascii="Georgia" w:hAnsi="Georgia"/>
        </w:rPr>
        <w:t xml:space="preserve"> and </w:t>
      </w:r>
      <w:del w:author="Jack Plummer" w:date="2022-08-18T17:26:00Z" w:id="79">
        <w:r w:rsidDel="00520EAF">
          <w:rPr>
            <w:rFonts w:ascii="Georgia" w:hAnsi="Georgia"/>
          </w:rPr>
          <w:delText>trend</w:delText>
        </w:r>
      </w:del>
      <w:ins w:author="Jack Plummer" w:date="2022-08-18T17:26:00Z" w:id="80">
        <w:r w:rsidR="00520EAF">
          <w:rPr>
            <w:rFonts w:ascii="Georgia" w:hAnsi="Georgia"/>
          </w:rPr>
          <w:t>rate of decline</w:t>
        </w:r>
      </w:ins>
      <w:del w:author="Jack Plummer" w:date="2022-08-18T17:26:00Z" w:id="81">
        <w:r w:rsidDel="00520EAF">
          <w:rPr>
            <w:rFonts w:ascii="Georgia" w:hAnsi="Georgia"/>
          </w:rPr>
          <w:delText xml:space="preserve"> is recommended</w:delText>
        </w:r>
      </w:del>
      <w:r>
        <w:rPr>
          <w:rFonts w:ascii="Georgia" w:hAnsi="Georgia"/>
        </w:rPr>
        <w:t>.</w:t>
      </w:r>
    </w:p>
    <w:p w:rsidR="00000000" w:rsidRDefault="00EB16C7" w14:paraId="37AFF95D" w14:textId="77777777">
      <w:pPr>
        <w:pStyle w:val="Heading2"/>
        <w:divId w:val="81548902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Population In</w:t>
      </w:r>
      <w:r>
        <w:rPr>
          <w:rFonts w:ascii="Georgia" w:hAnsi="Georgia" w:eastAsia="Times New Roman"/>
          <w:sz w:val="27"/>
          <w:szCs w:val="27"/>
        </w:rPr>
        <w:t>formation</w:t>
      </w:r>
    </w:p>
    <w:p w:rsidR="00000000" w:rsidRDefault="00EB16C7" w14:paraId="74FE4690" w14:textId="77777777">
      <w:pPr>
        <w:pStyle w:val="NormalWeb"/>
        <w:divId w:val="815489025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Current Population Trend: </w:t>
      </w:r>
      <w:r>
        <w:rPr>
          <w:rFonts w:ascii="Georgia" w:hAnsi="Georgia"/>
        </w:rPr>
        <w:t>Decreasing</w:t>
      </w:r>
    </w:p>
    <w:p w:rsidR="00000000" w:rsidRDefault="00EB16C7" w14:paraId="59E60416" w14:textId="77777777">
      <w:pPr>
        <w:pStyle w:val="NormalWeb"/>
        <w:divId w:val="81548902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82"/>
      <w:r>
        <w:rPr>
          <w:rFonts w:ascii="Georgia" w:hAnsi="Georgia"/>
        </w:rPr>
        <w:t>800-5000</w:t>
      </w:r>
      <w:commentRangeEnd w:id="82"/>
      <w:r w:rsidR="002B5CEA">
        <w:rPr>
          <w:rStyle w:val="CommentReference"/>
          <w:sz w:val="20"/>
          <w:szCs w:val="20"/>
        </w:rPr>
        <w:commentReference w:id="82"/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9"/>
        <w:gridCol w:w="1258"/>
      </w:tblGrid>
      <w:tr w:rsidR="00000000" w14:paraId="78A294FB" w14:textId="77777777">
        <w:trPr>
          <w:divId w:val="81548902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837B0E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Extreme fluctuations? (in # of mature individuals)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B8AAA3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901F85F" w14:textId="77777777">
        <w:trPr>
          <w:divId w:val="81548902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51B0FC7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2B40B63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4BA21B18" w14:textId="77777777">
      <w:pPr>
        <w:divId w:val="815489025"/>
        <w:rPr>
          <w:rFonts w:ascii="Georgia" w:hAnsi="Georgia" w:eastAsia="Times New Roman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258"/>
      </w:tblGrid>
      <w:tr w:rsidR="00000000" w14:paraId="642D28FB" w14:textId="77777777">
        <w:trPr>
          <w:divId w:val="81548902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C9C4A6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Severely fragmented?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4F6459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50B612C" w14:textId="77777777">
        <w:trPr>
          <w:divId w:val="81548902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16D915A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612A265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290DCB5F" w14:textId="77777777">
      <w:pPr>
        <w:pStyle w:val="Heading1"/>
        <w:divId w:val="2106538590"/>
        <w:rPr>
          <w:rFonts w:ascii="Georgia" w:hAnsi="Georgia" w:eastAsia="Times New Roman"/>
          <w:sz w:val="29"/>
          <w:szCs w:val="29"/>
        </w:rPr>
      </w:pPr>
      <w:commentRangeStart w:id="83"/>
      <w:r>
        <w:rPr>
          <w:rFonts w:ascii="Georgia" w:hAnsi="Georgia" w:eastAsia="Times New Roman"/>
          <w:sz w:val="29"/>
          <w:szCs w:val="29"/>
        </w:rPr>
        <w:t>Habitats and Ecology</w:t>
      </w:r>
      <w:commentRangeEnd w:id="83"/>
      <w:r w:rsidR="00446BF5">
        <w:rPr>
          <w:rStyle w:val="CommentReference"/>
          <w:b w:val="0"/>
          <w:bCs w:val="0"/>
          <w:color w:val="auto"/>
          <w:kern w:val="0"/>
          <w:sz w:val="20"/>
          <w:szCs w:val="20"/>
        </w:rPr>
        <w:commentReference w:id="83"/>
      </w:r>
    </w:p>
    <w:p w:rsidR="00616364" w:rsidDel="00616364" w:rsidP="00EB16C7" w:rsidRDefault="00EB16C7" w14:paraId="4AE9F31F" w14:textId="685CA4CD">
      <w:pPr>
        <w:pStyle w:val="NormalWeb"/>
        <w:divId w:val="2106538590"/>
        <w:rPr>
          <w:del w:author="Jack Plummer" w:date="2022-08-18T17:31:00Z" w:id="84"/>
          <w:ins w:author="Jack Plummer" w:date="2022-08-18T17:31:00Z" w:id="85"/>
          <w:rFonts w:ascii="Georgia" w:hAnsi="Georgia"/>
        </w:rPr>
        <w:pPrChange w:author="Jack Plummer" w:date="2022-08-18T17:32:00Z" w:id="86">
          <w:pPr>
            <w:pStyle w:val="NormalWeb"/>
            <w:divId w:val="2106538590"/>
          </w:pPr>
        </w:pPrChange>
      </w:pPr>
      <w:ins w:author="Jack Plummer" w:date="2022-08-18T17:32:00Z" w:id="87">
        <w:r>
          <w:rPr>
            <w:rFonts w:ascii="Georgia" w:hAnsi="Georgia"/>
          </w:rPr>
          <w:t>This species</w:t>
        </w:r>
        <w:r>
          <w:rPr>
            <w:rFonts w:ascii="Georgia" w:hAnsi="Georgia"/>
          </w:rPr>
          <w:t xml:space="preserve"> is an erect shrub with</w:t>
        </w:r>
        <w:r>
          <w:rPr>
            <w:rFonts w:ascii="Georgia" w:hAnsi="Georgia"/>
          </w:rPr>
          <w:t xml:space="preserve"> long vessel elements and scalariform pitting on lateral walls and vessels with scalariform perforation plates (Maarten 2012).</w:t>
        </w:r>
        <w:r>
          <w:rPr>
            <w:rFonts w:ascii="Georgia" w:hAnsi="Georgia"/>
          </w:rPr>
          <w:t xml:space="preserve"> </w:t>
        </w:r>
        <w:r>
          <w:rPr>
            <w:rFonts w:ascii="Georgia" w:hAnsi="Georgia"/>
          </w:rPr>
          <w:t>It</w:t>
        </w:r>
      </w:ins>
      <w:del w:author="Jack Plummer" w:date="2022-08-18T17:20:00Z" w:id="88">
        <w:r w:rsidDel="00313CF6">
          <w:rPr>
            <w:rFonts w:ascii="Georgia" w:hAnsi="Georgia"/>
          </w:rPr>
          <w:delText>It</w:delText>
        </w:r>
      </w:del>
      <w:r>
        <w:rPr>
          <w:rFonts w:ascii="Georgia" w:hAnsi="Georgia"/>
        </w:rPr>
        <w:t xml:space="preserve"> is generally observed on the margins of cool broad</w:t>
      </w:r>
      <w:ins w:author="Jack Plummer" w:date="2022-08-18T17:20:00Z" w:id="89">
        <w:r w:rsidR="00313CF6">
          <w:rPr>
            <w:rFonts w:ascii="Georgia" w:hAnsi="Georgia"/>
          </w:rPr>
          <w:t>-</w:t>
        </w:r>
      </w:ins>
      <w:r>
        <w:rPr>
          <w:rFonts w:ascii="Georgia" w:hAnsi="Georgia"/>
        </w:rPr>
        <w:t>leaved</w:t>
      </w:r>
      <w:del w:author="Jack Plummer" w:date="2022-08-18T17:20:00Z" w:id="90">
        <w:r w:rsidDel="00313CF6">
          <w:rPr>
            <w:rFonts w:ascii="Georgia" w:hAnsi="Georgia"/>
          </w:rPr>
          <w:delText>/</w:delText>
        </w:r>
      </w:del>
      <w:ins w:author="Jack Plummer" w:date="2022-08-18T17:20:00Z" w:id="91">
        <w:r w:rsidR="00313CF6">
          <w:rPr>
            <w:rFonts w:ascii="Georgia" w:hAnsi="Georgia"/>
          </w:rPr>
          <w:t xml:space="preserve"> or</w:t>
        </w:r>
      </w:ins>
      <w:r>
        <w:rPr>
          <w:rFonts w:ascii="Georgia" w:hAnsi="Georgia"/>
        </w:rPr>
        <w:t xml:space="preserve"> cloud forests and humid montane forests</w:t>
      </w:r>
      <w:del w:author="Jack Plummer" w:date="2022-08-18T17:32:00Z" w:id="92">
        <w:r w:rsidDel="00EB16C7">
          <w:rPr>
            <w:rFonts w:ascii="Georgia" w:hAnsi="Georgia"/>
          </w:rPr>
          <w:delText>.</w:delText>
        </w:r>
      </w:del>
      <w:ins w:author="Jack Plummer" w:date="2022-08-18T17:32:00Z" w:id="93">
        <w:r>
          <w:rPr>
            <w:rFonts w:ascii="Georgia" w:hAnsi="Georgia"/>
          </w:rPr>
          <w:t>, with</w:t>
        </w:r>
      </w:ins>
      <w:ins w:author="Jack Plummer" w:date="2022-08-18T17:31:00Z" w:id="94">
        <w:r w:rsidR="00616364">
          <w:rPr>
            <w:rFonts w:ascii="Georgia" w:hAnsi="Georgia"/>
          </w:rPr>
          <w:t xml:space="preserve"> </w:t>
        </w:r>
      </w:ins>
      <w:ins w:author="Jack Plummer" w:date="2022-08-18T17:31:00Z" w:id="96">
        <w:del w:author="Jack Plummer" w:date="2022-08-18T17:32:00Z" w:id="97">
          <w:r w:rsidDel="00EB16C7" w:rsidR="00616364">
            <w:rPr>
              <w:rFonts w:ascii="Georgia" w:hAnsi="Georgia"/>
            </w:rPr>
            <w:delText>Erect shrubs have long vessel elements and scalariform pitting on lateral walls and vessels with scalariform perforation plates (Maarten, 2012).</w:delText>
          </w:r>
        </w:del>
        <w:del w:author="Jack Plummer" w:date="2022-08-18T17:31:00Z" w:id="98">
          <w:r w:rsidDel="00616364" w:rsidR="00616364">
            <w:rPr>
              <w:rFonts w:ascii="Georgia" w:hAnsi="Georgia"/>
            </w:rPr>
            <w:delText xml:space="preserve"> </w:delText>
          </w:r>
        </w:del>
      </w:ins>
    </w:p>
    <w:p w:rsidR="00000000" w:rsidP="00EB16C7" w:rsidRDefault="00EB16C7" w14:paraId="3990232B" w14:textId="6353A5DD">
      <w:pPr>
        <w:pStyle w:val="NormalWeb"/>
        <w:divId w:val="2106538590"/>
        <w:rPr>
          <w:rFonts w:ascii="Georgia" w:hAnsi="Georgia"/>
        </w:rPr>
      </w:pPr>
      <w:del w:author="Jack Plummer" w:date="2022-08-18T17:32:00Z" w:id="99">
        <w:r w:rsidDel="00EB16C7">
          <w:rPr>
            <w:rFonts w:ascii="Georgia" w:hAnsi="Georgia"/>
          </w:rPr>
          <w:delText xml:space="preserve"> It </w:delText>
        </w:r>
      </w:del>
      <w:r>
        <w:rPr>
          <w:rFonts w:ascii="Georgia" w:hAnsi="Georgia"/>
        </w:rPr>
        <w:t>flower</w:t>
      </w:r>
      <w:ins w:author="Jack Plummer" w:date="2022-08-18T17:32:00Z" w:id="100">
        <w:r>
          <w:rPr>
            <w:rFonts w:ascii="Georgia" w:hAnsi="Georgia"/>
          </w:rPr>
          <w:t>ing</w:t>
        </w:r>
      </w:ins>
      <w:del w:author="Jack Plummer" w:date="2022-08-18T17:32:00Z" w:id="101">
        <w:r w:rsidDel="00EB16C7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in May to June and fruit</w:t>
      </w:r>
      <w:ins w:author="Jack Plummer" w:date="2022-08-18T17:32:00Z" w:id="102">
        <w:r>
          <w:rPr>
            <w:rFonts w:ascii="Georgia" w:hAnsi="Georgia"/>
          </w:rPr>
          <w:t>ing</w:t>
        </w:r>
      </w:ins>
      <w:del w:author="Jack Plummer" w:date="2022-08-18T17:32:00Z" w:id="103">
        <w:r w:rsidDel="00EB16C7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in September to October (Grierson and Long 1984, Maarten 2012). It was discovered that the polle</w:t>
      </w:r>
      <w:r>
        <w:rPr>
          <w:rFonts w:ascii="Georgia" w:hAnsi="Georgia"/>
        </w:rPr>
        <w:t xml:space="preserve">n is shed when three-celled, and that endosperm formation is nuclear (not cellular or </w:t>
      </w:r>
      <w:proofErr w:type="spellStart"/>
      <w:r>
        <w:rPr>
          <w:rFonts w:ascii="Georgia" w:hAnsi="Georgia"/>
        </w:rPr>
        <w:t>helobial</w:t>
      </w:r>
      <w:proofErr w:type="spellEnd"/>
      <w:r>
        <w:rPr>
          <w:rFonts w:ascii="Georgia" w:hAnsi="Georgia"/>
        </w:rPr>
        <w:t xml:space="preserve">). These two embryological characters are not found in any other members of </w:t>
      </w:r>
      <w:proofErr w:type="spellStart"/>
      <w:r>
        <w:rPr>
          <w:rFonts w:ascii="Georgia" w:hAnsi="Georgia"/>
        </w:rPr>
        <w:t>Lardizabalaceae</w:t>
      </w:r>
      <w:proofErr w:type="spellEnd"/>
      <w:r>
        <w:rPr>
          <w:rFonts w:ascii="Georgia" w:hAnsi="Georgia"/>
        </w:rPr>
        <w:t>, neither are persistent antipodal cells, which are confirmed to be pre</w:t>
      </w:r>
      <w:r>
        <w:rPr>
          <w:rFonts w:ascii="Georgia" w:hAnsi="Georgia"/>
        </w:rPr>
        <w:t xml:space="preserve">sent in </w:t>
      </w:r>
      <w:proofErr w:type="spellStart"/>
      <w:r>
        <w:rPr>
          <w:rStyle w:val="Emphasis"/>
          <w:rFonts w:ascii="Georgia" w:hAnsi="Georgia"/>
        </w:rPr>
        <w:t>Decaisnea</w:t>
      </w:r>
      <w:proofErr w:type="spellEnd"/>
      <w:r>
        <w:rPr>
          <w:rFonts w:ascii="Georgia" w:hAnsi="Georgia"/>
        </w:rPr>
        <w:t xml:space="preserve"> (</w:t>
      </w:r>
      <w:r>
        <w:rPr>
          <w:rFonts w:ascii="Georgia" w:hAnsi="Georgia"/>
        </w:rPr>
        <w:t xml:space="preserve">Wang </w:t>
      </w:r>
      <w:r>
        <w:rPr>
          <w:rStyle w:val="Emphasis"/>
          <w:rFonts w:ascii="Georgia" w:hAnsi="Georgia"/>
        </w:rPr>
        <w:t>et al.</w:t>
      </w:r>
      <w:r>
        <w:rPr>
          <w:rFonts w:ascii="Georgia" w:hAnsi="Georgia"/>
        </w:rPr>
        <w:t xml:space="preserve"> 2009). The fruit is edible and tastes </w:t>
      </w:r>
      <w:del w:author="Jack Plummer" w:date="2022-08-18T17:21:00Z" w:id="104">
        <w:r w:rsidDel="00313CF6">
          <w:rPr>
            <w:rFonts w:ascii="Georgia" w:hAnsi="Georgia"/>
          </w:rPr>
          <w:delText xml:space="preserve">much the </w:delText>
        </w:r>
      </w:del>
      <w:r>
        <w:rPr>
          <w:rFonts w:ascii="Georgia" w:hAnsi="Georgia"/>
        </w:rPr>
        <w:t xml:space="preserve">similar </w:t>
      </w:r>
      <w:del w:author="Jack Plummer" w:date="2022-08-18T17:21:00Z" w:id="105">
        <w:r w:rsidDel="00313CF6">
          <w:rPr>
            <w:rFonts w:ascii="Georgia" w:hAnsi="Georgia"/>
          </w:rPr>
          <w:delText xml:space="preserve">as </w:delText>
        </w:r>
      </w:del>
      <w:ins w:author="Jack Plummer" w:date="2022-08-18T17:21:00Z" w:id="106">
        <w:r w:rsidR="00313CF6">
          <w:rPr>
            <w:rFonts w:ascii="Georgia" w:hAnsi="Georgia"/>
          </w:rPr>
          <w:t>to that of</w:t>
        </w:r>
        <w:r w:rsidR="00313CF6">
          <w:rPr>
            <w:rFonts w:ascii="Georgia" w:hAnsi="Georgia"/>
          </w:rPr>
          <w:t xml:space="preserve"> </w:t>
        </w:r>
      </w:ins>
      <w:r>
        <w:rPr>
          <w:rStyle w:val="Emphasis"/>
          <w:rFonts w:ascii="Georgia" w:hAnsi="Georgia"/>
        </w:rPr>
        <w:t xml:space="preserve">D. </w:t>
      </w:r>
      <w:proofErr w:type="spellStart"/>
      <w:r>
        <w:rPr>
          <w:rStyle w:val="Emphasis"/>
          <w:rFonts w:ascii="Georgia" w:hAnsi="Georgia"/>
        </w:rPr>
        <w:t>fargesii</w:t>
      </w:r>
      <w:proofErr w:type="spellEnd"/>
      <w:r>
        <w:rPr>
          <w:rStyle w:val="Emphasis"/>
          <w:rFonts w:ascii="Georgia" w:hAnsi="Georgia"/>
        </w:rPr>
        <w:t>. </w:t>
      </w:r>
    </w:p>
    <w:p w:rsidR="00000000" w:rsidRDefault="00EB16C7" w14:paraId="07C694B9" w14:textId="77777777">
      <w:pPr>
        <w:pStyle w:val="Heading2"/>
        <w:divId w:val="21065385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763"/>
        <w:gridCol w:w="1020"/>
        <w:gridCol w:w="1888"/>
      </w:tblGrid>
      <w:tr w:rsidR="00000000" w14:paraId="20D54FFA" w14:textId="77777777">
        <w:trPr>
          <w:divId w:val="210653859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844369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BEF910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09BA6A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7E54A70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2640F168" w14:textId="77777777">
        <w:trPr>
          <w:divId w:val="210653859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098ECB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1.4. Forest -&gt; Forest - Temperate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C62054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7715D7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31B94F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442FAA4B" w14:textId="77777777">
      <w:pPr>
        <w:pStyle w:val="Heading2"/>
        <w:divId w:val="21065385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Systems</w:t>
      </w:r>
    </w:p>
    <w:p w:rsidR="00000000" w:rsidRDefault="00EB16C7" w14:paraId="2479F19C" w14:textId="77777777">
      <w:pPr>
        <w:pStyle w:val="NormalWeb"/>
        <w:divId w:val="2106538590"/>
        <w:rPr>
          <w:rFonts w:ascii="Georgia" w:hAnsi="Georgia"/>
        </w:rPr>
      </w:pPr>
      <w:r>
        <w:rPr>
          <w:rStyle w:val="datalabel1"/>
          <w:rFonts w:ascii="Georgia" w:hAnsi="Georgia"/>
        </w:rPr>
        <w:t>Syste</w:t>
      </w:r>
      <w:r>
        <w:rPr>
          <w:rStyle w:val="datalabel1"/>
          <w:rFonts w:ascii="Georgia" w:hAnsi="Georgia"/>
        </w:rPr>
        <w:t xml:space="preserve">m: </w:t>
      </w:r>
      <w:r>
        <w:rPr>
          <w:rFonts w:ascii="Georgia" w:hAnsi="Georgia"/>
        </w:rPr>
        <w:t>Terrestrial</w:t>
      </w:r>
    </w:p>
    <w:p w:rsidR="00000000" w:rsidRDefault="00EB16C7" w14:paraId="7536A471" w14:textId="77777777">
      <w:pPr>
        <w:pStyle w:val="Heading2"/>
        <w:divId w:val="210653859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Plant / Fungi Specific</w:t>
      </w:r>
    </w:p>
    <w:p w:rsidR="00000000" w:rsidRDefault="00EB16C7" w14:paraId="4C4F7AC9" w14:textId="77777777">
      <w:pPr>
        <w:pStyle w:val="NormalWeb"/>
        <w:divId w:val="210653859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07017CF1" w14:textId="77777777">
        <w:trPr>
          <w:divId w:val="210653859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026550D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5985D032" w14:textId="77777777">
        <w:trPr>
          <w:divId w:val="210653859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9999A0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Shrub - large</w:t>
            </w:r>
          </w:p>
        </w:tc>
      </w:tr>
    </w:tbl>
    <w:p w:rsidR="00000000" w:rsidRDefault="00EB16C7" w14:paraId="25472D8D" w14:textId="77777777">
      <w:pPr>
        <w:pStyle w:val="Heading1"/>
        <w:divId w:val="1712070446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Use and Trade</w:t>
      </w:r>
    </w:p>
    <w:p w:rsidR="00000000" w:rsidRDefault="00EB16C7" w14:paraId="3AEE523F" w14:textId="77777777">
      <w:pPr>
        <w:pStyle w:val="Heading2"/>
        <w:divId w:val="1712070446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General Use and Trade Information</w:t>
      </w:r>
    </w:p>
    <w:p w:rsidR="00000000" w:rsidRDefault="00EB16C7" w14:paraId="63D5FD92" w14:textId="2506AC5B">
      <w:pPr>
        <w:pStyle w:val="NormalWeb"/>
        <w:divId w:val="1712070446"/>
        <w:rPr>
          <w:rFonts w:ascii="Georgia" w:hAnsi="Georgia"/>
        </w:rPr>
      </w:pPr>
      <w:r>
        <w:rPr>
          <w:rFonts w:ascii="Georgia" w:hAnsi="Georgia"/>
        </w:rPr>
        <w:t>This plant is economically important</w:t>
      </w:r>
      <w:ins w:author="Jack Plummer" w:date="2022-08-18T17:13:00Z" w:id="107">
        <w:r w:rsidR="00405DC0">
          <w:rPr>
            <w:rFonts w:ascii="Georgia" w:hAnsi="Georgia"/>
          </w:rPr>
          <w:t xml:space="preserve"> </w:t>
        </w:r>
      </w:ins>
      <w:del w:author="Jack Plummer" w:date="2022-08-18T17:13:00Z" w:id="108">
        <w:r w:rsidDel="00405DC0">
          <w:rPr>
            <w:rFonts w:ascii="Georgia" w:hAnsi="Georgia"/>
          </w:rPr>
          <w:delText xml:space="preserve">, </w:delText>
        </w:r>
      </w:del>
      <w:r>
        <w:rPr>
          <w:rFonts w:ascii="Georgia" w:hAnsi="Georgia"/>
        </w:rPr>
        <w:t>as it is readily cultivated as an ornamental plant and i</w:t>
      </w:r>
      <w:r>
        <w:rPr>
          <w:rFonts w:ascii="Georgia" w:hAnsi="Georgia"/>
        </w:rPr>
        <w:t>ts fruits are deemed a delicacy. It has also been used in traditional Chinese medicine as an antirheumatic and antitussive drug for a long time (Maarten 2012).</w:t>
      </w:r>
      <w:r>
        <w:rPr>
          <w:rFonts w:ascii="Georgia" w:hAnsi="Georgia"/>
        </w:rPr>
        <w:t> Despite its importance as an ornamental and medicinal plant, very little is known about threats to the species. 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64"/>
        <w:gridCol w:w="1588"/>
        <w:gridCol w:w="4301"/>
      </w:tblGrid>
      <w:tr w:rsidR="00000000" w14:paraId="208C60A4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BBE249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bookmarkStart w:name="_msocom_2" w:id="109"/>
            <w:bookmarkEnd w:id="109"/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Subsistence: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88E1B8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Rationale: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EC2FB1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Local Commercial: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9283EA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Further detail including information on economic value if available:</w:t>
            </w:r>
          </w:p>
        </w:tc>
      </w:tr>
      <w:tr w:rsidR="00000000" w14:paraId="53E1773C" w14:textId="77777777">
        <w:trPr>
          <w:divId w:val="1712070446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27F98D6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B25149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Local medicine and ornamen</w:t>
            </w:r>
            <w:r>
              <w:rPr>
                <w:rFonts w:ascii="Georgia" w:hAnsi="Georgia" w:eastAsia="Times New Roman"/>
                <w:sz w:val="18"/>
                <w:szCs w:val="1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893EA3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5D8D993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0BA82B11" w14:textId="77777777">
      <w:pPr>
        <w:divId w:val="1712070446"/>
        <w:rPr>
          <w:rFonts w:ascii="Georgia" w:hAnsi="Georgia" w:eastAsia="Times New Roman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161"/>
        <w:gridCol w:w="862"/>
        <w:gridCol w:w="1307"/>
        <w:gridCol w:w="2111"/>
      </w:tblGrid>
      <w:tr w:rsidR="00000000" w14:paraId="4C139FE6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C3B032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End Use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D88DEB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Subsistence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6D55E37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National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28C12E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International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2BD5D1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Other (please specify)</w:t>
            </w:r>
          </w:p>
        </w:tc>
      </w:tr>
      <w:tr w:rsidR="00000000" w14:paraId="5B2E4C13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5A81D6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 Food - human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EF036B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06FA70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667993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F6F00B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423F4CD6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07A7B5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 Medicine - human &amp; veterinary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B98C37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E8EF5E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D7CAB0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2BA455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17A3D6A0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F0423E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commentRangeStart w:id="110"/>
            <w:r>
              <w:rPr>
                <w:rFonts w:ascii="Georgia" w:hAnsi="Georgia" w:eastAsia="Times New Roman"/>
                <w:sz w:val="18"/>
                <w:szCs w:val="18"/>
              </w:rPr>
              <w:t>7. Fuels</w:t>
            </w:r>
            <w:commentRangeEnd w:id="110"/>
            <w:r w:rsidR="005B3722">
              <w:rPr>
                <w:rStyle w:val="CommentReference"/>
                <w:sz w:val="20"/>
                <w:szCs w:val="20"/>
              </w:rPr>
              <w:commentReference w:id="110"/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EA3DD9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F77E71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5E9D21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62CDF8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16C03063" w14:textId="77777777">
        <w:trPr>
          <w:divId w:val="171207044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287C93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14. Research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B20D61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5C34E1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09862C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71119D7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4BD2DB23" w14:textId="77777777">
      <w:pPr>
        <w:pStyle w:val="Heading1"/>
        <w:divId w:val="1566333061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Threats</w:t>
      </w:r>
    </w:p>
    <w:p w:rsidR="00000000" w:rsidRDefault="00EB16C7" w14:paraId="48078ED8" w14:textId="30424C98">
      <w:pPr>
        <w:pStyle w:val="NormalWeb"/>
        <w:divId w:val="1566333061"/>
        <w:rPr>
          <w:rFonts w:ascii="Georgia" w:hAnsi="Georgia"/>
        </w:rPr>
      </w:pPr>
      <w:del w:author="Jack Plummer" w:date="2022-08-18T17:21:00Z" w:id="111">
        <w:r w:rsidDel="005B3722">
          <w:rPr>
            <w:rFonts w:ascii="Georgia" w:hAnsi="Georgia"/>
          </w:rPr>
          <w:delText>I</w:delText>
        </w:r>
        <w:r w:rsidDel="005B3722">
          <w:rPr>
            <w:rFonts w:ascii="Georgia" w:hAnsi="Georgia"/>
          </w:rPr>
          <w:delText>t</w:delText>
        </w:r>
      </w:del>
      <w:ins w:author="Jack Plummer" w:date="2022-08-18T17:21:00Z" w:id="112">
        <w:r w:rsidR="005B3722">
          <w:rPr>
            <w:rFonts w:ascii="Georgia" w:hAnsi="Georgia"/>
          </w:rPr>
          <w:t>This species</w:t>
        </w:r>
      </w:ins>
      <w:r>
        <w:rPr>
          <w:rFonts w:ascii="Georgia" w:hAnsi="Georgia"/>
        </w:rPr>
        <w:t xml:space="preserve"> is suspected to be threatened by habitat destruction through road construction, settlement expansion, and logging, as well as direct exploitation through collection for ornamental use and traditional medicine (Tobgay 2014). </w:t>
      </w:r>
      <w:del w:author="Jack Plummer" w:date="2022-08-18T17:23:00Z" w:id="113">
        <w:r w:rsidDel="00C22C56">
          <w:rPr>
            <w:rFonts w:ascii="Georgia" w:hAnsi="Georgia"/>
          </w:rPr>
          <w:delText>Further research on the speci</w:delText>
        </w:r>
        <w:r w:rsidDel="00C22C56">
          <w:rPr>
            <w:rFonts w:ascii="Georgia" w:hAnsi="Georgia"/>
          </w:rPr>
          <w:delText xml:space="preserve">es’ distribution, population trends and severity of threats is required, alongside molecular characterisation to analyse </w:delText>
        </w:r>
      </w:del>
      <w:del w:author="Jack Plummer" w:date="2022-08-18T17:22:00Z" w:id="114">
        <w:r w:rsidDel="00292252">
          <w:rPr>
            <w:rFonts w:ascii="Georgia" w:hAnsi="Georgia"/>
          </w:rPr>
          <w:delText xml:space="preserve">the </w:delText>
        </w:r>
      </w:del>
      <w:del w:author="Jack Plummer" w:date="2022-08-18T17:23:00Z" w:id="115">
        <w:r w:rsidDel="00C22C56">
          <w:rPr>
            <w:rFonts w:ascii="Georgia" w:hAnsi="Georgia"/>
          </w:rPr>
          <w:delText>genetic diversity and phylogenetic relationships</w:delText>
        </w:r>
      </w:del>
      <w:del w:author="Jack Plummer" w:date="2022-08-18T17:22:00Z" w:id="116">
        <w:r w:rsidDel="00292252">
          <w:rPr>
            <w:rFonts w:ascii="Georgia" w:hAnsi="Georgia"/>
          </w:rPr>
          <w:delText xml:space="preserve"> </w:delText>
        </w:r>
        <w:r w:rsidDel="00292252">
          <w:rPr>
            <w:rFonts w:ascii="Georgia" w:hAnsi="Georgia"/>
          </w:rPr>
          <w:delText>of this plant.</w:delText>
        </w:r>
      </w:del>
    </w:p>
    <w:p w:rsidR="00000000" w:rsidRDefault="00EB16C7" w14:paraId="64FFE216" w14:textId="77777777">
      <w:pPr>
        <w:pStyle w:val="Heading2"/>
        <w:divId w:val="1566333061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9"/>
        <w:gridCol w:w="740"/>
        <w:gridCol w:w="842"/>
        <w:gridCol w:w="842"/>
        <w:gridCol w:w="1087"/>
      </w:tblGrid>
      <w:tr w:rsidR="00000000" w14:paraId="6556C4DE" w14:textId="77777777">
        <w:trPr>
          <w:divId w:val="1566333061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7915C3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E8C0F0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E29B0AC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06B9F9C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BD6F77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Impact S</w:t>
            </w: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core</w:t>
            </w:r>
          </w:p>
        </w:tc>
      </w:tr>
      <w:tr w:rsidR="00000000" w14:paraId="2F6D53FB" w14:textId="77777777">
        <w:trPr>
          <w:divId w:val="156633306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70DF86B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2.3.1. Agriculture &amp; aquaculture -&gt; Livestock farming &amp; ranching -&gt; Nomadic grazing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34226B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0BD4D6C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F3FAFD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494A6D8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56C604E8" w14:textId="77777777">
        <w:trPr>
          <w:divId w:val="156633306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4758AF6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4.1. Transportation &amp; service corridors -&gt; Roads &amp; railroads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5F3332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2DFD751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6F81059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43C0215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5DB7647B" w14:textId="77777777">
        <w:trPr>
          <w:divId w:val="156633306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3CCCA68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5.2.1. Biological resource use -&gt; Gathering terrestrial plants -&gt; Intentional use (species is the target)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4E7974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3A405F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684C56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E957B2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320ABAD1" w14:textId="77777777">
        <w:trPr>
          <w:divId w:val="156633306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67A32BC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5.3.3. Biological resource use -&gt; Logging &amp; wood harvesting -&gt; Unintentional effects: (subsistence/small scale) [harv</w:t>
            </w:r>
            <w:r>
              <w:rPr>
                <w:rFonts w:ascii="Georgia" w:hAnsi="Georgia" w:eastAsia="Times New Roman"/>
                <w:sz w:val="18"/>
                <w:szCs w:val="18"/>
              </w:rPr>
              <w:t>est]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24BA7D9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2170756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7254B3B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67EDE9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0119FF20" w14:textId="77777777">
        <w:trPr>
          <w:divId w:val="1566333061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3C2D93A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6.1. Human intrusions &amp; disturbance -&gt; Recreational activities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51572C6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84F517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5F5519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F4713E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</w:tbl>
    <w:p w:rsidR="00000000" w:rsidRDefault="00EB16C7" w14:paraId="04D236F2" w14:textId="77777777">
      <w:pPr>
        <w:pStyle w:val="Heading1"/>
        <w:divId w:val="331419424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Conservation</w:t>
      </w:r>
    </w:p>
    <w:p w:rsidR="00000000" w:rsidRDefault="00EB16C7" w14:paraId="7B13D8E7" w14:textId="6C8B0040">
      <w:pPr>
        <w:pStyle w:val="NormalWeb"/>
        <w:divId w:val="331419424"/>
        <w:rPr>
          <w:rFonts w:ascii="Georgia" w:hAnsi="Georgia"/>
        </w:rPr>
      </w:pPr>
      <w:r>
        <w:rPr>
          <w:rFonts w:ascii="Georgia" w:hAnsi="Georgia"/>
        </w:rPr>
        <w:t xml:space="preserve">The species has been collected from within Jigme Dorji National Park and </w:t>
      </w:r>
      <w:proofErr w:type="spellStart"/>
      <w:r>
        <w:rPr>
          <w:rFonts w:ascii="Georgia" w:hAnsi="Georgia"/>
        </w:rPr>
        <w:t>Wangchuck</w:t>
      </w:r>
      <w:proofErr w:type="spellEnd"/>
      <w:r>
        <w:rPr>
          <w:rFonts w:ascii="Georgia" w:hAnsi="Georgia"/>
        </w:rPr>
        <w:t xml:space="preserve"> Centennial Park </w:t>
      </w:r>
      <w:del w:author="Jack Plummer" w:date="2022-08-18T17:22:00Z" w:id="117">
        <w:r w:rsidDel="00292252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in Bhutan, where passive conservation is presumed, but it is not known whether active management is practised (UNEP-WCMC and IUCN  2020)</w:t>
      </w:r>
      <w:r>
        <w:rPr>
          <w:rFonts w:ascii="Georgia" w:hAnsi="Georgia"/>
        </w:rPr>
        <w:t xml:space="preserve">. The species is </w:t>
      </w:r>
      <w:r>
        <w:rPr>
          <w:rFonts w:ascii="Georgia" w:hAnsi="Georgia"/>
        </w:rPr>
        <w:t>conserved </w:t>
      </w:r>
      <w:r>
        <w:rPr>
          <w:rStyle w:val="Emphasis"/>
          <w:rFonts w:ascii="Georgia" w:hAnsi="Georgia"/>
        </w:rPr>
        <w:t>in situ</w:t>
      </w:r>
      <w:r>
        <w:rPr>
          <w:rFonts w:ascii="Georgia" w:hAnsi="Georgia"/>
        </w:rPr>
        <w:t xml:space="preserve"> in </w:t>
      </w:r>
      <w:proofErr w:type="spellStart"/>
      <w:r>
        <w:rPr>
          <w:rFonts w:ascii="Georgia" w:hAnsi="Georgia"/>
        </w:rPr>
        <w:t>Lampelri</w:t>
      </w:r>
      <w:proofErr w:type="spellEnd"/>
      <w:r>
        <w:rPr>
          <w:rFonts w:ascii="Georgia" w:hAnsi="Georgia"/>
        </w:rPr>
        <w:t xml:space="preserve"> </w:t>
      </w:r>
      <w:ins w:author="Jack Plummer" w:date="2022-08-18T17:22:00Z" w:id="118">
        <w:r w:rsidR="00292252">
          <w:rPr>
            <w:rFonts w:ascii="Georgia" w:hAnsi="Georgia"/>
          </w:rPr>
          <w:t>B</w:t>
        </w:r>
      </w:ins>
      <w:del w:author="Jack Plummer" w:date="2022-08-18T17:22:00Z" w:id="119">
        <w:r w:rsidDel="00292252">
          <w:rPr>
            <w:rFonts w:ascii="Georgia" w:hAnsi="Georgia"/>
          </w:rPr>
          <w:delText>b</w:delText>
        </w:r>
      </w:del>
      <w:r>
        <w:rPr>
          <w:rFonts w:ascii="Georgia" w:hAnsi="Georgia"/>
        </w:rPr>
        <w:t xml:space="preserve">otanical </w:t>
      </w:r>
      <w:proofErr w:type="gramStart"/>
      <w:r>
        <w:rPr>
          <w:rFonts w:ascii="Georgia" w:hAnsi="Georgia"/>
        </w:rPr>
        <w:t>Park, and</w:t>
      </w:r>
      <w:proofErr w:type="gramEnd"/>
      <w:r>
        <w:rPr>
          <w:rFonts w:ascii="Georgia" w:hAnsi="Georgia"/>
        </w:rPr>
        <w:t xml:space="preserve"> is noted to comprise a small population with low regeneration (Tobgay 2014). </w:t>
      </w:r>
      <w:ins w:author="Jack Plummer" w:date="2022-08-18T17:23:00Z" w:id="120">
        <w:r w:rsidR="00C22C56">
          <w:rPr>
            <w:rFonts w:ascii="Georgia" w:hAnsi="Georgia"/>
          </w:rPr>
          <w:t>Further research on the species’ distribution, population trends and severity of threats is required, alongside molecular characterisation to analyse its</w:t>
        </w:r>
        <w:r w:rsidR="00C22C56">
          <w:rPr>
            <w:rFonts w:ascii="Georgia" w:hAnsi="Georgia"/>
          </w:rPr>
          <w:t xml:space="preserve"> </w:t>
        </w:r>
        <w:r w:rsidR="00C22C56">
          <w:rPr>
            <w:rFonts w:ascii="Georgia" w:hAnsi="Georgia"/>
          </w:rPr>
          <w:t>genetic diversity and phylogenetic relationships.</w:t>
        </w:r>
      </w:ins>
      <w:del w:author="Jack Plummer" w:date="2022-08-18T17:23:00Z" w:id="121">
        <w:r w:rsidDel="00C22C56">
          <w:rPr>
            <w:rFonts w:ascii="Georgia" w:hAnsi="Georgia"/>
          </w:rPr>
          <w:delText>It is recommended to conduct study on the species to ensure appropriate conservation action.</w:delText>
        </w:r>
      </w:del>
    </w:p>
    <w:p w:rsidR="00000000" w:rsidRDefault="00EB16C7" w14:paraId="7E8AED3F" w14:textId="77777777">
      <w:pPr>
        <w:pStyle w:val="Heading2"/>
        <w:divId w:val="331419424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6114CD3D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32BC7F8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Conse</w:t>
            </w: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rvation sites identified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0475186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223565B" w14:textId="77777777">
        <w:trPr>
          <w:divId w:val="33141942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1B36611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3E324DD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60B4B61A" w14:textId="77777777">
      <w:pPr>
        <w:divId w:val="331419424"/>
        <w:rPr>
          <w:rFonts w:ascii="Georgia" w:hAnsi="Georgia" w:eastAsia="Times New Roman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00E49463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AE1853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0FBAE38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A1CDD22" w14:textId="77777777">
        <w:trPr>
          <w:divId w:val="33141942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0FB6A07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029D96D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705C50EB" w14:textId="77777777">
      <w:pPr>
        <w:divId w:val="331419424"/>
        <w:rPr>
          <w:rFonts w:ascii="Georgia" w:hAnsi="Georgia" w:eastAsia="Times New Roman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530"/>
      </w:tblGrid>
      <w:tr w:rsidR="00000000" w14:paraId="0642A79D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72B129F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Percentage of population protected by PAs (0-100)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09932F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2E9F437" w14:textId="77777777">
        <w:trPr>
          <w:divId w:val="33141942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304527A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21-30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04551B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344AA09F" w14:textId="77777777">
      <w:pPr>
        <w:divId w:val="331419424"/>
        <w:rPr>
          <w:rFonts w:ascii="Georgia" w:hAnsi="Georgia" w:eastAsia="Times New Roman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30"/>
      </w:tblGrid>
      <w:tr w:rsidR="00000000" w14:paraId="146FF220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E5C883C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2E00C7E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AD48519" w14:textId="77777777">
        <w:trPr>
          <w:divId w:val="33141942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EB16C7" w14:paraId="6F01E87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EB16C7" w14:paraId="1017C04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7A380F40" w14:textId="77777777">
      <w:pPr>
        <w:pStyle w:val="Heading2"/>
        <w:divId w:val="331419424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530"/>
      </w:tblGrid>
      <w:tr w:rsidR="00000000" w14:paraId="79E1CCF5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5602E4D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48115D3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6E5CD6A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D31529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159A074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33554E50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1160ED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03342F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699DF797" w14:textId="77777777">
      <w:pPr>
        <w:pStyle w:val="Heading2"/>
        <w:divId w:val="331419424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4E8AC620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6AAA18BE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EB16C7" w14:paraId="1A842E6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7F2705B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5BF414A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6EB19A0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122B2113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2E6EDD0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3.1. Mon</w:t>
            </w:r>
            <w:r>
              <w:rPr>
                <w:rFonts w:ascii="Georgia" w:hAnsi="Georgia" w:eastAsia="Times New Roman"/>
                <w:sz w:val="18"/>
                <w:szCs w:val="18"/>
              </w:rPr>
              <w:t>itoring -&gt; Population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30CB50E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7AEDE6F2" w14:textId="77777777">
        <w:trPr>
          <w:divId w:val="331419424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02EBDBF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EB16C7" w14:paraId="44E34B4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EB16C7" w14:paraId="5ECCAD4D" w14:textId="77777777">
      <w:pPr>
        <w:pStyle w:val="Heading1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Bibliography</w:t>
      </w:r>
    </w:p>
    <w:p w:rsidR="00000000" w:rsidRDefault="00EB16C7" w14:paraId="39929BD9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BGCI.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London. </w:t>
      </w:r>
      <w:r>
        <w:rPr>
          <w:rFonts w:ascii="Georgia" w:hAnsi="Georgia"/>
          <w:i/>
          <w:iCs/>
        </w:rPr>
        <w:t xml:space="preserve">Botanic Gardens Conservation International Available at: </w:t>
      </w:r>
      <w:proofErr w:type="gramStart"/>
      <w:r>
        <w:rPr>
          <w:rFonts w:ascii="Georgia" w:hAnsi="Georgia"/>
          <w:i/>
          <w:iCs/>
        </w:rPr>
        <w:t>www.bgci.org/</w:t>
      </w:r>
      <w:proofErr w:type="spellStart"/>
      <w:r>
        <w:rPr>
          <w:rFonts w:ascii="Georgia" w:hAnsi="Georgia"/>
          <w:i/>
          <w:iCs/>
        </w:rPr>
        <w:t>plant_search.php</w:t>
      </w:r>
      <w:proofErr w:type="spellEnd"/>
      <w:r>
        <w:rPr>
          <w:rFonts w:ascii="Georgia" w:hAnsi="Georgia"/>
          <w:i/>
          <w:iCs/>
        </w:rPr>
        <w:t>.</w:t>
      </w:r>
      <w:r>
        <w:rPr>
          <w:rFonts w:ascii="Georgia" w:hAnsi="Georgia"/>
        </w:rPr>
        <w:t>.</w:t>
      </w:r>
      <w:proofErr w:type="gramEnd"/>
    </w:p>
    <w:p w:rsidR="00000000" w:rsidRDefault="00EB16C7" w14:paraId="4871A488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Bhutan Biodiversity Specimen Portal. 2021. </w:t>
      </w:r>
      <w:proofErr w:type="spellStart"/>
      <w:r>
        <w:rPr>
          <w:rFonts w:ascii="Georgia" w:hAnsi="Georgia"/>
        </w:rPr>
        <w:t>Decaisnea</w:t>
      </w:r>
      <w:proofErr w:type="spellEnd"/>
      <w:r>
        <w:rPr>
          <w:rFonts w:ascii="Georgia" w:hAnsi="Georgia"/>
        </w:rPr>
        <w:t xml:space="preserve"> insignis. </w:t>
      </w:r>
      <w:r>
        <w:rPr>
          <w:rFonts w:ascii="Georgia" w:hAnsi="Georgia"/>
          <w:i/>
          <w:iCs/>
        </w:rPr>
        <w:t>Available at: http://bhutanbiodiversity.net/taxa. (Accessed: 10/12/2020</w:t>
      </w:r>
      <w:proofErr w:type="gramStart"/>
      <w:r>
        <w:rPr>
          <w:rFonts w:ascii="Georgia" w:hAnsi="Georgia"/>
          <w:i/>
          <w:iCs/>
        </w:rPr>
        <w:t>).</w:t>
      </w:r>
      <w:r>
        <w:rPr>
          <w:rFonts w:ascii="Georgia" w:hAnsi="Georgia"/>
        </w:rPr>
        <w:t>.</w:t>
      </w:r>
      <w:proofErr w:type="gramEnd"/>
    </w:p>
    <w:p w:rsidR="00000000" w:rsidRDefault="00EB16C7" w14:paraId="4AC1C0EF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Bin Li, </w:t>
      </w:r>
      <w:proofErr w:type="spellStart"/>
      <w:r>
        <w:rPr>
          <w:rFonts w:ascii="Georgia" w:hAnsi="Georgia"/>
        </w:rPr>
        <w:t>Furong</w:t>
      </w:r>
      <w:proofErr w:type="spellEnd"/>
      <w:r>
        <w:rPr>
          <w:rFonts w:ascii="Georgia" w:hAnsi="Georgia"/>
        </w:rPr>
        <w:t xml:space="preserve"> Lin, Ping Huang, </w:t>
      </w:r>
      <w:proofErr w:type="spellStart"/>
      <w:r>
        <w:rPr>
          <w:rFonts w:ascii="Georgia" w:hAnsi="Georgia"/>
        </w:rPr>
        <w:t>Wenying</w:t>
      </w:r>
      <w:proofErr w:type="spellEnd"/>
      <w:r>
        <w:rPr>
          <w:rFonts w:ascii="Georgia" w:hAnsi="Georgia"/>
        </w:rPr>
        <w:t xml:space="preserve"> Guo &amp; </w:t>
      </w:r>
      <w:proofErr w:type="spellStart"/>
      <w:r>
        <w:rPr>
          <w:rFonts w:ascii="Georgia" w:hAnsi="Georgia"/>
        </w:rPr>
        <w:t>Yongqi</w:t>
      </w:r>
      <w:proofErr w:type="spellEnd"/>
      <w:r>
        <w:rPr>
          <w:rFonts w:ascii="Georgia" w:hAnsi="Georgia"/>
        </w:rPr>
        <w:t xml:space="preserve"> Zheng. 2017. Scientific Reports 7. </w:t>
      </w:r>
      <w:r>
        <w:rPr>
          <w:rFonts w:ascii="Georgia" w:hAnsi="Georgia"/>
          <w:i/>
          <w:iCs/>
        </w:rPr>
        <w:t>Scientific Reports 7: 10073 Available at: www.nature.com</w:t>
      </w:r>
      <w:r>
        <w:rPr>
          <w:rFonts w:ascii="Georgia" w:hAnsi="Georgia"/>
        </w:rPr>
        <w:t>.</w:t>
      </w:r>
    </w:p>
    <w:p w:rsidR="00000000" w:rsidRDefault="00EB16C7" w14:paraId="06136E43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Board of Trustees, RBG Kew. 2020. Plants of the World Online Portal. </w:t>
      </w:r>
      <w:r>
        <w:rPr>
          <w:rFonts w:ascii="Georgia" w:hAnsi="Georgia"/>
          <w:i/>
          <w:iCs/>
        </w:rPr>
        <w:t>Plants of the World Online Portal. Richmo</w:t>
      </w:r>
      <w:r>
        <w:rPr>
          <w:rFonts w:ascii="Georgia" w:hAnsi="Georgia"/>
          <w:i/>
          <w:iCs/>
        </w:rPr>
        <w:t xml:space="preserve">nd, UK Available at: http://www.plantsoftheworldonline </w:t>
      </w:r>
      <w:proofErr w:type="gramStart"/>
      <w:r>
        <w:rPr>
          <w:rFonts w:ascii="Georgia" w:hAnsi="Georgia"/>
          <w:i/>
          <w:iCs/>
        </w:rPr>
        <w:t>BGCI..</w:t>
      </w:r>
      <w:proofErr w:type="gramEnd"/>
      <w:r>
        <w:rPr>
          <w:rFonts w:ascii="Georgia" w:hAnsi="Georgia"/>
          <w:i/>
          <w:iCs/>
        </w:rPr>
        <w:t>org.</w:t>
      </w:r>
      <w:r>
        <w:rPr>
          <w:rFonts w:ascii="Georgia" w:hAnsi="Georgia"/>
        </w:rPr>
        <w:t>.</w:t>
      </w:r>
    </w:p>
    <w:p w:rsidR="00000000" w:rsidRDefault="00EB16C7" w14:paraId="3279C739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Chen D-Z, </w:t>
      </w:r>
      <w:proofErr w:type="spellStart"/>
      <w:r>
        <w:rPr>
          <w:rFonts w:ascii="Georgia" w:hAnsi="Georgia"/>
        </w:rPr>
        <w:t>Tatemi</w:t>
      </w:r>
      <w:proofErr w:type="spellEnd"/>
      <w:r>
        <w:rPr>
          <w:rFonts w:ascii="Georgia" w:hAnsi="Georgia"/>
        </w:rPr>
        <w:t xml:space="preserve"> S. 2001. </w:t>
      </w:r>
      <w:proofErr w:type="spellStart"/>
      <w:r>
        <w:rPr>
          <w:rFonts w:ascii="Georgia" w:hAnsi="Georgia"/>
        </w:rPr>
        <w:t>Lardizabalaceae</w:t>
      </w:r>
      <w:proofErr w:type="spellEnd"/>
      <w:r>
        <w:rPr>
          <w:rFonts w:ascii="Georgia" w:hAnsi="Georgia"/>
        </w:rPr>
        <w:t xml:space="preserve">. In: Wu C-Y. ed. Flora of China. </w:t>
      </w:r>
      <w:r>
        <w:rPr>
          <w:rFonts w:ascii="Georgia" w:hAnsi="Georgia"/>
          <w:i/>
          <w:iCs/>
        </w:rPr>
        <w:t>St Louis, MO, Missouri Botanical Garden Press</w:t>
      </w:r>
      <w:r>
        <w:rPr>
          <w:rFonts w:ascii="Georgia" w:hAnsi="Georgia"/>
        </w:rPr>
        <w:t xml:space="preserve"> Vol. 6: 440-454.</w:t>
      </w:r>
    </w:p>
    <w:p w:rsidR="00000000" w:rsidRDefault="00EB16C7" w14:paraId="04DCA91B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>GBIF. 2021. Global Biodiversity Information Facilit</w:t>
      </w:r>
      <w:r>
        <w:rPr>
          <w:rFonts w:ascii="Georgia" w:hAnsi="Georgia"/>
        </w:rPr>
        <w:t xml:space="preserve">y (GBIF) data portal. </w:t>
      </w:r>
      <w:r>
        <w:rPr>
          <w:rFonts w:ascii="Georgia" w:hAnsi="Georgia"/>
          <w:i/>
          <w:iCs/>
        </w:rPr>
        <w:t xml:space="preserve">Collection of online herbarium specimens. Available at: </w:t>
      </w:r>
      <w:proofErr w:type="gramStart"/>
      <w:r>
        <w:rPr>
          <w:rFonts w:ascii="Georgia" w:hAnsi="Georgia"/>
          <w:i/>
          <w:iCs/>
        </w:rPr>
        <w:t>http://data.gbif.org.</w:t>
      </w:r>
      <w:r>
        <w:rPr>
          <w:rFonts w:ascii="Georgia" w:hAnsi="Georgia"/>
        </w:rPr>
        <w:t>.</w:t>
      </w:r>
      <w:proofErr w:type="gramEnd"/>
    </w:p>
    <w:p w:rsidR="00000000" w:rsidRDefault="00EB16C7" w14:paraId="20502AA8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Grierson, A.J.C. and Long, D.G. 1984. Flora of </w:t>
      </w:r>
      <w:proofErr w:type="gramStart"/>
      <w:r>
        <w:rPr>
          <w:rFonts w:ascii="Georgia" w:hAnsi="Georgia"/>
        </w:rPr>
        <w:t>Bhutan .</w:t>
      </w:r>
      <w:proofErr w:type="gramEnd"/>
      <w:r>
        <w:rPr>
          <w:rFonts w:ascii="Georgia" w:hAnsi="Georgia"/>
        </w:rPr>
        <w:t xml:space="preserve"> </w:t>
      </w:r>
      <w:r>
        <w:rPr>
          <w:rFonts w:ascii="Georgia" w:hAnsi="Georgia"/>
          <w:i/>
          <w:iCs/>
        </w:rPr>
        <w:t>Flora of Bhutan, RBG Edinburgh and Royal Government of Bhutan, Edinburgh.</w:t>
      </w:r>
      <w:r>
        <w:rPr>
          <w:rFonts w:ascii="Georgia" w:hAnsi="Georgia"/>
        </w:rPr>
        <w:t xml:space="preserve"> Volume 1 Part 2.</w:t>
      </w:r>
    </w:p>
    <w:p w:rsidR="00000000" w:rsidRDefault="00EB16C7" w14:paraId="3E812B33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>Hua-Feng</w:t>
      </w:r>
      <w:r>
        <w:rPr>
          <w:rFonts w:ascii="Georgia" w:hAnsi="Georgia"/>
        </w:rPr>
        <w:t xml:space="preserve"> Wang, Cynthia Ross Friedman, </w:t>
      </w:r>
      <w:proofErr w:type="spellStart"/>
      <w:r>
        <w:rPr>
          <w:rFonts w:ascii="Georgia" w:hAnsi="Georgia"/>
        </w:rPr>
        <w:t>Zhi</w:t>
      </w:r>
      <w:proofErr w:type="spellEnd"/>
      <w:r>
        <w:rPr>
          <w:rFonts w:ascii="Georgia" w:hAnsi="Georgia"/>
        </w:rPr>
        <w:t xml:space="preserve">-Xin </w:t>
      </w:r>
      <w:proofErr w:type="gramStart"/>
      <w:r>
        <w:rPr>
          <w:rFonts w:ascii="Georgia" w:hAnsi="Georgia"/>
        </w:rPr>
        <w:t>Zhu</w:t>
      </w:r>
      <w:proofErr w:type="gramEnd"/>
      <w:r>
        <w:rPr>
          <w:rFonts w:ascii="Georgia" w:hAnsi="Georgia"/>
        </w:rPr>
        <w:t xml:space="preserve"> and Hai-Ning Qin. 2009. Early reproductive developmental anatomy in </w:t>
      </w:r>
      <w:proofErr w:type="spellStart"/>
      <w:r>
        <w:rPr>
          <w:rFonts w:ascii="Georgia" w:hAnsi="Georgia"/>
        </w:rPr>
        <w:t>Decaisnea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Lardizabalaceae</w:t>
      </w:r>
      <w:proofErr w:type="spellEnd"/>
      <w:r>
        <w:rPr>
          <w:rFonts w:ascii="Georgia" w:hAnsi="Georgia"/>
        </w:rPr>
        <w:t xml:space="preserve">) and its systematic implications. </w:t>
      </w:r>
      <w:r>
        <w:rPr>
          <w:rFonts w:ascii="Georgia" w:hAnsi="Georgia"/>
          <w:i/>
          <w:iCs/>
        </w:rPr>
        <w:t xml:space="preserve">Annals of Botany </w:t>
      </w:r>
      <w:r>
        <w:rPr>
          <w:rFonts w:ascii="Georgia" w:hAnsi="Georgia"/>
        </w:rPr>
        <w:t>104: 1243-1253.</w:t>
      </w:r>
    </w:p>
    <w:p w:rsidR="00000000" w:rsidRDefault="00EB16C7" w14:paraId="7C6317E5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Maarten J. M. </w:t>
      </w:r>
      <w:proofErr w:type="spellStart"/>
      <w:r>
        <w:rPr>
          <w:rFonts w:ascii="Georgia" w:hAnsi="Georgia"/>
        </w:rPr>
        <w:t>Christenhusz</w:t>
      </w:r>
      <w:proofErr w:type="spellEnd"/>
      <w:r>
        <w:rPr>
          <w:rFonts w:ascii="Georgia" w:hAnsi="Georgia"/>
        </w:rPr>
        <w:t xml:space="preserve">. 2012. An overview of </w:t>
      </w:r>
      <w:proofErr w:type="spellStart"/>
      <w:r>
        <w:rPr>
          <w:rFonts w:ascii="Georgia" w:hAnsi="Georgia"/>
        </w:rPr>
        <w:t>Lar</w:t>
      </w:r>
      <w:r>
        <w:rPr>
          <w:rFonts w:ascii="Georgia" w:hAnsi="Georgia"/>
        </w:rPr>
        <w:t>dizabalaceae</w:t>
      </w:r>
      <w:proofErr w:type="spellEnd"/>
      <w:r>
        <w:rPr>
          <w:rFonts w:ascii="Georgia" w:hAnsi="Georgia"/>
        </w:rPr>
        <w:t xml:space="preserve">. </w:t>
      </w:r>
      <w:r>
        <w:rPr>
          <w:rFonts w:ascii="Georgia" w:hAnsi="Georgia"/>
          <w:i/>
          <w:iCs/>
        </w:rPr>
        <w:t>Curtis’s Botanical Magazine</w:t>
      </w:r>
      <w:r>
        <w:rPr>
          <w:rFonts w:ascii="Georgia" w:hAnsi="Georgia"/>
        </w:rPr>
        <w:t xml:space="preserve"> vol. 29 (3): 235-276.</w:t>
      </w:r>
    </w:p>
    <w:p w:rsidR="00000000" w:rsidRDefault="00EB16C7" w14:paraId="00989A44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Protected Planet. 2020. Protected Planet. </w:t>
      </w:r>
      <w:r>
        <w:rPr>
          <w:rFonts w:ascii="Georgia" w:hAnsi="Georgia"/>
          <w:i/>
          <w:iCs/>
        </w:rPr>
        <w:t>The World Database on Protected Areas (WDPA), Cambridge, UK Available at: www.protectedplanet.net. (Accessed: 2020</w:t>
      </w:r>
      <w:proofErr w:type="gramStart"/>
      <w:r>
        <w:rPr>
          <w:rFonts w:ascii="Georgia" w:hAnsi="Georgia"/>
          <w:i/>
          <w:iCs/>
        </w:rPr>
        <w:t>).</w:t>
      </w:r>
      <w:r>
        <w:rPr>
          <w:rFonts w:ascii="Georgia" w:hAnsi="Georgia"/>
        </w:rPr>
        <w:t>.</w:t>
      </w:r>
      <w:proofErr w:type="gramEnd"/>
    </w:p>
    <w:p w:rsidR="00000000" w:rsidRDefault="00EB16C7" w14:paraId="7962CFBB" w14:textId="77777777">
      <w:pPr>
        <w:pStyle w:val="NormalWeb"/>
        <w:divId w:val="1127744114"/>
        <w:rPr>
          <w:rFonts w:ascii="Georgia" w:hAnsi="Georgia"/>
        </w:rPr>
      </w:pPr>
      <w:r>
        <w:rPr>
          <w:rFonts w:ascii="Georgia" w:hAnsi="Georgia"/>
        </w:rPr>
        <w:t xml:space="preserve">Tobgay, K. Submitted. Structure </w:t>
      </w:r>
      <w:r>
        <w:rPr>
          <w:rFonts w:ascii="Georgia" w:hAnsi="Georgia"/>
        </w:rPr>
        <w:t xml:space="preserve">and Floristic Composition of Cool Broadleaved Forest along the altitudinal gradients, </w:t>
      </w:r>
      <w:proofErr w:type="spellStart"/>
      <w:r>
        <w:rPr>
          <w:rFonts w:ascii="Georgia" w:hAnsi="Georgia"/>
        </w:rPr>
        <w:t>Lungchozeykha</w:t>
      </w:r>
      <w:proofErr w:type="spellEnd"/>
      <w:r>
        <w:rPr>
          <w:rFonts w:ascii="Georgia" w:hAnsi="Georgia"/>
        </w:rPr>
        <w:t xml:space="preserve"> to </w:t>
      </w:r>
      <w:proofErr w:type="spellStart"/>
      <w:r>
        <w:rPr>
          <w:rFonts w:ascii="Georgia" w:hAnsi="Georgia"/>
        </w:rPr>
        <w:t>Lumitsawa</w:t>
      </w:r>
      <w:proofErr w:type="spellEnd"/>
      <w:r>
        <w:rPr>
          <w:rFonts w:ascii="Georgia" w:hAnsi="Georgia"/>
        </w:rPr>
        <w:t xml:space="preserve">, Western-central Bhutan. </w:t>
      </w:r>
      <w:r>
        <w:rPr>
          <w:rFonts w:ascii="Georgia" w:hAnsi="Georgia"/>
          <w:i/>
          <w:iCs/>
        </w:rPr>
        <w:t xml:space="preserve">Dolphin (P.G) Institute of Bio-Medical and Natural Sciences, Dehradun, Uttarakhand. Available at: </w:t>
      </w:r>
      <w:proofErr w:type="gramStart"/>
      <w:r>
        <w:rPr>
          <w:rFonts w:ascii="Georgia" w:hAnsi="Georgia"/>
          <w:i/>
          <w:iCs/>
        </w:rPr>
        <w:t>www.researchgate.net</w:t>
      </w:r>
      <w:r>
        <w:rPr>
          <w:rFonts w:ascii="Georgia" w:hAnsi="Georgia"/>
          <w:i/>
          <w:iCs/>
        </w:rPr>
        <w:t>.</w:t>
      </w:r>
      <w:r>
        <w:rPr>
          <w:rFonts w:ascii="Georgia" w:hAnsi="Georgia"/>
        </w:rPr>
        <w:t>.</w:t>
      </w:r>
      <w:proofErr w:type="gramEnd"/>
    </w:p>
    <w:sectPr w:rsidR="0000000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P" w:author="Jack Plummer" w:date="2022-08-18T16:55:00Z" w:id="0">
    <w:p w:rsidR="00F65BB5" w:rsidP="00920DB4" w:rsidRDefault="00F65BB5" w14:paraId="67ADD739" w14:textId="77777777">
      <w:pPr>
        <w:pStyle w:val="CommentText"/>
      </w:pPr>
      <w:r>
        <w:rPr>
          <w:rStyle w:val="CommentReference"/>
        </w:rPr>
        <w:annotationRef/>
      </w:r>
      <w:r>
        <w:t>Give each of these a separate entry e.g. Dead man's fingers (English); Blue bean plant (English); Blue sausage fruit (English)</w:t>
      </w:r>
    </w:p>
  </w:comment>
  <w:comment w:initials="JP" w:author="Jack Plummer" w:date="2022-08-18T17:03:00Z" w:id="5">
    <w:p w:rsidR="008819CD" w:rsidP="483F484C" w:rsidRDefault="008819CD" w14:paraId="07153AFD" w14:textId="2B58AC30">
      <w:pPr>
        <w:pStyle w:val="CommentText"/>
      </w:pPr>
      <w:r w:rsidR="483F484C">
        <w:rPr/>
        <w:t>The assessment rationale say NT, not VU. NT B2b(iii,v) ?</w:t>
      </w:r>
      <w:r>
        <w:rPr>
          <w:rStyle w:val="CommentReference"/>
        </w:rPr>
        <w:annotationRef/>
      </w:r>
    </w:p>
  </w:comment>
  <w:comment w:initials="JP" w:author="Jack Plummer" w:date="2022-08-18T17:30:00Z" w:id="19">
    <w:p w:rsidR="000328A8" w:rsidP="00F425EB" w:rsidRDefault="000328A8" w14:paraId="3A75D257" w14:textId="77777777">
      <w:pPr>
        <w:pStyle w:val="CommentText"/>
      </w:pPr>
      <w:r>
        <w:rPr>
          <w:rStyle w:val="CommentReference"/>
        </w:rPr>
        <w:annotationRef/>
      </w:r>
      <w:r>
        <w:t>If assessing as NT, we need to include this and a value for AOO</w:t>
      </w:r>
    </w:p>
  </w:comment>
  <w:comment w:initials="JP" w:author="Jack Plummer" w:date="2022-08-18T17:31:00Z" w:id="52">
    <w:p w:rsidR="00616364" w:rsidP="00EC3177" w:rsidRDefault="00616364" w14:paraId="6F1DCAE8" w14:textId="77777777">
      <w:pPr>
        <w:pStyle w:val="CommentText"/>
      </w:pPr>
      <w:r>
        <w:rPr>
          <w:rStyle w:val="CommentReference"/>
        </w:rPr>
        <w:annotationRef/>
      </w:r>
      <w:r>
        <w:t>Need to fill out AOO information</w:t>
      </w:r>
    </w:p>
  </w:comment>
  <w:comment w:initials="JP" w:author="Jack Plummer" w:date="2022-08-18T17:07:00Z" w:id="65">
    <w:p w:rsidR="009D15FD" w:rsidP="00AD7074" w:rsidRDefault="009D15FD" w14:paraId="7B9B11A0" w14:textId="7F922BF0">
      <w:pPr>
        <w:pStyle w:val="CommentText"/>
      </w:pPr>
      <w:r>
        <w:rPr>
          <w:rStyle w:val="CommentReference"/>
        </w:rPr>
        <w:annotationRef/>
      </w:r>
      <w:r>
        <w:t>3,000 ?</w:t>
      </w:r>
    </w:p>
  </w:comment>
  <w:comment w:initials="JP" w:author="Jack Plummer" w:date="2022-08-18T17:09:00Z" w:id="66">
    <w:p w:rsidR="00A87173" w:rsidP="00451AD7" w:rsidRDefault="00A87173" w14:paraId="4417D833" w14:textId="77777777">
      <w:pPr>
        <w:pStyle w:val="CommentText"/>
      </w:pPr>
      <w:r>
        <w:rPr>
          <w:rStyle w:val="CommentReference"/>
        </w:rPr>
        <w:annotationRef/>
      </w:r>
      <w:r>
        <w:t>Needs update</w:t>
      </w:r>
    </w:p>
  </w:comment>
  <w:comment w:initials="JP" w:author="Jack Plummer" w:date="2022-08-18T17:30:00Z" w:id="67">
    <w:p w:rsidR="00DA71D1" w:rsidP="00155DCF" w:rsidRDefault="00DA71D1" w14:paraId="7F66B227" w14:textId="77777777">
      <w:pPr>
        <w:pStyle w:val="CommentText"/>
      </w:pPr>
      <w:r>
        <w:rPr>
          <w:rStyle w:val="CommentReference"/>
        </w:rPr>
        <w:annotationRef/>
      </w:r>
      <w:r>
        <w:t>Tick 'Continuing decline in number of mature individuals' = yes (inferred)</w:t>
      </w:r>
    </w:p>
  </w:comment>
  <w:comment w:initials="JP" w:author="Jack Plummer" w:date="2022-08-18T17:13:00Z" w:id="82">
    <w:p w:rsidR="002B5CEA" w:rsidP="00DF3834" w:rsidRDefault="002B5CEA" w14:paraId="38D62F8D" w14:textId="753E9382">
      <w:pPr>
        <w:pStyle w:val="CommentText"/>
      </w:pPr>
      <w:r>
        <w:rPr>
          <w:rStyle w:val="CommentReference"/>
        </w:rPr>
        <w:annotationRef/>
      </w:r>
      <w:r>
        <w:t xml:space="preserve">Doesn't match text and quite a wide range. If the </w:t>
      </w:r>
      <w:r>
        <w:rPr>
          <w:i/>
          <w:iCs/>
        </w:rPr>
        <w:t>global</w:t>
      </w:r>
      <w:r>
        <w:t xml:space="preserve"> population size cannot be reliably estimated, I would suggest removing this figure.</w:t>
      </w:r>
    </w:p>
  </w:comment>
  <w:comment w:initials="JP" w:author="Jack Plummer" w:date="2022-08-18T17:24:00Z" w:id="83">
    <w:p w:rsidR="00446BF5" w:rsidP="00725289" w:rsidRDefault="00446BF5" w14:paraId="2F6A1164" w14:textId="77777777">
      <w:pPr>
        <w:pStyle w:val="CommentText"/>
      </w:pPr>
      <w:r>
        <w:rPr>
          <w:rStyle w:val="CommentReference"/>
        </w:rPr>
        <w:annotationRef/>
      </w:r>
      <w:r>
        <w:t>If habitat quality is declining, we should tick 'Continuing decline in habitat' = yes (inferred)</w:t>
      </w:r>
    </w:p>
  </w:comment>
  <w:comment w:initials="JP" w:author="Jack Plummer" w:date="2022-08-18T17:21:00Z" w:id="110">
    <w:p w:rsidR="005B3722" w:rsidP="00EE63B7" w:rsidRDefault="005B3722" w14:paraId="5DE39D76" w14:textId="62F56906">
      <w:pPr>
        <w:pStyle w:val="CommentText"/>
      </w:pPr>
      <w:r>
        <w:rPr>
          <w:rStyle w:val="CommentReference"/>
        </w:rPr>
        <w:annotationRef/>
      </w:r>
      <w:r>
        <w:t>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7ADD739"/>
  <w15:commentEx w15:done="0" w15:paraId="07153AFD"/>
  <w15:commentEx w15:done="0" w15:paraId="3A75D257"/>
  <w15:commentEx w15:done="0" w15:paraId="6F1DCAE8"/>
  <w15:commentEx w15:done="0" w15:paraId="7B9B11A0"/>
  <w15:commentEx w15:done="0" w15:paraId="4417D833"/>
  <w15:commentEx w15:done="0" w15:paraId="7F66B227"/>
  <w15:commentEx w15:done="0" w15:paraId="38D62F8D"/>
  <w15:commentEx w15:done="0" w15:paraId="2F6A1164"/>
  <w15:commentEx w15:done="0" w15:paraId="5DE39D7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6A8ED67" w16cex:dateUtc="2022-08-18T15:55:00Z"/>
  <w16cex:commentExtensible w16cex:durableId="26A8EF46" w16cex:dateUtc="2022-08-18T16:03:00Z"/>
  <w16cex:commentExtensible w16cex:durableId="26A8F5BA" w16cex:dateUtc="2022-08-18T16:30:00Z"/>
  <w16cex:commentExtensible w16cex:durableId="26A8F5DD" w16cex:dateUtc="2022-08-18T16:31:00Z"/>
  <w16cex:commentExtensible w16cex:durableId="26A8F065" w16cex:dateUtc="2022-08-18T16:07:00Z"/>
  <w16cex:commentExtensible w16cex:durableId="26A8F0C5" w16cex:dateUtc="2022-08-18T16:09:00Z"/>
  <w16cex:commentExtensible w16cex:durableId="26A8F5A0" w16cex:dateUtc="2022-08-18T16:30:00Z"/>
  <w16cex:commentExtensible w16cex:durableId="26A8F1A1" w16cex:dateUtc="2022-08-18T16:13:00Z"/>
  <w16cex:commentExtensible w16cex:durableId="26A8F449" w16cex:dateUtc="2022-08-18T16:24:00Z"/>
  <w16cex:commentExtensible w16cex:durableId="26A8F3A1" w16cex:dateUtc="2022-08-18T16:2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7ADD739" w16cid:durableId="26A8ED67"/>
  <w16cid:commentId w16cid:paraId="07153AFD" w16cid:durableId="26A8EF46"/>
  <w16cid:commentId w16cid:paraId="3A75D257" w16cid:durableId="26A8F5BA"/>
  <w16cid:commentId w16cid:paraId="6F1DCAE8" w16cid:durableId="26A8F5DD"/>
  <w16cid:commentId w16cid:paraId="7B9B11A0" w16cid:durableId="26A8F065"/>
  <w16cid:commentId w16cid:paraId="4417D833" w16cid:durableId="26A8F0C5"/>
  <w16cid:commentId w16cid:paraId="7F66B227" w16cid:durableId="26A8F5A0"/>
  <w16cid:commentId w16cid:paraId="38D62F8D" w16cid:durableId="26A8F1A1"/>
  <w16cid:commentId w16cid:paraId="2F6A1164" w16cid:durableId="26A8F449"/>
  <w16cid:commentId w16cid:paraId="5DE39D76" w16cid:durableId="26A8F3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true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21"/>
    <w:rsid w:val="000328A8"/>
    <w:rsid w:val="0003396F"/>
    <w:rsid w:val="00292252"/>
    <w:rsid w:val="002B5CEA"/>
    <w:rsid w:val="00313CF6"/>
    <w:rsid w:val="003838AF"/>
    <w:rsid w:val="00405DC0"/>
    <w:rsid w:val="00446BF5"/>
    <w:rsid w:val="00465761"/>
    <w:rsid w:val="00520EAF"/>
    <w:rsid w:val="005B3722"/>
    <w:rsid w:val="00616364"/>
    <w:rsid w:val="00711DAD"/>
    <w:rsid w:val="008819CD"/>
    <w:rsid w:val="009D15FD"/>
    <w:rsid w:val="009F4721"/>
    <w:rsid w:val="00A87173"/>
    <w:rsid w:val="00B711E0"/>
    <w:rsid w:val="00C22C56"/>
    <w:rsid w:val="00C26CBE"/>
    <w:rsid w:val="00DA71D1"/>
    <w:rsid w:val="00EB16C7"/>
    <w:rsid w:val="00F65BB5"/>
    <w:rsid w:val="00FC7649"/>
    <w:rsid w:val="483F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CF538"/>
  <w15:chartTrackingRefBased/>
  <w15:docId w15:val="{C1525B1F-A7E3-4220-A4FD-CF44CD71D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color="000000" w:sz="12" w:space="4"/>
        <w:bottom w:val="single" w:color="000000" w:sz="12" w:space="4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color="808080" w:sz="6" w:space="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msonormal0" w:customStyle="1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18"/>
      <w:szCs w:val="18"/>
    </w:rPr>
  </w:style>
  <w:style w:type="paragraph" w:styleId="databorder" w:customStyle="1">
    <w:name w:val="databorder"/>
    <w:basedOn w:val="Normal"/>
    <w:pPr>
      <w:pBdr>
        <w:bottom w:val="single" w:color="CCCCCC" w:sz="6" w:space="0"/>
      </w:pBdr>
      <w:spacing w:before="100" w:beforeAutospacing="1" w:after="100" w:afterAutospacing="1"/>
    </w:pPr>
  </w:style>
  <w:style w:type="paragraph" w:styleId="datalabel" w:customStyle="1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datalabel1" w:customStyle="1">
    <w:name w:val="datalabel1"/>
    <w:basedOn w:val="DefaultParagraphFont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F65BB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1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624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71207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7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DF9917-4ED8-4C7C-AB54-84D00BA228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0E265A-130E-4A6F-8A25-4F84666795D4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3938557-1DCE-4B80-974E-4F4C27C73E9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9FDB4B3-2C43-4122-8F8A-389A65C59E2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A2DE431-0F96-49A2-AB9B-26E234927960}">
  <ds:schemaRefs>
    <ds:schemaRef ds:uri="150f78d0-e5c4-40ba-9879-1115501c63e5"/>
    <ds:schemaRef ds:uri="http://purl.org/dc/terms/"/>
    <ds:schemaRef ds:uri="590658d6-28a4-43df-8461-354b94568f6c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3174fa65-5130-4218-be7b-3006b691958f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Decaisnea insignis</dc:title>
  <dc:subject/>
  <dc:creator>Jack Plummer</dc:creator>
  <keywords/>
  <dc:description/>
  <lastModifiedBy>Jack Plummer</lastModifiedBy>
  <revision>26</revision>
  <dcterms:created xsi:type="dcterms:W3CDTF">2022-08-18T15:54:00.0000000Z</dcterms:created>
  <dcterms:modified xsi:type="dcterms:W3CDTF">2022-08-18T17:50:38.7045192Z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  <property fmtid="{D5CDD505-2E9C-101B-9397-08002B2CF9AE}" pid="3" name="MediaServiceImageTags">
    <vt:lpwstr/>
  </property>
</Properties>
</file>