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B61F" w14:textId="77777777" w:rsidR="00000000" w:rsidRDefault="003F6826">
      <w:pPr>
        <w:jc w:val="center"/>
        <w:divId w:val="1804275486"/>
        <w:rPr>
          <w:rFonts w:ascii="Georgia" w:eastAsia="Times New Roman" w:hAnsi="Georgia"/>
          <w:b/>
          <w:bCs/>
          <w:sz w:val="29"/>
          <w:szCs w:val="29"/>
        </w:rPr>
      </w:pPr>
      <w:r>
        <w:rPr>
          <w:rFonts w:ascii="Georgia" w:eastAsia="Times New Roman" w:hAnsi="Georgia"/>
          <w:b/>
          <w:bCs/>
          <w:sz w:val="29"/>
          <w:szCs w:val="29"/>
        </w:rPr>
        <w:t>Draft</w:t>
      </w:r>
    </w:p>
    <w:p w14:paraId="60CC8845" w14:textId="77777777" w:rsidR="00000000" w:rsidRDefault="003F6826">
      <w:pPr>
        <w:divId w:val="2042318973"/>
        <w:rPr>
          <w:rFonts w:ascii="Georgia" w:eastAsia="Times New Roman" w:hAnsi="Georgia"/>
          <w:sz w:val="18"/>
          <w:szCs w:val="18"/>
        </w:rPr>
      </w:pPr>
      <w:r>
        <w:rPr>
          <w:rFonts w:ascii="Georgia" w:eastAsia="Times New Roman" w:hAnsi="Georgia"/>
          <w:noProof/>
          <w:sz w:val="18"/>
          <w:szCs w:val="18"/>
        </w:rPr>
        <w:drawing>
          <wp:inline distT="0" distB="0" distL="0" distR="0" wp14:anchorId="57198F31" wp14:editId="69E51BA4">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94A412" w14:textId="77777777" w:rsidR="00000000" w:rsidRDefault="003F6826">
      <w:pPr>
        <w:shd w:val="clear" w:color="auto" w:fill="FFFFFF"/>
        <w:spacing w:before="100" w:beforeAutospacing="1" w:after="100" w:afterAutospacing="1"/>
        <w:jc w:val="right"/>
        <w:outlineLvl w:val="1"/>
        <w:divId w:val="2042318973"/>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Searsia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paniculata</w:t>
      </w:r>
      <w:proofErr w:type="spellEnd"/>
      <w:r>
        <w:rPr>
          <w:rFonts w:ascii="Georgia" w:eastAsia="Times New Roman" w:hAnsi="Georgia"/>
          <w:b/>
          <w:bCs/>
          <w:color w:val="000000"/>
          <w:kern w:val="36"/>
          <w:sz w:val="29"/>
          <w:szCs w:val="29"/>
        </w:rPr>
        <w:t xml:space="preserve"> - (Wall. ex </w:t>
      </w:r>
      <w:proofErr w:type="spellStart"/>
      <w:proofErr w:type="gramStart"/>
      <w:r>
        <w:rPr>
          <w:rFonts w:ascii="Georgia" w:eastAsia="Times New Roman" w:hAnsi="Georgia"/>
          <w:b/>
          <w:bCs/>
          <w:color w:val="000000"/>
          <w:kern w:val="36"/>
          <w:sz w:val="29"/>
          <w:szCs w:val="29"/>
        </w:rPr>
        <w:t>G.Don</w:t>
      </w:r>
      <w:proofErr w:type="spellEnd"/>
      <w:proofErr w:type="gramEnd"/>
      <w:r>
        <w:rPr>
          <w:rFonts w:ascii="Georgia" w:eastAsia="Times New Roman" w:hAnsi="Georgia"/>
          <w:b/>
          <w:bCs/>
          <w:color w:val="000000"/>
          <w:kern w:val="36"/>
          <w:sz w:val="29"/>
          <w:szCs w:val="29"/>
        </w:rPr>
        <w:t>) Moffett</w:t>
      </w:r>
    </w:p>
    <w:p w14:paraId="5E671AAF" w14:textId="77777777" w:rsidR="00000000" w:rsidRDefault="003F6826">
      <w:pPr>
        <w:jc w:val="right"/>
        <w:divId w:val="2042318973"/>
        <w:rPr>
          <w:rFonts w:ascii="Georgia" w:eastAsia="Times New Roman" w:hAnsi="Georgia"/>
          <w:sz w:val="18"/>
          <w:szCs w:val="18"/>
        </w:rPr>
      </w:pPr>
      <w:r>
        <w:rPr>
          <w:rFonts w:ascii="Georgia" w:eastAsia="Times New Roman" w:hAnsi="Georgia"/>
          <w:sz w:val="18"/>
          <w:szCs w:val="18"/>
        </w:rPr>
        <w:t xml:space="preserve">PLANTAE - TRACHEOPHYTA - MAGNOLIOPSIDA - SAPINDALES - ANACARDIACEAE - </w:t>
      </w:r>
      <w:proofErr w:type="spellStart"/>
      <w:r>
        <w:rPr>
          <w:rFonts w:ascii="Georgia" w:eastAsia="Times New Roman" w:hAnsi="Georgia"/>
          <w:sz w:val="18"/>
          <w:szCs w:val="18"/>
        </w:rPr>
        <w:t>Searsia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paniculata</w:t>
      </w:r>
      <w:proofErr w:type="spellEnd"/>
    </w:p>
    <w:p w14:paraId="347784BD" w14:textId="77777777" w:rsidR="00000000" w:rsidRDefault="003F6826">
      <w:pPr>
        <w:pStyle w:val="NormalWeb"/>
        <w:divId w:val="1801143511"/>
        <w:rPr>
          <w:rFonts w:ascii="Georgia" w:hAnsi="Georgia"/>
        </w:rPr>
      </w:pPr>
      <w:r>
        <w:rPr>
          <w:rStyle w:val="Strong"/>
          <w:rFonts w:ascii="Georgia" w:hAnsi="Georgia"/>
        </w:rPr>
        <w:t xml:space="preserve">Common Names: </w:t>
      </w:r>
      <w:proofErr w:type="spellStart"/>
      <w:r>
        <w:rPr>
          <w:rFonts w:ascii="Georgia" w:hAnsi="Georgia"/>
        </w:rPr>
        <w:t>Dz</w:t>
      </w:r>
      <w:proofErr w:type="spellEnd"/>
      <w:r>
        <w:rPr>
          <w:rFonts w:ascii="Georgia" w:hAnsi="Georgia"/>
        </w:rPr>
        <w:t xml:space="preserve">: </w:t>
      </w:r>
      <w:proofErr w:type="spellStart"/>
      <w:r>
        <w:rPr>
          <w:rFonts w:ascii="Georgia" w:hAnsi="Georgia"/>
        </w:rPr>
        <w:t>Khyr</w:t>
      </w:r>
      <w:proofErr w:type="spellEnd"/>
      <w:r>
        <w:rPr>
          <w:rFonts w:ascii="Georgia" w:hAnsi="Georgia"/>
        </w:rPr>
        <w:t xml:space="preserve"> </w:t>
      </w:r>
      <w:proofErr w:type="spellStart"/>
      <w:r>
        <w:rPr>
          <w:rFonts w:ascii="Georgia" w:hAnsi="Georgia"/>
        </w:rPr>
        <w:t>Khobtang</w:t>
      </w:r>
      <w:proofErr w:type="spellEnd"/>
      <w:r>
        <w:rPr>
          <w:rFonts w:ascii="Georgia" w:hAnsi="Georgia"/>
        </w:rPr>
        <w:t xml:space="preserve">; </w:t>
      </w:r>
      <w:proofErr w:type="spellStart"/>
      <w:proofErr w:type="gramStart"/>
      <w:r>
        <w:rPr>
          <w:rFonts w:ascii="Georgia" w:hAnsi="Georgia"/>
        </w:rPr>
        <w:t>Sha:Khai</w:t>
      </w:r>
      <w:proofErr w:type="spellEnd"/>
      <w:proofErr w:type="gramEnd"/>
      <w:r>
        <w:rPr>
          <w:rFonts w:ascii="Georgia" w:hAnsi="Georgia"/>
        </w:rPr>
        <w:t xml:space="preserve"> </w:t>
      </w:r>
      <w:proofErr w:type="spellStart"/>
      <w:r>
        <w:rPr>
          <w:rFonts w:ascii="Georgia" w:hAnsi="Georgia"/>
        </w:rPr>
        <w:t>Roptang</w:t>
      </w:r>
      <w:proofErr w:type="spellEnd"/>
      <w:r>
        <w:rPr>
          <w:rFonts w:ascii="Georgia" w:hAnsi="Georgia"/>
        </w:rPr>
        <w:t xml:space="preserve"> and </w:t>
      </w:r>
      <w:proofErr w:type="spellStart"/>
      <w:r>
        <w:rPr>
          <w:rFonts w:ascii="Georgia" w:hAnsi="Georgia"/>
        </w:rPr>
        <w:t>P</w:t>
      </w:r>
      <w:r>
        <w:rPr>
          <w:rFonts w:ascii="Georgia" w:hAnsi="Georgia"/>
        </w:rPr>
        <w:t>rekoptang</w:t>
      </w:r>
      <w:proofErr w:type="spellEnd"/>
      <w:r>
        <w:rPr>
          <w:rFonts w:ascii="Georgia" w:hAnsi="Georgia"/>
        </w:rPr>
        <w:t xml:space="preserve"> shing (Sino-Tibetan (Other)), </w:t>
      </w:r>
      <w:proofErr w:type="spellStart"/>
      <w:r>
        <w:rPr>
          <w:rFonts w:ascii="Georgia" w:hAnsi="Georgia"/>
        </w:rPr>
        <w:t>Panicled</w:t>
      </w:r>
      <w:proofErr w:type="spellEnd"/>
      <w:r>
        <w:rPr>
          <w:rFonts w:ascii="Georgia" w:hAnsi="Georgia"/>
        </w:rPr>
        <w:t xml:space="preserve"> Sumac (English)</w:t>
      </w:r>
      <w:r>
        <w:rPr>
          <w:rFonts w:ascii="Georgia" w:hAnsi="Georgia"/>
        </w:rPr>
        <w:br/>
      </w:r>
      <w:r>
        <w:rPr>
          <w:rStyle w:val="Strong"/>
          <w:rFonts w:ascii="Georgia" w:hAnsi="Georgia"/>
        </w:rPr>
        <w:t xml:space="preserve">Synonyms: </w:t>
      </w:r>
      <w:r>
        <w:rPr>
          <w:rFonts w:ascii="Georgia" w:hAnsi="Georgia"/>
        </w:rPr>
        <w:t xml:space="preserve">Rhus </w:t>
      </w:r>
      <w:proofErr w:type="spellStart"/>
      <w:r>
        <w:rPr>
          <w:rFonts w:ascii="Georgia" w:hAnsi="Georgia"/>
        </w:rPr>
        <w:t>paniculata</w:t>
      </w:r>
      <w:proofErr w:type="spellEnd"/>
      <w:r>
        <w:rPr>
          <w:rFonts w:ascii="Georgia" w:hAnsi="Georgia"/>
        </w:rPr>
        <w:t xml:space="preserve"> Wall. ex </w:t>
      </w:r>
      <w:proofErr w:type="spellStart"/>
      <w:proofErr w:type="gramStart"/>
      <w:r>
        <w:rPr>
          <w:rFonts w:ascii="Georgia" w:hAnsi="Georgia"/>
        </w:rPr>
        <w:t>G.Don</w:t>
      </w:r>
      <w:proofErr w:type="spellEnd"/>
      <w:proofErr w:type="gramEnd"/>
      <w:r>
        <w:rPr>
          <w:rFonts w:ascii="Georgia" w:hAnsi="Georgia"/>
        </w:rPr>
        <w:t xml:space="preserve">; </w:t>
      </w:r>
      <w:proofErr w:type="spellStart"/>
      <w:r>
        <w:rPr>
          <w:rFonts w:ascii="Georgia" w:hAnsi="Georgia"/>
        </w:rPr>
        <w:t>Terminthia</w:t>
      </w:r>
      <w:proofErr w:type="spellEnd"/>
      <w:r>
        <w:rPr>
          <w:rFonts w:ascii="Georgia" w:hAnsi="Georgia"/>
        </w:rPr>
        <w:t xml:space="preserve"> </w:t>
      </w:r>
      <w:proofErr w:type="spellStart"/>
      <w:r>
        <w:rPr>
          <w:rFonts w:ascii="Georgia" w:hAnsi="Georgia"/>
        </w:rPr>
        <w:t>paniculata</w:t>
      </w:r>
      <w:proofErr w:type="spellEnd"/>
      <w:r>
        <w:rPr>
          <w:rFonts w:ascii="Georgia" w:hAnsi="Georgia"/>
        </w:rPr>
        <w:t xml:space="preserve"> (Wall. ex </w:t>
      </w:r>
      <w:proofErr w:type="spellStart"/>
      <w:proofErr w:type="gramStart"/>
      <w:r>
        <w:rPr>
          <w:rFonts w:ascii="Georgia" w:hAnsi="Georgia"/>
        </w:rPr>
        <w:t>G.Don</w:t>
      </w:r>
      <w:proofErr w:type="spellEnd"/>
      <w:proofErr w:type="gramEnd"/>
      <w:r>
        <w:rPr>
          <w:rFonts w:ascii="Georgia" w:hAnsi="Georgia"/>
        </w:rPr>
        <w:t xml:space="preserve">) </w:t>
      </w:r>
      <w:proofErr w:type="spellStart"/>
      <w:r>
        <w:rPr>
          <w:rFonts w:ascii="Georgia" w:hAnsi="Georgia"/>
        </w:rPr>
        <w:t>C.Y.Wu</w:t>
      </w:r>
      <w:proofErr w:type="spellEnd"/>
      <w:r>
        <w:rPr>
          <w:rFonts w:ascii="Georgia" w:hAnsi="Georgia"/>
        </w:rPr>
        <w:t xml:space="preserve"> &amp; </w:t>
      </w:r>
      <w:proofErr w:type="spellStart"/>
      <w:r>
        <w:rPr>
          <w:rFonts w:ascii="Georgia" w:hAnsi="Georgia"/>
        </w:rPr>
        <w:t>T.L.Ming</w:t>
      </w:r>
      <w:proofErr w:type="spellEnd"/>
      <w:r>
        <w:rPr>
          <w:rFonts w:ascii="Georgia" w:hAnsi="Georgia"/>
        </w:rPr>
        <w:t xml:space="preserve">; Toxicodendron </w:t>
      </w:r>
      <w:proofErr w:type="spellStart"/>
      <w:r>
        <w:rPr>
          <w:rFonts w:ascii="Georgia" w:hAnsi="Georgia"/>
        </w:rPr>
        <w:t>paniculatum</w:t>
      </w:r>
      <w:proofErr w:type="spellEnd"/>
      <w:r>
        <w:rPr>
          <w:rFonts w:ascii="Georgia" w:hAnsi="Georgia"/>
        </w:rPr>
        <w:t xml:space="preserve"> (Wall. ex </w:t>
      </w:r>
      <w:proofErr w:type="spellStart"/>
      <w:proofErr w:type="gramStart"/>
      <w:r>
        <w:rPr>
          <w:rFonts w:ascii="Georgia" w:hAnsi="Georgia"/>
        </w:rPr>
        <w:t>G.Don</w:t>
      </w:r>
      <w:proofErr w:type="spellEnd"/>
      <w:proofErr w:type="gramEnd"/>
      <w:r>
        <w:rPr>
          <w:rFonts w:ascii="Georgia" w:hAnsi="Georgia"/>
        </w:rPr>
        <w:t xml:space="preserve">) </w:t>
      </w:r>
      <w:proofErr w:type="spellStart"/>
      <w:r>
        <w:rPr>
          <w:rFonts w:ascii="Georgia" w:hAnsi="Georgia"/>
        </w:rPr>
        <w:t>Kuntze</w:t>
      </w:r>
      <w:proofErr w:type="spellEnd"/>
    </w:p>
    <w:p w14:paraId="682C2657" w14:textId="1422A6D0" w:rsidR="00000000" w:rsidRDefault="003F6826">
      <w:pPr>
        <w:pStyle w:val="NormalWeb"/>
        <w:divId w:val="1801143511"/>
        <w:rPr>
          <w:rFonts w:ascii="Georgia" w:hAnsi="Georgia"/>
        </w:rPr>
      </w:pPr>
      <w:r>
        <w:rPr>
          <w:rStyle w:val="datalabel1"/>
          <w:rFonts w:ascii="Georgia" w:hAnsi="Georgia"/>
        </w:rPr>
        <w:t xml:space="preserve">Taxonomic Note: </w:t>
      </w:r>
      <w:r>
        <w:rPr>
          <w:rFonts w:ascii="Georgia" w:hAnsi="Georgia"/>
        </w:rPr>
        <w:br/>
        <w:t>Recent phylogenetic anal</w:t>
      </w:r>
      <w:r>
        <w:rPr>
          <w:rFonts w:ascii="Georgia" w:hAnsi="Georgia"/>
        </w:rPr>
        <w:t xml:space="preserve">yses using DNA and gene spacers of the Rhus complex have shown that </w:t>
      </w:r>
      <w:proofErr w:type="spellStart"/>
      <w:r>
        <w:rPr>
          <w:rStyle w:val="Emphasis"/>
          <w:rFonts w:ascii="Georgia" w:hAnsi="Georgia"/>
        </w:rPr>
        <w:t>Searsia</w:t>
      </w:r>
      <w:proofErr w:type="spellEnd"/>
      <w:r>
        <w:rPr>
          <w:rFonts w:ascii="Georgia" w:hAnsi="Georgia"/>
        </w:rPr>
        <w:t xml:space="preserve"> is clearly monophyletic and widely separated from </w:t>
      </w:r>
      <w:r>
        <w:rPr>
          <w:rStyle w:val="Emphasis"/>
          <w:rFonts w:ascii="Georgia" w:hAnsi="Georgia"/>
        </w:rPr>
        <w:t>Rhus</w:t>
      </w:r>
      <w:r>
        <w:rPr>
          <w:rFonts w:ascii="Georgia" w:hAnsi="Georgia"/>
        </w:rPr>
        <w:t xml:space="preserve"> </w:t>
      </w:r>
      <w:r>
        <w:rPr>
          <w:rFonts w:ascii="Georgia" w:hAnsi="Georgia"/>
        </w:rPr>
        <w:t xml:space="preserve">s. str (Miller </w:t>
      </w:r>
      <w:r w:rsidRPr="00050B6A">
        <w:rPr>
          <w:rFonts w:ascii="Georgia" w:hAnsi="Georgia"/>
          <w:i/>
          <w:iCs/>
          <w:rPrChange w:id="0" w:author="Jack Plummer" w:date="2022-08-18T13:17:00Z">
            <w:rPr>
              <w:rFonts w:ascii="Georgia" w:hAnsi="Georgia"/>
            </w:rPr>
          </w:rPrChange>
        </w:rPr>
        <w:t>et al.</w:t>
      </w:r>
      <w:r>
        <w:rPr>
          <w:rFonts w:ascii="Georgia" w:hAnsi="Georgia"/>
        </w:rPr>
        <w:t xml:space="preserve"> 2001</w:t>
      </w:r>
      <w:ins w:id="1" w:author="Jack Plummer" w:date="2022-08-18T13:17:00Z">
        <w:r w:rsidR="00050B6A">
          <w:rPr>
            <w:rFonts w:ascii="Georgia" w:hAnsi="Georgia"/>
          </w:rPr>
          <w:t>,</w:t>
        </w:r>
      </w:ins>
      <w:del w:id="2" w:author="Jack Plummer" w:date="2022-08-18T13:17:00Z">
        <w:r w:rsidDel="00050B6A">
          <w:rPr>
            <w:rFonts w:ascii="Georgia" w:hAnsi="Georgia"/>
          </w:rPr>
          <w:delText>;</w:delText>
        </w:r>
      </w:del>
      <w:r>
        <w:rPr>
          <w:rFonts w:ascii="Georgia" w:hAnsi="Georgia"/>
        </w:rPr>
        <w:t xml:space="preserve"> Yi </w:t>
      </w:r>
      <w:r w:rsidRPr="00050B6A">
        <w:rPr>
          <w:rFonts w:ascii="Georgia" w:hAnsi="Georgia"/>
          <w:i/>
          <w:iCs/>
          <w:rPrChange w:id="3" w:author="Jack Plummer" w:date="2022-08-18T13:17:00Z">
            <w:rPr>
              <w:rFonts w:ascii="Georgia" w:hAnsi="Georgia"/>
            </w:rPr>
          </w:rPrChange>
        </w:rPr>
        <w:t xml:space="preserve">et al. </w:t>
      </w:r>
      <w:r>
        <w:rPr>
          <w:rFonts w:ascii="Georgia" w:hAnsi="Georgia"/>
        </w:rPr>
        <w:t xml:space="preserve">2004) and there is therefore no further reason not to uphold </w:t>
      </w:r>
      <w:proofErr w:type="spellStart"/>
      <w:r>
        <w:rPr>
          <w:rFonts w:ascii="Georgia" w:hAnsi="Georgia"/>
        </w:rPr>
        <w:t>Searsia</w:t>
      </w:r>
      <w:proofErr w:type="spellEnd"/>
      <w:r>
        <w:rPr>
          <w:rFonts w:ascii="Georgia" w:hAnsi="Georgia"/>
        </w:rPr>
        <w:t xml:space="preserve"> </w:t>
      </w:r>
      <w:proofErr w:type="spellStart"/>
      <w:r>
        <w:rPr>
          <w:rFonts w:ascii="Georgia" w:hAnsi="Georgia"/>
        </w:rPr>
        <w:t>F.</w:t>
      </w:r>
      <w:proofErr w:type="gramStart"/>
      <w:r>
        <w:rPr>
          <w:rFonts w:ascii="Georgia" w:hAnsi="Georgia"/>
        </w:rPr>
        <w:t>A.Barkley</w:t>
      </w:r>
      <w:proofErr w:type="spellEnd"/>
      <w:proofErr w:type="gramEnd"/>
      <w:r>
        <w:rPr>
          <w:rFonts w:ascii="Georgia" w:hAnsi="Georgia"/>
        </w:rPr>
        <w:t xml:space="preserve"> as the correct name for the ‘Old World’ Rhus species.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000000" w14:paraId="0D6CD4D9" w14:textId="77777777">
        <w:trPr>
          <w:tblCellSpacing w:w="15" w:type="dxa"/>
          <w:jc w:val="center"/>
        </w:trPr>
        <w:tc>
          <w:tcPr>
            <w:tcW w:w="0" w:type="auto"/>
            <w:tcBorders>
              <w:bottom w:val="single" w:sz="6" w:space="0" w:color="000000"/>
            </w:tcBorders>
            <w:shd w:val="clear" w:color="auto" w:fill="BBBBBB"/>
            <w:vAlign w:val="center"/>
            <w:hideMark/>
          </w:tcPr>
          <w:p w14:paraId="00C7D617" w14:textId="77777777" w:rsidR="00000000" w:rsidRDefault="003F6826">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4270017B" w14:textId="77777777">
        <w:trPr>
          <w:tblCellSpacing w:w="15" w:type="dxa"/>
          <w:jc w:val="center"/>
        </w:trPr>
        <w:tc>
          <w:tcPr>
            <w:tcW w:w="0" w:type="auto"/>
            <w:vAlign w:val="center"/>
            <w:hideMark/>
          </w:tcPr>
          <w:p w14:paraId="232E4DEB" w14:textId="77777777" w:rsidR="00000000" w:rsidRDefault="003F6826">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5DF5AA5B" w14:textId="77777777" w:rsidR="00000000" w:rsidRDefault="003F6826">
      <w:pPr>
        <w:pStyle w:val="Heading1"/>
        <w:divId w:val="1771774637"/>
        <w:rPr>
          <w:rFonts w:ascii="Georgia" w:eastAsia="Times New Roman" w:hAnsi="Georgia"/>
          <w:sz w:val="29"/>
          <w:szCs w:val="29"/>
        </w:rPr>
      </w:pPr>
      <w:r>
        <w:rPr>
          <w:rFonts w:ascii="Georgia" w:eastAsia="Times New Roman" w:hAnsi="Georgia"/>
          <w:sz w:val="29"/>
          <w:szCs w:val="29"/>
        </w:rPr>
        <w:t>Red List Assessment</w:t>
      </w:r>
    </w:p>
    <w:p w14:paraId="34953EF9" w14:textId="77777777" w:rsidR="00000000" w:rsidRDefault="003F6826">
      <w:pPr>
        <w:pStyle w:val="Heading2"/>
        <w:divId w:val="1771774637"/>
        <w:rPr>
          <w:rFonts w:ascii="Georgia" w:eastAsia="Times New Roman" w:hAnsi="Georgia"/>
          <w:sz w:val="27"/>
          <w:szCs w:val="27"/>
        </w:rPr>
      </w:pPr>
      <w:r>
        <w:rPr>
          <w:rFonts w:ascii="Georgia" w:eastAsia="Times New Roman" w:hAnsi="Georgia"/>
          <w:sz w:val="27"/>
          <w:szCs w:val="27"/>
        </w:rPr>
        <w:t>Assessment Information</w:t>
      </w:r>
    </w:p>
    <w:p w14:paraId="5C9DAF19" w14:textId="77777777" w:rsidR="00000000" w:rsidRDefault="003F6826">
      <w:pPr>
        <w:pStyle w:val="NormalWeb"/>
        <w:divId w:val="1771774637"/>
        <w:rPr>
          <w:rFonts w:ascii="Georgia" w:hAnsi="Georgia"/>
        </w:rPr>
      </w:pPr>
      <w:r>
        <w:rPr>
          <w:rStyle w:val="datalabel1"/>
          <w:rFonts w:ascii="Georgia" w:hAnsi="Georgia"/>
        </w:rPr>
        <w:t xml:space="preserve">Date of Assessment: </w:t>
      </w:r>
      <w:r>
        <w:rPr>
          <w:rFonts w:ascii="Georgia" w:hAnsi="Georgia"/>
        </w:rPr>
        <w:t>2022-05-04</w:t>
      </w:r>
    </w:p>
    <w:p w14:paraId="2853275A" w14:textId="77777777" w:rsidR="00000000" w:rsidRDefault="003F6826">
      <w:pPr>
        <w:pStyle w:val="NormalWeb"/>
        <w:divId w:val="1771774637"/>
        <w:rPr>
          <w:rFonts w:ascii="Georgia" w:hAnsi="Georgia"/>
        </w:rPr>
      </w:pPr>
      <w:r>
        <w:rPr>
          <w:rStyle w:val="datalabel1"/>
          <w:rFonts w:ascii="Georgia" w:hAnsi="Georgia"/>
        </w:rPr>
        <w:t xml:space="preserve">Assessor(s): </w:t>
      </w:r>
      <w:r>
        <w:rPr>
          <w:rFonts w:ascii="Georgia" w:hAnsi="Georgia"/>
        </w:rPr>
        <w:t>Tobgay, K.</w:t>
      </w:r>
    </w:p>
    <w:p w14:paraId="1919764C" w14:textId="77777777" w:rsidR="00000000" w:rsidRDefault="003F6826">
      <w:pPr>
        <w:pStyle w:val="NormalWeb"/>
        <w:divId w:val="1771774637"/>
        <w:rPr>
          <w:rFonts w:ascii="Georgia" w:hAnsi="Georgia"/>
        </w:rPr>
      </w:pPr>
      <w:r>
        <w:rPr>
          <w:rStyle w:val="datalabel1"/>
          <w:rFonts w:ascii="Georgia" w:hAnsi="Georgia"/>
        </w:rPr>
        <w:t xml:space="preserve">Regions: </w:t>
      </w:r>
      <w:r>
        <w:rPr>
          <w:rFonts w:ascii="Georgia" w:hAnsi="Georgia"/>
        </w:rPr>
        <w:t>Global</w:t>
      </w:r>
    </w:p>
    <w:p w14:paraId="00DC09D8" w14:textId="77777777" w:rsidR="00000000" w:rsidRDefault="003F6826">
      <w:pPr>
        <w:pStyle w:val="Heading2"/>
        <w:divId w:val="1771774637"/>
        <w:rPr>
          <w:rFonts w:ascii="Georgia" w:eastAsia="Times New Roman" w:hAnsi="Georgia"/>
          <w:sz w:val="27"/>
          <w:szCs w:val="27"/>
        </w:rPr>
      </w:pPr>
      <w:commentRangeStart w:id="4"/>
      <w:r>
        <w:rPr>
          <w:rFonts w:ascii="Georgia" w:eastAsia="Times New Roman" w:hAnsi="Georgia"/>
          <w:sz w:val="27"/>
          <w:szCs w:val="27"/>
        </w:rPr>
        <w:t>Assessment Rationale</w:t>
      </w:r>
      <w:commentRangeEnd w:id="4"/>
      <w:r w:rsidR="00050B6A">
        <w:rPr>
          <w:rStyle w:val="CommentReference"/>
          <w:b w:val="0"/>
          <w:bCs w:val="0"/>
          <w:sz w:val="20"/>
          <w:szCs w:val="20"/>
        </w:rPr>
        <w:commentReference w:id="4"/>
      </w:r>
    </w:p>
    <w:p w14:paraId="14725AD8" w14:textId="31A34076" w:rsidR="00000000" w:rsidRDefault="003F6826">
      <w:pPr>
        <w:pStyle w:val="NormalWeb"/>
        <w:divId w:val="1771774637"/>
        <w:rPr>
          <w:rStyle w:val="CommentReference"/>
        </w:rPr>
      </w:pPr>
      <w:proofErr w:type="spellStart"/>
      <w:r>
        <w:rPr>
          <w:rStyle w:val="Emphasis"/>
          <w:rFonts w:ascii="Georgia" w:hAnsi="Georgia"/>
        </w:rPr>
        <w:t>Searsia</w:t>
      </w:r>
      <w:proofErr w:type="spellEnd"/>
      <w:r>
        <w:rPr>
          <w:rStyle w:val="Emphasis"/>
          <w:rFonts w:ascii="Georgia" w:hAnsi="Georgia"/>
        </w:rPr>
        <w:t xml:space="preserve"> </w:t>
      </w:r>
      <w:proofErr w:type="spellStart"/>
      <w:r>
        <w:rPr>
          <w:rStyle w:val="Emphasis"/>
          <w:rFonts w:ascii="Georgia" w:hAnsi="Georgia"/>
        </w:rPr>
        <w:t>paniculata</w:t>
      </w:r>
      <w:proofErr w:type="spellEnd"/>
      <w:r>
        <w:rPr>
          <w:rStyle w:val="Emphasis"/>
          <w:rFonts w:ascii="Georgia" w:hAnsi="Georgia"/>
        </w:rPr>
        <w:t xml:space="preserve"> </w:t>
      </w:r>
      <w:r>
        <w:rPr>
          <w:rFonts w:ascii="Georgia" w:hAnsi="Georgia"/>
        </w:rPr>
        <w:t>is one of the three Asian species in the genus and occurs along the eastern Himalayas to southwest Chi</w:t>
      </w:r>
      <w:r>
        <w:rPr>
          <w:rFonts w:ascii="Georgia" w:hAnsi="Georgia"/>
        </w:rPr>
        <w:t>na, and northern Myanmar. Limited numerical population information is available for this species, but the current population trend is considered stable as it grows </w:t>
      </w:r>
      <w:del w:id="5" w:author="Jack Plummer" w:date="2022-08-18T13:17:00Z">
        <w:r w:rsidDel="00050B6A">
          <w:rPr>
            <w:rFonts w:ascii="Georgia" w:hAnsi="Georgia"/>
          </w:rPr>
          <w:delText xml:space="preserve"> </w:delText>
        </w:r>
      </w:del>
      <w:r>
        <w:rPr>
          <w:rFonts w:ascii="Georgia" w:hAnsi="Georgia"/>
        </w:rPr>
        <w:t>in disturbed areas of open grassland. Its extent of occurrence of 48</w:t>
      </w:r>
      <w:del w:id="6" w:author="Jack Plummer" w:date="2022-08-18T13:39:00Z">
        <w:r w:rsidDel="003F6826">
          <w:rPr>
            <w:rFonts w:ascii="Georgia" w:hAnsi="Georgia"/>
          </w:rPr>
          <w:delText>,</w:delText>
        </w:r>
      </w:del>
      <w:r>
        <w:rPr>
          <w:rFonts w:ascii="Georgia" w:hAnsi="Georgia"/>
        </w:rPr>
        <w:t>7</w:t>
      </w:r>
      <w:ins w:id="7" w:author="Jack Plummer" w:date="2022-08-18T13:39:00Z">
        <w:r>
          <w:rPr>
            <w:rFonts w:ascii="Georgia" w:hAnsi="Georgia"/>
          </w:rPr>
          <w:t>,</w:t>
        </w:r>
      </w:ins>
      <w:r>
        <w:rPr>
          <w:rFonts w:ascii="Georgia" w:hAnsi="Georgia"/>
        </w:rPr>
        <w:t>867 km</w:t>
      </w:r>
      <w:r>
        <w:rPr>
          <w:rFonts w:ascii="Georgia" w:hAnsi="Georgia"/>
          <w:vertAlign w:val="superscript"/>
        </w:rPr>
        <w:t>2</w:t>
      </w:r>
      <w:r>
        <w:rPr>
          <w:rFonts w:ascii="Georgia" w:hAnsi="Georgia"/>
        </w:rPr>
        <w:t> exceeds the t</w:t>
      </w:r>
      <w:r>
        <w:rPr>
          <w:rFonts w:ascii="Georgia" w:hAnsi="Georgia"/>
        </w:rPr>
        <w:t xml:space="preserve">hreshold values for threatened categories. </w:t>
      </w:r>
      <w:r>
        <w:rPr>
          <w:rStyle w:val="CommentReference"/>
          <w:rFonts w:ascii="Georgia" w:hAnsi="Georgia"/>
        </w:rPr>
        <w:t xml:space="preserve">The species has been recorded from both protected areas and unprotected areas within its native </w:t>
      </w:r>
      <w:proofErr w:type="gramStart"/>
      <w:r>
        <w:rPr>
          <w:rStyle w:val="CommentReference"/>
          <w:rFonts w:ascii="Georgia" w:hAnsi="Georgia"/>
        </w:rPr>
        <w:t>distribution, and</w:t>
      </w:r>
      <w:proofErr w:type="gramEnd"/>
      <w:r>
        <w:rPr>
          <w:rStyle w:val="CommentReference"/>
          <w:rFonts w:ascii="Georgia" w:hAnsi="Georgia"/>
        </w:rPr>
        <w:t xml:space="preserve"> is resilient to disturbance. It is therefore suspected that the number of locations for the species</w:t>
      </w:r>
      <w:r>
        <w:rPr>
          <w:rStyle w:val="CommentReference"/>
          <w:rFonts w:ascii="Georgia" w:hAnsi="Georgia"/>
        </w:rPr>
        <w:t xml:space="preserve"> comfortably exceeds the threshold values for threatened categories. The population is not likely to be severely fragmented as it has been observed in abundance across its </w:t>
      </w:r>
      <w:proofErr w:type="gramStart"/>
      <w:r>
        <w:rPr>
          <w:rStyle w:val="CommentReference"/>
          <w:rFonts w:ascii="Georgia" w:hAnsi="Georgia"/>
        </w:rPr>
        <w:t>range, and</w:t>
      </w:r>
      <w:proofErr w:type="gramEnd"/>
      <w:r>
        <w:rPr>
          <w:rStyle w:val="CommentReference"/>
          <w:rFonts w:ascii="Georgia" w:hAnsi="Georgia"/>
        </w:rPr>
        <w:t xml:space="preserve"> is not known to be subject to extreme fluctuations. Moreover, the species</w:t>
      </w:r>
      <w:r>
        <w:rPr>
          <w:rStyle w:val="CommentReference"/>
          <w:rFonts w:ascii="Georgia" w:hAnsi="Georgia"/>
        </w:rPr>
        <w:t xml:space="preserve"> is not known to be heavily exploited. The species is therefore assessed as Least Concern. Research to identify the current distribution, population status and trends, as well as an evaluation of the scale and severity of threats to the species, would be b</w:t>
      </w:r>
      <w:r>
        <w:rPr>
          <w:rStyle w:val="CommentReference"/>
          <w:rFonts w:ascii="Georgia" w:hAnsi="Georgia"/>
        </w:rPr>
        <w:t xml:space="preserve">eneficial to validate this conservation status. </w:t>
      </w:r>
      <w:bookmarkStart w:id="8" w:name="_msocom_1"/>
      <w:bookmarkEnd w:id="8"/>
    </w:p>
    <w:p w14:paraId="0213CCDE" w14:textId="77777777" w:rsidR="00000000" w:rsidRDefault="003F6826">
      <w:pPr>
        <w:pStyle w:val="NormalWeb"/>
        <w:divId w:val="1771774637"/>
      </w:pPr>
    </w:p>
    <w:p w14:paraId="4CA708B2" w14:textId="77777777" w:rsidR="00000000" w:rsidRDefault="003F6826">
      <w:pPr>
        <w:pStyle w:val="Heading1"/>
        <w:divId w:val="1750689285"/>
        <w:rPr>
          <w:rFonts w:ascii="Georgia" w:eastAsia="Times New Roman" w:hAnsi="Georgia"/>
          <w:sz w:val="29"/>
          <w:szCs w:val="29"/>
        </w:rPr>
      </w:pPr>
      <w:r>
        <w:rPr>
          <w:rFonts w:ascii="Georgia" w:eastAsia="Times New Roman" w:hAnsi="Georgia"/>
          <w:sz w:val="29"/>
          <w:szCs w:val="29"/>
        </w:rPr>
        <w:t>Distribution</w:t>
      </w:r>
    </w:p>
    <w:p w14:paraId="3F058506" w14:textId="77777777" w:rsidR="00000000" w:rsidRDefault="003F6826">
      <w:pPr>
        <w:pStyle w:val="Heading2"/>
        <w:divId w:val="1750689285"/>
        <w:rPr>
          <w:rFonts w:ascii="Georgia" w:eastAsia="Times New Roman" w:hAnsi="Georgia"/>
          <w:sz w:val="27"/>
          <w:szCs w:val="27"/>
        </w:rPr>
      </w:pPr>
      <w:r>
        <w:rPr>
          <w:rFonts w:ascii="Georgia" w:eastAsia="Times New Roman" w:hAnsi="Georgia"/>
          <w:sz w:val="27"/>
          <w:szCs w:val="27"/>
        </w:rPr>
        <w:t>Geographic Range</w:t>
      </w:r>
    </w:p>
    <w:p w14:paraId="51CCFCA3" w14:textId="745DADDF" w:rsidR="00000000" w:rsidRDefault="003F6826">
      <w:pPr>
        <w:pStyle w:val="NormalWeb"/>
        <w:divId w:val="1750689285"/>
        <w:rPr>
          <w:rFonts w:ascii="Georgia" w:hAnsi="Georgia"/>
        </w:rPr>
      </w:pPr>
      <w:proofErr w:type="spellStart"/>
      <w:r>
        <w:rPr>
          <w:rStyle w:val="Emphasis"/>
          <w:rFonts w:ascii="Georgia" w:hAnsi="Georgia"/>
        </w:rPr>
        <w:lastRenderedPageBreak/>
        <w:t>Searsia</w:t>
      </w:r>
      <w:proofErr w:type="spellEnd"/>
      <w:r>
        <w:rPr>
          <w:rStyle w:val="Emphasis"/>
          <w:rFonts w:ascii="Georgia" w:hAnsi="Georgia"/>
        </w:rPr>
        <w:t xml:space="preserve"> </w:t>
      </w:r>
      <w:proofErr w:type="spellStart"/>
      <w:r>
        <w:rPr>
          <w:rStyle w:val="Emphasis"/>
          <w:rFonts w:ascii="Georgia" w:hAnsi="Georgia"/>
        </w:rPr>
        <w:t>paniculata</w:t>
      </w:r>
      <w:proofErr w:type="spellEnd"/>
      <w:r>
        <w:rPr>
          <w:rFonts w:ascii="Georgia" w:hAnsi="Georgia"/>
        </w:rPr>
        <w:t xml:space="preserve"> </w:t>
      </w:r>
      <w:r>
        <w:rPr>
          <w:rFonts w:ascii="Georgia" w:hAnsi="Georgia"/>
        </w:rPr>
        <w:t xml:space="preserve">is one of the three Asian species in the genus and occurs along the eastern Himalayas to northern Myanmar and southwest China (Yang </w:t>
      </w:r>
      <w:r>
        <w:rPr>
          <w:rStyle w:val="Emphasis"/>
          <w:rFonts w:ascii="Georgia" w:hAnsi="Georgia"/>
        </w:rPr>
        <w:t>et al.</w:t>
      </w:r>
      <w:r>
        <w:rPr>
          <w:rFonts w:ascii="Georgia" w:hAnsi="Georgia"/>
        </w:rPr>
        <w:t xml:space="preserve"> 2016, Biswal and Panda 2017). It </w:t>
      </w:r>
      <w:del w:id="9" w:author="Jack Plummer" w:date="2022-08-18T13:19:00Z">
        <w:r w:rsidDel="00330061">
          <w:rPr>
            <w:rFonts w:ascii="Georgia" w:hAnsi="Georgia"/>
          </w:rPr>
          <w:delText xml:space="preserve">observed </w:delText>
        </w:r>
      </w:del>
      <w:ins w:id="10" w:author="Jack Plummer" w:date="2022-08-18T13:19:00Z">
        <w:r w:rsidR="00330061">
          <w:rPr>
            <w:rFonts w:ascii="Georgia" w:hAnsi="Georgia"/>
          </w:rPr>
          <w:t>grows</w:t>
        </w:r>
        <w:r w:rsidR="00330061">
          <w:rPr>
            <w:rFonts w:ascii="Georgia" w:hAnsi="Georgia"/>
          </w:rPr>
          <w:t xml:space="preserve"> </w:t>
        </w:r>
      </w:ins>
      <w:r>
        <w:rPr>
          <w:rFonts w:ascii="Georgia" w:hAnsi="Georgia"/>
        </w:rPr>
        <w:t>in moist forests at altitudes between 400-1,500 m asl (Biswal and Panda 201</w:t>
      </w:r>
      <w:r>
        <w:rPr>
          <w:rFonts w:ascii="Georgia" w:hAnsi="Georgia"/>
        </w:rPr>
        <w:t xml:space="preserve">7) and </w:t>
      </w:r>
      <w:proofErr w:type="gramStart"/>
      <w:r>
        <w:rPr>
          <w:rFonts w:ascii="Georgia" w:hAnsi="Georgia"/>
        </w:rPr>
        <w:t>river banks</w:t>
      </w:r>
      <w:proofErr w:type="gramEnd"/>
      <w:r>
        <w:rPr>
          <w:rFonts w:ascii="Georgia" w:hAnsi="Georgia"/>
        </w:rPr>
        <w:t xml:space="preserve"> and open dry hillsides of subtropical forests from 1,360–1,830 m asl (Grierson and Long 1991).</w:t>
      </w:r>
    </w:p>
    <w:p w14:paraId="4004E1AA" w14:textId="77777777" w:rsidR="00000000" w:rsidRDefault="003F6826">
      <w:pPr>
        <w:pStyle w:val="Heading2"/>
        <w:divId w:val="175068928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34"/>
        <w:gridCol w:w="2342"/>
        <w:gridCol w:w="4534"/>
      </w:tblGrid>
      <w:tr w:rsidR="00000000" w14:paraId="1A734C16" w14:textId="77777777">
        <w:trPr>
          <w:divId w:val="1750689285"/>
          <w:tblCellSpacing w:w="15" w:type="dxa"/>
        </w:trPr>
        <w:tc>
          <w:tcPr>
            <w:tcW w:w="0" w:type="auto"/>
            <w:tcBorders>
              <w:bottom w:val="single" w:sz="6" w:space="0" w:color="000000"/>
            </w:tcBorders>
            <w:shd w:val="clear" w:color="auto" w:fill="BBBBBB"/>
            <w:vAlign w:val="center"/>
            <w:hideMark/>
          </w:tcPr>
          <w:p w14:paraId="1652188B"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6684418B"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AD36269"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A60FB35" w14:textId="77777777">
        <w:trPr>
          <w:divId w:val="1750689285"/>
          <w:tblCellSpacing w:w="15" w:type="dxa"/>
        </w:trPr>
        <w:tc>
          <w:tcPr>
            <w:tcW w:w="0" w:type="auto"/>
            <w:vAlign w:val="center"/>
            <w:hideMark/>
          </w:tcPr>
          <w:p w14:paraId="543A97D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487</w:t>
            </w:r>
            <w:r>
              <w:rPr>
                <w:rFonts w:ascii="Georgia" w:eastAsia="Times New Roman" w:hAnsi="Georgia"/>
                <w:sz w:val="18"/>
                <w:szCs w:val="18"/>
              </w:rPr>
              <w:t>867</w:t>
            </w:r>
          </w:p>
        </w:tc>
        <w:tc>
          <w:tcPr>
            <w:tcW w:w="0" w:type="auto"/>
            <w:vAlign w:val="center"/>
            <w:hideMark/>
          </w:tcPr>
          <w:p w14:paraId="66E1227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5F45B57" w14:textId="75CA3B3C" w:rsidR="00000000" w:rsidRDefault="003F6826">
            <w:pPr>
              <w:spacing w:after="75"/>
              <w:rPr>
                <w:rFonts w:ascii="Georgia" w:eastAsia="Times New Roman" w:hAnsi="Georgia"/>
                <w:sz w:val="18"/>
                <w:szCs w:val="18"/>
              </w:rPr>
            </w:pPr>
            <w:r>
              <w:rPr>
                <w:rFonts w:ascii="Georgia" w:eastAsia="Times New Roman" w:hAnsi="Georgia"/>
                <w:sz w:val="18"/>
                <w:szCs w:val="18"/>
              </w:rPr>
              <w:t xml:space="preserve">Estimated from a minimum convex polygon </w:t>
            </w:r>
            <w:del w:id="11" w:author="Jack Plummer" w:date="2022-08-18T13:22:00Z">
              <w:r w:rsidDel="00330061">
                <w:rPr>
                  <w:rFonts w:ascii="Georgia" w:eastAsia="Times New Roman" w:hAnsi="Georgia"/>
                  <w:sz w:val="18"/>
                  <w:szCs w:val="18"/>
                </w:rPr>
                <w:delText xml:space="preserve">from </w:delText>
              </w:r>
            </w:del>
            <w:ins w:id="12" w:author="Jack Plummer" w:date="2022-08-18T13:22:00Z">
              <w:r w:rsidR="00330061">
                <w:rPr>
                  <w:rFonts w:ascii="Georgia" w:eastAsia="Times New Roman" w:hAnsi="Georgia"/>
                  <w:sz w:val="18"/>
                  <w:szCs w:val="18"/>
                </w:rPr>
                <w:t>f</w:t>
              </w:r>
              <w:r w:rsidR="00330061">
                <w:rPr>
                  <w:rFonts w:ascii="Georgia" w:eastAsia="Times New Roman" w:hAnsi="Georgia"/>
                  <w:sz w:val="18"/>
                  <w:szCs w:val="18"/>
                </w:rPr>
                <w:t>or</w:t>
              </w:r>
              <w:r w:rsidR="00330061">
                <w:rPr>
                  <w:rFonts w:ascii="Georgia" w:eastAsia="Times New Roman" w:hAnsi="Georgia"/>
                  <w:sz w:val="18"/>
                  <w:szCs w:val="18"/>
                </w:rPr>
                <w:t xml:space="preserve"> </w:t>
              </w:r>
            </w:ins>
            <w:r>
              <w:rPr>
                <w:rFonts w:ascii="Georgia" w:eastAsia="Times New Roman" w:hAnsi="Georgia"/>
                <w:sz w:val="18"/>
                <w:szCs w:val="18"/>
              </w:rPr>
              <w:t>georeferenced herbarium specimen</w:t>
            </w:r>
            <w:del w:id="13" w:author="Jack Plummer" w:date="2022-08-18T13:22:00Z">
              <w:r w:rsidDel="00330061">
                <w:rPr>
                  <w:rFonts w:ascii="Georgia" w:eastAsia="Times New Roman" w:hAnsi="Georgia"/>
                  <w:sz w:val="18"/>
                  <w:szCs w:val="18"/>
                </w:rPr>
                <w:delText>s</w:delText>
              </w:r>
            </w:del>
            <w:r>
              <w:rPr>
                <w:rFonts w:ascii="Georgia" w:eastAsia="Times New Roman" w:hAnsi="Georgia"/>
                <w:sz w:val="18"/>
                <w:szCs w:val="18"/>
              </w:rPr>
              <w:t xml:space="preserve"> point data</w:t>
            </w:r>
            <w:ins w:id="14" w:author="Jack Plummer" w:date="2022-08-18T13:22:00Z">
              <w:r w:rsidR="00330061">
                <w:rPr>
                  <w:rFonts w:ascii="Georgia" w:eastAsia="Times New Roman" w:hAnsi="Georgia"/>
                  <w:sz w:val="18"/>
                  <w:szCs w:val="18"/>
                </w:rPr>
                <w:t>,</w:t>
              </w:r>
            </w:ins>
            <w:r>
              <w:rPr>
                <w:rFonts w:ascii="Georgia" w:eastAsia="Times New Roman" w:hAnsi="Georgia"/>
                <w:sz w:val="18"/>
                <w:szCs w:val="18"/>
              </w:rPr>
              <w:t xml:space="preserve">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w:t>
            </w:r>
            <w:r w:rsidRPr="00330061">
              <w:rPr>
                <w:rFonts w:ascii="Georgia" w:eastAsia="Times New Roman" w:hAnsi="Georgia"/>
                <w:i/>
                <w:iCs/>
                <w:sz w:val="18"/>
                <w:szCs w:val="18"/>
                <w:rPrChange w:id="15" w:author="Jack Plummer" w:date="2022-08-18T13:22:00Z">
                  <w:rPr>
                    <w:rFonts w:ascii="Georgia" w:eastAsia="Times New Roman" w:hAnsi="Georgia"/>
                    <w:sz w:val="18"/>
                    <w:szCs w:val="18"/>
                  </w:rPr>
                </w:rPrChange>
              </w:rPr>
              <w:t>et al</w:t>
            </w:r>
            <w:ins w:id="16" w:author="Jack Plummer" w:date="2022-08-18T13:22:00Z">
              <w:r w:rsidR="00330061" w:rsidRPr="00330061">
                <w:rPr>
                  <w:rFonts w:ascii="Georgia" w:eastAsia="Times New Roman" w:hAnsi="Georgia"/>
                  <w:i/>
                  <w:iCs/>
                  <w:sz w:val="18"/>
                  <w:szCs w:val="18"/>
                  <w:rPrChange w:id="17" w:author="Jack Plummer" w:date="2022-08-18T13:22:00Z">
                    <w:rPr>
                      <w:rFonts w:ascii="Georgia" w:eastAsia="Times New Roman" w:hAnsi="Georgia"/>
                      <w:sz w:val="18"/>
                      <w:szCs w:val="18"/>
                    </w:rPr>
                  </w:rPrChange>
                </w:rPr>
                <w:t>.</w:t>
              </w:r>
            </w:ins>
            <w:r>
              <w:rPr>
                <w:rFonts w:ascii="Georgia" w:eastAsia="Times New Roman" w:hAnsi="Georgia"/>
                <w:sz w:val="18"/>
                <w:szCs w:val="18"/>
              </w:rPr>
              <w:t xml:space="preserve"> 2011). </w:t>
            </w:r>
          </w:p>
        </w:tc>
      </w:tr>
    </w:tbl>
    <w:p w14:paraId="259221F5" w14:textId="77777777" w:rsidR="00000000" w:rsidRDefault="003F6826">
      <w:pPr>
        <w:pStyle w:val="Heading2"/>
        <w:divId w:val="1750689285"/>
        <w:rPr>
          <w:rFonts w:ascii="Georgia" w:eastAsia="Times New Roman" w:hAnsi="Georgia"/>
          <w:sz w:val="27"/>
          <w:szCs w:val="27"/>
        </w:rPr>
      </w:pPr>
      <w:r>
        <w:rPr>
          <w:rFonts w:ascii="Georgia" w:eastAsia="Times New Roman" w:hAnsi="Georgia"/>
          <w:sz w:val="27"/>
          <w:szCs w:val="27"/>
        </w:rPr>
        <w:t>Elevation / Depth / Depth Zones</w:t>
      </w:r>
    </w:p>
    <w:p w14:paraId="722D7796" w14:textId="77777777" w:rsidR="00000000" w:rsidRDefault="003F6826">
      <w:pPr>
        <w:pStyle w:val="NormalWeb"/>
        <w:divId w:val="1750689285"/>
        <w:rPr>
          <w:rFonts w:ascii="Georgia" w:hAnsi="Georgia"/>
        </w:rPr>
      </w:pPr>
      <w:r>
        <w:rPr>
          <w:rStyle w:val="datalabel1"/>
          <w:rFonts w:ascii="Georgia" w:hAnsi="Georgia"/>
        </w:rPr>
        <w:t xml:space="preserve">Elevation Lower Limit (in metres above sea level): </w:t>
      </w:r>
      <w:r>
        <w:rPr>
          <w:rFonts w:ascii="Georgia" w:hAnsi="Georgia"/>
        </w:rPr>
        <w:t>400</w:t>
      </w:r>
    </w:p>
    <w:p w14:paraId="5551AF8D" w14:textId="77777777" w:rsidR="00000000" w:rsidRDefault="003F6826">
      <w:pPr>
        <w:pStyle w:val="NormalWeb"/>
        <w:divId w:val="1750689285"/>
        <w:rPr>
          <w:rFonts w:ascii="Georgia" w:hAnsi="Georgia"/>
        </w:rPr>
      </w:pPr>
      <w:r>
        <w:rPr>
          <w:rStyle w:val="datalabel1"/>
          <w:rFonts w:ascii="Georgia" w:hAnsi="Georgia"/>
        </w:rPr>
        <w:t xml:space="preserve">Elevation Upper Limit (in </w:t>
      </w:r>
      <w:r>
        <w:rPr>
          <w:rStyle w:val="datalabel1"/>
          <w:rFonts w:ascii="Georgia" w:hAnsi="Georgia"/>
        </w:rPr>
        <w:t xml:space="preserve">metres above sea level): </w:t>
      </w:r>
      <w:r>
        <w:rPr>
          <w:rFonts w:ascii="Georgia" w:hAnsi="Georgia"/>
        </w:rPr>
        <w:t>1500</w:t>
      </w:r>
    </w:p>
    <w:p w14:paraId="39C88A04" w14:textId="77777777" w:rsidR="00000000" w:rsidRDefault="003F6826">
      <w:pPr>
        <w:pStyle w:val="Heading2"/>
        <w:divId w:val="1750689285"/>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4"/>
        <w:gridCol w:w="1132"/>
        <w:gridCol w:w="1782"/>
        <w:gridCol w:w="971"/>
        <w:gridCol w:w="1001"/>
        <w:gridCol w:w="1228"/>
        <w:gridCol w:w="1137"/>
        <w:gridCol w:w="1085"/>
      </w:tblGrid>
      <w:tr w:rsidR="00000000" w14:paraId="0DFE7AB6" w14:textId="77777777">
        <w:trPr>
          <w:divId w:val="1750689285"/>
          <w:tblCellSpacing w:w="15" w:type="dxa"/>
        </w:trPr>
        <w:tc>
          <w:tcPr>
            <w:tcW w:w="0" w:type="auto"/>
            <w:tcBorders>
              <w:bottom w:val="single" w:sz="6" w:space="0" w:color="000000"/>
            </w:tcBorders>
            <w:shd w:val="clear" w:color="auto" w:fill="BBBBBB"/>
            <w:vAlign w:val="center"/>
            <w:hideMark/>
          </w:tcPr>
          <w:p w14:paraId="5D63947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043915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B2B96F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24B4BD5"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DA91CDE"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BC55F7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DEC4AF2"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D04034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1E257B71" w14:textId="77777777">
        <w:trPr>
          <w:divId w:val="1750689285"/>
          <w:tblCellSpacing w:w="15" w:type="dxa"/>
        </w:trPr>
        <w:tc>
          <w:tcPr>
            <w:tcW w:w="0" w:type="auto"/>
            <w:vAlign w:val="center"/>
            <w:hideMark/>
          </w:tcPr>
          <w:p w14:paraId="76B6494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A25BBE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4A64CA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 xml:space="preserve">Point data generated from herbarium specimen records and species observations </w:t>
            </w:r>
            <w:commentRangeStart w:id="18"/>
            <w:r>
              <w:rPr>
                <w:rFonts w:ascii="Georgia" w:eastAsia="Times New Roman" w:hAnsi="Georgia"/>
                <w:sz w:val="18"/>
                <w:szCs w:val="18"/>
              </w:rPr>
              <w:t>(</w:t>
            </w:r>
            <w:proofErr w:type="spellStart"/>
            <w:r>
              <w:rPr>
                <w:rFonts w:ascii="Georgia" w:eastAsia="Times New Roman" w:hAnsi="Georgia"/>
                <w:sz w:val="18"/>
                <w:szCs w:val="18"/>
              </w:rPr>
              <w:t>Sunarno</w:t>
            </w:r>
            <w:proofErr w:type="spellEnd"/>
            <w:r>
              <w:rPr>
                <w:rFonts w:ascii="Georgia" w:eastAsia="Times New Roman" w:hAnsi="Georgia"/>
                <w:sz w:val="18"/>
                <w:szCs w:val="18"/>
              </w:rPr>
              <w:t xml:space="preserve"> and Ohashi 1997, GBIF.org 2021). While the point data does not include all collections or observation</w:t>
            </w:r>
            <w:r>
              <w:rPr>
                <w:rFonts w:ascii="Georgia" w:eastAsia="Times New Roman" w:hAnsi="Georgia"/>
                <w:sz w:val="18"/>
                <w:szCs w:val="18"/>
              </w:rPr>
              <w:t xml:space="preserve">s, it is representative of the geographic range as described by </w:t>
            </w:r>
            <w:proofErr w:type="spellStart"/>
            <w:r>
              <w:rPr>
                <w:rFonts w:ascii="Georgia" w:eastAsia="Times New Roman" w:hAnsi="Georgia"/>
                <w:sz w:val="18"/>
                <w:szCs w:val="18"/>
              </w:rPr>
              <w:t>Adema</w:t>
            </w:r>
            <w:proofErr w:type="spellEnd"/>
            <w:r>
              <w:rPr>
                <w:rFonts w:ascii="Georgia" w:eastAsia="Times New Roman" w:hAnsi="Georgia"/>
                <w:sz w:val="18"/>
                <w:szCs w:val="18"/>
              </w:rPr>
              <w:t xml:space="preserve"> et al. (2016) and the Plants of the World Online (2019) database.</w:t>
            </w:r>
            <w:commentRangeEnd w:id="18"/>
            <w:r w:rsidR="00330061">
              <w:rPr>
                <w:rStyle w:val="CommentReference"/>
                <w:sz w:val="20"/>
                <w:szCs w:val="20"/>
              </w:rPr>
              <w:commentReference w:id="18"/>
            </w:r>
          </w:p>
        </w:tc>
        <w:tc>
          <w:tcPr>
            <w:tcW w:w="0" w:type="auto"/>
            <w:vAlign w:val="center"/>
            <w:hideMark/>
          </w:tcPr>
          <w:p w14:paraId="1AD89F2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35E833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DDC6D3"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6217CA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DB89B2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1EFD6815" w14:textId="77777777" w:rsidR="00000000" w:rsidRDefault="003F6826">
      <w:pPr>
        <w:pStyle w:val="Heading2"/>
        <w:divId w:val="1750689285"/>
        <w:rPr>
          <w:rFonts w:ascii="Georgia" w:eastAsia="Times New Roman" w:hAnsi="Georgia"/>
          <w:sz w:val="27"/>
          <w:szCs w:val="27"/>
        </w:rPr>
      </w:pPr>
      <w:r>
        <w:rPr>
          <w:rFonts w:ascii="Georgia" w:eastAsia="Times New Roman" w:hAnsi="Georgia"/>
          <w:sz w:val="27"/>
          <w:szCs w:val="27"/>
        </w:rPr>
        <w:t>Biogeographic Realms</w:t>
      </w:r>
    </w:p>
    <w:p w14:paraId="7A8EB2C9" w14:textId="77777777" w:rsidR="00000000" w:rsidRDefault="003F6826">
      <w:pPr>
        <w:pStyle w:val="NormalWeb"/>
        <w:divId w:val="175068928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F6DBBF5" w14:textId="77777777" w:rsidR="00000000" w:rsidRDefault="003F6826">
      <w:pPr>
        <w:pStyle w:val="Heading1"/>
        <w:divId w:val="1714771070"/>
        <w:rPr>
          <w:rFonts w:ascii="Georgia" w:eastAsia="Times New Roman" w:hAnsi="Georgia"/>
          <w:sz w:val="29"/>
          <w:szCs w:val="29"/>
        </w:rPr>
      </w:pPr>
      <w:r>
        <w:rPr>
          <w:rFonts w:ascii="Georgia" w:eastAsia="Times New Roman" w:hAnsi="Georgia"/>
          <w:sz w:val="29"/>
          <w:szCs w:val="29"/>
        </w:rPr>
        <w:t>Occurrence</w:t>
      </w:r>
    </w:p>
    <w:p w14:paraId="3FD0986B" w14:textId="77777777" w:rsidR="00000000" w:rsidRDefault="003F6826">
      <w:pPr>
        <w:pStyle w:val="Heading2"/>
        <w:divId w:val="1714771070"/>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86"/>
        <w:gridCol w:w="901"/>
        <w:gridCol w:w="657"/>
        <w:gridCol w:w="1430"/>
        <w:gridCol w:w="1154"/>
      </w:tblGrid>
      <w:tr w:rsidR="00000000" w14:paraId="0CDD3701" w14:textId="77777777">
        <w:trPr>
          <w:divId w:val="1714771070"/>
          <w:tblCellSpacing w:w="15" w:type="dxa"/>
        </w:trPr>
        <w:tc>
          <w:tcPr>
            <w:tcW w:w="0" w:type="auto"/>
            <w:tcBorders>
              <w:bottom w:val="single" w:sz="6" w:space="0" w:color="000000"/>
            </w:tcBorders>
            <w:shd w:val="clear" w:color="auto" w:fill="BBBBBB"/>
            <w:vAlign w:val="center"/>
            <w:hideMark/>
          </w:tcPr>
          <w:p w14:paraId="407428B9"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434B119B"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1EF3D54"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Ori</w:t>
            </w:r>
            <w:r>
              <w:rPr>
                <w:rFonts w:ascii="Georgia" w:eastAsia="Times New Roman" w:hAnsi="Georgia"/>
                <w:b/>
                <w:bCs/>
                <w:sz w:val="18"/>
                <w:szCs w:val="18"/>
              </w:rPr>
              <w:t>gin</w:t>
            </w:r>
          </w:p>
        </w:tc>
        <w:tc>
          <w:tcPr>
            <w:tcW w:w="0" w:type="auto"/>
            <w:tcBorders>
              <w:bottom w:val="single" w:sz="6" w:space="0" w:color="000000"/>
            </w:tcBorders>
            <w:shd w:val="clear" w:color="auto" w:fill="BBBBBB"/>
            <w:vAlign w:val="center"/>
            <w:hideMark/>
          </w:tcPr>
          <w:p w14:paraId="42108713"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F1AA94A"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18F7F7FD" w14:textId="77777777">
        <w:trPr>
          <w:divId w:val="1714771070"/>
          <w:tblCellSpacing w:w="15" w:type="dxa"/>
        </w:trPr>
        <w:tc>
          <w:tcPr>
            <w:tcW w:w="0" w:type="auto"/>
            <w:tcBorders>
              <w:bottom w:val="single" w:sz="6" w:space="0" w:color="CCCCCC"/>
            </w:tcBorders>
            <w:vAlign w:val="center"/>
            <w:hideMark/>
          </w:tcPr>
          <w:p w14:paraId="1D93E0E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4D27D8F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CBAFD1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C8BCC71" w14:textId="77777777" w:rsidR="00000000" w:rsidRDefault="003F6826">
            <w:pPr>
              <w:spacing w:after="75"/>
              <w:rPr>
                <w:rFonts w:ascii="Georgia" w:eastAsia="Times New Roman" w:hAnsi="Georgia"/>
                <w:sz w:val="18"/>
                <w:szCs w:val="18"/>
              </w:rPr>
            </w:pPr>
            <w:r>
              <w:rPr>
                <w:rFonts w:ascii="Georgia" w:eastAsia="Times New Roman" w:hAnsi="Georgia"/>
                <w:sz w:val="18"/>
                <w:szCs w:val="18"/>
              </w:rPr>
              <w:t>Yes</w:t>
            </w:r>
          </w:p>
        </w:tc>
        <w:tc>
          <w:tcPr>
            <w:tcW w:w="0" w:type="auto"/>
            <w:tcBorders>
              <w:bottom w:val="single" w:sz="6" w:space="0" w:color="CCCCCC"/>
            </w:tcBorders>
            <w:vAlign w:val="center"/>
            <w:hideMark/>
          </w:tcPr>
          <w:p w14:paraId="1A2F05A3"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01C0399A" w14:textId="77777777">
        <w:trPr>
          <w:divId w:val="1714771070"/>
          <w:tblCellSpacing w:w="15" w:type="dxa"/>
        </w:trPr>
        <w:tc>
          <w:tcPr>
            <w:tcW w:w="0" w:type="auto"/>
            <w:tcBorders>
              <w:bottom w:val="single" w:sz="6" w:space="0" w:color="CCCCCC"/>
            </w:tcBorders>
            <w:vAlign w:val="center"/>
            <w:hideMark/>
          </w:tcPr>
          <w:p w14:paraId="7BF15A1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751ABCA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DC48D2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868622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789EFC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7546F462" w14:textId="77777777">
        <w:trPr>
          <w:divId w:val="1714771070"/>
          <w:tblCellSpacing w:w="15" w:type="dxa"/>
        </w:trPr>
        <w:tc>
          <w:tcPr>
            <w:tcW w:w="0" w:type="auto"/>
            <w:tcBorders>
              <w:bottom w:val="single" w:sz="6" w:space="0" w:color="CCCCCC"/>
            </w:tcBorders>
            <w:vAlign w:val="center"/>
            <w:hideMark/>
          </w:tcPr>
          <w:p w14:paraId="466E851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China -&gt; Tibet [or Xizang]</w:t>
            </w:r>
          </w:p>
        </w:tc>
        <w:tc>
          <w:tcPr>
            <w:tcW w:w="0" w:type="auto"/>
            <w:tcBorders>
              <w:bottom w:val="single" w:sz="6" w:space="0" w:color="CCCCCC"/>
            </w:tcBorders>
            <w:vAlign w:val="center"/>
            <w:hideMark/>
          </w:tcPr>
          <w:p w14:paraId="18F57DE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CEC0BF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694D98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No</w:t>
            </w:r>
          </w:p>
        </w:tc>
        <w:tc>
          <w:tcPr>
            <w:tcW w:w="0" w:type="auto"/>
            <w:tcBorders>
              <w:bottom w:val="single" w:sz="6" w:space="0" w:color="CCCCCC"/>
            </w:tcBorders>
            <w:vAlign w:val="center"/>
            <w:hideMark/>
          </w:tcPr>
          <w:p w14:paraId="3769EA1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18FF0196" w14:textId="77777777">
        <w:trPr>
          <w:divId w:val="1714771070"/>
          <w:tblCellSpacing w:w="15" w:type="dxa"/>
        </w:trPr>
        <w:tc>
          <w:tcPr>
            <w:tcW w:w="0" w:type="auto"/>
            <w:tcBorders>
              <w:bottom w:val="single" w:sz="6" w:space="0" w:color="CCCCCC"/>
            </w:tcBorders>
            <w:vAlign w:val="center"/>
            <w:hideMark/>
          </w:tcPr>
          <w:p w14:paraId="3E1A46F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11224DA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C08B44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4FA3BF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EDABFD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648FF5CB" w14:textId="77777777">
        <w:trPr>
          <w:divId w:val="1714771070"/>
          <w:tblCellSpacing w:w="15" w:type="dxa"/>
        </w:trPr>
        <w:tc>
          <w:tcPr>
            <w:tcW w:w="0" w:type="auto"/>
            <w:tcBorders>
              <w:bottom w:val="single" w:sz="6" w:space="0" w:color="CCCCCC"/>
            </w:tcBorders>
            <w:vAlign w:val="center"/>
            <w:hideMark/>
          </w:tcPr>
          <w:p w14:paraId="09ECA6D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56C96DA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880A0E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9AA3DD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314806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5524060A" w14:textId="77777777">
        <w:trPr>
          <w:divId w:val="1714771070"/>
          <w:tblCellSpacing w:w="15" w:type="dxa"/>
        </w:trPr>
        <w:tc>
          <w:tcPr>
            <w:tcW w:w="0" w:type="auto"/>
            <w:tcBorders>
              <w:bottom w:val="single" w:sz="6" w:space="0" w:color="CCCCCC"/>
            </w:tcBorders>
            <w:vAlign w:val="center"/>
            <w:hideMark/>
          </w:tcPr>
          <w:p w14:paraId="01D553E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Andhra Pradesh</w:t>
            </w:r>
          </w:p>
        </w:tc>
        <w:tc>
          <w:tcPr>
            <w:tcW w:w="0" w:type="auto"/>
            <w:tcBorders>
              <w:bottom w:val="single" w:sz="6" w:space="0" w:color="CCCCCC"/>
            </w:tcBorders>
            <w:vAlign w:val="center"/>
            <w:hideMark/>
          </w:tcPr>
          <w:p w14:paraId="7001632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0455731"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F2EA79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BE1812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347764F7" w14:textId="77777777">
        <w:trPr>
          <w:divId w:val="1714771070"/>
          <w:tblCellSpacing w:w="15" w:type="dxa"/>
        </w:trPr>
        <w:tc>
          <w:tcPr>
            <w:tcW w:w="0" w:type="auto"/>
            <w:tcBorders>
              <w:bottom w:val="single" w:sz="6" w:space="0" w:color="CCCCCC"/>
            </w:tcBorders>
            <w:vAlign w:val="center"/>
            <w:hideMark/>
          </w:tcPr>
          <w:p w14:paraId="62087DC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7ACF2F4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956E3F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574FEC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46010F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2BD845D6" w14:textId="77777777">
        <w:trPr>
          <w:divId w:val="1714771070"/>
          <w:tblCellSpacing w:w="15" w:type="dxa"/>
        </w:trPr>
        <w:tc>
          <w:tcPr>
            <w:tcW w:w="0" w:type="auto"/>
            <w:tcBorders>
              <w:bottom w:val="single" w:sz="6" w:space="0" w:color="CCCCCC"/>
            </w:tcBorders>
            <w:vAlign w:val="center"/>
            <w:hideMark/>
          </w:tcPr>
          <w:p w14:paraId="6369290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Madhya Pradesh</w:t>
            </w:r>
          </w:p>
        </w:tc>
        <w:tc>
          <w:tcPr>
            <w:tcW w:w="0" w:type="auto"/>
            <w:tcBorders>
              <w:bottom w:val="single" w:sz="6" w:space="0" w:color="CCCCCC"/>
            </w:tcBorders>
            <w:vAlign w:val="center"/>
            <w:hideMark/>
          </w:tcPr>
          <w:p w14:paraId="5457CE7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7981AF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14F8C5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3C79CD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621CFD48" w14:textId="77777777">
        <w:trPr>
          <w:divId w:val="1714771070"/>
          <w:tblCellSpacing w:w="15" w:type="dxa"/>
        </w:trPr>
        <w:tc>
          <w:tcPr>
            <w:tcW w:w="0" w:type="auto"/>
            <w:tcBorders>
              <w:bottom w:val="single" w:sz="6" w:space="0" w:color="CCCCCC"/>
            </w:tcBorders>
            <w:vAlign w:val="center"/>
            <w:hideMark/>
          </w:tcPr>
          <w:p w14:paraId="22FBEDE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35E24B2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569CC4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6CF2AC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4A8930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65D2D1B3" w14:textId="77777777">
        <w:trPr>
          <w:divId w:val="1714771070"/>
          <w:tblCellSpacing w:w="15" w:type="dxa"/>
        </w:trPr>
        <w:tc>
          <w:tcPr>
            <w:tcW w:w="0" w:type="auto"/>
            <w:tcBorders>
              <w:bottom w:val="single" w:sz="6" w:space="0" w:color="CCCCCC"/>
            </w:tcBorders>
            <w:vAlign w:val="center"/>
            <w:hideMark/>
          </w:tcPr>
          <w:p w14:paraId="0D2DA48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Mizoram</w:t>
            </w:r>
          </w:p>
        </w:tc>
        <w:tc>
          <w:tcPr>
            <w:tcW w:w="0" w:type="auto"/>
            <w:tcBorders>
              <w:bottom w:val="single" w:sz="6" w:space="0" w:color="CCCCCC"/>
            </w:tcBorders>
            <w:vAlign w:val="center"/>
            <w:hideMark/>
          </w:tcPr>
          <w:p w14:paraId="2B0D7BB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F4F65C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3FF943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EE72DB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7AC96ED3" w14:textId="77777777">
        <w:trPr>
          <w:divId w:val="1714771070"/>
          <w:tblCellSpacing w:w="15" w:type="dxa"/>
        </w:trPr>
        <w:tc>
          <w:tcPr>
            <w:tcW w:w="0" w:type="auto"/>
            <w:tcBorders>
              <w:bottom w:val="single" w:sz="6" w:space="0" w:color="CCCCCC"/>
            </w:tcBorders>
            <w:vAlign w:val="center"/>
            <w:hideMark/>
          </w:tcPr>
          <w:p w14:paraId="63C3ADA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Nagaland</w:t>
            </w:r>
          </w:p>
        </w:tc>
        <w:tc>
          <w:tcPr>
            <w:tcW w:w="0" w:type="auto"/>
            <w:tcBorders>
              <w:bottom w:val="single" w:sz="6" w:space="0" w:color="CCCCCC"/>
            </w:tcBorders>
            <w:vAlign w:val="center"/>
            <w:hideMark/>
          </w:tcPr>
          <w:p w14:paraId="64E9892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E40755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9E1627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68B585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71085D90" w14:textId="77777777">
        <w:trPr>
          <w:divId w:val="1714771070"/>
          <w:tblCellSpacing w:w="15" w:type="dxa"/>
        </w:trPr>
        <w:tc>
          <w:tcPr>
            <w:tcW w:w="0" w:type="auto"/>
            <w:tcBorders>
              <w:bottom w:val="single" w:sz="6" w:space="0" w:color="CCCCCC"/>
            </w:tcBorders>
            <w:vAlign w:val="center"/>
            <w:hideMark/>
          </w:tcPr>
          <w:p w14:paraId="1CAD97B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Orissa</w:t>
            </w:r>
          </w:p>
        </w:tc>
        <w:tc>
          <w:tcPr>
            <w:tcW w:w="0" w:type="auto"/>
            <w:tcBorders>
              <w:bottom w:val="single" w:sz="6" w:space="0" w:color="CCCCCC"/>
            </w:tcBorders>
            <w:vAlign w:val="center"/>
            <w:hideMark/>
          </w:tcPr>
          <w:p w14:paraId="4AA1A26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5DFB38A"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1F78D7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0FB3AB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2EB3ED58" w14:textId="77777777">
        <w:trPr>
          <w:divId w:val="1714771070"/>
          <w:tblCellSpacing w:w="15" w:type="dxa"/>
        </w:trPr>
        <w:tc>
          <w:tcPr>
            <w:tcW w:w="0" w:type="auto"/>
            <w:tcBorders>
              <w:bottom w:val="single" w:sz="6" w:space="0" w:color="CCCCCC"/>
            </w:tcBorders>
            <w:vAlign w:val="center"/>
            <w:hideMark/>
          </w:tcPr>
          <w:p w14:paraId="68FA4A7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Tamil Nadu</w:t>
            </w:r>
          </w:p>
        </w:tc>
        <w:tc>
          <w:tcPr>
            <w:tcW w:w="0" w:type="auto"/>
            <w:tcBorders>
              <w:bottom w:val="single" w:sz="6" w:space="0" w:color="CCCCCC"/>
            </w:tcBorders>
            <w:vAlign w:val="center"/>
            <w:hideMark/>
          </w:tcPr>
          <w:p w14:paraId="6508438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9143D2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87B059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29163F1"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3BE80DD9" w14:textId="77777777">
        <w:trPr>
          <w:divId w:val="1714771070"/>
          <w:tblCellSpacing w:w="15" w:type="dxa"/>
        </w:trPr>
        <w:tc>
          <w:tcPr>
            <w:tcW w:w="0" w:type="auto"/>
            <w:tcBorders>
              <w:bottom w:val="single" w:sz="6" w:space="0" w:color="CCCCCC"/>
            </w:tcBorders>
            <w:vAlign w:val="center"/>
            <w:hideMark/>
          </w:tcPr>
          <w:p w14:paraId="47A505C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India -&gt; West Bengal</w:t>
            </w:r>
          </w:p>
        </w:tc>
        <w:tc>
          <w:tcPr>
            <w:tcW w:w="0" w:type="auto"/>
            <w:tcBorders>
              <w:bottom w:val="single" w:sz="6" w:space="0" w:color="CCCCCC"/>
            </w:tcBorders>
            <w:vAlign w:val="center"/>
            <w:hideMark/>
          </w:tcPr>
          <w:p w14:paraId="20DCC2E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02EA0B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7D8632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3616EE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r w:rsidR="00000000" w14:paraId="14BC9A7D" w14:textId="77777777">
        <w:trPr>
          <w:divId w:val="1714771070"/>
          <w:tblCellSpacing w:w="15" w:type="dxa"/>
        </w:trPr>
        <w:tc>
          <w:tcPr>
            <w:tcW w:w="0" w:type="auto"/>
            <w:tcBorders>
              <w:bottom w:val="single" w:sz="6" w:space="0" w:color="CCCCCC"/>
            </w:tcBorders>
            <w:vAlign w:val="center"/>
            <w:hideMark/>
          </w:tcPr>
          <w:p w14:paraId="506822A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4607802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8CBECDA"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24A1FC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Yes</w:t>
            </w:r>
          </w:p>
        </w:tc>
        <w:tc>
          <w:tcPr>
            <w:tcW w:w="0" w:type="auto"/>
            <w:tcBorders>
              <w:bottom w:val="single" w:sz="6" w:space="0" w:color="CCCCCC"/>
            </w:tcBorders>
            <w:vAlign w:val="center"/>
            <w:hideMark/>
          </w:tcPr>
          <w:p w14:paraId="60B1815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r>
    </w:tbl>
    <w:p w14:paraId="227F6EC0" w14:textId="77777777" w:rsidR="00000000" w:rsidRDefault="003F6826">
      <w:pPr>
        <w:pStyle w:val="Heading1"/>
        <w:divId w:val="2138377832"/>
        <w:rPr>
          <w:rFonts w:ascii="Georgia" w:eastAsia="Times New Roman" w:hAnsi="Georgia"/>
          <w:sz w:val="29"/>
          <w:szCs w:val="29"/>
        </w:rPr>
      </w:pPr>
      <w:r>
        <w:rPr>
          <w:rFonts w:ascii="Georgia" w:eastAsia="Times New Roman" w:hAnsi="Georgia"/>
          <w:sz w:val="29"/>
          <w:szCs w:val="29"/>
        </w:rPr>
        <w:t>Population</w:t>
      </w:r>
    </w:p>
    <w:p w14:paraId="0DC87E37" w14:textId="5A1F7AF5" w:rsidR="00000000" w:rsidRDefault="003F6826">
      <w:pPr>
        <w:pStyle w:val="NormalWeb"/>
        <w:divId w:val="2138377832"/>
        <w:rPr>
          <w:rFonts w:ascii="Georgia" w:hAnsi="Georgia"/>
        </w:rPr>
      </w:pPr>
      <w:r>
        <w:rPr>
          <w:rFonts w:ascii="Georgia" w:hAnsi="Georgia"/>
        </w:rPr>
        <w:t xml:space="preserve">This species’ population size is not clear, and it is known from relatively few occurrence records. It is suspected the species may be more abundant than the available specimen information suggests, as it </w:t>
      </w:r>
      <w:del w:id="19" w:author="Jack Plummer" w:date="2022-08-18T13:24:00Z">
        <w:r w:rsidDel="00D32DF9">
          <w:rPr>
            <w:rFonts w:ascii="Georgia" w:hAnsi="Georgia"/>
          </w:rPr>
          <w:delText xml:space="preserve">tends to </w:delText>
        </w:r>
      </w:del>
      <w:r>
        <w:rPr>
          <w:rFonts w:ascii="Georgia" w:hAnsi="Georgia"/>
        </w:rPr>
        <w:t>persist</w:t>
      </w:r>
      <w:ins w:id="20" w:author="Jack Plummer" w:date="2022-08-18T13:24:00Z">
        <w:r w:rsidR="00D32DF9">
          <w:rPr>
            <w:rFonts w:ascii="Georgia" w:hAnsi="Georgia"/>
          </w:rPr>
          <w:t>s</w:t>
        </w:r>
      </w:ins>
      <w:r>
        <w:rPr>
          <w:rFonts w:ascii="Georgia" w:hAnsi="Georgia"/>
        </w:rPr>
        <w:t xml:space="preserve"> in </w:t>
      </w:r>
      <w:ins w:id="21" w:author="Jack Plummer" w:date="2022-08-18T13:24:00Z">
        <w:r w:rsidR="00D32DF9">
          <w:rPr>
            <w:rFonts w:ascii="Georgia" w:hAnsi="Georgia"/>
          </w:rPr>
          <w:t xml:space="preserve">a range of </w:t>
        </w:r>
      </w:ins>
      <w:r>
        <w:rPr>
          <w:rFonts w:ascii="Georgia" w:hAnsi="Georgia"/>
        </w:rPr>
        <w:t xml:space="preserve">different </w:t>
      </w:r>
      <w:del w:id="22" w:author="Jack Plummer" w:date="2022-08-18T13:24:00Z">
        <w:r w:rsidDel="00D32DF9">
          <w:rPr>
            <w:rFonts w:ascii="Georgia" w:hAnsi="Georgia"/>
          </w:rPr>
          <w:delText xml:space="preserve">types </w:delText>
        </w:r>
      </w:del>
      <w:r>
        <w:rPr>
          <w:rFonts w:ascii="Georgia" w:hAnsi="Georgia"/>
        </w:rPr>
        <w:t>habi</w:t>
      </w:r>
      <w:r>
        <w:rPr>
          <w:rFonts w:ascii="Georgia" w:hAnsi="Georgia"/>
        </w:rPr>
        <w:t>ta</w:t>
      </w:r>
      <w:r>
        <w:rPr>
          <w:rFonts w:ascii="Georgia" w:hAnsi="Georgia"/>
        </w:rPr>
        <w:t>t</w:t>
      </w:r>
      <w:ins w:id="23" w:author="Jack Plummer" w:date="2022-08-18T13:24:00Z">
        <w:r w:rsidR="00D32DF9">
          <w:rPr>
            <w:rFonts w:ascii="Georgia" w:hAnsi="Georgia"/>
          </w:rPr>
          <w:t xml:space="preserve"> </w:t>
        </w:r>
        <w:r w:rsidR="00D32DF9">
          <w:rPr>
            <w:rFonts w:ascii="Georgia" w:hAnsi="Georgia"/>
          </w:rPr>
          <w:t>types</w:t>
        </w:r>
      </w:ins>
      <w:r>
        <w:rPr>
          <w:rFonts w:ascii="Georgia" w:hAnsi="Georgia"/>
        </w:rPr>
        <w:t>. Given the lack of identified threats to the species, it is inferred that the population trend is stable. It is recommended that further sampling is conducted to quantify the population.</w:t>
      </w:r>
    </w:p>
    <w:p w14:paraId="5F9EBBE0" w14:textId="77777777" w:rsidR="00000000" w:rsidRDefault="003F6826">
      <w:pPr>
        <w:pStyle w:val="Heading2"/>
        <w:divId w:val="2138377832"/>
        <w:rPr>
          <w:rFonts w:ascii="Georgia" w:eastAsia="Times New Roman" w:hAnsi="Georgia"/>
          <w:sz w:val="27"/>
          <w:szCs w:val="27"/>
        </w:rPr>
      </w:pPr>
      <w:r>
        <w:rPr>
          <w:rFonts w:ascii="Georgia" w:eastAsia="Times New Roman" w:hAnsi="Georgia"/>
          <w:sz w:val="27"/>
          <w:szCs w:val="27"/>
        </w:rPr>
        <w:t>Population Information</w:t>
      </w:r>
    </w:p>
    <w:p w14:paraId="679A6D8B" w14:textId="77777777" w:rsidR="00000000" w:rsidRDefault="003F6826">
      <w:pPr>
        <w:pStyle w:val="NormalWeb"/>
        <w:divId w:val="2138377832"/>
        <w:rPr>
          <w:rFonts w:ascii="Georgia" w:hAnsi="Georgia"/>
        </w:rPr>
      </w:pPr>
      <w:r>
        <w:rPr>
          <w:rStyle w:val="datalabel1"/>
          <w:rFonts w:ascii="Georgia" w:hAnsi="Georgia"/>
        </w:rPr>
        <w:t xml:space="preserve">Current Population Trend: </w:t>
      </w:r>
      <w:r>
        <w:rPr>
          <w:rFonts w:ascii="Georgia" w:hAnsi="Georgia"/>
        </w:rPr>
        <w:t>Stable</w:t>
      </w:r>
    </w:p>
    <w:p w14:paraId="2A69604A" w14:textId="77777777" w:rsidR="00000000" w:rsidRDefault="003F6826">
      <w:pPr>
        <w:pStyle w:val="Heading1"/>
        <w:divId w:val="707218545"/>
        <w:rPr>
          <w:rFonts w:ascii="Georgia" w:eastAsia="Times New Roman" w:hAnsi="Georgia"/>
          <w:sz w:val="29"/>
          <w:szCs w:val="29"/>
        </w:rPr>
      </w:pPr>
      <w:r>
        <w:rPr>
          <w:rFonts w:ascii="Georgia" w:eastAsia="Times New Roman" w:hAnsi="Georgia"/>
          <w:sz w:val="29"/>
          <w:szCs w:val="29"/>
        </w:rPr>
        <w:t>Habitats and Ecology</w:t>
      </w:r>
    </w:p>
    <w:p w14:paraId="279FB4DA" w14:textId="41D285FB" w:rsidR="00000000" w:rsidRDefault="003F6826">
      <w:pPr>
        <w:pStyle w:val="NormalWeb"/>
        <w:divId w:val="707218545"/>
        <w:rPr>
          <w:rFonts w:ascii="Georgia" w:hAnsi="Georgia"/>
        </w:rPr>
      </w:pPr>
      <w:r>
        <w:rPr>
          <w:rFonts w:ascii="Georgia" w:hAnsi="Georgia"/>
        </w:rPr>
        <w:t>This species prefers grassy slopes of dry forests,</w:t>
      </w:r>
      <w:ins w:id="24" w:author="Jack Plummer" w:date="2022-08-18T13:25:00Z">
        <w:r w:rsidR="00D32DF9">
          <w:rPr>
            <w:rFonts w:ascii="Georgia" w:hAnsi="Georgia"/>
          </w:rPr>
          <w:t xml:space="preserve"> </w:t>
        </w:r>
        <w:r w:rsidR="00D32DF9">
          <w:rPr>
            <w:rFonts w:ascii="Georgia" w:hAnsi="Georgia"/>
          </w:rPr>
          <w:t xml:space="preserve">and </w:t>
        </w:r>
        <w:proofErr w:type="gramStart"/>
        <w:r w:rsidR="00D32DF9">
          <w:rPr>
            <w:rFonts w:ascii="Georgia" w:hAnsi="Georgia"/>
          </w:rPr>
          <w:t>river banks</w:t>
        </w:r>
        <w:proofErr w:type="gramEnd"/>
        <w:r w:rsidR="00D32DF9">
          <w:rPr>
            <w:rFonts w:ascii="Georgia" w:hAnsi="Georgia"/>
          </w:rPr>
          <w:t xml:space="preserve"> and open, dry hillsides in subtropical forests</w:t>
        </w:r>
        <w:r w:rsidR="00D32DF9">
          <w:rPr>
            <w:rFonts w:ascii="Georgia" w:hAnsi="Georgia"/>
          </w:rPr>
          <w:t xml:space="preserve">. It </w:t>
        </w:r>
      </w:ins>
      <w:del w:id="25" w:author="Jack Plummer" w:date="2022-08-18T13:25:00Z">
        <w:r w:rsidDel="00D32DF9">
          <w:rPr>
            <w:rFonts w:ascii="Georgia" w:hAnsi="Georgia"/>
          </w:rPr>
          <w:delText xml:space="preserve"> </w:delText>
        </w:r>
      </w:del>
      <w:r>
        <w:rPr>
          <w:rFonts w:ascii="Georgia" w:hAnsi="Georgia"/>
        </w:rPr>
        <w:t>flower</w:t>
      </w:r>
      <w:del w:id="26" w:author="Jack Plummer" w:date="2022-08-18T13:25:00Z">
        <w:r w:rsidDel="00D32DF9">
          <w:rPr>
            <w:rFonts w:ascii="Georgia" w:hAnsi="Georgia"/>
          </w:rPr>
          <w:delText xml:space="preserve">ing </w:delText>
        </w:r>
      </w:del>
      <w:ins w:id="27" w:author="Jack Plummer" w:date="2022-08-18T13:25:00Z">
        <w:r w:rsidR="00D32DF9">
          <w:rPr>
            <w:rFonts w:ascii="Georgia" w:hAnsi="Georgia"/>
          </w:rPr>
          <w:t xml:space="preserve">s </w:t>
        </w:r>
      </w:ins>
      <w:r>
        <w:rPr>
          <w:rFonts w:ascii="Georgia" w:hAnsi="Georgia"/>
        </w:rPr>
        <w:t>from June</w:t>
      </w:r>
      <w:del w:id="28" w:author="Jack Plummer" w:date="2022-08-18T13:24:00Z">
        <w:r w:rsidDel="00D32DF9">
          <w:rPr>
            <w:rFonts w:ascii="Georgia" w:hAnsi="Georgia"/>
          </w:rPr>
          <w:delText xml:space="preserve"> </w:delText>
        </w:r>
      </w:del>
      <w:r>
        <w:rPr>
          <w:rFonts w:ascii="Georgia" w:hAnsi="Georgia"/>
        </w:rPr>
        <w:t xml:space="preserve">-November and </w:t>
      </w:r>
      <w:del w:id="29" w:author="Jack Plummer" w:date="2022-08-18T13:25:00Z">
        <w:r w:rsidDel="00D32DF9">
          <w:rPr>
            <w:rFonts w:ascii="Georgia" w:hAnsi="Georgia"/>
          </w:rPr>
          <w:delText xml:space="preserve">fruiting </w:delText>
        </w:r>
      </w:del>
      <w:ins w:id="30" w:author="Jack Plummer" w:date="2022-08-18T13:25:00Z">
        <w:r w:rsidR="00D32DF9">
          <w:rPr>
            <w:rFonts w:ascii="Georgia" w:hAnsi="Georgia"/>
          </w:rPr>
          <w:t>fruit</w:t>
        </w:r>
        <w:r w:rsidR="00D32DF9">
          <w:rPr>
            <w:rFonts w:ascii="Georgia" w:hAnsi="Georgia"/>
          </w:rPr>
          <w:t>s</w:t>
        </w:r>
        <w:r w:rsidR="00D32DF9">
          <w:rPr>
            <w:rFonts w:ascii="Georgia" w:hAnsi="Georgia"/>
          </w:rPr>
          <w:t xml:space="preserve"> </w:t>
        </w:r>
      </w:ins>
      <w:r>
        <w:rPr>
          <w:rFonts w:ascii="Georgia" w:hAnsi="Georgia"/>
        </w:rPr>
        <w:t>in November-May (Biswal and Panda 2017</w:t>
      </w:r>
      <w:del w:id="31" w:author="Jack Plummer" w:date="2022-08-18T13:25:00Z">
        <w:r w:rsidDel="00D32DF9">
          <w:rPr>
            <w:rFonts w:ascii="Georgia" w:hAnsi="Georgia"/>
          </w:rPr>
          <w:delText>;</w:delText>
        </w:r>
      </w:del>
      <w:ins w:id="32" w:author="Jack Plummer" w:date="2022-08-18T13:25:00Z">
        <w:r w:rsidR="00D32DF9">
          <w:rPr>
            <w:rFonts w:ascii="Georgia" w:hAnsi="Georgia"/>
          </w:rPr>
          <w:t>,</w:t>
        </w:r>
      </w:ins>
      <w:r>
        <w:rPr>
          <w:rFonts w:ascii="Georgia" w:hAnsi="Georgia"/>
        </w:rPr>
        <w:t> Grierson and Long</w:t>
      </w:r>
      <w:del w:id="33" w:author="Jack Plummer" w:date="2022-08-18T13:25:00Z">
        <w:r w:rsidDel="00D32DF9">
          <w:rPr>
            <w:rFonts w:ascii="Georgia" w:hAnsi="Georgia"/>
          </w:rPr>
          <w:delText>,</w:delText>
        </w:r>
      </w:del>
      <w:r>
        <w:rPr>
          <w:rFonts w:ascii="Georgia" w:hAnsi="Georgia"/>
        </w:rPr>
        <w:t xml:space="preserve"> 1991)</w:t>
      </w:r>
      <w:del w:id="34" w:author="Jack Plummer" w:date="2022-08-18T13:25:00Z">
        <w:r w:rsidDel="00D32DF9">
          <w:rPr>
            <w:rFonts w:ascii="Georgia" w:hAnsi="Georgia"/>
          </w:rPr>
          <w:delText xml:space="preserve"> and river banks and open, dry hillsides at </w:delText>
        </w:r>
        <w:r w:rsidDel="00D32DF9">
          <w:rPr>
            <w:rFonts w:ascii="Georgia" w:hAnsi="Georgia"/>
          </w:rPr>
          <w:delText>subtropical forests</w:delText>
        </w:r>
      </w:del>
      <w:r>
        <w:rPr>
          <w:rFonts w:ascii="Georgia" w:hAnsi="Georgia"/>
        </w:rPr>
        <w:t xml:space="preserve">. Phylogenetic analyses strongly support that </w:t>
      </w:r>
      <w:proofErr w:type="spellStart"/>
      <w:r>
        <w:rPr>
          <w:rStyle w:val="Emphasis"/>
          <w:rFonts w:ascii="Georgia" w:hAnsi="Georgia"/>
        </w:rPr>
        <w:t>Searsia</w:t>
      </w:r>
      <w:proofErr w:type="spellEnd"/>
      <w:r>
        <w:rPr>
          <w:rStyle w:val="Emphasis"/>
          <w:rFonts w:ascii="Georgia" w:hAnsi="Georgia"/>
        </w:rPr>
        <w:t xml:space="preserve"> </w:t>
      </w:r>
      <w:r>
        <w:rPr>
          <w:rFonts w:ascii="Georgia" w:hAnsi="Georgia"/>
        </w:rPr>
        <w:t xml:space="preserve">taxa from eastern Asia are morphologically </w:t>
      </w:r>
      <w:proofErr w:type="gramStart"/>
      <w:r>
        <w:rPr>
          <w:rFonts w:ascii="Georgia" w:hAnsi="Georgia"/>
        </w:rPr>
        <w:t>similar to</w:t>
      </w:r>
      <w:proofErr w:type="gramEnd"/>
      <w:r>
        <w:rPr>
          <w:rFonts w:ascii="Georgia" w:hAnsi="Georgia"/>
        </w:rPr>
        <w:t xml:space="preserve"> each other, except for the differences in their leaf characterized by the entire leaflet margins (Yang </w:t>
      </w:r>
      <w:r>
        <w:rPr>
          <w:rStyle w:val="Emphasis"/>
          <w:rFonts w:ascii="Georgia" w:hAnsi="Georgia"/>
        </w:rPr>
        <w:t>et al.</w:t>
      </w:r>
      <w:r>
        <w:rPr>
          <w:rFonts w:ascii="Georgia" w:hAnsi="Georgia"/>
        </w:rPr>
        <w:t xml:space="preserve"> 2017). </w:t>
      </w:r>
    </w:p>
    <w:p w14:paraId="34E9CAFD" w14:textId="77777777" w:rsidR="00000000" w:rsidRDefault="003F6826">
      <w:pPr>
        <w:pStyle w:val="Heading2"/>
        <w:divId w:val="707218545"/>
        <w:rPr>
          <w:rFonts w:ascii="Georgia" w:eastAsia="Times New Roman" w:hAnsi="Georgia"/>
          <w:sz w:val="27"/>
          <w:szCs w:val="27"/>
        </w:rPr>
      </w:pPr>
      <w:r>
        <w:rPr>
          <w:rFonts w:ascii="Georgia" w:eastAsia="Times New Roman" w:hAnsi="Georgia"/>
          <w:sz w:val="27"/>
          <w:szCs w:val="27"/>
        </w:rPr>
        <w:t>IUCN Habita</w:t>
      </w:r>
      <w:r>
        <w:rPr>
          <w:rFonts w:ascii="Georgia" w:eastAsia="Times New Roman" w:hAnsi="Georgia"/>
          <w:sz w:val="27"/>
          <w:szCs w:val="27"/>
        </w:rPr>
        <w:t>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63"/>
        <w:gridCol w:w="1020"/>
        <w:gridCol w:w="1888"/>
      </w:tblGrid>
      <w:tr w:rsidR="00000000" w14:paraId="65FA8100" w14:textId="77777777">
        <w:trPr>
          <w:divId w:val="707218545"/>
          <w:tblCellSpacing w:w="15" w:type="dxa"/>
        </w:trPr>
        <w:tc>
          <w:tcPr>
            <w:tcW w:w="0" w:type="auto"/>
            <w:tcBorders>
              <w:bottom w:val="single" w:sz="6" w:space="0" w:color="000000"/>
            </w:tcBorders>
            <w:shd w:val="clear" w:color="auto" w:fill="BBBBBB"/>
            <w:vAlign w:val="center"/>
            <w:hideMark/>
          </w:tcPr>
          <w:p w14:paraId="081D23CE"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60F34BC8"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0AF2F7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BBCD315"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0E7D84E2" w14:textId="77777777">
        <w:trPr>
          <w:divId w:val="707218545"/>
          <w:tblCellSpacing w:w="15" w:type="dxa"/>
        </w:trPr>
        <w:tc>
          <w:tcPr>
            <w:tcW w:w="0" w:type="auto"/>
            <w:tcBorders>
              <w:bottom w:val="single" w:sz="6" w:space="0" w:color="CCCCCC"/>
            </w:tcBorders>
            <w:vAlign w:val="center"/>
            <w:hideMark/>
          </w:tcPr>
          <w:p w14:paraId="5633DBE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 xml:space="preserve">1.1. Forest -&gt; Forest - </w:t>
            </w:r>
            <w:commentRangeStart w:id="35"/>
            <w:r>
              <w:rPr>
                <w:rFonts w:ascii="Georgia" w:eastAsia="Times New Roman" w:hAnsi="Georgia"/>
                <w:sz w:val="18"/>
                <w:szCs w:val="18"/>
              </w:rPr>
              <w:t>Boreal</w:t>
            </w:r>
            <w:commentRangeEnd w:id="35"/>
            <w:r w:rsidR="00D32DF9">
              <w:rPr>
                <w:rStyle w:val="CommentReference"/>
                <w:sz w:val="20"/>
                <w:szCs w:val="20"/>
              </w:rPr>
              <w:commentReference w:id="35"/>
            </w:r>
          </w:p>
        </w:tc>
        <w:tc>
          <w:tcPr>
            <w:tcW w:w="0" w:type="auto"/>
            <w:tcBorders>
              <w:bottom w:val="single" w:sz="6" w:space="0" w:color="CCCCCC"/>
            </w:tcBorders>
            <w:vAlign w:val="center"/>
            <w:hideMark/>
          </w:tcPr>
          <w:p w14:paraId="1E8907C3"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9FB969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3CBDA2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2D938A28" w14:textId="77777777">
        <w:trPr>
          <w:divId w:val="707218545"/>
          <w:tblCellSpacing w:w="15" w:type="dxa"/>
        </w:trPr>
        <w:tc>
          <w:tcPr>
            <w:tcW w:w="0" w:type="auto"/>
            <w:tcBorders>
              <w:bottom w:val="single" w:sz="6" w:space="0" w:color="CCCCCC"/>
            </w:tcBorders>
            <w:vAlign w:val="center"/>
            <w:hideMark/>
          </w:tcPr>
          <w:p w14:paraId="005F7CB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6A411FB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F69E2FB"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C358DF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434F22DE" w14:textId="77777777">
        <w:trPr>
          <w:divId w:val="707218545"/>
          <w:tblCellSpacing w:w="15" w:type="dxa"/>
        </w:trPr>
        <w:tc>
          <w:tcPr>
            <w:tcW w:w="0" w:type="auto"/>
            <w:tcBorders>
              <w:bottom w:val="single" w:sz="6" w:space="0" w:color="CCCCCC"/>
            </w:tcBorders>
            <w:vAlign w:val="center"/>
            <w:hideMark/>
          </w:tcPr>
          <w:p w14:paraId="1027E32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1.6. Forest -</w:t>
            </w:r>
            <w:r>
              <w:rPr>
                <w:rFonts w:ascii="Georgia" w:eastAsia="Times New Roman" w:hAnsi="Georgia"/>
                <w:sz w:val="18"/>
                <w:szCs w:val="18"/>
              </w:rPr>
              <w:t>&gt; Forest - Subtropical/Tropical Moist Lowland</w:t>
            </w:r>
          </w:p>
        </w:tc>
        <w:tc>
          <w:tcPr>
            <w:tcW w:w="0" w:type="auto"/>
            <w:tcBorders>
              <w:bottom w:val="single" w:sz="6" w:space="0" w:color="CCCCCC"/>
            </w:tcBorders>
            <w:vAlign w:val="center"/>
            <w:hideMark/>
          </w:tcPr>
          <w:p w14:paraId="6541C84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7AD0A5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473389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127D216E" w14:textId="77777777">
        <w:trPr>
          <w:divId w:val="707218545"/>
          <w:tblCellSpacing w:w="15" w:type="dxa"/>
        </w:trPr>
        <w:tc>
          <w:tcPr>
            <w:tcW w:w="0" w:type="auto"/>
            <w:tcBorders>
              <w:bottom w:val="single" w:sz="6" w:space="0" w:color="CCCCCC"/>
            </w:tcBorders>
            <w:vAlign w:val="center"/>
            <w:hideMark/>
          </w:tcPr>
          <w:p w14:paraId="4DF97DF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7761FBA3"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4FFA20A"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DF81CF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706E30DF" w14:textId="77777777">
        <w:trPr>
          <w:divId w:val="707218545"/>
          <w:tblCellSpacing w:w="15" w:type="dxa"/>
        </w:trPr>
        <w:tc>
          <w:tcPr>
            <w:tcW w:w="0" w:type="auto"/>
            <w:tcBorders>
              <w:bottom w:val="single" w:sz="6" w:space="0" w:color="CCCCCC"/>
            </w:tcBorders>
            <w:vAlign w:val="center"/>
            <w:hideMark/>
          </w:tcPr>
          <w:p w14:paraId="657834A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3.3. Shrubland -&gt; Shrubland - Boreal</w:t>
            </w:r>
          </w:p>
        </w:tc>
        <w:tc>
          <w:tcPr>
            <w:tcW w:w="0" w:type="auto"/>
            <w:tcBorders>
              <w:bottom w:val="single" w:sz="6" w:space="0" w:color="CCCCCC"/>
            </w:tcBorders>
            <w:vAlign w:val="center"/>
            <w:hideMark/>
          </w:tcPr>
          <w:p w14:paraId="4F89C82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73CFA0C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F58101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442A110B" w14:textId="77777777">
        <w:trPr>
          <w:divId w:val="707218545"/>
          <w:tblCellSpacing w:w="15" w:type="dxa"/>
        </w:trPr>
        <w:tc>
          <w:tcPr>
            <w:tcW w:w="0" w:type="auto"/>
            <w:tcBorders>
              <w:bottom w:val="single" w:sz="6" w:space="0" w:color="CCCCCC"/>
            </w:tcBorders>
            <w:vAlign w:val="center"/>
            <w:hideMark/>
          </w:tcPr>
          <w:p w14:paraId="4E55D837" w14:textId="77777777" w:rsidR="00000000" w:rsidRDefault="003F6826">
            <w:pPr>
              <w:spacing w:after="75"/>
              <w:rPr>
                <w:rFonts w:ascii="Georgia" w:eastAsia="Times New Roman" w:hAnsi="Georgia"/>
                <w:sz w:val="18"/>
                <w:szCs w:val="18"/>
              </w:rPr>
            </w:pPr>
            <w:r>
              <w:rPr>
                <w:rFonts w:ascii="Georgia" w:eastAsia="Times New Roman" w:hAnsi="Georgia"/>
                <w:sz w:val="18"/>
                <w:szCs w:val="18"/>
              </w:rPr>
              <w:lastRenderedPageBreak/>
              <w:t>3.5. Shrubland -&gt; Shrubland - Subtropical/Tropical Dry</w:t>
            </w:r>
          </w:p>
        </w:tc>
        <w:tc>
          <w:tcPr>
            <w:tcW w:w="0" w:type="auto"/>
            <w:tcBorders>
              <w:bottom w:val="single" w:sz="6" w:space="0" w:color="CCCCCC"/>
            </w:tcBorders>
            <w:vAlign w:val="center"/>
            <w:hideMark/>
          </w:tcPr>
          <w:p w14:paraId="4E54A3E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0209A4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DCC5D7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79D4F94F" w14:textId="77777777">
        <w:trPr>
          <w:divId w:val="707218545"/>
          <w:tblCellSpacing w:w="15" w:type="dxa"/>
        </w:trPr>
        <w:tc>
          <w:tcPr>
            <w:tcW w:w="0" w:type="auto"/>
            <w:tcBorders>
              <w:bottom w:val="single" w:sz="6" w:space="0" w:color="CCCCCC"/>
            </w:tcBorders>
            <w:vAlign w:val="center"/>
            <w:hideMark/>
          </w:tcPr>
          <w:p w14:paraId="1CDCAE0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4.5. Grassland -&gt; Grassland - Subtropical/Tropical Dry</w:t>
            </w:r>
          </w:p>
        </w:tc>
        <w:tc>
          <w:tcPr>
            <w:tcW w:w="0" w:type="auto"/>
            <w:tcBorders>
              <w:bottom w:val="single" w:sz="6" w:space="0" w:color="CCCCCC"/>
            </w:tcBorders>
            <w:vAlign w:val="center"/>
            <w:hideMark/>
          </w:tcPr>
          <w:p w14:paraId="590D5D5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70C2DD2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EAACF0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No</w:t>
            </w:r>
          </w:p>
        </w:tc>
      </w:tr>
    </w:tbl>
    <w:p w14:paraId="7A6D4DB2" w14:textId="77777777" w:rsidR="00000000" w:rsidRDefault="003F6826">
      <w:pPr>
        <w:pStyle w:val="Heading2"/>
        <w:divId w:val="707218545"/>
        <w:rPr>
          <w:rFonts w:ascii="Georgia" w:eastAsia="Times New Roman" w:hAnsi="Georgia"/>
          <w:sz w:val="27"/>
          <w:szCs w:val="27"/>
        </w:rPr>
      </w:pPr>
      <w:r>
        <w:rPr>
          <w:rFonts w:ascii="Georgia" w:eastAsia="Times New Roman" w:hAnsi="Georgia"/>
          <w:sz w:val="27"/>
          <w:szCs w:val="27"/>
        </w:rPr>
        <w:t>Systems</w:t>
      </w:r>
    </w:p>
    <w:p w14:paraId="4E4AAB8F" w14:textId="77777777" w:rsidR="00000000" w:rsidRDefault="003F6826">
      <w:pPr>
        <w:pStyle w:val="NormalWeb"/>
        <w:divId w:val="707218545"/>
        <w:rPr>
          <w:rFonts w:ascii="Georgia" w:hAnsi="Georgia"/>
        </w:rPr>
      </w:pPr>
      <w:r>
        <w:rPr>
          <w:rStyle w:val="datalabel1"/>
          <w:rFonts w:ascii="Georgia" w:hAnsi="Georgia"/>
        </w:rPr>
        <w:t xml:space="preserve">System: </w:t>
      </w:r>
      <w:r>
        <w:rPr>
          <w:rFonts w:ascii="Georgia" w:hAnsi="Georgia"/>
        </w:rPr>
        <w:t>Terrestrial</w:t>
      </w:r>
    </w:p>
    <w:p w14:paraId="21A47D92" w14:textId="77777777" w:rsidR="00000000" w:rsidRDefault="003F6826">
      <w:pPr>
        <w:pStyle w:val="Heading2"/>
        <w:divId w:val="707218545"/>
        <w:rPr>
          <w:rFonts w:ascii="Georgia" w:eastAsia="Times New Roman" w:hAnsi="Georgia"/>
          <w:sz w:val="27"/>
          <w:szCs w:val="27"/>
        </w:rPr>
      </w:pPr>
      <w:r>
        <w:rPr>
          <w:rFonts w:ascii="Georgia" w:eastAsia="Times New Roman" w:hAnsi="Georgia"/>
          <w:sz w:val="27"/>
          <w:szCs w:val="27"/>
        </w:rPr>
        <w:t>Plant / Fungi Specific</w:t>
      </w:r>
    </w:p>
    <w:p w14:paraId="3E71FDBD" w14:textId="77777777" w:rsidR="00000000" w:rsidRDefault="003F6826">
      <w:pPr>
        <w:pStyle w:val="NormalWeb"/>
        <w:divId w:val="707218545"/>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09CE4B31" w14:textId="77777777">
        <w:trPr>
          <w:divId w:val="707218545"/>
          <w:tblCellSpacing w:w="15" w:type="dxa"/>
        </w:trPr>
        <w:tc>
          <w:tcPr>
            <w:tcW w:w="0" w:type="auto"/>
            <w:tcBorders>
              <w:bottom w:val="single" w:sz="6" w:space="0" w:color="000000"/>
            </w:tcBorders>
            <w:shd w:val="clear" w:color="auto" w:fill="BBBBBB"/>
            <w:vAlign w:val="center"/>
            <w:hideMark/>
          </w:tcPr>
          <w:p w14:paraId="3620223D"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5EC6E992" w14:textId="77777777">
        <w:trPr>
          <w:divId w:val="707218545"/>
          <w:tblCellSpacing w:w="15" w:type="dxa"/>
        </w:trPr>
        <w:tc>
          <w:tcPr>
            <w:tcW w:w="0" w:type="auto"/>
            <w:tcBorders>
              <w:bottom w:val="single" w:sz="6" w:space="0" w:color="CCCCCC"/>
            </w:tcBorders>
            <w:vAlign w:val="center"/>
            <w:hideMark/>
          </w:tcPr>
          <w:p w14:paraId="4A273FC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Shrub - large</w:t>
            </w:r>
          </w:p>
        </w:tc>
      </w:tr>
      <w:tr w:rsidR="00000000" w14:paraId="39C24A9A" w14:textId="77777777">
        <w:trPr>
          <w:divId w:val="707218545"/>
          <w:tblCellSpacing w:w="15" w:type="dxa"/>
        </w:trPr>
        <w:tc>
          <w:tcPr>
            <w:tcW w:w="0" w:type="auto"/>
            <w:tcBorders>
              <w:bottom w:val="single" w:sz="6" w:space="0" w:color="CCCCCC"/>
            </w:tcBorders>
            <w:vAlign w:val="center"/>
            <w:hideMark/>
          </w:tcPr>
          <w:p w14:paraId="0FFB60E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Tree - small</w:t>
            </w:r>
          </w:p>
        </w:tc>
      </w:tr>
    </w:tbl>
    <w:p w14:paraId="6DB4BC00" w14:textId="77777777" w:rsidR="00000000" w:rsidRDefault="003F6826">
      <w:pPr>
        <w:pStyle w:val="Heading1"/>
        <w:divId w:val="24141783"/>
        <w:rPr>
          <w:rFonts w:ascii="Georgia" w:eastAsia="Times New Roman" w:hAnsi="Georgia"/>
          <w:sz w:val="29"/>
          <w:szCs w:val="29"/>
        </w:rPr>
      </w:pPr>
      <w:r>
        <w:rPr>
          <w:rFonts w:ascii="Georgia" w:eastAsia="Times New Roman" w:hAnsi="Georgia"/>
          <w:sz w:val="29"/>
          <w:szCs w:val="29"/>
        </w:rPr>
        <w:t>Use and Trade</w:t>
      </w:r>
    </w:p>
    <w:p w14:paraId="499D45D5" w14:textId="77777777" w:rsidR="00000000" w:rsidRDefault="003F6826">
      <w:pPr>
        <w:pStyle w:val="Heading2"/>
        <w:divId w:val="24141783"/>
        <w:rPr>
          <w:rFonts w:ascii="Georgia" w:eastAsia="Times New Roman" w:hAnsi="Georgia"/>
          <w:sz w:val="27"/>
          <w:szCs w:val="27"/>
        </w:rPr>
      </w:pPr>
      <w:r>
        <w:rPr>
          <w:rFonts w:ascii="Georgia" w:eastAsia="Times New Roman" w:hAnsi="Georgia"/>
          <w:sz w:val="27"/>
          <w:szCs w:val="27"/>
        </w:rPr>
        <w:t>General Use and Trade Information</w:t>
      </w:r>
    </w:p>
    <w:p w14:paraId="318CE3B5" w14:textId="77777777" w:rsidR="00000000" w:rsidRDefault="003F6826">
      <w:pPr>
        <w:pStyle w:val="NormalWeb"/>
        <w:divId w:val="24141783"/>
        <w:rPr>
          <w:rFonts w:ascii="Georgia" w:hAnsi="Georgia"/>
        </w:rPr>
      </w:pPr>
      <w:r>
        <w:rPr>
          <w:rStyle w:val="datalabel1"/>
          <w:rFonts w:ascii="Georgia" w:hAnsi="Georgia"/>
        </w:rPr>
        <w:t xml:space="preserve">Species not utilized: </w:t>
      </w:r>
      <w:commentRangeStart w:id="36"/>
      <w:r>
        <w:rPr>
          <w:rFonts w:ascii="Georgia" w:hAnsi="Georgia"/>
        </w:rPr>
        <w:t>true</w:t>
      </w:r>
      <w:commentRangeEnd w:id="36"/>
      <w:r w:rsidR="00D32DF9">
        <w:rPr>
          <w:rStyle w:val="CommentReference"/>
          <w:sz w:val="20"/>
          <w:szCs w:val="20"/>
        </w:rPr>
        <w:commentReference w:id="36"/>
      </w:r>
    </w:p>
    <w:p w14:paraId="05085CBE" w14:textId="6800187A" w:rsidR="00000000" w:rsidDel="002E182F" w:rsidRDefault="003F6826">
      <w:pPr>
        <w:pStyle w:val="NormalWeb"/>
        <w:divId w:val="24141783"/>
        <w:rPr>
          <w:del w:id="37" w:author="Jack Plummer" w:date="2022-08-18T13:29:00Z"/>
          <w:rFonts w:ascii="Georgia" w:hAnsi="Georgia"/>
        </w:rPr>
      </w:pPr>
      <w:r>
        <w:rPr>
          <w:rFonts w:ascii="Georgia" w:hAnsi="Georgia"/>
        </w:rPr>
        <w:t>Traditionally, this species is used as a dye-yielding plant. The juice from the fruits, which is deep brown in colour, is commonly used in dying in some parts of India, China and In</w:t>
      </w:r>
      <w:r>
        <w:rPr>
          <w:rFonts w:ascii="Georgia" w:hAnsi="Georgia"/>
        </w:rPr>
        <w:t>do</w:t>
      </w:r>
      <w:ins w:id="38" w:author="Jack Plummer" w:date="2022-08-18T13:27:00Z">
        <w:r w:rsidR="00D32DF9">
          <w:rPr>
            <w:rFonts w:ascii="Georgia" w:hAnsi="Georgia"/>
          </w:rPr>
          <w:t>c</w:t>
        </w:r>
      </w:ins>
      <w:del w:id="39" w:author="Jack Plummer" w:date="2022-08-18T13:27:00Z">
        <w:r w:rsidDel="00D32DF9">
          <w:rPr>
            <w:rFonts w:ascii="Georgia" w:hAnsi="Georgia"/>
          </w:rPr>
          <w:delText>-C</w:delText>
        </w:r>
      </w:del>
      <w:r>
        <w:rPr>
          <w:rFonts w:ascii="Georgia" w:hAnsi="Georgia"/>
        </w:rPr>
        <w:t>hina (Biswal and Panda 2017). The fruits are edible and are utilised in indigenous medicine.</w:t>
      </w:r>
      <w:moveFromRangeStart w:id="40" w:author="Jack Plummer" w:date="2022-08-18T13:28:00Z" w:name="move111721731"/>
      <w:moveFrom w:id="41" w:author="Jack Plummer" w:date="2022-08-18T13:28:00Z">
        <w:r w:rsidDel="00D32DF9">
          <w:rPr>
            <w:rFonts w:ascii="Georgia" w:hAnsi="Georgia"/>
          </w:rPr>
          <w:t xml:space="preserve"> </w:t>
        </w:r>
        <w:r w:rsidDel="00D32DF9">
          <w:rPr>
            <w:rFonts w:ascii="Georgia" w:hAnsi="Georgia"/>
          </w:rPr>
          <w:t>Within the species’ range, timber extraction and road construction are common causes of disturbance to the habitat quality. </w:t>
        </w:r>
        <w:r w:rsidDel="00D32DF9">
          <w:rPr>
            <w:rFonts w:ascii="Georgia" w:hAnsi="Georgia"/>
          </w:rPr>
          <w:t>However, the species is tolerant of disturbed habitats and is not thought to be overexploited.</w:t>
        </w:r>
      </w:moveFrom>
      <w:moveFromRangeEnd w:id="40"/>
      <w:r>
        <w:rPr>
          <w:rFonts w:ascii="Georgia" w:hAnsi="Georgia"/>
        </w:rPr>
        <w:t> </w:t>
      </w:r>
      <w:moveFromRangeStart w:id="42" w:author="Jack Plummer" w:date="2022-08-18T13:27:00Z" w:name="move111721686"/>
      <w:commentRangeStart w:id="43"/>
      <w:moveFrom w:id="44" w:author="Jack Plummer" w:date="2022-08-18T13:27:00Z">
        <w:r w:rsidDel="00D32DF9">
          <w:rPr>
            <w:rFonts w:ascii="Georgia" w:hAnsi="Georgia"/>
          </w:rPr>
          <w:t>A holistic studies on the plants utility and their population density is required to understand the interactions</w:t>
        </w:r>
      </w:moveFrom>
      <w:moveFromRangeEnd w:id="42"/>
      <w:ins w:id="45" w:author="Jack Plummer" w:date="2022-08-18T13:33:00Z">
        <w:r w:rsidR="002E182F">
          <w:rPr>
            <w:rFonts w:ascii="Georgia" w:hAnsi="Georgia"/>
          </w:rPr>
          <w:t>The species is sometimes used as fuelwood.</w:t>
        </w:r>
      </w:ins>
      <w:commentRangeEnd w:id="43"/>
      <w:ins w:id="46" w:author="Jack Plummer" w:date="2022-08-18T13:34:00Z">
        <w:r w:rsidR="002E182F">
          <w:rPr>
            <w:rStyle w:val="CommentReference"/>
            <w:sz w:val="20"/>
            <w:szCs w:val="20"/>
          </w:rPr>
          <w:commentReference w:id="43"/>
        </w:r>
      </w:ins>
      <w:del w:id="47" w:author="Jack Plummer" w:date="2022-08-18T13:33:00Z">
        <w:r w:rsidDel="002E182F">
          <w:rPr>
            <w:rFonts w:ascii="Georgia" w:hAnsi="Georgia"/>
          </w:rPr>
          <w:delText xml:space="preserve"> </w:delText>
        </w:r>
      </w:del>
    </w:p>
    <w:p w14:paraId="0C07F399" w14:textId="77777777" w:rsidR="00000000" w:rsidRDefault="003F6826">
      <w:pPr>
        <w:pStyle w:val="NormalWeb"/>
        <w:divId w:val="24141783"/>
        <w:rPr>
          <w:rFonts w:ascii="Georgia" w:hAnsi="Georgia"/>
        </w:rPr>
      </w:pPr>
      <w:del w:id="48" w:author="Jack Plummer" w:date="2022-08-18T13:29:00Z">
        <w:r w:rsidDel="002E182F">
          <w:rPr>
            <w:rFonts w:ascii="Georgia" w:hAnsi="Georgia"/>
          </w:rPr>
          <w:delText> </w:delText>
        </w:r>
      </w:del>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68"/>
        <w:gridCol w:w="1161"/>
        <w:gridCol w:w="862"/>
        <w:gridCol w:w="1307"/>
        <w:gridCol w:w="2111"/>
      </w:tblGrid>
      <w:tr w:rsidR="00000000" w14:paraId="3BF1D871" w14:textId="77777777">
        <w:trPr>
          <w:divId w:val="24141783"/>
          <w:tblCellSpacing w:w="15" w:type="dxa"/>
        </w:trPr>
        <w:tc>
          <w:tcPr>
            <w:tcW w:w="0" w:type="auto"/>
            <w:tcBorders>
              <w:bottom w:val="single" w:sz="6" w:space="0" w:color="000000"/>
            </w:tcBorders>
            <w:shd w:val="clear" w:color="auto" w:fill="BBBBBB"/>
            <w:vAlign w:val="center"/>
            <w:hideMark/>
          </w:tcPr>
          <w:p w14:paraId="2818E4EA"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5E129E8D"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0B59743F"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01CD5362"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3D047672"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000000" w14:paraId="22DF3113" w14:textId="77777777">
        <w:trPr>
          <w:divId w:val="24141783"/>
          <w:tblCellSpacing w:w="15" w:type="dxa"/>
        </w:trPr>
        <w:tc>
          <w:tcPr>
            <w:tcW w:w="0" w:type="auto"/>
            <w:tcBorders>
              <w:bottom w:val="single" w:sz="6" w:space="0" w:color="CCCCCC"/>
            </w:tcBorders>
            <w:vAlign w:val="center"/>
            <w:hideMark/>
          </w:tcPr>
          <w:p w14:paraId="6F40D4D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 Food - human</w:t>
            </w:r>
          </w:p>
        </w:tc>
        <w:tc>
          <w:tcPr>
            <w:tcW w:w="0" w:type="auto"/>
            <w:tcBorders>
              <w:bottom w:val="single" w:sz="6" w:space="0" w:color="CCCCCC"/>
            </w:tcBorders>
            <w:vAlign w:val="center"/>
            <w:hideMark/>
          </w:tcPr>
          <w:p w14:paraId="74F7F14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66F1668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F7023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01CC22A"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786653B7" w14:textId="77777777">
        <w:trPr>
          <w:divId w:val="24141783"/>
          <w:tblCellSpacing w:w="15" w:type="dxa"/>
        </w:trPr>
        <w:tc>
          <w:tcPr>
            <w:tcW w:w="0" w:type="auto"/>
            <w:tcBorders>
              <w:bottom w:val="single" w:sz="6" w:space="0" w:color="CCCCCC"/>
            </w:tcBorders>
            <w:vAlign w:val="center"/>
            <w:hideMark/>
          </w:tcPr>
          <w:p w14:paraId="6A5171F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2</w:t>
            </w:r>
            <w:commentRangeStart w:id="49"/>
            <w:r>
              <w:rPr>
                <w:rFonts w:ascii="Georgia" w:eastAsia="Times New Roman" w:hAnsi="Georgia"/>
                <w:sz w:val="18"/>
                <w:szCs w:val="18"/>
              </w:rPr>
              <w:t>. Food - animal</w:t>
            </w:r>
            <w:commentRangeEnd w:id="49"/>
            <w:r w:rsidR="00440435">
              <w:rPr>
                <w:rStyle w:val="CommentReference"/>
                <w:sz w:val="20"/>
                <w:szCs w:val="20"/>
              </w:rPr>
              <w:commentReference w:id="49"/>
            </w:r>
          </w:p>
        </w:tc>
        <w:tc>
          <w:tcPr>
            <w:tcW w:w="0" w:type="auto"/>
            <w:tcBorders>
              <w:bottom w:val="single" w:sz="6" w:space="0" w:color="CCCCCC"/>
            </w:tcBorders>
            <w:vAlign w:val="center"/>
            <w:hideMark/>
          </w:tcPr>
          <w:p w14:paraId="7171F8B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3C5F2C31"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A2F382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0892C2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77040EC5" w14:textId="77777777">
        <w:trPr>
          <w:divId w:val="24141783"/>
          <w:tblCellSpacing w:w="15" w:type="dxa"/>
        </w:trPr>
        <w:tc>
          <w:tcPr>
            <w:tcW w:w="0" w:type="auto"/>
            <w:tcBorders>
              <w:bottom w:val="single" w:sz="6" w:space="0" w:color="CCCCCC"/>
            </w:tcBorders>
            <w:vAlign w:val="center"/>
            <w:hideMark/>
          </w:tcPr>
          <w:p w14:paraId="596F5F5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6. Other chemicals</w:t>
            </w:r>
          </w:p>
        </w:tc>
        <w:tc>
          <w:tcPr>
            <w:tcW w:w="0" w:type="auto"/>
            <w:tcBorders>
              <w:bottom w:val="single" w:sz="6" w:space="0" w:color="CCCCCC"/>
            </w:tcBorders>
            <w:vAlign w:val="center"/>
            <w:hideMark/>
          </w:tcPr>
          <w:p w14:paraId="12AE351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038A6A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85D231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817F07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2ABD5374" w14:textId="77777777">
        <w:trPr>
          <w:divId w:val="24141783"/>
          <w:tblCellSpacing w:w="15" w:type="dxa"/>
        </w:trPr>
        <w:tc>
          <w:tcPr>
            <w:tcW w:w="0" w:type="auto"/>
            <w:tcBorders>
              <w:bottom w:val="single" w:sz="6" w:space="0" w:color="CCCCCC"/>
            </w:tcBorders>
            <w:vAlign w:val="center"/>
            <w:hideMark/>
          </w:tcPr>
          <w:p w14:paraId="1970C72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7. Fuels</w:t>
            </w:r>
          </w:p>
        </w:tc>
        <w:tc>
          <w:tcPr>
            <w:tcW w:w="0" w:type="auto"/>
            <w:tcBorders>
              <w:bottom w:val="single" w:sz="6" w:space="0" w:color="CCCCCC"/>
            </w:tcBorders>
            <w:vAlign w:val="center"/>
            <w:hideMark/>
          </w:tcPr>
          <w:p w14:paraId="02D408E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1B65B64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80E4BB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77A6884"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2F483D9F" w14:textId="77777777">
        <w:trPr>
          <w:divId w:val="24141783"/>
          <w:tblCellSpacing w:w="15" w:type="dxa"/>
        </w:trPr>
        <w:tc>
          <w:tcPr>
            <w:tcW w:w="0" w:type="auto"/>
            <w:tcBorders>
              <w:bottom w:val="single" w:sz="6" w:space="0" w:color="CCCCCC"/>
            </w:tcBorders>
            <w:vAlign w:val="center"/>
            <w:hideMark/>
          </w:tcPr>
          <w:p w14:paraId="3E08780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10. Wearing apparel, accessories</w:t>
            </w:r>
          </w:p>
        </w:tc>
        <w:tc>
          <w:tcPr>
            <w:tcW w:w="0" w:type="auto"/>
            <w:tcBorders>
              <w:bottom w:val="single" w:sz="6" w:space="0" w:color="CCCCCC"/>
            </w:tcBorders>
            <w:vAlign w:val="center"/>
            <w:hideMark/>
          </w:tcPr>
          <w:p w14:paraId="7E42137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7F26B17"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A0332B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7BC61E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0104BE34" w14:textId="77777777" w:rsidR="00000000" w:rsidRDefault="003F6826">
      <w:pPr>
        <w:pStyle w:val="Heading1"/>
        <w:divId w:val="1879004589"/>
        <w:rPr>
          <w:rFonts w:ascii="Georgia" w:eastAsia="Times New Roman" w:hAnsi="Georgia"/>
          <w:sz w:val="29"/>
          <w:szCs w:val="29"/>
        </w:rPr>
      </w:pPr>
      <w:r>
        <w:rPr>
          <w:rFonts w:ascii="Georgia" w:eastAsia="Times New Roman" w:hAnsi="Georgia"/>
          <w:sz w:val="29"/>
          <w:szCs w:val="29"/>
        </w:rPr>
        <w:t>Threats</w:t>
      </w:r>
    </w:p>
    <w:p w14:paraId="4D6302B4" w14:textId="097ECA64" w:rsidR="00D32DF9" w:rsidDel="00D32DF9" w:rsidRDefault="003F6826" w:rsidP="00D32DF9">
      <w:pPr>
        <w:pStyle w:val="NormalWeb"/>
        <w:divId w:val="1879004589"/>
        <w:rPr>
          <w:del w:id="50" w:author="Jack Plummer" w:date="2022-08-18T13:27:00Z"/>
          <w:moveTo w:id="51" w:author="Jack Plummer" w:date="2022-08-18T13:27:00Z"/>
          <w:rFonts w:ascii="Georgia" w:hAnsi="Georgia"/>
        </w:rPr>
      </w:pPr>
      <w:commentRangeStart w:id="52"/>
      <w:del w:id="53" w:author="Jack Plummer" w:date="2022-08-18T13:36:00Z">
        <w:r w:rsidDel="00440435">
          <w:rPr>
            <w:rFonts w:ascii="Georgia" w:hAnsi="Georgia"/>
          </w:rPr>
          <w:delText>The appropriate threat is not known about the collection on species but</w:delText>
        </w:r>
      </w:del>
      <w:del w:id="54" w:author="Jack Plummer" w:date="2022-08-18T13:35:00Z">
        <w:r w:rsidDel="00440435">
          <w:rPr>
            <w:rFonts w:ascii="Georgia" w:hAnsi="Georgia"/>
          </w:rPr>
          <w:delText xml:space="preserve"> suspected that </w:delText>
        </w:r>
        <w:commentRangeEnd w:id="52"/>
        <w:r w:rsidDel="00440435">
          <w:rPr>
            <w:rStyle w:val="CommentReference"/>
            <w:sz w:val="20"/>
            <w:szCs w:val="20"/>
          </w:rPr>
          <w:commentReference w:id="52"/>
        </w:r>
        <w:r w:rsidDel="00440435">
          <w:rPr>
            <w:rFonts w:ascii="Georgia" w:hAnsi="Georgia"/>
          </w:rPr>
          <w:delText>forest fire and lemon grass collection in some part of Asia could have been led to decline in the quality of habitat</w:delText>
        </w:r>
      </w:del>
      <w:del w:id="55" w:author="Jack Plummer" w:date="2022-08-18T13:36:00Z">
        <w:r w:rsidDel="00440435">
          <w:rPr>
            <w:rFonts w:ascii="Georgia" w:hAnsi="Georgia"/>
          </w:rPr>
          <w:delText>.</w:delText>
        </w:r>
      </w:del>
      <w:del w:id="56" w:author="Jack Plummer" w:date="2022-08-18T13:35:00Z">
        <w:r w:rsidDel="00440435">
          <w:rPr>
            <w:rFonts w:ascii="Georgia" w:hAnsi="Georgia"/>
          </w:rPr>
          <w:delText> </w:delText>
        </w:r>
        <w:r w:rsidDel="00440435">
          <w:rPr>
            <w:rFonts w:ascii="Georgia" w:hAnsi="Georgia"/>
          </w:rPr>
          <w:delText>However, the species is tolerant of disturbed ha</w:delText>
        </w:r>
        <w:r w:rsidDel="00440435">
          <w:rPr>
            <w:rFonts w:ascii="Georgia" w:hAnsi="Georgia"/>
          </w:rPr>
          <w:delText xml:space="preserve">bitats and thought to be not overexploited </w:delText>
        </w:r>
      </w:del>
      <w:del w:id="57" w:author="Jack Plummer" w:date="2022-08-18T13:28:00Z">
        <w:r w:rsidDel="00D32DF9">
          <w:rPr>
            <w:rFonts w:ascii="Georgia" w:hAnsi="Georgia"/>
          </w:rPr>
          <w:delText>through local collection on the traditional dyeing and  fuel wood collections.</w:delText>
        </w:r>
      </w:del>
      <w:moveToRangeStart w:id="58" w:author="Jack Plummer" w:date="2022-08-18T13:28:00Z" w:name="move111721731"/>
      <w:moveTo w:id="59" w:author="Jack Plummer" w:date="2022-08-18T13:28:00Z">
        <w:r w:rsidR="00D32DF9">
          <w:rPr>
            <w:rFonts w:ascii="Georgia" w:hAnsi="Georgia"/>
          </w:rPr>
          <w:t>Within the species’ range, timber extraction and road construction are common causes of disturbance to the habitat quality</w:t>
        </w:r>
      </w:moveTo>
      <w:ins w:id="60" w:author="Jack Plummer" w:date="2022-08-18T13:35:00Z">
        <w:r w:rsidR="00440435">
          <w:rPr>
            <w:rFonts w:ascii="Georgia" w:hAnsi="Georgia"/>
          </w:rPr>
          <w:t xml:space="preserve">, and it is </w:t>
        </w:r>
        <w:r w:rsidR="00440435">
          <w:rPr>
            <w:rFonts w:ascii="Georgia" w:hAnsi="Georgia"/>
          </w:rPr>
          <w:t>suspected that forest fire and lemon grass collection in some part of Asia could have led to</w:t>
        </w:r>
        <w:r w:rsidR="00440435">
          <w:rPr>
            <w:rFonts w:ascii="Georgia" w:hAnsi="Georgia"/>
          </w:rPr>
          <w:t xml:space="preserve"> further</w:t>
        </w:r>
        <w:r w:rsidR="00440435">
          <w:rPr>
            <w:rFonts w:ascii="Georgia" w:hAnsi="Georgia"/>
          </w:rPr>
          <w:t> decline</w:t>
        </w:r>
      </w:ins>
      <w:ins w:id="61" w:author="Jack Plummer" w:date="2022-08-18T13:36:00Z">
        <w:r w:rsidR="00440435">
          <w:rPr>
            <w:rFonts w:ascii="Georgia" w:hAnsi="Georgia"/>
          </w:rPr>
          <w:t>s</w:t>
        </w:r>
      </w:ins>
      <w:ins w:id="62" w:author="Jack Plummer" w:date="2022-08-18T13:35:00Z">
        <w:r w:rsidR="00440435">
          <w:rPr>
            <w:rFonts w:ascii="Georgia" w:hAnsi="Georgia"/>
          </w:rPr>
          <w:t xml:space="preserve"> in the quality of habitat</w:t>
        </w:r>
      </w:ins>
      <w:moveTo w:id="63" w:author="Jack Plummer" w:date="2022-08-18T13:28:00Z">
        <w:r w:rsidR="00D32DF9">
          <w:rPr>
            <w:rFonts w:ascii="Georgia" w:hAnsi="Georgia"/>
          </w:rPr>
          <w:t>. However, the species is tolerant of disturbed habitats and is not thought to be overexploite</w:t>
        </w:r>
      </w:moveTo>
      <w:ins w:id="64" w:author="Jack Plummer" w:date="2022-08-18T13:28:00Z">
        <w:r w:rsidR="00D32DF9">
          <w:rPr>
            <w:rFonts w:ascii="Georgia" w:hAnsi="Georgia"/>
          </w:rPr>
          <w:t xml:space="preserve">d </w:t>
        </w:r>
        <w:r w:rsidR="00D32DF9">
          <w:rPr>
            <w:rFonts w:ascii="Georgia" w:hAnsi="Georgia"/>
          </w:rPr>
          <w:t xml:space="preserve">through local collection </w:t>
        </w:r>
        <w:r w:rsidR="00D32DF9">
          <w:rPr>
            <w:rFonts w:ascii="Georgia" w:hAnsi="Georgia"/>
          </w:rPr>
          <w:t>for</w:t>
        </w:r>
        <w:r w:rsidR="00D32DF9">
          <w:rPr>
            <w:rFonts w:ascii="Georgia" w:hAnsi="Georgia"/>
          </w:rPr>
          <w:t xml:space="preserve"> traditional dyeing and fuelwood</w:t>
        </w:r>
      </w:ins>
      <w:moveTo w:id="65" w:author="Jack Plummer" w:date="2022-08-18T13:28:00Z">
        <w:del w:id="66" w:author="Jack Plummer" w:date="2022-08-18T13:28:00Z">
          <w:r w:rsidR="00D32DF9" w:rsidDel="00D32DF9">
            <w:rPr>
              <w:rFonts w:ascii="Georgia" w:hAnsi="Georgia"/>
            </w:rPr>
            <w:delText>d</w:delText>
          </w:r>
        </w:del>
        <w:r w:rsidR="00D32DF9">
          <w:rPr>
            <w:rFonts w:ascii="Georgia" w:hAnsi="Georgia"/>
          </w:rPr>
          <w:t>.</w:t>
        </w:r>
      </w:moveTo>
      <w:moveToRangeEnd w:id="58"/>
      <w:ins w:id="67" w:author="Jack Plummer" w:date="2022-08-18T13:27:00Z">
        <w:r w:rsidR="00D32DF9">
          <w:rPr>
            <w:rFonts w:ascii="Georgia" w:hAnsi="Georgia"/>
          </w:rPr>
          <w:t xml:space="preserve"> </w:t>
        </w:r>
      </w:ins>
      <w:moveToRangeStart w:id="68" w:author="Jack Plummer" w:date="2022-08-18T13:27:00Z" w:name="move111721686"/>
      <w:moveTo w:id="69" w:author="Jack Plummer" w:date="2022-08-18T13:27:00Z">
        <w:r w:rsidR="00D32DF9">
          <w:rPr>
            <w:rFonts w:ascii="Georgia" w:hAnsi="Georgia"/>
          </w:rPr>
          <w:t>A holistic stud</w:t>
        </w:r>
      </w:moveTo>
      <w:ins w:id="70" w:author="Jack Plummer" w:date="2022-08-18T13:38:00Z">
        <w:r w:rsidR="00440435">
          <w:rPr>
            <w:rFonts w:ascii="Georgia" w:hAnsi="Georgia"/>
          </w:rPr>
          <w:t>y</w:t>
        </w:r>
      </w:ins>
      <w:moveTo w:id="71" w:author="Jack Plummer" w:date="2022-08-18T13:27:00Z">
        <w:del w:id="72" w:author="Jack Plummer" w:date="2022-08-18T13:38:00Z">
          <w:r w:rsidR="00D32DF9" w:rsidDel="00440435">
            <w:rPr>
              <w:rFonts w:ascii="Georgia" w:hAnsi="Georgia"/>
            </w:rPr>
            <w:delText>ies</w:delText>
          </w:r>
        </w:del>
        <w:r w:rsidR="00D32DF9">
          <w:rPr>
            <w:rFonts w:ascii="Georgia" w:hAnsi="Georgia"/>
          </w:rPr>
          <w:t xml:space="preserve"> on the </w:t>
        </w:r>
        <w:del w:id="73" w:author="Jack Plummer" w:date="2022-08-18T13:38:00Z">
          <w:r w:rsidR="00D32DF9" w:rsidDel="00440435">
            <w:rPr>
              <w:rFonts w:ascii="Georgia" w:hAnsi="Georgia"/>
            </w:rPr>
            <w:delText xml:space="preserve">plants </w:delText>
          </w:r>
        </w:del>
      </w:moveTo>
      <w:ins w:id="74" w:author="Jack Plummer" w:date="2022-08-18T13:38:00Z">
        <w:r w:rsidR="00440435">
          <w:rPr>
            <w:rFonts w:ascii="Georgia" w:hAnsi="Georgia"/>
          </w:rPr>
          <w:t xml:space="preserve">its </w:t>
        </w:r>
      </w:ins>
      <w:moveTo w:id="75" w:author="Jack Plummer" w:date="2022-08-18T13:27:00Z">
        <w:r w:rsidR="00D32DF9">
          <w:rPr>
            <w:rFonts w:ascii="Georgia" w:hAnsi="Georgia"/>
          </w:rPr>
          <w:t xml:space="preserve">utility and </w:t>
        </w:r>
        <w:del w:id="76" w:author="Jack Plummer" w:date="2022-08-18T13:38:00Z">
          <w:r w:rsidR="00D32DF9" w:rsidDel="00440435">
            <w:rPr>
              <w:rFonts w:ascii="Georgia" w:hAnsi="Georgia"/>
            </w:rPr>
            <w:delText>their p</w:delText>
          </w:r>
        </w:del>
      </w:moveTo>
      <w:ins w:id="77" w:author="Jack Plummer" w:date="2022-08-18T13:38:00Z">
        <w:r w:rsidR="00440435">
          <w:rPr>
            <w:rFonts w:ascii="Georgia" w:hAnsi="Georgia"/>
          </w:rPr>
          <w:t>p</w:t>
        </w:r>
      </w:ins>
      <w:moveTo w:id="78" w:author="Jack Plummer" w:date="2022-08-18T13:27:00Z">
        <w:r w:rsidR="00D32DF9">
          <w:rPr>
            <w:rFonts w:ascii="Georgia" w:hAnsi="Georgia"/>
          </w:rPr>
          <w:t xml:space="preserve">opulation </w:t>
        </w:r>
        <w:del w:id="79" w:author="Jack Plummer" w:date="2022-08-18T13:38:00Z">
          <w:r w:rsidR="00D32DF9" w:rsidDel="00440435">
            <w:rPr>
              <w:rFonts w:ascii="Georgia" w:hAnsi="Georgia"/>
            </w:rPr>
            <w:delText>density</w:delText>
          </w:r>
        </w:del>
      </w:moveTo>
      <w:ins w:id="80" w:author="Jack Plummer" w:date="2022-08-18T13:38:00Z">
        <w:r w:rsidR="00440435">
          <w:rPr>
            <w:rFonts w:ascii="Georgia" w:hAnsi="Georgia"/>
          </w:rPr>
          <w:t>trend</w:t>
        </w:r>
      </w:ins>
      <w:moveTo w:id="81" w:author="Jack Plummer" w:date="2022-08-18T13:27:00Z">
        <w:r w:rsidR="00D32DF9">
          <w:rPr>
            <w:rFonts w:ascii="Georgia" w:hAnsi="Georgia"/>
          </w:rPr>
          <w:t xml:space="preserve"> is required to </w:t>
        </w:r>
      </w:moveTo>
      <w:ins w:id="82" w:author="Jack Plummer" w:date="2022-08-18T13:38:00Z">
        <w:r w:rsidR="00440435">
          <w:rPr>
            <w:rFonts w:ascii="Georgia" w:hAnsi="Georgia"/>
          </w:rPr>
          <w:t xml:space="preserve">better </w:t>
        </w:r>
      </w:ins>
      <w:moveTo w:id="83" w:author="Jack Plummer" w:date="2022-08-18T13:27:00Z">
        <w:r w:rsidR="00D32DF9">
          <w:rPr>
            <w:rFonts w:ascii="Georgia" w:hAnsi="Georgia"/>
          </w:rPr>
          <w:t>understand the</w:t>
        </w:r>
      </w:moveTo>
      <w:ins w:id="84" w:author="Jack Plummer" w:date="2022-08-18T13:38:00Z">
        <w:r w:rsidR="00440435">
          <w:rPr>
            <w:rFonts w:ascii="Georgia" w:hAnsi="Georgia"/>
          </w:rPr>
          <w:t xml:space="preserve"> potential threat of overexploitation.</w:t>
        </w:r>
      </w:ins>
      <w:moveTo w:id="85" w:author="Jack Plummer" w:date="2022-08-18T13:27:00Z">
        <w:del w:id="86" w:author="Jack Plummer" w:date="2022-08-18T13:38:00Z">
          <w:r w:rsidR="00D32DF9" w:rsidDel="00440435">
            <w:rPr>
              <w:rFonts w:ascii="Georgia" w:hAnsi="Georgia"/>
            </w:rPr>
            <w:delText xml:space="preserve"> interactions</w:delText>
          </w:r>
        </w:del>
        <w:del w:id="87" w:author="Jack Plummer" w:date="2022-08-18T13:27:00Z">
          <w:r w:rsidR="00D32DF9" w:rsidDel="00D32DF9">
            <w:rPr>
              <w:rFonts w:ascii="Georgia" w:hAnsi="Georgia"/>
            </w:rPr>
            <w:delText xml:space="preserve"> </w:delText>
          </w:r>
        </w:del>
      </w:moveTo>
    </w:p>
    <w:moveToRangeEnd w:id="68"/>
    <w:p w14:paraId="66E7DC11" w14:textId="6A6B8B21" w:rsidR="00000000" w:rsidRDefault="003F6826">
      <w:pPr>
        <w:pStyle w:val="NormalWeb"/>
        <w:divId w:val="1879004589"/>
        <w:rPr>
          <w:rFonts w:ascii="Georgia" w:hAnsi="Georgia"/>
        </w:rPr>
      </w:pPr>
    </w:p>
    <w:p w14:paraId="56B42FF3" w14:textId="77777777" w:rsidR="00000000" w:rsidRDefault="003F6826">
      <w:pPr>
        <w:pStyle w:val="Heading2"/>
        <w:divId w:val="1879004589"/>
        <w:rPr>
          <w:rFonts w:ascii="Georgia" w:eastAsia="Times New Roman" w:hAnsi="Georgia"/>
          <w:sz w:val="27"/>
          <w:szCs w:val="27"/>
        </w:rPr>
      </w:pPr>
      <w:commentRangeStart w:id="88"/>
      <w:r>
        <w:rPr>
          <w:rFonts w:ascii="Georgia" w:eastAsia="Times New Roman" w:hAnsi="Georgia"/>
          <w:sz w:val="27"/>
          <w:szCs w:val="27"/>
        </w:rPr>
        <w:t>Threats Classification Scheme</w:t>
      </w:r>
      <w:commentRangeEnd w:id="88"/>
      <w:r w:rsidR="00440435">
        <w:rPr>
          <w:rStyle w:val="CommentReference"/>
          <w:b w:val="0"/>
          <w:bCs w:val="0"/>
          <w:sz w:val="20"/>
          <w:szCs w:val="20"/>
        </w:rPr>
        <w:commentReference w:id="8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507"/>
        <w:gridCol w:w="740"/>
        <w:gridCol w:w="842"/>
        <w:gridCol w:w="842"/>
        <w:gridCol w:w="1079"/>
      </w:tblGrid>
      <w:tr w:rsidR="00000000" w14:paraId="75C900A3" w14:textId="77777777">
        <w:trPr>
          <w:divId w:val="1879004589"/>
          <w:tblCellSpacing w:w="15" w:type="dxa"/>
        </w:trPr>
        <w:tc>
          <w:tcPr>
            <w:tcW w:w="0" w:type="auto"/>
            <w:tcBorders>
              <w:bottom w:val="single" w:sz="6" w:space="0" w:color="000000"/>
            </w:tcBorders>
            <w:shd w:val="clear" w:color="auto" w:fill="BBBBBB"/>
            <w:vAlign w:val="center"/>
            <w:hideMark/>
          </w:tcPr>
          <w:p w14:paraId="59A071A4"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B347DC9"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7CA86BA"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F9F470B"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3C7530B0"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64B77EFF" w14:textId="77777777">
        <w:trPr>
          <w:divId w:val="1879004589"/>
          <w:tblCellSpacing w:w="15" w:type="dxa"/>
        </w:trPr>
        <w:tc>
          <w:tcPr>
            <w:tcW w:w="0" w:type="auto"/>
            <w:vAlign w:val="center"/>
            <w:hideMark/>
          </w:tcPr>
          <w:p w14:paraId="76D9928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 xml:space="preserve">2.2.3. Agriculture &amp; aquaculture -&gt; Wood &amp; </w:t>
            </w:r>
            <w:r>
              <w:rPr>
                <w:rFonts w:ascii="Georgia" w:eastAsia="Times New Roman" w:hAnsi="Georgia"/>
                <w:sz w:val="18"/>
                <w:szCs w:val="18"/>
              </w:rPr>
              <w:t>pulp plantations -&gt; Scale Unknown/Unrecorded</w:t>
            </w:r>
          </w:p>
        </w:tc>
        <w:tc>
          <w:tcPr>
            <w:tcW w:w="0" w:type="auto"/>
            <w:vAlign w:val="center"/>
            <w:hideMark/>
          </w:tcPr>
          <w:p w14:paraId="5E478B03" w14:textId="77777777" w:rsidR="00000000" w:rsidRDefault="003F682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9ACE5A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8F22EC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DF9414F"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r>
      <w:tr w:rsidR="00000000" w14:paraId="22B8CEBD" w14:textId="77777777">
        <w:trPr>
          <w:divId w:val="1879004589"/>
          <w:tblCellSpacing w:w="15" w:type="dxa"/>
        </w:trPr>
        <w:tc>
          <w:tcPr>
            <w:tcW w:w="0" w:type="auto"/>
            <w:vAlign w:val="center"/>
            <w:hideMark/>
          </w:tcPr>
          <w:p w14:paraId="5E4B7CBE" w14:textId="77777777" w:rsidR="00000000" w:rsidRDefault="003F6826">
            <w:pPr>
              <w:spacing w:after="75"/>
              <w:rPr>
                <w:rFonts w:ascii="Georgia" w:eastAsia="Times New Roman" w:hAnsi="Georgia"/>
                <w:sz w:val="18"/>
                <w:szCs w:val="18"/>
              </w:rPr>
            </w:pPr>
            <w:r>
              <w:rPr>
                <w:rFonts w:ascii="Georgia" w:eastAsia="Times New Roman" w:hAnsi="Georgia"/>
                <w:sz w:val="18"/>
                <w:szCs w:val="18"/>
              </w:rPr>
              <w:lastRenderedPageBreak/>
              <w:t>2.3.4. Agriculture &amp; aquaculture -&gt; Livestock farming &amp; ranching -&gt; Scale Unknown/Unrecorded</w:t>
            </w:r>
          </w:p>
        </w:tc>
        <w:tc>
          <w:tcPr>
            <w:tcW w:w="0" w:type="auto"/>
            <w:vAlign w:val="center"/>
            <w:hideMark/>
          </w:tcPr>
          <w:p w14:paraId="6474C73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F0B58E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15F750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6199456"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r>
      <w:tr w:rsidR="00000000" w14:paraId="79348C88" w14:textId="77777777">
        <w:trPr>
          <w:divId w:val="1879004589"/>
          <w:tblCellSpacing w:w="15" w:type="dxa"/>
        </w:trPr>
        <w:tc>
          <w:tcPr>
            <w:tcW w:w="0" w:type="auto"/>
            <w:vAlign w:val="center"/>
            <w:hideMark/>
          </w:tcPr>
          <w:p w14:paraId="7E5C9EAD" w14:textId="77777777" w:rsidR="00000000" w:rsidRDefault="003F6826">
            <w:pPr>
              <w:spacing w:after="75"/>
              <w:rPr>
                <w:rFonts w:ascii="Georgia" w:eastAsia="Times New Roman" w:hAnsi="Georgia"/>
                <w:sz w:val="18"/>
                <w:szCs w:val="18"/>
              </w:rPr>
            </w:pPr>
            <w:commentRangeStart w:id="89"/>
            <w:r>
              <w:rPr>
                <w:rFonts w:ascii="Georgia" w:eastAsia="Times New Roman" w:hAnsi="Georgia"/>
                <w:sz w:val="18"/>
                <w:szCs w:val="18"/>
              </w:rPr>
              <w:t>5.1.4. Biological resource use -&gt; Hunting &amp; trapping</w:t>
            </w:r>
            <w:r>
              <w:rPr>
                <w:rFonts w:ascii="Georgia" w:eastAsia="Times New Roman" w:hAnsi="Georgia"/>
                <w:sz w:val="18"/>
                <w:szCs w:val="18"/>
              </w:rPr>
              <w:t xml:space="preserve"> terrestrial animals -&gt; Motivation Unknown/Unrecorded</w:t>
            </w:r>
            <w:commentRangeEnd w:id="89"/>
            <w:r w:rsidR="00440435">
              <w:rPr>
                <w:rStyle w:val="CommentReference"/>
                <w:sz w:val="20"/>
                <w:szCs w:val="20"/>
              </w:rPr>
              <w:commentReference w:id="89"/>
            </w:r>
          </w:p>
        </w:tc>
        <w:tc>
          <w:tcPr>
            <w:tcW w:w="0" w:type="auto"/>
            <w:vAlign w:val="center"/>
            <w:hideMark/>
          </w:tcPr>
          <w:p w14:paraId="3612CA4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9E5C8FA"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5BDC7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2266DB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r>
    </w:tbl>
    <w:p w14:paraId="674B07AC" w14:textId="77777777" w:rsidR="00000000" w:rsidRDefault="003F6826">
      <w:pPr>
        <w:pStyle w:val="Heading1"/>
        <w:divId w:val="704984980"/>
        <w:rPr>
          <w:rFonts w:ascii="Georgia" w:eastAsia="Times New Roman" w:hAnsi="Georgia"/>
          <w:sz w:val="29"/>
          <w:szCs w:val="29"/>
        </w:rPr>
      </w:pPr>
      <w:r>
        <w:rPr>
          <w:rFonts w:ascii="Georgia" w:eastAsia="Times New Roman" w:hAnsi="Georgia"/>
          <w:sz w:val="29"/>
          <w:szCs w:val="29"/>
        </w:rPr>
        <w:t>Conservation</w:t>
      </w:r>
    </w:p>
    <w:p w14:paraId="610342BF" w14:textId="6BA1FF58" w:rsidR="00000000" w:rsidRPr="002E182F" w:rsidRDefault="003F6826">
      <w:pPr>
        <w:pStyle w:val="NormalWeb"/>
        <w:divId w:val="704984980"/>
        <w:rPr>
          <w:rFonts w:ascii="Georgia" w:hAnsi="Georgia"/>
        </w:rPr>
      </w:pPr>
      <w:r>
        <w:rPr>
          <w:rFonts w:ascii="Georgia" w:hAnsi="Georgia"/>
        </w:rPr>
        <w:t>The species has been collected from the buffer zone</w:t>
      </w:r>
      <w:ins w:id="90" w:author="Jack Plummer" w:date="2022-08-18T13:29:00Z">
        <w:r w:rsidR="002E182F">
          <w:rPr>
            <w:rFonts w:ascii="Georgia" w:hAnsi="Georgia"/>
          </w:rPr>
          <w:t>s</w:t>
        </w:r>
      </w:ins>
      <w:r>
        <w:rPr>
          <w:rFonts w:ascii="Georgia" w:hAnsi="Georgia"/>
        </w:rPr>
        <w:t xml:space="preserve"> of</w:t>
      </w:r>
      <w:del w:id="91" w:author="Jack Plummer" w:date="2022-08-18T13:29:00Z">
        <w:r w:rsidDel="002E182F">
          <w:rPr>
            <w:rFonts w:ascii="Georgia" w:hAnsi="Georgia"/>
          </w:rPr>
          <w:delText xml:space="preserve"> a</w:delText>
        </w:r>
      </w:del>
      <w:r>
        <w:rPr>
          <w:rFonts w:ascii="Georgia" w:hAnsi="Georgia"/>
        </w:rPr>
        <w:t xml:space="preserve"> protected areas where passive conservation is presumed, but it is not known whether active manageme</w:t>
      </w:r>
      <w:r>
        <w:rPr>
          <w:rFonts w:ascii="Georgia" w:hAnsi="Georgia"/>
        </w:rPr>
        <w:t>nt is practiced (UNEP-WCMC and IUCN 2020).</w:t>
      </w:r>
      <w:ins w:id="92" w:author="Jack Plummer" w:date="2022-08-18T13:30:00Z">
        <w:r w:rsidR="002E182F">
          <w:rPr>
            <w:rFonts w:ascii="Georgia" w:hAnsi="Georgia"/>
          </w:rPr>
          <w:t xml:space="preserve"> The species is</w:t>
        </w:r>
      </w:ins>
      <w:ins w:id="93" w:author="Jack Plummer" w:date="2022-08-18T13:32:00Z">
        <w:r w:rsidR="002E182F">
          <w:rPr>
            <w:rFonts w:ascii="Georgia" w:hAnsi="Georgia"/>
          </w:rPr>
          <w:t xml:space="preserve"> not known to be</w:t>
        </w:r>
      </w:ins>
      <w:ins w:id="94" w:author="Jack Plummer" w:date="2022-08-18T13:30:00Z">
        <w:r w:rsidR="002E182F">
          <w:rPr>
            <w:rFonts w:ascii="Georgia" w:hAnsi="Georgia"/>
          </w:rPr>
          <w:t xml:space="preserve"> held in </w:t>
        </w:r>
        <w:r w:rsidR="002E182F">
          <w:rPr>
            <w:rFonts w:ascii="Georgia" w:hAnsi="Georgia"/>
            <w:i/>
            <w:iCs/>
          </w:rPr>
          <w:t>ex situ</w:t>
        </w:r>
        <w:r w:rsidR="002E182F">
          <w:rPr>
            <w:rFonts w:ascii="Georgia" w:hAnsi="Georgia"/>
          </w:rPr>
          <w:t xml:space="preserve"> collections (BGCI 2022</w:t>
        </w:r>
      </w:ins>
      <w:ins w:id="95" w:author="Jack Plummer" w:date="2022-08-18T13:31:00Z">
        <w:r w:rsidR="002E182F">
          <w:rPr>
            <w:rFonts w:ascii="Georgia" w:hAnsi="Georgia"/>
          </w:rPr>
          <w:t>).</w:t>
        </w:r>
      </w:ins>
    </w:p>
    <w:p w14:paraId="5524728D" w14:textId="77777777" w:rsidR="00000000" w:rsidRDefault="003F6826">
      <w:pPr>
        <w:pStyle w:val="Heading2"/>
        <w:divId w:val="70498498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6B98D7B7" w14:textId="77777777">
        <w:trPr>
          <w:divId w:val="704984980"/>
          <w:tblCellSpacing w:w="15" w:type="dxa"/>
        </w:trPr>
        <w:tc>
          <w:tcPr>
            <w:tcW w:w="0" w:type="auto"/>
            <w:tcBorders>
              <w:bottom w:val="single" w:sz="6" w:space="0" w:color="000000"/>
            </w:tcBorders>
            <w:shd w:val="clear" w:color="auto" w:fill="BBBBBB"/>
            <w:vAlign w:val="center"/>
            <w:hideMark/>
          </w:tcPr>
          <w:p w14:paraId="724B6AE7"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52511E65"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1A5ECD3" w14:textId="77777777">
        <w:trPr>
          <w:divId w:val="704984980"/>
          <w:tblCellSpacing w:w="15" w:type="dxa"/>
        </w:trPr>
        <w:tc>
          <w:tcPr>
            <w:tcW w:w="0" w:type="auto"/>
            <w:vAlign w:val="center"/>
            <w:hideMark/>
          </w:tcPr>
          <w:p w14:paraId="0D07F9E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48CDF8A"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457B2F2C" w14:textId="77777777" w:rsidR="00000000" w:rsidRDefault="003F6826">
      <w:pPr>
        <w:divId w:val="70498498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54DB5C05" w14:textId="77777777">
        <w:trPr>
          <w:divId w:val="704984980"/>
          <w:tblCellSpacing w:w="15" w:type="dxa"/>
        </w:trPr>
        <w:tc>
          <w:tcPr>
            <w:tcW w:w="0" w:type="auto"/>
            <w:tcBorders>
              <w:bottom w:val="single" w:sz="6" w:space="0" w:color="000000"/>
            </w:tcBorders>
            <w:shd w:val="clear" w:color="auto" w:fill="BBBBBB"/>
            <w:vAlign w:val="center"/>
            <w:hideMark/>
          </w:tcPr>
          <w:p w14:paraId="5B68A785"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1CD80A1"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C91BD15" w14:textId="77777777">
        <w:trPr>
          <w:divId w:val="704984980"/>
          <w:tblCellSpacing w:w="15" w:type="dxa"/>
        </w:trPr>
        <w:tc>
          <w:tcPr>
            <w:tcW w:w="0" w:type="auto"/>
            <w:vAlign w:val="center"/>
            <w:hideMark/>
          </w:tcPr>
          <w:p w14:paraId="63CC6B91" w14:textId="77777777" w:rsidR="00000000" w:rsidRDefault="003F6826">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42D205E"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6E0F962F" w14:textId="77777777" w:rsidR="00000000" w:rsidRDefault="003F6826">
      <w:pPr>
        <w:divId w:val="70498498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335F7188" w14:textId="77777777">
        <w:trPr>
          <w:divId w:val="704984980"/>
          <w:tblCellSpacing w:w="15" w:type="dxa"/>
        </w:trPr>
        <w:tc>
          <w:tcPr>
            <w:tcW w:w="0" w:type="auto"/>
            <w:tcBorders>
              <w:bottom w:val="single" w:sz="6" w:space="0" w:color="000000"/>
            </w:tcBorders>
            <w:shd w:val="clear" w:color="auto" w:fill="BBBBBB"/>
            <w:vAlign w:val="center"/>
            <w:hideMark/>
          </w:tcPr>
          <w:p w14:paraId="423F874C"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670174D2"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1024228" w14:textId="77777777">
        <w:trPr>
          <w:divId w:val="704984980"/>
          <w:tblCellSpacing w:w="15" w:type="dxa"/>
        </w:trPr>
        <w:tc>
          <w:tcPr>
            <w:tcW w:w="0" w:type="auto"/>
            <w:vAlign w:val="center"/>
            <w:hideMark/>
          </w:tcPr>
          <w:p w14:paraId="3DEB7DEC" w14:textId="77777777" w:rsidR="00000000" w:rsidRDefault="003F6826">
            <w:pPr>
              <w:spacing w:after="75"/>
              <w:rPr>
                <w:rFonts w:ascii="Georgia" w:eastAsia="Times New Roman" w:hAnsi="Georgia"/>
                <w:sz w:val="18"/>
                <w:szCs w:val="18"/>
              </w:rPr>
            </w:pPr>
            <w:commentRangeStart w:id="96"/>
            <w:r>
              <w:rPr>
                <w:rFonts w:ascii="Georgia" w:eastAsia="Times New Roman" w:hAnsi="Georgia"/>
                <w:sz w:val="18"/>
                <w:szCs w:val="18"/>
              </w:rPr>
              <w:t>Yes</w:t>
            </w:r>
            <w:commentRangeEnd w:id="96"/>
            <w:r w:rsidR="002E182F">
              <w:rPr>
                <w:rStyle w:val="CommentReference"/>
                <w:sz w:val="20"/>
                <w:szCs w:val="20"/>
              </w:rPr>
              <w:commentReference w:id="96"/>
            </w:r>
          </w:p>
        </w:tc>
        <w:tc>
          <w:tcPr>
            <w:tcW w:w="0" w:type="auto"/>
            <w:vAlign w:val="center"/>
            <w:hideMark/>
          </w:tcPr>
          <w:p w14:paraId="5E24AE6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4043E755" w14:textId="77777777" w:rsidR="00000000" w:rsidRDefault="003F6826">
      <w:pPr>
        <w:pStyle w:val="Heading2"/>
        <w:divId w:val="704984980"/>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08A19652" w14:textId="77777777">
        <w:trPr>
          <w:divId w:val="704984980"/>
          <w:tblCellSpacing w:w="15" w:type="dxa"/>
        </w:trPr>
        <w:tc>
          <w:tcPr>
            <w:tcW w:w="0" w:type="auto"/>
            <w:tcBorders>
              <w:bottom w:val="single" w:sz="6" w:space="0" w:color="000000"/>
            </w:tcBorders>
            <w:shd w:val="clear" w:color="auto" w:fill="BBBBBB"/>
            <w:vAlign w:val="center"/>
            <w:hideMark/>
          </w:tcPr>
          <w:p w14:paraId="4EB0AC4E"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ACF19E1"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801D299" w14:textId="77777777">
        <w:trPr>
          <w:divId w:val="704984980"/>
          <w:tblCellSpacing w:w="15" w:type="dxa"/>
        </w:trPr>
        <w:tc>
          <w:tcPr>
            <w:tcW w:w="0" w:type="auto"/>
            <w:tcBorders>
              <w:bottom w:val="single" w:sz="6" w:space="0" w:color="CCCCCC"/>
            </w:tcBorders>
            <w:vAlign w:val="center"/>
            <w:hideMark/>
          </w:tcPr>
          <w:p w14:paraId="2620C77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27A3F0D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575A7949" w14:textId="77777777" w:rsidR="00000000" w:rsidRDefault="003F6826">
      <w:pPr>
        <w:pStyle w:val="Heading2"/>
        <w:divId w:val="70498498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4AE1B8D7" w14:textId="77777777">
        <w:trPr>
          <w:divId w:val="704984980"/>
          <w:tblCellSpacing w:w="15" w:type="dxa"/>
        </w:trPr>
        <w:tc>
          <w:tcPr>
            <w:tcW w:w="0" w:type="auto"/>
            <w:tcBorders>
              <w:bottom w:val="single" w:sz="6" w:space="0" w:color="000000"/>
            </w:tcBorders>
            <w:shd w:val="clear" w:color="auto" w:fill="BBBBBB"/>
            <w:vAlign w:val="center"/>
            <w:hideMark/>
          </w:tcPr>
          <w:p w14:paraId="68F8FB3D"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32CB5430" w14:textId="77777777" w:rsidR="00000000" w:rsidRDefault="003F682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1DD2975" w14:textId="77777777">
        <w:trPr>
          <w:divId w:val="704984980"/>
          <w:tblCellSpacing w:w="15" w:type="dxa"/>
        </w:trPr>
        <w:tc>
          <w:tcPr>
            <w:tcW w:w="0" w:type="auto"/>
            <w:tcBorders>
              <w:bottom w:val="single" w:sz="6" w:space="0" w:color="CCCCCC"/>
            </w:tcBorders>
            <w:vAlign w:val="center"/>
            <w:hideMark/>
          </w:tcPr>
          <w:p w14:paraId="3D698709"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334F6A5"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2E90D603" w14:textId="77777777">
        <w:trPr>
          <w:divId w:val="704984980"/>
          <w:tblCellSpacing w:w="15" w:type="dxa"/>
        </w:trPr>
        <w:tc>
          <w:tcPr>
            <w:tcW w:w="0" w:type="auto"/>
            <w:tcBorders>
              <w:bottom w:val="single" w:sz="6" w:space="0" w:color="CCCCCC"/>
            </w:tcBorders>
            <w:vAlign w:val="center"/>
            <w:hideMark/>
          </w:tcPr>
          <w:p w14:paraId="01E709B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A9EFE08"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0B5D13AD" w14:textId="77777777">
        <w:trPr>
          <w:divId w:val="704984980"/>
          <w:tblCellSpacing w:w="15" w:type="dxa"/>
        </w:trPr>
        <w:tc>
          <w:tcPr>
            <w:tcW w:w="0" w:type="auto"/>
            <w:tcBorders>
              <w:bottom w:val="single" w:sz="6" w:space="0" w:color="CCCCCC"/>
            </w:tcBorders>
            <w:vAlign w:val="center"/>
            <w:hideMark/>
          </w:tcPr>
          <w:p w14:paraId="10843C32" w14:textId="77777777" w:rsidR="00000000" w:rsidRDefault="003F6826">
            <w:pPr>
              <w:spacing w:after="75"/>
              <w:rPr>
                <w:rFonts w:ascii="Georgia" w:eastAsia="Times New Roman" w:hAnsi="Georgia"/>
                <w:sz w:val="18"/>
                <w:szCs w:val="18"/>
              </w:rPr>
            </w:pPr>
            <w:r>
              <w:rPr>
                <w:rFonts w:ascii="Georgia" w:eastAsia="Times New Roman" w:hAnsi="Georgia"/>
                <w:sz w:val="18"/>
                <w:szCs w:val="18"/>
              </w:rPr>
              <w:t>3.1. Monitoring -&gt; Population tren</w:t>
            </w:r>
            <w:r>
              <w:rPr>
                <w:rFonts w:ascii="Georgia" w:eastAsia="Times New Roman" w:hAnsi="Georgia"/>
                <w:sz w:val="18"/>
                <w:szCs w:val="18"/>
              </w:rPr>
              <w:t>ds</w:t>
            </w:r>
          </w:p>
        </w:tc>
        <w:tc>
          <w:tcPr>
            <w:tcW w:w="0" w:type="auto"/>
            <w:tcBorders>
              <w:bottom w:val="single" w:sz="6" w:space="0" w:color="CCCCCC"/>
            </w:tcBorders>
            <w:vAlign w:val="center"/>
            <w:hideMark/>
          </w:tcPr>
          <w:p w14:paraId="4D8706C0"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r w:rsidR="00000000" w14:paraId="06A2AE4F" w14:textId="77777777">
        <w:trPr>
          <w:divId w:val="704984980"/>
          <w:tblCellSpacing w:w="15" w:type="dxa"/>
        </w:trPr>
        <w:tc>
          <w:tcPr>
            <w:tcW w:w="0" w:type="auto"/>
            <w:tcBorders>
              <w:bottom w:val="single" w:sz="6" w:space="0" w:color="CCCCCC"/>
            </w:tcBorders>
            <w:vAlign w:val="center"/>
            <w:hideMark/>
          </w:tcPr>
          <w:p w14:paraId="501AC44C" w14:textId="77777777" w:rsidR="00000000" w:rsidRDefault="003F6826">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713628FD" w14:textId="77777777" w:rsidR="00000000" w:rsidRDefault="003F6826">
            <w:pPr>
              <w:spacing w:after="75"/>
              <w:rPr>
                <w:rFonts w:ascii="Georgia" w:eastAsia="Times New Roman" w:hAnsi="Georgia"/>
                <w:sz w:val="18"/>
                <w:szCs w:val="18"/>
              </w:rPr>
            </w:pPr>
            <w:r>
              <w:rPr>
                <w:rFonts w:ascii="Georgia" w:eastAsia="Times New Roman" w:hAnsi="Georgia"/>
                <w:sz w:val="18"/>
                <w:szCs w:val="18"/>
              </w:rPr>
              <w:t>-</w:t>
            </w:r>
          </w:p>
        </w:tc>
      </w:tr>
    </w:tbl>
    <w:p w14:paraId="45CF5E68" w14:textId="77777777" w:rsidR="00000000" w:rsidRDefault="003F6826">
      <w:pPr>
        <w:pStyle w:val="Heading1"/>
        <w:rPr>
          <w:rFonts w:ascii="Georgia" w:eastAsia="Times New Roman" w:hAnsi="Georgia"/>
          <w:sz w:val="29"/>
          <w:szCs w:val="29"/>
        </w:rPr>
      </w:pPr>
      <w:r>
        <w:rPr>
          <w:rFonts w:ascii="Georgia" w:eastAsia="Times New Roman" w:hAnsi="Georgia"/>
          <w:sz w:val="29"/>
          <w:szCs w:val="29"/>
        </w:rPr>
        <w:t>Bibliography</w:t>
      </w:r>
    </w:p>
    <w:p w14:paraId="36A3B98B" w14:textId="4B056646" w:rsidR="00000000" w:rsidRDefault="003F6826">
      <w:pPr>
        <w:pStyle w:val="NormalWeb"/>
        <w:divId w:val="1545485951"/>
        <w:rPr>
          <w:rFonts w:ascii="Georgia" w:hAnsi="Georgia"/>
        </w:rPr>
      </w:pPr>
      <w:r>
        <w:rPr>
          <w:rFonts w:ascii="Georgia" w:hAnsi="Georgia"/>
        </w:rPr>
        <w:t xml:space="preserve">- BGCI. 2021. </w:t>
      </w:r>
      <w:proofErr w:type="spellStart"/>
      <w:r>
        <w:rPr>
          <w:rFonts w:ascii="Georgia" w:hAnsi="Georgia"/>
        </w:rPr>
        <w:t>PlantSearch</w:t>
      </w:r>
      <w:proofErr w:type="spellEnd"/>
      <w:r>
        <w:rPr>
          <w:rFonts w:ascii="Georgia" w:hAnsi="Georgia"/>
        </w:rPr>
        <w:t xml:space="preserve">. London: Botanic Gardens Conservation </w:t>
      </w:r>
      <w:proofErr w:type="gramStart"/>
      <w:r>
        <w:rPr>
          <w:rFonts w:ascii="Georgia" w:hAnsi="Georgia"/>
        </w:rPr>
        <w:t>International .</w:t>
      </w:r>
      <w:proofErr w:type="gramEnd"/>
      <w:r>
        <w:rPr>
          <w:rFonts w:ascii="Georgia" w:hAnsi="Georgia"/>
        </w:rPr>
        <w:t xml:space="preserve"> Available at: </w:t>
      </w:r>
      <w:r>
        <w:rPr>
          <w:rFonts w:ascii="Georgia" w:hAnsi="Georgia"/>
        </w:rPr>
        <w:fldChar w:fldCharType="begin"/>
      </w:r>
      <w:ins w:id="97" w:author="Jack Plummer" w:date="2022-08-18T13:40:00Z">
        <w:r>
          <w:rPr>
            <w:rFonts w:ascii="Georgia" w:hAnsi="Georgia"/>
          </w:rPr>
          <w:instrText>HYPERLINK "https://rbgkew.sharepoint.com/sites/KewPlantAssessment2022-2/Shared Documents/General/Projects/Threatened Biodiversity Hotspots Programme/Bhutan/Bhutan reviews/www.bgci.org/plant_search.php."</w:instrText>
        </w:r>
      </w:ins>
      <w:del w:id="98" w:author="Jack Plummer" w:date="2022-08-18T13:40:00Z">
        <w:r w:rsidDel="003F6826">
          <w:rPr>
            <w:rFonts w:ascii="Georgia" w:hAnsi="Georgia"/>
          </w:rPr>
          <w:delInstrText xml:space="preserve"> </w:delInstrText>
        </w:r>
        <w:r w:rsidDel="003F6826">
          <w:rPr>
            <w:rFonts w:ascii="Georgia" w:hAnsi="Georgia"/>
          </w:rPr>
          <w:delInstrText>HYPERLINK " www.bgci.org/plant_search.php."</w:delInstrText>
        </w:r>
        <w:r w:rsidDel="003F6826">
          <w:rPr>
            <w:rFonts w:ascii="Georgia" w:hAnsi="Georgia"/>
          </w:rPr>
          <w:delInstrText xml:space="preserve"> </w:delInstrText>
        </w:r>
      </w:del>
      <w:ins w:id="99" w:author="Jack Plummer" w:date="2022-08-18T13:40:00Z">
        <w:r>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4211DEC4" w14:textId="77777777" w:rsidR="00000000" w:rsidRDefault="003F6826">
      <w:pPr>
        <w:pStyle w:val="NormalWeb"/>
        <w:divId w:val="1545485951"/>
        <w:rPr>
          <w:rFonts w:ascii="Georgia" w:hAnsi="Georgia"/>
        </w:rPr>
      </w:pPr>
      <w:r>
        <w:rPr>
          <w:rFonts w:ascii="Georgia" w:hAnsi="Georgia"/>
        </w:rPr>
        <w:t xml:space="preserve">BBSP. 2021. Bhutan Biodiversity Specimen Portal, </w:t>
      </w:r>
      <w:proofErr w:type="spellStart"/>
      <w:r>
        <w:rPr>
          <w:rFonts w:ascii="Georgia" w:hAnsi="Georgia"/>
        </w:rPr>
        <w:t>Drimycarpus</w:t>
      </w:r>
      <w:proofErr w:type="spellEnd"/>
      <w:r>
        <w:rPr>
          <w:rFonts w:ascii="Georgia" w:hAnsi="Georgia"/>
        </w:rPr>
        <w:t xml:space="preserve"> </w:t>
      </w:r>
      <w:proofErr w:type="spellStart"/>
      <w:r>
        <w:rPr>
          <w:rFonts w:ascii="Georgia" w:hAnsi="Georgia"/>
        </w:rPr>
        <w:t>racemosus</w:t>
      </w:r>
      <w:proofErr w:type="spellEnd"/>
      <w:r>
        <w:rPr>
          <w:rFonts w:ascii="Georgia" w:hAnsi="Georgia"/>
        </w:rPr>
        <w:t xml:space="preserve">. Available at: </w:t>
      </w:r>
      <w:hyperlink r:id="rId14" w:history="1">
        <w:r>
          <w:rPr>
            <w:rStyle w:val="Hyperlink"/>
            <w:rFonts w:ascii="Georgia" w:hAnsi="Georgia"/>
          </w:rPr>
          <w:t>http://bhutanbiodiversity.net/taxa. (Accessed: 10/12/2021).</w:t>
        </w:r>
      </w:hyperlink>
      <w:r>
        <w:rPr>
          <w:rFonts w:ascii="Georgia" w:hAnsi="Georgia"/>
        </w:rPr>
        <w:t xml:space="preserve">. </w:t>
      </w:r>
    </w:p>
    <w:p w14:paraId="429BD3CE" w14:textId="4741EC06" w:rsidR="00000000" w:rsidRDefault="003F6826">
      <w:pPr>
        <w:pStyle w:val="NormalWeb"/>
        <w:divId w:val="1545485951"/>
        <w:rPr>
          <w:rFonts w:ascii="Georgia" w:hAnsi="Georgia"/>
        </w:rPr>
      </w:pPr>
      <w:r>
        <w:rPr>
          <w:rFonts w:ascii="Georgia" w:hAnsi="Georgia"/>
        </w:rPr>
        <w:t xml:space="preserve">BGCI. 2021. </w:t>
      </w:r>
      <w:proofErr w:type="spellStart"/>
      <w:r>
        <w:rPr>
          <w:rFonts w:ascii="Georgia" w:hAnsi="Georgia"/>
        </w:rPr>
        <w:t>PlantSearch</w:t>
      </w:r>
      <w:proofErr w:type="spellEnd"/>
      <w:r>
        <w:rPr>
          <w:rFonts w:ascii="Georgia" w:hAnsi="Georgia"/>
        </w:rPr>
        <w:t xml:space="preserve">. London: Botanic Gardens Conservation </w:t>
      </w:r>
      <w:proofErr w:type="gramStart"/>
      <w:r>
        <w:rPr>
          <w:rFonts w:ascii="Georgia" w:hAnsi="Georgia"/>
        </w:rPr>
        <w:t>International .</w:t>
      </w:r>
      <w:proofErr w:type="gramEnd"/>
      <w:r>
        <w:rPr>
          <w:rFonts w:ascii="Georgia" w:hAnsi="Georgia"/>
        </w:rPr>
        <w:t xml:space="preserve"> Available at: </w:t>
      </w:r>
      <w:r>
        <w:rPr>
          <w:rFonts w:ascii="Georgia" w:hAnsi="Georgia"/>
        </w:rPr>
        <w:fldChar w:fldCharType="begin"/>
      </w:r>
      <w:ins w:id="100" w:author="Jack Plummer" w:date="2022-08-18T13:40:00Z">
        <w:r>
          <w:rPr>
            <w:rFonts w:ascii="Georgia" w:hAnsi="Georgia"/>
          </w:rPr>
          <w:instrText>HYPERLINK "https://rbgkew.sharepoint.com/sites/KewPlantAssessment2022-2/Shared Documents/General/Projects/Threatened Biodiversity Hotspots Programme/Bhutan/Bhutan reviews/www.bgci.org/plant_search.php"</w:instrText>
        </w:r>
      </w:ins>
      <w:del w:id="101" w:author="Jack Plummer" w:date="2022-08-18T13:40:00Z">
        <w:r w:rsidDel="003F6826">
          <w:rPr>
            <w:rFonts w:ascii="Georgia" w:hAnsi="Georgia"/>
          </w:rPr>
          <w:delInstrText xml:space="preserve"> </w:delInstrText>
        </w:r>
        <w:r w:rsidDel="003F6826">
          <w:rPr>
            <w:rFonts w:ascii="Georgia" w:hAnsi="Georgia"/>
          </w:rPr>
          <w:delInstrText>HYPERLINK "www.bgci.org/plant_search.php"</w:delInstrText>
        </w:r>
        <w:r w:rsidDel="003F6826">
          <w:rPr>
            <w:rFonts w:ascii="Georgia" w:hAnsi="Georgia"/>
          </w:rPr>
          <w:delInstrText xml:space="preserve"> </w:delInstrText>
        </w:r>
      </w:del>
      <w:ins w:id="102" w:author="Jack Plummer" w:date="2022-08-18T13:40:00Z">
        <w:r>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6F194E10" w14:textId="77777777" w:rsidR="00000000" w:rsidRDefault="003F6826">
      <w:pPr>
        <w:pStyle w:val="NormalWeb"/>
        <w:divId w:val="1545485951"/>
        <w:rPr>
          <w:rFonts w:ascii="Georgia" w:hAnsi="Georgia"/>
        </w:rPr>
      </w:pPr>
      <w:r>
        <w:rPr>
          <w:rFonts w:ascii="Georgia" w:hAnsi="Georgia"/>
        </w:rPr>
        <w:lastRenderedPageBreak/>
        <w:t>GBIF. 2021. Global Biodiversity Information Facility (GBIF) data portal. Collection o</w:t>
      </w:r>
      <w:r>
        <w:rPr>
          <w:rFonts w:ascii="Georgia" w:hAnsi="Georgia"/>
        </w:rPr>
        <w:t xml:space="preserve">f online herbarium specimens. Available at: </w:t>
      </w:r>
      <w:hyperlink r:id="rId15" w:history="1">
        <w:r>
          <w:rPr>
            <w:rStyle w:val="Hyperlink"/>
            <w:rFonts w:ascii="Georgia" w:hAnsi="Georgia"/>
          </w:rPr>
          <w:t>http://data.gbif.org.</w:t>
        </w:r>
      </w:hyperlink>
      <w:r>
        <w:rPr>
          <w:rFonts w:ascii="Georgia" w:hAnsi="Georgia"/>
        </w:rPr>
        <w:t xml:space="preserve">. </w:t>
      </w:r>
    </w:p>
    <w:p w14:paraId="38D4BFE9" w14:textId="77777777" w:rsidR="00000000" w:rsidRDefault="003F6826">
      <w:pPr>
        <w:pStyle w:val="NormalWeb"/>
        <w:divId w:val="1545485951"/>
        <w:rPr>
          <w:rFonts w:ascii="Georgia" w:hAnsi="Georgia"/>
        </w:rPr>
      </w:pPr>
      <w:r>
        <w:rPr>
          <w:rFonts w:ascii="Georgia" w:hAnsi="Georgia"/>
        </w:rPr>
        <w:t xml:space="preserve">Grierson, A.J.C. and Long, D.G. 1991. </w:t>
      </w:r>
      <w:r>
        <w:rPr>
          <w:rFonts w:ascii="Georgia" w:hAnsi="Georgia"/>
          <w:i/>
          <w:iCs/>
        </w:rPr>
        <w:t>Flora of Bhutan Volume 2 Part 1</w:t>
      </w:r>
      <w:r>
        <w:rPr>
          <w:rFonts w:ascii="Georgia" w:hAnsi="Georgia"/>
        </w:rPr>
        <w:t>. Edinburgh and Royal Government of Bhutan, Edinburgh.</w:t>
      </w:r>
    </w:p>
    <w:p w14:paraId="54D33079" w14:textId="77777777" w:rsidR="00000000" w:rsidRDefault="003F6826">
      <w:pPr>
        <w:pStyle w:val="NormalWeb"/>
        <w:divId w:val="1545485951"/>
        <w:rPr>
          <w:rFonts w:ascii="Georgia" w:hAnsi="Georgia"/>
        </w:rPr>
      </w:pPr>
      <w:r>
        <w:rPr>
          <w:rFonts w:ascii="Georgia" w:hAnsi="Georgia"/>
        </w:rPr>
        <w:t xml:space="preserve">POWO. 2019. Plants of the </w:t>
      </w:r>
      <w:r>
        <w:rPr>
          <w:rFonts w:ascii="Georgia" w:hAnsi="Georgia"/>
        </w:rPr>
        <w:t xml:space="preserve">World Online. Facilitated by the Royal Botanic Gardens, Kew. Available at: </w:t>
      </w:r>
      <w:hyperlink r:id="rId16" w:history="1">
        <w:r>
          <w:rPr>
            <w:rStyle w:val="Hyperlink"/>
            <w:rFonts w:ascii="Georgia" w:hAnsi="Georgia"/>
          </w:rPr>
          <w:t>http://www.plantsoftheworldonline.org/</w:t>
        </w:r>
      </w:hyperlink>
      <w:r>
        <w:rPr>
          <w:rFonts w:ascii="Georgia" w:hAnsi="Georgia"/>
        </w:rPr>
        <w:t xml:space="preserve">. </w:t>
      </w:r>
    </w:p>
    <w:p w14:paraId="44F78233" w14:textId="1C7762BD" w:rsidR="00000000" w:rsidRDefault="003F6826">
      <w:pPr>
        <w:pStyle w:val="NormalWeb"/>
        <w:divId w:val="1545485951"/>
        <w:rPr>
          <w:rFonts w:ascii="Georgia" w:hAnsi="Georgia"/>
        </w:rPr>
      </w:pPr>
      <w:r>
        <w:rPr>
          <w:rFonts w:ascii="Georgia" w:hAnsi="Georgia"/>
        </w:rPr>
        <w:t>Protected Planet. 2021. Protected Planet: The World Database on Protected Areas (WDPA</w:t>
      </w:r>
      <w:r>
        <w:rPr>
          <w:rFonts w:ascii="Georgia" w:hAnsi="Georgia"/>
        </w:rPr>
        <w:t xml:space="preserve">). Cambridge, </w:t>
      </w:r>
      <w:proofErr w:type="gramStart"/>
      <w:r>
        <w:rPr>
          <w:rFonts w:ascii="Georgia" w:hAnsi="Georgia"/>
        </w:rPr>
        <w:t>UK .</w:t>
      </w:r>
      <w:proofErr w:type="gramEnd"/>
      <w:r>
        <w:rPr>
          <w:rFonts w:ascii="Georgia" w:hAnsi="Georgia"/>
        </w:rPr>
        <w:t xml:space="preserve"> Available at: </w:t>
      </w:r>
      <w:r>
        <w:rPr>
          <w:rFonts w:ascii="Georgia" w:hAnsi="Georgia"/>
        </w:rPr>
        <w:fldChar w:fldCharType="begin"/>
      </w:r>
      <w:ins w:id="103" w:author="Jack Plummer" w:date="2022-08-18T13:40:00Z">
        <w:r>
          <w:rPr>
            <w:rFonts w:ascii="Georgia" w:hAnsi="Georgia"/>
          </w:rPr>
          <w:instrText>HYPERLINK "https://rbgkew.sharepoint.com/sites/KewPlantAssessment2022-2/Shared Documents/General/Projects/Threatened Biodiversity Hotspots Programme/Bhutan/Bhutan reviews/www.protectedplanet.net. (Accessed: 2021)"</w:instrText>
        </w:r>
      </w:ins>
      <w:del w:id="104" w:author="Jack Plummer" w:date="2022-08-18T13:40:00Z">
        <w:r w:rsidDel="003F6826">
          <w:rPr>
            <w:rFonts w:ascii="Georgia" w:hAnsi="Georgia"/>
          </w:rPr>
          <w:delInstrText xml:space="preserve"> </w:delInstrText>
        </w:r>
        <w:r w:rsidDel="003F6826">
          <w:rPr>
            <w:rFonts w:ascii="Georgia" w:hAnsi="Georgia"/>
          </w:rPr>
          <w:delInstrText>HYPERLINK "www.protectedplanet.net. (Accessed: 2021)"</w:delInstrText>
        </w:r>
        <w:r w:rsidDel="003F6826">
          <w:rPr>
            <w:rFonts w:ascii="Georgia" w:hAnsi="Georgia"/>
          </w:rPr>
          <w:delInstrText xml:space="preserve"> </w:delInstrText>
        </w:r>
      </w:del>
      <w:ins w:id="105" w:author="Jack Plummer" w:date="2022-08-18T13:40:00Z">
        <w:r>
          <w:rPr>
            <w:rFonts w:ascii="Georgia" w:hAnsi="Georgia"/>
          </w:rPr>
        </w:r>
      </w:ins>
      <w:r>
        <w:rPr>
          <w:rFonts w:ascii="Georgia" w:hAnsi="Georgia"/>
        </w:rPr>
        <w:fldChar w:fldCharType="separate"/>
      </w:r>
      <w:r>
        <w:rPr>
          <w:rStyle w:val="Hyperlink"/>
          <w:rFonts w:ascii="Georgia" w:hAnsi="Georgia"/>
        </w:rPr>
        <w:t>www.protectedplanet.net. (Accessed: 2021)</w:t>
      </w:r>
      <w:r>
        <w:rPr>
          <w:rFonts w:ascii="Georgia" w:hAnsi="Georgia"/>
        </w:rPr>
        <w:fldChar w:fldCharType="end"/>
      </w:r>
      <w:r>
        <w:rPr>
          <w:rFonts w:ascii="Georgia" w:hAnsi="Georgia"/>
        </w:rPr>
        <w:t xml:space="preserve">. </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ck Plummer" w:date="2022-08-18T13:18:00Z" w:initials="JP">
    <w:p w14:paraId="5E585D86" w14:textId="77777777" w:rsidR="00050B6A" w:rsidRDefault="00050B6A" w:rsidP="00AC1E1D">
      <w:pPr>
        <w:pStyle w:val="CommentText"/>
      </w:pPr>
      <w:r>
        <w:rPr>
          <w:rStyle w:val="CommentReference"/>
        </w:rPr>
        <w:annotationRef/>
      </w:r>
      <w:r>
        <w:t>Great</w:t>
      </w:r>
    </w:p>
  </w:comment>
  <w:comment w:id="18" w:author="Jack Plummer" w:date="2022-08-18T13:22:00Z" w:initials="JP">
    <w:p w14:paraId="41832FE6" w14:textId="77777777" w:rsidR="00330061" w:rsidRDefault="00330061" w:rsidP="00277A05">
      <w:pPr>
        <w:pStyle w:val="CommentText"/>
      </w:pPr>
      <w:r>
        <w:rPr>
          <w:rStyle w:val="CommentReference"/>
        </w:rPr>
        <w:annotationRef/>
      </w:r>
      <w:r>
        <w:t>To update</w:t>
      </w:r>
    </w:p>
  </w:comment>
  <w:comment w:id="35" w:author="Jack Plummer" w:date="2022-08-18T13:26:00Z" w:initials="JP">
    <w:p w14:paraId="01FC299C" w14:textId="77777777" w:rsidR="00D32DF9" w:rsidRDefault="00D32DF9" w:rsidP="004E2775">
      <w:pPr>
        <w:pStyle w:val="CommentText"/>
      </w:pPr>
      <w:r>
        <w:rPr>
          <w:rStyle w:val="CommentReference"/>
        </w:rPr>
        <w:annotationRef/>
      </w:r>
      <w:r>
        <w:t>Boreal, not temperate?</w:t>
      </w:r>
    </w:p>
  </w:comment>
  <w:comment w:id="36" w:author="Jack Plummer" w:date="2022-08-18T13:26:00Z" w:initials="JP">
    <w:p w14:paraId="7619F619" w14:textId="77777777" w:rsidR="00D32DF9" w:rsidRDefault="00D32DF9" w:rsidP="005C4B09">
      <w:pPr>
        <w:pStyle w:val="CommentText"/>
      </w:pPr>
      <w:r>
        <w:rPr>
          <w:rStyle w:val="CommentReference"/>
        </w:rPr>
        <w:annotationRef/>
      </w:r>
      <w:r>
        <w:t>This box should not be ticked</w:t>
      </w:r>
    </w:p>
  </w:comment>
  <w:comment w:id="43" w:author="Jack Plummer" w:date="2022-08-18T13:34:00Z" w:initials="JP">
    <w:p w14:paraId="4988CEC9" w14:textId="77777777" w:rsidR="002E182F" w:rsidRDefault="002E182F" w:rsidP="004717D1">
      <w:pPr>
        <w:pStyle w:val="CommentText"/>
      </w:pPr>
      <w:r>
        <w:rPr>
          <w:rStyle w:val="CommentReference"/>
        </w:rPr>
        <w:annotationRef/>
      </w:r>
      <w:r>
        <w:t>Have added based on other info - is this correct?</w:t>
      </w:r>
    </w:p>
  </w:comment>
  <w:comment w:id="49" w:author="Jack Plummer" w:date="2022-08-18T13:34:00Z" w:initials="JP">
    <w:p w14:paraId="5AFF5371" w14:textId="77777777" w:rsidR="00440435" w:rsidRDefault="00440435" w:rsidP="005E4DDD">
      <w:pPr>
        <w:pStyle w:val="CommentText"/>
      </w:pPr>
      <w:r>
        <w:rPr>
          <w:rStyle w:val="CommentReference"/>
        </w:rPr>
        <w:annotationRef/>
      </w:r>
      <w:r>
        <w:t>Not used as fodder - if it is eaten by wild animals, we don't code this.</w:t>
      </w:r>
    </w:p>
  </w:comment>
  <w:comment w:id="52" w:author="_" w:date="2022-05-05T17:39:00Z" w:initials="JP">
    <w:p w14:paraId="67F25503" w14:textId="7292BD5B" w:rsidR="00000000" w:rsidRDefault="003F6826">
      <w:pPr>
        <w:pStyle w:val="CommentText"/>
      </w:pPr>
      <w:r>
        <w:rPr>
          <w:rStyle w:val="CommentReference"/>
        </w:rPr>
        <w:annotationRef/>
      </w:r>
    </w:p>
  </w:comment>
  <w:comment w:id="88" w:author="Jack Plummer" w:date="2022-08-18T13:37:00Z" w:initials="JP">
    <w:p w14:paraId="365EF9A6" w14:textId="77777777" w:rsidR="00440435" w:rsidRDefault="00440435" w:rsidP="00C32E4F">
      <w:pPr>
        <w:pStyle w:val="CommentText"/>
      </w:pPr>
      <w:r>
        <w:rPr>
          <w:rStyle w:val="CommentReference"/>
        </w:rPr>
        <w:annotationRef/>
      </w:r>
      <w:r>
        <w:t>Need to match these to the threats documented in the text</w:t>
      </w:r>
    </w:p>
  </w:comment>
  <w:comment w:id="89" w:author="Jack Plummer" w:date="2022-08-18T13:37:00Z" w:initials="JP">
    <w:p w14:paraId="7ECBFCFD" w14:textId="77777777" w:rsidR="00440435" w:rsidRDefault="00440435" w:rsidP="00C851F3">
      <w:pPr>
        <w:pStyle w:val="CommentText"/>
      </w:pPr>
      <w:r>
        <w:rPr>
          <w:rStyle w:val="CommentReference"/>
        </w:rPr>
        <w:annotationRef/>
      </w:r>
      <w:r>
        <w:t>Need to code 5.2.1 or 5.3.1 - this relates to animals</w:t>
      </w:r>
    </w:p>
  </w:comment>
  <w:comment w:id="96" w:author="Jack Plummer" w:date="2022-08-18T13:32:00Z" w:initials="JP">
    <w:p w14:paraId="377427EA" w14:textId="7636B9C4" w:rsidR="002E182F" w:rsidRDefault="002E182F" w:rsidP="00F5157E">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585D86" w15:done="0"/>
  <w15:commentEx w15:paraId="41832FE6" w15:done="0"/>
  <w15:commentEx w15:paraId="01FC299C" w15:done="0"/>
  <w15:commentEx w15:paraId="7619F619" w15:done="0"/>
  <w15:commentEx w15:paraId="4988CEC9" w15:done="0"/>
  <w15:commentEx w15:paraId="5AFF5371" w15:done="0"/>
  <w15:commentEx w15:paraId="67F25503" w15:done="0"/>
  <w15:commentEx w15:paraId="365EF9A6" w15:done="0"/>
  <w15:commentEx w15:paraId="7ECBFCFD" w15:done="0"/>
  <w15:commentEx w15:paraId="377427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8BABA" w16cex:dateUtc="2022-08-18T12:18:00Z"/>
  <w16cex:commentExtensible w16cex:durableId="26A8BB99" w16cex:dateUtc="2022-08-18T12:22:00Z"/>
  <w16cex:commentExtensible w16cex:durableId="26A8BC83" w16cex:dateUtc="2022-08-18T12:26:00Z"/>
  <w16cex:commentExtensible w16cex:durableId="26A8BCA3" w16cex:dateUtc="2022-08-18T12:26:00Z"/>
  <w16cex:commentExtensible w16cex:durableId="26A8BE4A" w16cex:dateUtc="2022-08-18T12:34:00Z"/>
  <w16cex:commentExtensible w16cex:durableId="26A8BE6E" w16cex:dateUtc="2022-08-18T12:34:00Z"/>
  <w16cex:commentExtensible w16cex:durableId="26A88C94" w16cex:dateUtc="2022-08-18T09:01:00Z"/>
  <w16cex:commentExtensible w16cex:durableId="26A8BEFC" w16cex:dateUtc="2022-08-18T12:37:00Z"/>
  <w16cex:commentExtensible w16cex:durableId="26A8BF1C" w16cex:dateUtc="2022-08-18T12:37:00Z"/>
  <w16cex:commentExtensible w16cex:durableId="26A8BE06" w16cex:dateUtc="2022-08-18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585D86" w16cid:durableId="26A8BABA"/>
  <w16cid:commentId w16cid:paraId="41832FE6" w16cid:durableId="26A8BB99"/>
  <w16cid:commentId w16cid:paraId="01FC299C" w16cid:durableId="26A8BC83"/>
  <w16cid:commentId w16cid:paraId="7619F619" w16cid:durableId="26A8BCA3"/>
  <w16cid:commentId w16cid:paraId="4988CEC9" w16cid:durableId="26A8BE4A"/>
  <w16cid:commentId w16cid:paraId="5AFF5371" w16cid:durableId="26A8BE6E"/>
  <w16cid:commentId w16cid:paraId="67F25503" w16cid:durableId="26A88C94"/>
  <w16cid:commentId w16cid:paraId="365EF9A6" w16cid:durableId="26A8BEFC"/>
  <w16cid:commentId w16cid:paraId="7ECBFCFD" w16cid:durableId="26A8BF1C"/>
  <w16cid:commentId w16cid:paraId="377427EA" w16cid:durableId="26A8BE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0B6A"/>
    <w:rsid w:val="00050B6A"/>
    <w:rsid w:val="002E182F"/>
    <w:rsid w:val="00330061"/>
    <w:rsid w:val="003F6826"/>
    <w:rsid w:val="00440435"/>
    <w:rsid w:val="00D32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67201"/>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CommentReference">
    <w:name w:val="annotation reference"/>
    <w:basedOn w:val="DefaultParagraphFon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EastAsi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EastAsia"/>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050B6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1783">
      <w:marLeft w:val="0"/>
      <w:marRight w:val="0"/>
      <w:marTop w:val="0"/>
      <w:marBottom w:val="0"/>
      <w:divBdr>
        <w:top w:val="none" w:sz="0" w:space="0" w:color="auto"/>
        <w:left w:val="none" w:sz="0" w:space="0" w:color="auto"/>
        <w:bottom w:val="none" w:sz="0" w:space="0" w:color="auto"/>
        <w:right w:val="none" w:sz="0" w:space="0" w:color="auto"/>
      </w:divBdr>
    </w:div>
    <w:div w:id="704984980">
      <w:marLeft w:val="0"/>
      <w:marRight w:val="0"/>
      <w:marTop w:val="0"/>
      <w:marBottom w:val="0"/>
      <w:divBdr>
        <w:top w:val="none" w:sz="0" w:space="0" w:color="auto"/>
        <w:left w:val="none" w:sz="0" w:space="0" w:color="auto"/>
        <w:bottom w:val="none" w:sz="0" w:space="0" w:color="auto"/>
        <w:right w:val="none" w:sz="0" w:space="0" w:color="auto"/>
      </w:divBdr>
    </w:div>
    <w:div w:id="707218545">
      <w:marLeft w:val="0"/>
      <w:marRight w:val="0"/>
      <w:marTop w:val="0"/>
      <w:marBottom w:val="0"/>
      <w:divBdr>
        <w:top w:val="none" w:sz="0" w:space="0" w:color="auto"/>
        <w:left w:val="none" w:sz="0" w:space="0" w:color="auto"/>
        <w:bottom w:val="none" w:sz="0" w:space="0" w:color="auto"/>
        <w:right w:val="none" w:sz="0" w:space="0" w:color="auto"/>
      </w:divBdr>
    </w:div>
    <w:div w:id="1545485951">
      <w:marLeft w:val="0"/>
      <w:marRight w:val="0"/>
      <w:marTop w:val="0"/>
      <w:marBottom w:val="0"/>
      <w:divBdr>
        <w:top w:val="none" w:sz="0" w:space="0" w:color="auto"/>
        <w:left w:val="none" w:sz="0" w:space="0" w:color="auto"/>
        <w:bottom w:val="none" w:sz="0" w:space="0" w:color="auto"/>
        <w:right w:val="none" w:sz="0" w:space="0" w:color="auto"/>
      </w:divBdr>
    </w:div>
    <w:div w:id="1714771070">
      <w:marLeft w:val="0"/>
      <w:marRight w:val="0"/>
      <w:marTop w:val="0"/>
      <w:marBottom w:val="0"/>
      <w:divBdr>
        <w:top w:val="none" w:sz="0" w:space="0" w:color="auto"/>
        <w:left w:val="none" w:sz="0" w:space="0" w:color="auto"/>
        <w:bottom w:val="none" w:sz="0" w:space="0" w:color="auto"/>
        <w:right w:val="none" w:sz="0" w:space="0" w:color="auto"/>
      </w:divBdr>
    </w:div>
    <w:div w:id="1750689285">
      <w:marLeft w:val="0"/>
      <w:marRight w:val="0"/>
      <w:marTop w:val="0"/>
      <w:marBottom w:val="0"/>
      <w:divBdr>
        <w:top w:val="none" w:sz="0" w:space="0" w:color="auto"/>
        <w:left w:val="none" w:sz="0" w:space="0" w:color="auto"/>
        <w:bottom w:val="none" w:sz="0" w:space="0" w:color="auto"/>
        <w:right w:val="none" w:sz="0" w:space="0" w:color="auto"/>
      </w:divBdr>
    </w:div>
    <w:div w:id="1771774637">
      <w:marLeft w:val="0"/>
      <w:marRight w:val="0"/>
      <w:marTop w:val="0"/>
      <w:marBottom w:val="0"/>
      <w:divBdr>
        <w:top w:val="none" w:sz="0" w:space="0" w:color="auto"/>
        <w:left w:val="none" w:sz="0" w:space="0" w:color="auto"/>
        <w:bottom w:val="none" w:sz="0" w:space="0" w:color="auto"/>
        <w:right w:val="none" w:sz="0" w:space="0" w:color="auto"/>
      </w:divBdr>
    </w:div>
    <w:div w:id="1801143511">
      <w:marLeft w:val="0"/>
      <w:marRight w:val="0"/>
      <w:marTop w:val="0"/>
      <w:marBottom w:val="0"/>
      <w:divBdr>
        <w:top w:val="none" w:sz="0" w:space="0" w:color="auto"/>
        <w:left w:val="none" w:sz="0" w:space="0" w:color="auto"/>
        <w:bottom w:val="none" w:sz="0" w:space="0" w:color="auto"/>
        <w:right w:val="none" w:sz="0" w:space="0" w:color="auto"/>
      </w:divBdr>
    </w:div>
    <w:div w:id="1879004589">
      <w:marLeft w:val="0"/>
      <w:marRight w:val="0"/>
      <w:marTop w:val="0"/>
      <w:marBottom w:val="0"/>
      <w:divBdr>
        <w:top w:val="none" w:sz="0" w:space="0" w:color="auto"/>
        <w:left w:val="none" w:sz="0" w:space="0" w:color="auto"/>
        <w:bottom w:val="none" w:sz="0" w:space="0" w:color="auto"/>
        <w:right w:val="none" w:sz="0" w:space="0" w:color="auto"/>
      </w:divBdr>
    </w:div>
    <w:div w:id="2042318973">
      <w:marLeft w:val="0"/>
      <w:marRight w:val="0"/>
      <w:marTop w:val="0"/>
      <w:marBottom w:val="0"/>
      <w:divBdr>
        <w:top w:val="none" w:sz="0" w:space="0" w:color="auto"/>
        <w:left w:val="none" w:sz="0" w:space="0" w:color="auto"/>
        <w:bottom w:val="none" w:sz="0" w:space="0" w:color="auto"/>
        <w:right w:val="none" w:sz="0" w:space="0" w:color="auto"/>
      </w:divBdr>
      <w:divsChild>
        <w:div w:id="1804275486">
          <w:marLeft w:val="0"/>
          <w:marRight w:val="0"/>
          <w:marTop w:val="0"/>
          <w:marBottom w:val="150"/>
          <w:divBdr>
            <w:top w:val="single" w:sz="12" w:space="0" w:color="000000"/>
            <w:left w:val="none" w:sz="0" w:space="0" w:color="auto"/>
            <w:bottom w:val="single" w:sz="12" w:space="0" w:color="000000"/>
            <w:right w:val="none" w:sz="0" w:space="0" w:color="auto"/>
          </w:divBdr>
        </w:div>
      </w:divsChild>
    </w:div>
    <w:div w:id="213837783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plantsoftheworldonlin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data.gbif.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bhutanbiodiversity.net/taxa.%20(Accessed:%2010/12/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0DD6AD-5AC9-4C2F-B8EF-24A60A7F3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8432B9-5A68-4962-85CF-636CD0C65E47}">
  <ds:schemaRefs>
    <ds:schemaRef ds:uri="Microsoft.SharePoint.Taxonomy.ContentTypeSync"/>
  </ds:schemaRefs>
</ds:datastoreItem>
</file>

<file path=customXml/itemProps3.xml><?xml version="1.0" encoding="utf-8"?>
<ds:datastoreItem xmlns:ds="http://schemas.openxmlformats.org/officeDocument/2006/customXml" ds:itemID="{47F842F0-A848-4790-AE35-9CFD12A1C99A}">
  <ds:schemaRefs>
    <ds:schemaRef ds:uri="http://schemas.microsoft.com/sharepoint/events"/>
  </ds:schemaRefs>
</ds:datastoreItem>
</file>

<file path=customXml/itemProps4.xml><?xml version="1.0" encoding="utf-8"?>
<ds:datastoreItem xmlns:ds="http://schemas.openxmlformats.org/officeDocument/2006/customXml" ds:itemID="{A30DD8EC-DBF1-4655-8C3C-2BA943BFA4DD}">
  <ds:schemaRefs>
    <ds:schemaRef ds:uri="http://schemas.microsoft.com/sharepoint/v3/contenttype/forms"/>
  </ds:schemaRefs>
</ds:datastoreItem>
</file>

<file path=customXml/itemProps5.xml><?xml version="1.0" encoding="utf-8"?>
<ds:datastoreItem xmlns:ds="http://schemas.openxmlformats.org/officeDocument/2006/customXml" ds:itemID="{5F2049C8-A058-4F3B-9CA7-68311D0E61DE}">
  <ds:schemaRefs>
    <ds:schemaRef ds:uri="http://purl.org/dc/terms/"/>
    <ds:schemaRef ds:uri="590658d6-28a4-43df-8461-354b94568f6c"/>
    <ds:schemaRef ds:uri="3174fa65-5130-4218-be7b-3006b691958f"/>
    <ds:schemaRef ds:uri="http://purl.org/dc/dcmitype/"/>
    <ds:schemaRef ds:uri="http://schemas.microsoft.com/office/infopath/2007/PartnerControls"/>
    <ds:schemaRef ds:uri="http://schemas.microsoft.com/office/2006/documentManagement/types"/>
    <ds:schemaRef ds:uri="http://schemas.microsoft.com/office/2006/metadata/properties"/>
    <ds:schemaRef ds:uri="http://purl.org/dc/elements/1.1/"/>
    <ds:schemaRef ds:uri="150f78d0-e5c4-40ba-9879-1115501c63e5"/>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1411</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Searsia paniculata</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Searsia paniculata</dc:title>
  <dc:subject/>
  <dc:creator>Jack Plummer</dc:creator>
  <cp:keywords/>
  <dc:description/>
  <cp:lastModifiedBy>Jack Plummer</cp:lastModifiedBy>
  <cp:revision>2</cp:revision>
  <dcterms:created xsi:type="dcterms:W3CDTF">2022-08-18T12:40:00Z</dcterms:created>
  <dcterms:modified xsi:type="dcterms:W3CDTF">2022-08-18T12:40:00Z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