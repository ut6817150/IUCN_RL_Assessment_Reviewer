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303A8F" w14:textId="77777777" w:rsidR="00000000" w:rsidRDefault="00000000">
      <w:pPr>
        <w:jc w:val="center"/>
        <w:divId w:val="111169721"/>
        <w:rPr>
          <w:rFonts w:ascii="Georgia" w:eastAsia="Times New Roman" w:hAnsi="Georgia"/>
          <w:b/>
          <w:bCs/>
          <w:sz w:val="29"/>
          <w:szCs w:val="29"/>
        </w:rPr>
      </w:pPr>
      <w:r>
        <w:rPr>
          <w:rFonts w:ascii="Georgia" w:eastAsia="Times New Roman" w:hAnsi="Georgia"/>
          <w:b/>
          <w:bCs/>
          <w:sz w:val="29"/>
          <w:szCs w:val="29"/>
        </w:rPr>
        <w:t>Draft</w:t>
      </w:r>
    </w:p>
    <w:p w14:paraId="53434B7A" w14:textId="77777777" w:rsidR="00000000" w:rsidRDefault="00000000">
      <w:pPr>
        <w:divId w:val="1978029190"/>
        <w:rPr>
          <w:rFonts w:ascii="Georgia" w:eastAsia="Times New Roman" w:hAnsi="Georgia"/>
          <w:sz w:val="18"/>
          <w:szCs w:val="18"/>
        </w:rPr>
      </w:pPr>
      <w:r>
        <w:rPr>
          <w:rFonts w:ascii="Georgia" w:eastAsia="Times New Roman" w:hAnsi="Georgia"/>
          <w:noProof/>
          <w:sz w:val="18"/>
          <w:szCs w:val="18"/>
        </w:rPr>
        <w:drawing>
          <wp:inline distT="0" distB="0" distL="0" distR="0" wp14:anchorId="46F87C78" wp14:editId="45CBD00D">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7B364C1" w14:textId="77777777" w:rsidR="00000000" w:rsidRDefault="00000000">
      <w:pPr>
        <w:shd w:val="clear" w:color="auto" w:fill="FFFFFF"/>
        <w:spacing w:before="100" w:beforeAutospacing="1" w:after="100" w:afterAutospacing="1"/>
        <w:jc w:val="right"/>
        <w:outlineLvl w:val="1"/>
        <w:divId w:val="1978029190"/>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Paraboea eburnea</w:t>
      </w:r>
      <w:r>
        <w:rPr>
          <w:rFonts w:ascii="Georgia" w:eastAsia="Times New Roman" w:hAnsi="Georgia"/>
          <w:b/>
          <w:bCs/>
          <w:color w:val="000000"/>
          <w:kern w:val="36"/>
          <w:sz w:val="29"/>
          <w:szCs w:val="29"/>
        </w:rPr>
        <w:t xml:space="preserve"> - Triboun</w:t>
      </w:r>
    </w:p>
    <w:p w14:paraId="182D2D5D" w14:textId="77777777" w:rsidR="00000000" w:rsidRDefault="00000000">
      <w:pPr>
        <w:jc w:val="right"/>
        <w:divId w:val="1978029190"/>
        <w:rPr>
          <w:rFonts w:ascii="Georgia" w:eastAsia="Times New Roman" w:hAnsi="Georgia"/>
          <w:sz w:val="18"/>
          <w:szCs w:val="18"/>
        </w:rPr>
      </w:pPr>
      <w:r>
        <w:rPr>
          <w:rFonts w:ascii="Georgia" w:eastAsia="Times New Roman" w:hAnsi="Georgia"/>
          <w:sz w:val="18"/>
          <w:szCs w:val="18"/>
        </w:rPr>
        <w:t>PLANTAE - TRACHEOPHYTA - MAGNOLIOPSIDA - LAMIALES - GESNERIACEAE - Paraboea - eburnea</w:t>
      </w:r>
    </w:p>
    <w:p w14:paraId="1831F5D2" w14:textId="77777777" w:rsidR="00000000" w:rsidRDefault="00000000">
      <w:pPr>
        <w:pStyle w:val="NormalWeb"/>
        <w:divId w:val="769590001"/>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72"/>
        <w:gridCol w:w="614"/>
      </w:tblGrid>
      <w:tr w:rsidR="00000000" w14:paraId="35A681E2" w14:textId="77777777">
        <w:trPr>
          <w:tblCellSpacing w:w="15" w:type="dxa"/>
          <w:jc w:val="center"/>
        </w:trPr>
        <w:tc>
          <w:tcPr>
            <w:tcW w:w="0" w:type="auto"/>
            <w:gridSpan w:val="2"/>
            <w:tcBorders>
              <w:bottom w:val="single" w:sz="6" w:space="0" w:color="000000"/>
            </w:tcBorders>
            <w:shd w:val="clear" w:color="auto" w:fill="BBBBBB"/>
            <w:vAlign w:val="center"/>
            <w:hideMark/>
          </w:tcPr>
          <w:p w14:paraId="4FB03322"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3579DCAA" w14:textId="77777777">
        <w:trPr>
          <w:tblCellSpacing w:w="15" w:type="dxa"/>
          <w:jc w:val="center"/>
        </w:trPr>
        <w:tc>
          <w:tcPr>
            <w:tcW w:w="0" w:type="auto"/>
            <w:gridSpan w:val="2"/>
            <w:vAlign w:val="center"/>
            <w:hideMark/>
          </w:tcPr>
          <w:p w14:paraId="4FD18F78" w14:textId="77777777" w:rsidR="00000000" w:rsidRDefault="00000000">
            <w:pPr>
              <w:spacing w:after="75"/>
              <w:rPr>
                <w:rFonts w:ascii="Georgia" w:eastAsia="Times New Roman" w:hAnsi="Georgia"/>
                <w:sz w:val="20"/>
                <w:szCs w:val="20"/>
              </w:rPr>
            </w:pPr>
            <w:r>
              <w:rPr>
                <w:rFonts w:ascii="Georgia" w:eastAsia="Times New Roman" w:hAnsi="Georgia"/>
                <w:sz w:val="20"/>
                <w:szCs w:val="20"/>
              </w:rPr>
              <w:t>CR - Critically Endangered, B1ab(iii)+2ab(iii); D (IUCN version 3.1)</w:t>
            </w:r>
          </w:p>
        </w:tc>
      </w:tr>
      <w:tr w:rsidR="00000000" w14:paraId="3F818D81" w14:textId="77777777">
        <w:trPr>
          <w:tblCellSpacing w:w="15" w:type="dxa"/>
          <w:jc w:val="center"/>
        </w:trPr>
        <w:tc>
          <w:tcPr>
            <w:tcW w:w="0" w:type="auto"/>
            <w:gridSpan w:val="2"/>
            <w:vAlign w:val="center"/>
            <w:hideMark/>
          </w:tcPr>
          <w:p w14:paraId="1F13391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w:t>
            </w:r>
          </w:p>
        </w:tc>
      </w:tr>
      <w:tr w:rsidR="00000000" w14:paraId="14989882" w14:textId="77777777">
        <w:trPr>
          <w:tblCellSpacing w:w="15" w:type="dxa"/>
          <w:jc w:val="center"/>
        </w:trPr>
        <w:tc>
          <w:tcPr>
            <w:tcW w:w="0" w:type="auto"/>
            <w:vAlign w:val="center"/>
            <w:hideMark/>
          </w:tcPr>
          <w:p w14:paraId="681E74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Possibly Extinct: </w:t>
            </w:r>
          </w:p>
        </w:tc>
        <w:tc>
          <w:tcPr>
            <w:tcW w:w="0" w:type="auto"/>
            <w:vAlign w:val="center"/>
            <w:hideMark/>
          </w:tcPr>
          <w:p w14:paraId="7368BFF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r>
      <w:tr w:rsidR="00000000" w14:paraId="2250D7A6" w14:textId="77777777">
        <w:trPr>
          <w:tblCellSpacing w:w="15" w:type="dxa"/>
          <w:jc w:val="center"/>
        </w:trPr>
        <w:tc>
          <w:tcPr>
            <w:tcW w:w="0" w:type="auto"/>
            <w:vAlign w:val="center"/>
            <w:hideMark/>
          </w:tcPr>
          <w:p w14:paraId="3D1F74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Possibly Extinct in the Wild: </w:t>
            </w:r>
          </w:p>
        </w:tc>
        <w:tc>
          <w:tcPr>
            <w:tcW w:w="0" w:type="auto"/>
            <w:vAlign w:val="center"/>
            <w:hideMark/>
          </w:tcPr>
          <w:p w14:paraId="7AD040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r>
      <w:tr w:rsidR="00000000" w14:paraId="1E91C5F3" w14:textId="77777777">
        <w:trPr>
          <w:tblCellSpacing w:w="15" w:type="dxa"/>
          <w:jc w:val="center"/>
        </w:trPr>
        <w:tc>
          <w:tcPr>
            <w:tcW w:w="0" w:type="auto"/>
            <w:vAlign w:val="center"/>
            <w:hideMark/>
          </w:tcPr>
          <w:p w14:paraId="126DC35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Date Last Recorded (in the wild): </w:t>
            </w:r>
          </w:p>
        </w:tc>
        <w:tc>
          <w:tcPr>
            <w:tcW w:w="0" w:type="auto"/>
            <w:vAlign w:val="center"/>
            <w:hideMark/>
          </w:tcPr>
          <w:p w14:paraId="17EA9CE5" w14:textId="77777777" w:rsidR="00000000" w:rsidRDefault="00000000">
            <w:pPr>
              <w:spacing w:after="75"/>
              <w:rPr>
                <w:rFonts w:ascii="Georgia" w:eastAsia="Times New Roman" w:hAnsi="Georgia"/>
                <w:sz w:val="18"/>
                <w:szCs w:val="18"/>
              </w:rPr>
            </w:pPr>
          </w:p>
        </w:tc>
      </w:tr>
    </w:tbl>
    <w:p w14:paraId="5963BD10" w14:textId="77777777" w:rsidR="00000000" w:rsidRDefault="00000000">
      <w:pPr>
        <w:pStyle w:val="Heading1"/>
        <w:divId w:val="2068189582"/>
        <w:rPr>
          <w:rFonts w:ascii="Georgia" w:eastAsia="Times New Roman" w:hAnsi="Georgia"/>
          <w:sz w:val="29"/>
          <w:szCs w:val="29"/>
        </w:rPr>
      </w:pPr>
      <w:r>
        <w:rPr>
          <w:rFonts w:ascii="Georgia" w:eastAsia="Times New Roman" w:hAnsi="Georgia"/>
          <w:sz w:val="29"/>
          <w:szCs w:val="29"/>
        </w:rPr>
        <w:t>Red List Assessment</w:t>
      </w:r>
    </w:p>
    <w:p w14:paraId="6258FB15" w14:textId="77777777" w:rsidR="00000000" w:rsidRDefault="00000000">
      <w:pPr>
        <w:pStyle w:val="Heading2"/>
        <w:divId w:val="2068189582"/>
        <w:rPr>
          <w:rFonts w:ascii="Georgia" w:eastAsia="Times New Roman" w:hAnsi="Georgia"/>
          <w:sz w:val="27"/>
          <w:szCs w:val="27"/>
        </w:rPr>
      </w:pPr>
      <w:r>
        <w:rPr>
          <w:rFonts w:ascii="Georgia" w:eastAsia="Times New Roman" w:hAnsi="Georgia"/>
          <w:sz w:val="27"/>
          <w:szCs w:val="27"/>
        </w:rPr>
        <w:t>Assessment Information</w:t>
      </w:r>
    </w:p>
    <w:p w14:paraId="0AA54087" w14:textId="77777777" w:rsidR="00000000" w:rsidRDefault="00000000">
      <w:pPr>
        <w:pStyle w:val="NormalWeb"/>
        <w:divId w:val="2068189582"/>
        <w:rPr>
          <w:rFonts w:ascii="Georgia" w:hAnsi="Georgia"/>
        </w:rPr>
      </w:pPr>
      <w:r>
        <w:rPr>
          <w:rStyle w:val="datalabel1"/>
          <w:rFonts w:ascii="Georgia" w:hAnsi="Georgia"/>
        </w:rPr>
        <w:t xml:space="preserve">Date of Assessment: </w:t>
      </w:r>
      <w:r>
        <w:rPr>
          <w:rFonts w:ascii="Georgia" w:hAnsi="Georgia"/>
        </w:rPr>
        <w:t>2022-08-17</w:t>
      </w:r>
    </w:p>
    <w:p w14:paraId="00A9441A" w14:textId="77777777" w:rsidR="00000000" w:rsidRDefault="00000000">
      <w:pPr>
        <w:pStyle w:val="NormalWeb"/>
        <w:divId w:val="2068189582"/>
        <w:rPr>
          <w:rFonts w:ascii="Georgia" w:hAnsi="Georgia"/>
        </w:rPr>
      </w:pPr>
      <w:r>
        <w:rPr>
          <w:rStyle w:val="datalabel1"/>
          <w:rFonts w:ascii="Georgia" w:hAnsi="Georgia"/>
        </w:rPr>
        <w:t xml:space="preserve">Assessor(s): </w:t>
      </w:r>
      <w:r>
        <w:rPr>
          <w:rFonts w:ascii="Georgia" w:hAnsi="Georgia"/>
        </w:rPr>
        <w:t>Triboun, P. &amp; Khorngton, S.</w:t>
      </w:r>
    </w:p>
    <w:p w14:paraId="78A650BD" w14:textId="77777777" w:rsidR="00000000" w:rsidRDefault="00000000">
      <w:pPr>
        <w:pStyle w:val="NormalWeb"/>
        <w:divId w:val="2068189582"/>
        <w:rPr>
          <w:rFonts w:ascii="Georgia" w:hAnsi="Georgia"/>
        </w:rPr>
      </w:pPr>
      <w:r>
        <w:rPr>
          <w:rStyle w:val="datalabel1"/>
          <w:rFonts w:ascii="Georgia" w:hAnsi="Georgia"/>
        </w:rPr>
        <w:t xml:space="preserve">Regions: </w:t>
      </w:r>
      <w:r>
        <w:rPr>
          <w:rFonts w:ascii="Georgia" w:hAnsi="Georgia"/>
        </w:rPr>
        <w:t>Global</w:t>
      </w:r>
    </w:p>
    <w:p w14:paraId="1F7464D0" w14:textId="77777777" w:rsidR="00000000" w:rsidRDefault="00000000">
      <w:pPr>
        <w:pStyle w:val="Heading2"/>
        <w:divId w:val="2068189582"/>
        <w:rPr>
          <w:rFonts w:ascii="Georgia" w:eastAsia="Times New Roman" w:hAnsi="Georgia"/>
          <w:sz w:val="27"/>
          <w:szCs w:val="27"/>
        </w:rPr>
      </w:pPr>
      <w:r>
        <w:rPr>
          <w:rFonts w:ascii="Georgia" w:eastAsia="Times New Roman" w:hAnsi="Georgia"/>
          <w:sz w:val="27"/>
          <w:szCs w:val="27"/>
        </w:rPr>
        <w:t>Assessment Rationale</w:t>
      </w:r>
    </w:p>
    <w:p w14:paraId="4F4C5235" w14:textId="1BFB74A6" w:rsidR="00000000" w:rsidRDefault="00000000">
      <w:pPr>
        <w:pStyle w:val="NormalWeb"/>
        <w:divId w:val="2068189582"/>
        <w:rPr>
          <w:rFonts w:ascii="Georgia" w:hAnsi="Georgia"/>
        </w:rPr>
      </w:pPr>
      <w:r>
        <w:rPr>
          <w:rStyle w:val="Emphasis"/>
          <w:rFonts w:ascii="Georgia" w:hAnsi="Georgia"/>
        </w:rPr>
        <w:t>Paraboea eburnea</w:t>
      </w:r>
      <w:r>
        <w:rPr>
          <w:rFonts w:ascii="Georgia" w:hAnsi="Georgia"/>
        </w:rPr>
        <w:t> </w:t>
      </w:r>
      <w:r>
        <w:rPr>
          <w:rStyle w:val="Emphasis"/>
          <w:rFonts w:ascii="Georgia" w:hAnsi="Georgia"/>
        </w:rPr>
        <w:t> </w:t>
      </w:r>
      <w:r>
        <w:rPr>
          <w:rFonts w:ascii="Georgia" w:hAnsi="Georgia"/>
        </w:rPr>
        <w:t>is endemic to Thailand, occupying a restricted distribution at Thum Pra Khayang, Ranong province (type locality). Its estimated extent of occurrence (EOO) of 4 km</w:t>
      </w:r>
      <w:r>
        <w:rPr>
          <w:rFonts w:ascii="Georgia" w:hAnsi="Georgia"/>
          <w:vertAlign w:val="superscript"/>
        </w:rPr>
        <w:t>2</w:t>
      </w:r>
      <w:r>
        <w:rPr>
          <w:rFonts w:ascii="Georgia" w:hAnsi="Georgia"/>
        </w:rPr>
        <w:t xml:space="preserve"> and area of occupancy (AOO) of 4 km</w:t>
      </w:r>
      <w:r>
        <w:rPr>
          <w:rFonts w:ascii="Georgia" w:hAnsi="Georgia"/>
          <w:vertAlign w:val="superscript"/>
        </w:rPr>
        <w:t>2</w:t>
      </w:r>
      <w:r>
        <w:rPr>
          <w:rFonts w:ascii="Georgia" w:hAnsi="Georgia"/>
        </w:rPr>
        <w:t xml:space="preserve"> both fall within the thresholds for Critically Endangered category under criterion B. At its only one known collection site, its limestone habitat is threatened by human activities, the construction of temple and stairs, </w:t>
      </w:r>
      <w:del w:id="0" w:author="Jack Plummer" w:date="2022-09-29T12:35:00Z">
        <w:r w:rsidDel="00BA4BF6">
          <w:rPr>
            <w:rFonts w:ascii="Georgia" w:hAnsi="Georgia"/>
          </w:rPr>
          <w:delText xml:space="preserve"> </w:delText>
        </w:r>
      </w:del>
      <w:r>
        <w:rPr>
          <w:rFonts w:ascii="Georgia" w:hAnsi="Georgia"/>
        </w:rPr>
        <w:t>animals, religious site</w:t>
      </w:r>
      <w:ins w:id="1" w:author="Jack Plummer" w:date="2022-09-29T12:35:00Z">
        <w:r w:rsidR="00BA4BF6">
          <w:rPr>
            <w:rFonts w:ascii="Georgia" w:hAnsi="Georgia"/>
          </w:rPr>
          <w:t>s</w:t>
        </w:r>
      </w:ins>
      <w:r>
        <w:rPr>
          <w:rFonts w:ascii="Georgia" w:hAnsi="Georgia"/>
        </w:rPr>
        <w:t xml:space="preserve">, visitors and agricultural areas which are inferred to be contributing to a continuing decline in habitat area, extent, and quality. This species is considered to be restricted to only one location. The population consists of </w:t>
      </w:r>
      <w:ins w:id="2" w:author="Jack Plummer" w:date="2022-09-29T12:31:00Z">
        <w:r w:rsidR="00BA4BF6">
          <w:rPr>
            <w:rFonts w:ascii="Georgia" w:hAnsi="Georgia"/>
          </w:rPr>
          <w:t>fewer</w:t>
        </w:r>
      </w:ins>
      <w:del w:id="3" w:author="Jack Plummer" w:date="2022-09-29T12:31:00Z">
        <w:r w:rsidDel="00BA4BF6">
          <w:rPr>
            <w:rFonts w:ascii="Georgia" w:hAnsi="Georgia"/>
          </w:rPr>
          <w:delText>less</w:delText>
        </w:r>
      </w:del>
      <w:r>
        <w:rPr>
          <w:rFonts w:ascii="Georgia" w:hAnsi="Georgia"/>
        </w:rPr>
        <w:t xml:space="preserve"> than 50 mature individuals. The population size falls within the threshold for </w:t>
      </w:r>
      <w:ins w:id="4" w:author="Jack Plummer" w:date="2022-09-29T12:32:00Z">
        <w:r w:rsidR="00BA4BF6">
          <w:rPr>
            <w:rFonts w:ascii="Georgia" w:hAnsi="Georgia"/>
          </w:rPr>
          <w:t xml:space="preserve">the </w:t>
        </w:r>
      </w:ins>
      <w:r>
        <w:rPr>
          <w:rFonts w:ascii="Georgia" w:hAnsi="Georgia"/>
        </w:rPr>
        <w:t>Critically Endangered</w:t>
      </w:r>
      <w:ins w:id="5" w:author="Jack Plummer" w:date="2022-09-29T12:32:00Z">
        <w:r w:rsidR="00BA4BF6">
          <w:rPr>
            <w:rFonts w:ascii="Georgia" w:hAnsi="Georgia"/>
          </w:rPr>
          <w:t xml:space="preserve"> category</w:t>
        </w:r>
      </w:ins>
      <w:r>
        <w:rPr>
          <w:rFonts w:ascii="Georgia" w:hAnsi="Georgia"/>
        </w:rPr>
        <w:t xml:space="preserve"> under criterion D. The population trend is suspected to be decreasing. Given its restricted EOO, AOO, number of locations and the population size, alongside a continuing decline in habitat, it is assessed as Critically Endangered (CR) B1ab(iii)+2ab(iii); D.</w:t>
      </w:r>
    </w:p>
    <w:p w14:paraId="3DFAA281" w14:textId="77777777" w:rsidR="00000000" w:rsidRDefault="00000000">
      <w:pPr>
        <w:pStyle w:val="NormalWeb"/>
        <w:divId w:val="2068189582"/>
        <w:rPr>
          <w:rFonts w:ascii="Georgia" w:hAnsi="Georgia"/>
        </w:rPr>
      </w:pPr>
    </w:p>
    <w:p w14:paraId="5339143E" w14:textId="77777777" w:rsidR="00000000" w:rsidRDefault="00000000">
      <w:pPr>
        <w:pStyle w:val="NormalWeb"/>
        <w:divId w:val="2068189582"/>
        <w:rPr>
          <w:rFonts w:ascii="Georgia" w:hAnsi="Georgia"/>
        </w:rPr>
      </w:pPr>
    </w:p>
    <w:p w14:paraId="4FCA5F25" w14:textId="77777777" w:rsidR="00000000" w:rsidRDefault="00000000">
      <w:pPr>
        <w:pStyle w:val="Heading1"/>
        <w:divId w:val="1920098001"/>
        <w:rPr>
          <w:rFonts w:ascii="Georgia" w:eastAsia="Times New Roman" w:hAnsi="Georgia"/>
          <w:sz w:val="29"/>
          <w:szCs w:val="29"/>
        </w:rPr>
      </w:pPr>
      <w:r>
        <w:rPr>
          <w:rFonts w:ascii="Georgia" w:eastAsia="Times New Roman" w:hAnsi="Georgia"/>
          <w:sz w:val="29"/>
          <w:szCs w:val="29"/>
        </w:rPr>
        <w:t>Distribution</w:t>
      </w:r>
    </w:p>
    <w:p w14:paraId="21B0F95E" w14:textId="77777777" w:rsidR="00000000" w:rsidRDefault="00000000">
      <w:pPr>
        <w:pStyle w:val="Heading2"/>
        <w:divId w:val="1920098001"/>
        <w:rPr>
          <w:rFonts w:ascii="Georgia" w:eastAsia="Times New Roman" w:hAnsi="Georgia"/>
          <w:sz w:val="27"/>
          <w:szCs w:val="27"/>
        </w:rPr>
      </w:pPr>
      <w:r>
        <w:rPr>
          <w:rFonts w:ascii="Georgia" w:eastAsia="Times New Roman" w:hAnsi="Georgia"/>
          <w:sz w:val="27"/>
          <w:szCs w:val="27"/>
        </w:rPr>
        <w:t>Geographic Range</w:t>
      </w:r>
    </w:p>
    <w:p w14:paraId="1D5B4658" w14:textId="2DE6EE20" w:rsidR="00000000" w:rsidRDefault="00000000">
      <w:pPr>
        <w:pStyle w:val="NormalWeb"/>
        <w:divId w:val="1920098001"/>
        <w:rPr>
          <w:rFonts w:ascii="Georgia" w:hAnsi="Georgia"/>
        </w:rPr>
      </w:pPr>
      <w:r>
        <w:rPr>
          <w:rFonts w:ascii="Georgia" w:hAnsi="Georgia"/>
        </w:rPr>
        <w:lastRenderedPageBreak/>
        <w:t xml:space="preserve">This species is only known from Thum Pra Khayang, Ranong province (type locality). The extent of occurrence and the area of occupancy </w:t>
      </w:r>
      <w:del w:id="6" w:author="Jack Plummer" w:date="2022-09-29T12:32:00Z">
        <w:r w:rsidDel="00BA4BF6">
          <w:rPr>
            <w:rFonts w:ascii="Georgia" w:hAnsi="Georgia"/>
          </w:rPr>
          <w:delText>is less than 10</w:delText>
        </w:r>
      </w:del>
      <w:ins w:id="7" w:author="Jack Plummer" w:date="2022-09-29T12:32:00Z">
        <w:r w:rsidR="00BA4BF6">
          <w:rPr>
            <w:rFonts w:ascii="Georgia" w:hAnsi="Georgia"/>
          </w:rPr>
          <w:t>are both 4</w:t>
        </w:r>
      </w:ins>
      <w:r>
        <w:rPr>
          <w:rFonts w:ascii="Georgia" w:hAnsi="Georgia"/>
        </w:rPr>
        <w:t xml:space="preserve"> km</w:t>
      </w:r>
      <w:r>
        <w:rPr>
          <w:rFonts w:ascii="Georgia" w:hAnsi="Georgia"/>
          <w:vertAlign w:val="superscript"/>
        </w:rPr>
        <w:t>2</w:t>
      </w:r>
      <w:r>
        <w:rPr>
          <w:rFonts w:ascii="Georgia" w:hAnsi="Georgia"/>
        </w:rPr>
        <w:t xml:space="preserve">. </w:t>
      </w:r>
      <w:ins w:id="8" w:author="Jack Plummer" w:date="2022-09-29T12:32:00Z">
        <w:r w:rsidR="00BA4BF6">
          <w:rPr>
            <w:rFonts w:ascii="Georgia" w:hAnsi="Georgia"/>
          </w:rPr>
          <w:t xml:space="preserve">The species was collected </w:t>
        </w:r>
      </w:ins>
      <w:del w:id="9" w:author="Jack Plummer" w:date="2022-09-29T12:32:00Z">
        <w:r w:rsidDel="00BA4BF6">
          <w:rPr>
            <w:rFonts w:ascii="Georgia" w:hAnsi="Georgia"/>
          </w:rPr>
          <w:delText xml:space="preserve">Occurs </w:delText>
        </w:r>
      </w:del>
      <w:r>
        <w:rPr>
          <w:rFonts w:ascii="Georgia" w:hAnsi="Georgia"/>
        </w:rPr>
        <w:t xml:space="preserve">at 68 m </w:t>
      </w:r>
      <w:del w:id="10" w:author="Jack Plummer" w:date="2022-09-29T12:32:00Z">
        <w:r w:rsidDel="00BA4BF6">
          <w:rPr>
            <w:rFonts w:ascii="Georgia" w:hAnsi="Georgia"/>
          </w:rPr>
          <w:delText>above the sea level</w:delText>
        </w:r>
      </w:del>
      <w:ins w:id="11" w:author="Jack Plummer" w:date="2022-09-29T12:32:00Z">
        <w:r w:rsidR="00BA4BF6">
          <w:rPr>
            <w:rFonts w:ascii="Georgia" w:hAnsi="Georgia"/>
          </w:rPr>
          <w:t>asl</w:t>
        </w:r>
      </w:ins>
      <w:r>
        <w:rPr>
          <w:rFonts w:ascii="Georgia" w:hAnsi="Georgia"/>
        </w:rPr>
        <w:t>.</w:t>
      </w:r>
    </w:p>
    <w:p w14:paraId="51A6647A" w14:textId="77777777" w:rsidR="00000000" w:rsidRDefault="00000000">
      <w:pPr>
        <w:pStyle w:val="Heading2"/>
        <w:divId w:val="1920098001"/>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781"/>
        <w:gridCol w:w="7229"/>
      </w:tblGrid>
      <w:tr w:rsidR="00000000" w14:paraId="1CBB7668" w14:textId="77777777">
        <w:trPr>
          <w:divId w:val="1920098001"/>
          <w:tblCellSpacing w:w="15" w:type="dxa"/>
        </w:trPr>
        <w:tc>
          <w:tcPr>
            <w:tcW w:w="0" w:type="auto"/>
            <w:tcBorders>
              <w:bottom w:val="single" w:sz="6" w:space="0" w:color="000000"/>
            </w:tcBorders>
            <w:shd w:val="clear" w:color="auto" w:fill="BBBBBB"/>
            <w:vAlign w:val="center"/>
            <w:hideMark/>
          </w:tcPr>
          <w:p w14:paraId="7769733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2376B99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115A93D1" w14:textId="77777777">
        <w:trPr>
          <w:divId w:val="1920098001"/>
          <w:tblCellSpacing w:w="15" w:type="dxa"/>
        </w:trPr>
        <w:tc>
          <w:tcPr>
            <w:tcW w:w="0" w:type="auto"/>
            <w:vAlign w:val="center"/>
            <w:hideMark/>
          </w:tcPr>
          <w:p w14:paraId="5EBA3A5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295DDFA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Estimated from a 2 x 2 km grid cell for herbarium specimen point data mapped using GeoCAT (Bachman et al. 2011). Based on point data for one documented locality. As there are thought to be fewer than 50 mature individuals, it is suspected that the area of occupancy of the species at any one locality is unlikely to exceed a 2 x 2 km grid cell.</w:t>
            </w:r>
          </w:p>
        </w:tc>
      </w:tr>
    </w:tbl>
    <w:p w14:paraId="5AE57398" w14:textId="77777777" w:rsidR="00000000" w:rsidRDefault="00000000">
      <w:pPr>
        <w:pStyle w:val="Heading2"/>
        <w:divId w:val="1920098001"/>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08F00337" w14:textId="77777777">
        <w:trPr>
          <w:divId w:val="1920098001"/>
          <w:tblCellSpacing w:w="15" w:type="dxa"/>
        </w:trPr>
        <w:tc>
          <w:tcPr>
            <w:tcW w:w="0" w:type="auto"/>
            <w:tcBorders>
              <w:bottom w:val="single" w:sz="6" w:space="0" w:color="000000"/>
            </w:tcBorders>
            <w:shd w:val="clear" w:color="auto" w:fill="BBBBBB"/>
            <w:vAlign w:val="center"/>
            <w:hideMark/>
          </w:tcPr>
          <w:p w14:paraId="2F9070A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533F6A3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42DBE51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772E5A9" w14:textId="77777777">
        <w:trPr>
          <w:divId w:val="1920098001"/>
          <w:tblCellSpacing w:w="15" w:type="dxa"/>
        </w:trPr>
        <w:tc>
          <w:tcPr>
            <w:tcW w:w="0" w:type="auto"/>
            <w:vAlign w:val="center"/>
            <w:hideMark/>
          </w:tcPr>
          <w:p w14:paraId="7AB80B6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01995D2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7396B38C" w14:textId="23735B24"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w:t>
            </w:r>
            <w:del w:id="12" w:author="Jack Plummer" w:date="2022-09-29T12:32:00Z">
              <w:r w:rsidDel="00BA4BF6">
                <w:rPr>
                  <w:rFonts w:ascii="Georgia" w:eastAsia="Times New Roman" w:hAnsi="Georgia"/>
                  <w:sz w:val="18"/>
                  <w:szCs w:val="18"/>
                </w:rPr>
                <w:delText>2 x 2 km grid cell</w:delText>
              </w:r>
            </w:del>
            <w:ins w:id="13" w:author="Jack Plummer" w:date="2022-09-29T12:32:00Z">
              <w:r w:rsidR="00BA4BF6">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GeoCAT (Bachman et al. 2011).</w:t>
            </w:r>
          </w:p>
        </w:tc>
      </w:tr>
    </w:tbl>
    <w:p w14:paraId="0DE18E0B" w14:textId="77777777" w:rsidR="00000000" w:rsidRDefault="00000000">
      <w:pPr>
        <w:pStyle w:val="Heading2"/>
        <w:divId w:val="1920098001"/>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383"/>
        <w:gridCol w:w="7627"/>
      </w:tblGrid>
      <w:tr w:rsidR="00BA4BF6" w14:paraId="4F1D3E07" w14:textId="77777777">
        <w:trPr>
          <w:divId w:val="1920098001"/>
          <w:tblCellSpacing w:w="15" w:type="dxa"/>
        </w:trPr>
        <w:tc>
          <w:tcPr>
            <w:tcW w:w="0" w:type="auto"/>
            <w:tcBorders>
              <w:bottom w:val="single" w:sz="6" w:space="0" w:color="000000"/>
            </w:tcBorders>
            <w:shd w:val="clear" w:color="auto" w:fill="BBBBBB"/>
            <w:vAlign w:val="center"/>
            <w:hideMark/>
          </w:tcPr>
          <w:p w14:paraId="2112E30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6C9C9C1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5CF58B72" w14:textId="77777777">
        <w:trPr>
          <w:divId w:val="1920098001"/>
          <w:tblCellSpacing w:w="15" w:type="dxa"/>
        </w:trPr>
        <w:tc>
          <w:tcPr>
            <w:tcW w:w="0" w:type="auto"/>
            <w:vAlign w:val="center"/>
            <w:hideMark/>
          </w:tcPr>
          <w:p w14:paraId="2FE16F6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767AB819" w14:textId="388923F6" w:rsidR="00000000" w:rsidRDefault="00000000">
            <w:pPr>
              <w:spacing w:after="75"/>
              <w:rPr>
                <w:rFonts w:ascii="Georgia" w:eastAsia="Times New Roman" w:hAnsi="Georgia"/>
                <w:sz w:val="18"/>
                <w:szCs w:val="18"/>
              </w:rPr>
            </w:pPr>
            <w:r>
              <w:rPr>
                <w:rFonts w:ascii="Georgia" w:eastAsia="Times New Roman" w:hAnsi="Georgia"/>
                <w:sz w:val="18"/>
                <w:szCs w:val="18"/>
              </w:rPr>
              <w:t xml:space="preserve">The species </w:t>
            </w:r>
            <w:del w:id="14" w:author="Jack Plummer" w:date="2022-09-29T12:33:00Z">
              <w:r w:rsidDel="00BA4BF6">
                <w:rPr>
                  <w:rFonts w:ascii="Georgia" w:eastAsia="Times New Roman" w:hAnsi="Georgia"/>
                  <w:sz w:val="18"/>
                  <w:szCs w:val="18"/>
                </w:rPr>
                <w:delText>is described</w:delText>
              </w:r>
            </w:del>
            <w:ins w:id="15" w:author="Jack Plummer" w:date="2022-09-29T12:33:00Z">
              <w:r w:rsidR="00BA4BF6">
                <w:rPr>
                  <w:rFonts w:ascii="Georgia" w:eastAsia="Times New Roman" w:hAnsi="Georgia"/>
                  <w:sz w:val="18"/>
                  <w:szCs w:val="18"/>
                </w:rPr>
                <w:t>is</w:t>
              </w:r>
            </w:ins>
            <w:del w:id="16" w:author="Jack Plummer" w:date="2022-09-29T12:33:00Z">
              <w:r w:rsidDel="00BA4BF6">
                <w:rPr>
                  <w:rFonts w:ascii="Georgia" w:eastAsia="Times New Roman" w:hAnsi="Georgia"/>
                  <w:sz w:val="18"/>
                  <w:szCs w:val="18"/>
                </w:rPr>
                <w:delText xml:space="preserve"> from</w:delText>
              </w:r>
            </w:del>
            <w:r>
              <w:rPr>
                <w:rFonts w:ascii="Georgia" w:eastAsia="Times New Roman" w:hAnsi="Georgia"/>
                <w:sz w:val="18"/>
                <w:szCs w:val="18"/>
              </w:rPr>
              <w:t xml:space="preserve"> only </w:t>
            </w:r>
            <w:del w:id="17" w:author="Jack Plummer" w:date="2022-09-29T12:33:00Z">
              <w:r w:rsidDel="00BA4BF6">
                <w:rPr>
                  <w:rFonts w:ascii="Georgia" w:eastAsia="Times New Roman" w:hAnsi="Georgia"/>
                  <w:sz w:val="18"/>
                  <w:szCs w:val="18"/>
                </w:rPr>
                <w:delText xml:space="preserve">one location. It is </w:delText>
              </w:r>
            </w:del>
            <w:r>
              <w:rPr>
                <w:rFonts w:ascii="Georgia" w:eastAsia="Times New Roman" w:hAnsi="Georgia"/>
                <w:sz w:val="18"/>
                <w:szCs w:val="18"/>
              </w:rPr>
              <w:t>known from Thum Pra Khayang, Ranong</w:t>
            </w:r>
            <w:ins w:id="18" w:author="Jack Plummer" w:date="2022-09-29T12:33:00Z">
              <w:r w:rsidR="00BA4BF6">
                <w:rPr>
                  <w:rFonts w:ascii="Georgia" w:eastAsia="Times New Roman" w:hAnsi="Georgia"/>
                  <w:sz w:val="18"/>
                  <w:szCs w:val="18"/>
                </w:rPr>
                <w:t xml:space="preserve">, where it is threatened by </w:t>
              </w:r>
            </w:ins>
            <w:ins w:id="19" w:author="Jack Plummer" w:date="2022-09-29T12:35:00Z">
              <w:r w:rsidR="00BA4BF6" w:rsidRPr="00BA4BF6">
                <w:rPr>
                  <w:rFonts w:ascii="Georgia" w:eastAsia="Times New Roman" w:hAnsi="Georgia"/>
                  <w:sz w:val="18"/>
                  <w:szCs w:val="18"/>
                </w:rPr>
                <w:t>human activities, the construction of temple and stairs, animals, religious sites, visitors and agricultural areas</w:t>
              </w:r>
            </w:ins>
            <w:ins w:id="20" w:author="Jack Plummer" w:date="2022-09-29T12:36:00Z">
              <w:r w:rsidR="00BA4BF6">
                <w:rPr>
                  <w:rFonts w:ascii="Georgia" w:eastAsia="Times New Roman" w:hAnsi="Georgia"/>
                  <w:sz w:val="18"/>
                  <w:szCs w:val="18"/>
                </w:rPr>
                <w:t>.</w:t>
              </w:r>
            </w:ins>
            <w:del w:id="21" w:author="Jack Plummer" w:date="2022-09-29T12:33:00Z">
              <w:r w:rsidDel="00BA4BF6">
                <w:rPr>
                  <w:rFonts w:ascii="Georgia" w:eastAsia="Times New Roman" w:hAnsi="Georgia"/>
                  <w:sz w:val="18"/>
                  <w:szCs w:val="18"/>
                </w:rPr>
                <w:delText>.</w:delText>
              </w:r>
            </w:del>
          </w:p>
        </w:tc>
      </w:tr>
    </w:tbl>
    <w:p w14:paraId="52F371B3" w14:textId="77777777" w:rsidR="00000000" w:rsidRDefault="00000000">
      <w:pPr>
        <w:pStyle w:val="Heading2"/>
        <w:divId w:val="1920098001"/>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199"/>
        <w:gridCol w:w="5811"/>
      </w:tblGrid>
      <w:tr w:rsidR="00000000" w14:paraId="265A9433" w14:textId="77777777">
        <w:trPr>
          <w:divId w:val="1920098001"/>
          <w:tblCellSpacing w:w="15" w:type="dxa"/>
        </w:trPr>
        <w:tc>
          <w:tcPr>
            <w:tcW w:w="0" w:type="auto"/>
            <w:tcBorders>
              <w:bottom w:val="single" w:sz="6" w:space="0" w:color="000000"/>
            </w:tcBorders>
            <w:shd w:val="clear" w:color="auto" w:fill="BBBBBB"/>
            <w:vAlign w:val="center"/>
            <w:hideMark/>
          </w:tcPr>
          <w:p w14:paraId="605DBF5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078221E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0AD23B3" w14:textId="77777777">
        <w:trPr>
          <w:divId w:val="1920098001"/>
          <w:tblCellSpacing w:w="15" w:type="dxa"/>
        </w:trPr>
        <w:tc>
          <w:tcPr>
            <w:tcW w:w="0" w:type="auto"/>
            <w:vAlign w:val="center"/>
            <w:hideMark/>
          </w:tcPr>
          <w:p w14:paraId="7BF42BBC" w14:textId="77777777" w:rsidR="00000000" w:rsidRDefault="00000000">
            <w:pPr>
              <w:spacing w:after="75"/>
              <w:rPr>
                <w:rFonts w:ascii="Georgia" w:eastAsia="Times New Roman" w:hAnsi="Georgia"/>
                <w:sz w:val="18"/>
                <w:szCs w:val="18"/>
              </w:rPr>
            </w:pPr>
            <w:commentRangeStart w:id="22"/>
            <w:r>
              <w:rPr>
                <w:rFonts w:ascii="Georgia" w:eastAsia="Times New Roman" w:hAnsi="Georgia"/>
                <w:sz w:val="18"/>
                <w:szCs w:val="18"/>
              </w:rPr>
              <w:t>Yes</w:t>
            </w:r>
          </w:p>
        </w:tc>
        <w:tc>
          <w:tcPr>
            <w:tcW w:w="0" w:type="auto"/>
            <w:vAlign w:val="center"/>
            <w:hideMark/>
          </w:tcPr>
          <w:p w14:paraId="613EC8E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The species is described from one location. It is only known from a narrow range of Thum Pra Khayang, Ranong (Triboun and Middleton, 2012).</w:t>
            </w:r>
            <w:commentRangeEnd w:id="22"/>
            <w:r w:rsidR="00BA4BF6">
              <w:rPr>
                <w:rStyle w:val="CommentReference"/>
              </w:rPr>
              <w:commentReference w:id="22"/>
            </w:r>
          </w:p>
        </w:tc>
      </w:tr>
    </w:tbl>
    <w:p w14:paraId="4D3F5A33" w14:textId="77777777" w:rsidR="00000000" w:rsidRDefault="00000000">
      <w:pPr>
        <w:pStyle w:val="Heading2"/>
        <w:divId w:val="1920098001"/>
        <w:rPr>
          <w:rFonts w:ascii="Georgia" w:eastAsia="Times New Roman" w:hAnsi="Georgia"/>
          <w:sz w:val="27"/>
          <w:szCs w:val="27"/>
        </w:rPr>
      </w:pPr>
      <w:r>
        <w:rPr>
          <w:rFonts w:ascii="Georgia" w:eastAsia="Times New Roman" w:hAnsi="Georgia"/>
          <w:sz w:val="27"/>
          <w:szCs w:val="27"/>
        </w:rPr>
        <w:t>Elevation / Depth / Depth Zones</w:t>
      </w:r>
    </w:p>
    <w:p w14:paraId="12743E02" w14:textId="77777777" w:rsidR="00000000" w:rsidRDefault="00000000">
      <w:pPr>
        <w:pStyle w:val="NormalWeb"/>
        <w:divId w:val="1920098001"/>
        <w:rPr>
          <w:rFonts w:ascii="Georgia" w:hAnsi="Georgia"/>
        </w:rPr>
      </w:pPr>
      <w:r>
        <w:rPr>
          <w:rStyle w:val="datalabel1"/>
          <w:rFonts w:ascii="Georgia" w:hAnsi="Georgia"/>
        </w:rPr>
        <w:t xml:space="preserve">Elevation Lower Limit (in metres above sea level): </w:t>
      </w:r>
      <w:r>
        <w:rPr>
          <w:rFonts w:ascii="Georgia" w:hAnsi="Georgia"/>
        </w:rPr>
        <w:t>68</w:t>
      </w:r>
    </w:p>
    <w:p w14:paraId="107B8049" w14:textId="77777777" w:rsidR="00000000" w:rsidRDefault="00000000">
      <w:pPr>
        <w:pStyle w:val="NormalWeb"/>
        <w:divId w:val="1920098001"/>
        <w:rPr>
          <w:rFonts w:ascii="Georgia" w:hAnsi="Georgia"/>
        </w:rPr>
      </w:pPr>
      <w:r>
        <w:rPr>
          <w:rStyle w:val="datalabel1"/>
          <w:rFonts w:ascii="Georgia" w:hAnsi="Georgia"/>
        </w:rPr>
        <w:t xml:space="preserve">Elevation Upper Limit (in metres above sea level): </w:t>
      </w:r>
      <w:r>
        <w:rPr>
          <w:rFonts w:ascii="Georgia" w:hAnsi="Georgia"/>
        </w:rPr>
        <w:t>68</w:t>
      </w:r>
    </w:p>
    <w:p w14:paraId="6CF534C7" w14:textId="77777777" w:rsidR="00000000" w:rsidRDefault="00000000">
      <w:pPr>
        <w:pStyle w:val="Heading2"/>
        <w:divId w:val="1920098001"/>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7"/>
        <w:gridCol w:w="1142"/>
        <w:gridCol w:w="1735"/>
        <w:gridCol w:w="986"/>
        <w:gridCol w:w="1004"/>
        <w:gridCol w:w="1228"/>
        <w:gridCol w:w="1147"/>
        <w:gridCol w:w="1091"/>
      </w:tblGrid>
      <w:tr w:rsidR="00000000" w14:paraId="3E786C0C" w14:textId="77777777">
        <w:trPr>
          <w:divId w:val="1920098001"/>
          <w:tblCellSpacing w:w="15" w:type="dxa"/>
        </w:trPr>
        <w:tc>
          <w:tcPr>
            <w:tcW w:w="0" w:type="auto"/>
            <w:tcBorders>
              <w:bottom w:val="single" w:sz="6" w:space="0" w:color="000000"/>
            </w:tcBorders>
            <w:shd w:val="clear" w:color="auto" w:fill="BBBBBB"/>
            <w:vAlign w:val="center"/>
            <w:hideMark/>
          </w:tcPr>
          <w:p w14:paraId="15F6A25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31BEBAC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7D0F14B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 xml:space="preserve">How the map was created, including data </w:t>
            </w:r>
            <w:r>
              <w:rPr>
                <w:rFonts w:ascii="Georgia" w:eastAsia="Times New Roman" w:hAnsi="Georgia"/>
                <w:b/>
                <w:bCs/>
                <w:sz w:val="18"/>
                <w:szCs w:val="18"/>
              </w:rPr>
              <w:lastRenderedPageBreak/>
              <w:t>sources/methods used:</w:t>
            </w:r>
          </w:p>
        </w:tc>
        <w:tc>
          <w:tcPr>
            <w:tcW w:w="0" w:type="auto"/>
            <w:tcBorders>
              <w:bottom w:val="single" w:sz="6" w:space="0" w:color="000000"/>
            </w:tcBorders>
            <w:shd w:val="clear" w:color="auto" w:fill="BBBBBB"/>
            <w:vAlign w:val="center"/>
            <w:hideMark/>
          </w:tcPr>
          <w:p w14:paraId="469B915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 xml:space="preserve">Please state reason for map </w:t>
            </w:r>
            <w:r>
              <w:rPr>
                <w:rFonts w:ascii="Georgia" w:eastAsia="Times New Roman" w:hAnsi="Georgia"/>
                <w:b/>
                <w:bCs/>
                <w:sz w:val="18"/>
                <w:szCs w:val="18"/>
              </w:rPr>
              <w:lastRenderedPageBreak/>
              <w:t>not available:</w:t>
            </w:r>
          </w:p>
        </w:tc>
        <w:tc>
          <w:tcPr>
            <w:tcW w:w="0" w:type="auto"/>
            <w:tcBorders>
              <w:bottom w:val="single" w:sz="6" w:space="0" w:color="000000"/>
            </w:tcBorders>
            <w:shd w:val="clear" w:color="auto" w:fill="BBBBBB"/>
            <w:vAlign w:val="center"/>
            <w:hideMark/>
          </w:tcPr>
          <w:p w14:paraId="5922B79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Data Sensitive?</w:t>
            </w:r>
          </w:p>
        </w:tc>
        <w:tc>
          <w:tcPr>
            <w:tcW w:w="0" w:type="auto"/>
            <w:tcBorders>
              <w:bottom w:val="single" w:sz="6" w:space="0" w:color="000000"/>
            </w:tcBorders>
            <w:shd w:val="clear" w:color="auto" w:fill="BBBBBB"/>
            <w:vAlign w:val="center"/>
            <w:hideMark/>
          </w:tcPr>
          <w:p w14:paraId="23EA6D5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37210C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79FB730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74EC688C" w14:textId="77777777">
        <w:trPr>
          <w:divId w:val="1920098001"/>
          <w:tblCellSpacing w:w="15" w:type="dxa"/>
        </w:trPr>
        <w:tc>
          <w:tcPr>
            <w:tcW w:w="0" w:type="auto"/>
            <w:vAlign w:val="center"/>
            <w:hideMark/>
          </w:tcPr>
          <w:p w14:paraId="2CD5CB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20DE380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818679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Map created in GeoCAT (Bachman et al. 2011) using point data from georeferenced herbarium specimen records.</w:t>
            </w:r>
          </w:p>
        </w:tc>
        <w:tc>
          <w:tcPr>
            <w:tcW w:w="0" w:type="auto"/>
            <w:vAlign w:val="center"/>
            <w:hideMark/>
          </w:tcPr>
          <w:p w14:paraId="2B4B002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75161A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81D530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8075FC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F32C0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2C73ADA2" w14:textId="77777777" w:rsidR="00000000" w:rsidRDefault="00000000">
      <w:pPr>
        <w:pStyle w:val="Heading2"/>
        <w:divId w:val="1920098001"/>
        <w:rPr>
          <w:rFonts w:ascii="Georgia" w:eastAsia="Times New Roman" w:hAnsi="Georgia"/>
          <w:sz w:val="27"/>
          <w:szCs w:val="27"/>
        </w:rPr>
      </w:pPr>
      <w:r>
        <w:rPr>
          <w:rFonts w:ascii="Georgia" w:eastAsia="Times New Roman" w:hAnsi="Georgia"/>
          <w:sz w:val="27"/>
          <w:szCs w:val="27"/>
        </w:rPr>
        <w:t>Biogeographic Realms</w:t>
      </w:r>
    </w:p>
    <w:p w14:paraId="6CD8F38B" w14:textId="77777777" w:rsidR="00000000" w:rsidRDefault="00000000">
      <w:pPr>
        <w:pStyle w:val="NormalWeb"/>
        <w:divId w:val="1920098001"/>
        <w:rPr>
          <w:rFonts w:ascii="Georgia" w:hAnsi="Georgia"/>
        </w:rPr>
      </w:pPr>
      <w:r>
        <w:rPr>
          <w:rStyle w:val="datalabel1"/>
          <w:rFonts w:ascii="Georgia" w:hAnsi="Georgia"/>
        </w:rPr>
        <w:t xml:space="preserve">Biogeographic Realm: </w:t>
      </w:r>
      <w:r>
        <w:rPr>
          <w:rFonts w:ascii="Georgia" w:hAnsi="Georgia"/>
        </w:rPr>
        <w:t>Indomalayan</w:t>
      </w:r>
    </w:p>
    <w:p w14:paraId="5A041793" w14:textId="77777777" w:rsidR="00000000" w:rsidRDefault="00000000">
      <w:pPr>
        <w:pStyle w:val="Heading1"/>
        <w:divId w:val="1757052830"/>
        <w:rPr>
          <w:rFonts w:ascii="Georgia" w:eastAsia="Times New Roman" w:hAnsi="Georgia"/>
          <w:sz w:val="29"/>
          <w:szCs w:val="29"/>
        </w:rPr>
      </w:pPr>
      <w:r>
        <w:rPr>
          <w:rFonts w:ascii="Georgia" w:eastAsia="Times New Roman" w:hAnsi="Georgia"/>
          <w:sz w:val="29"/>
          <w:szCs w:val="29"/>
        </w:rPr>
        <w:t>Occurrence</w:t>
      </w:r>
    </w:p>
    <w:p w14:paraId="6A095ACF" w14:textId="77777777" w:rsidR="00000000" w:rsidRDefault="00000000">
      <w:pPr>
        <w:pStyle w:val="Heading2"/>
        <w:divId w:val="1757052830"/>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846"/>
        <w:gridCol w:w="901"/>
        <w:gridCol w:w="657"/>
        <w:gridCol w:w="1430"/>
        <w:gridCol w:w="1154"/>
      </w:tblGrid>
      <w:tr w:rsidR="00000000" w14:paraId="64F76943" w14:textId="77777777">
        <w:trPr>
          <w:divId w:val="1757052830"/>
          <w:tblCellSpacing w:w="15" w:type="dxa"/>
        </w:trPr>
        <w:tc>
          <w:tcPr>
            <w:tcW w:w="0" w:type="auto"/>
            <w:tcBorders>
              <w:bottom w:val="single" w:sz="6" w:space="0" w:color="000000"/>
            </w:tcBorders>
            <w:shd w:val="clear" w:color="auto" w:fill="BBBBBB"/>
            <w:vAlign w:val="center"/>
            <w:hideMark/>
          </w:tcPr>
          <w:p w14:paraId="03EDB36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510962F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7025AB8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7032ADD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344E44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3450DE02" w14:textId="77777777">
        <w:trPr>
          <w:divId w:val="1757052830"/>
          <w:tblCellSpacing w:w="15" w:type="dxa"/>
        </w:trPr>
        <w:tc>
          <w:tcPr>
            <w:tcW w:w="0" w:type="auto"/>
            <w:tcBorders>
              <w:bottom w:val="single" w:sz="6" w:space="0" w:color="CCCCCC"/>
            </w:tcBorders>
            <w:vAlign w:val="center"/>
            <w:hideMark/>
          </w:tcPr>
          <w:p w14:paraId="028E22E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21DCEF0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3CA987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E48E6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DAE571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1D61D0D7" w14:textId="77777777" w:rsidR="00000000" w:rsidRDefault="00000000">
      <w:pPr>
        <w:pStyle w:val="Heading1"/>
        <w:divId w:val="2084326843"/>
        <w:rPr>
          <w:rFonts w:ascii="Georgia" w:eastAsia="Times New Roman" w:hAnsi="Georgia"/>
          <w:sz w:val="29"/>
          <w:szCs w:val="29"/>
        </w:rPr>
      </w:pPr>
      <w:r>
        <w:rPr>
          <w:rFonts w:ascii="Georgia" w:eastAsia="Times New Roman" w:hAnsi="Georgia"/>
          <w:sz w:val="29"/>
          <w:szCs w:val="29"/>
        </w:rPr>
        <w:t>Population</w:t>
      </w:r>
    </w:p>
    <w:p w14:paraId="4C9580FA" w14:textId="545E6409" w:rsidR="00000000" w:rsidRDefault="00000000">
      <w:pPr>
        <w:pStyle w:val="NormalWeb"/>
        <w:divId w:val="2084326843"/>
        <w:rPr>
          <w:rFonts w:ascii="Georgia" w:hAnsi="Georgia"/>
        </w:rPr>
      </w:pPr>
      <w:r>
        <w:rPr>
          <w:rFonts w:ascii="Georgia" w:hAnsi="Georgia"/>
        </w:rPr>
        <w:t xml:space="preserve">The population </w:t>
      </w:r>
      <w:del w:id="23" w:author="Jack Plummer" w:date="2022-09-29T12:34:00Z">
        <w:r w:rsidDel="00BA4BF6">
          <w:rPr>
            <w:rFonts w:ascii="Georgia" w:hAnsi="Georgia"/>
          </w:rPr>
          <w:delText>in</w:delText>
        </w:r>
      </w:del>
      <w:ins w:id="24" w:author="Jack Plummer" w:date="2022-09-29T12:34:00Z">
        <w:r w:rsidR="00BA4BF6">
          <w:rPr>
            <w:rFonts w:ascii="Georgia" w:hAnsi="Georgia"/>
          </w:rPr>
          <w:t>at the</w:t>
        </w:r>
      </w:ins>
      <w:r>
        <w:rPr>
          <w:rFonts w:ascii="Georgia" w:hAnsi="Georgia"/>
        </w:rPr>
        <w:t xml:space="preserve"> type locality is estimated to </w:t>
      </w:r>
      <w:del w:id="25" w:author="Jack Plummer" w:date="2022-09-29T12:34:00Z">
        <w:r w:rsidDel="00BA4BF6">
          <w:rPr>
            <w:rFonts w:ascii="Georgia" w:hAnsi="Georgia"/>
          </w:rPr>
          <w:delText xml:space="preserve">consist </w:delText>
        </w:r>
      </w:del>
      <w:ins w:id="26" w:author="Jack Plummer" w:date="2022-09-29T12:34:00Z">
        <w:r w:rsidR="00BA4BF6">
          <w:rPr>
            <w:rFonts w:ascii="Georgia" w:hAnsi="Georgia"/>
          </w:rPr>
          <w:t>co</w:t>
        </w:r>
        <w:r w:rsidR="00BA4BF6">
          <w:rPr>
            <w:rFonts w:ascii="Georgia" w:hAnsi="Georgia"/>
          </w:rPr>
          <w:t>mprise of</w:t>
        </w:r>
        <w:r w:rsidR="00BA4BF6">
          <w:rPr>
            <w:rFonts w:ascii="Georgia" w:hAnsi="Georgia"/>
          </w:rPr>
          <w:t xml:space="preserve"> </w:t>
        </w:r>
      </w:ins>
      <w:r>
        <w:rPr>
          <w:rFonts w:ascii="Georgia" w:hAnsi="Georgia"/>
        </w:rPr>
        <w:t>fewer than 50 individuals.</w:t>
      </w:r>
      <w:ins w:id="27" w:author="Jack Plummer" w:date="2022-09-29T12:34:00Z">
        <w:r w:rsidR="00BA4BF6">
          <w:rPr>
            <w:rFonts w:ascii="Georgia" w:hAnsi="Georgia"/>
          </w:rPr>
          <w:t xml:space="preserve"> The population trend is suspected to be decreasing on account of habitat loss and degradation at the type locality.</w:t>
        </w:r>
      </w:ins>
    </w:p>
    <w:p w14:paraId="1E81CB7E" w14:textId="77777777" w:rsidR="00000000" w:rsidRDefault="00000000">
      <w:pPr>
        <w:pStyle w:val="Heading2"/>
        <w:divId w:val="2084326843"/>
        <w:rPr>
          <w:rFonts w:ascii="Georgia" w:eastAsia="Times New Roman" w:hAnsi="Georgia"/>
          <w:sz w:val="27"/>
          <w:szCs w:val="27"/>
        </w:rPr>
      </w:pPr>
      <w:r>
        <w:rPr>
          <w:rFonts w:ascii="Georgia" w:eastAsia="Times New Roman" w:hAnsi="Georgia"/>
          <w:sz w:val="27"/>
          <w:szCs w:val="27"/>
        </w:rPr>
        <w:t>Population Information</w:t>
      </w:r>
    </w:p>
    <w:p w14:paraId="74685DFD" w14:textId="77777777" w:rsidR="00000000" w:rsidRDefault="00000000">
      <w:pPr>
        <w:pStyle w:val="NormalWeb"/>
        <w:divId w:val="2084326843"/>
        <w:rPr>
          <w:rFonts w:ascii="Georgia" w:hAnsi="Georgia"/>
        </w:rPr>
      </w:pPr>
      <w:r>
        <w:rPr>
          <w:rStyle w:val="datalabel1"/>
          <w:rFonts w:ascii="Georgia" w:hAnsi="Georgia"/>
        </w:rPr>
        <w:t xml:space="preserve">Current Population Trend: </w:t>
      </w:r>
      <w:r>
        <w:rPr>
          <w:rFonts w:ascii="Georgia" w:hAnsi="Georgia"/>
        </w:rPr>
        <w:t>Decreasing</w:t>
      </w:r>
    </w:p>
    <w:p w14:paraId="62EA9C1C" w14:textId="77777777" w:rsidR="00000000" w:rsidRDefault="00000000">
      <w:pPr>
        <w:pStyle w:val="NormalWeb"/>
        <w:divId w:val="2084326843"/>
        <w:rPr>
          <w:rFonts w:ascii="Georgia" w:hAnsi="Georgia"/>
        </w:rPr>
      </w:pPr>
      <w:r>
        <w:rPr>
          <w:rStyle w:val="datalabel1"/>
          <w:rFonts w:ascii="Georgia" w:hAnsi="Georgia"/>
        </w:rPr>
        <w:t xml:space="preserve">Number of mature individuals (=population size): </w:t>
      </w:r>
      <w:r>
        <w:rPr>
          <w:rFonts w:ascii="Georgia" w:hAnsi="Georgia"/>
        </w:rPr>
        <w:t>50</w:t>
      </w:r>
    </w:p>
    <w:p w14:paraId="5D73B8E9" w14:textId="77777777" w:rsidR="00000000" w:rsidRDefault="00000000">
      <w:pPr>
        <w:pStyle w:val="Heading1"/>
        <w:divId w:val="655302246"/>
        <w:rPr>
          <w:rFonts w:ascii="Georgia" w:eastAsia="Times New Roman" w:hAnsi="Georgia"/>
          <w:sz w:val="29"/>
          <w:szCs w:val="29"/>
        </w:rPr>
      </w:pPr>
      <w:r>
        <w:rPr>
          <w:rFonts w:ascii="Georgia" w:eastAsia="Times New Roman" w:hAnsi="Georgia"/>
          <w:sz w:val="29"/>
          <w:szCs w:val="29"/>
        </w:rPr>
        <w:t>Habitats and Ecology</w:t>
      </w:r>
    </w:p>
    <w:p w14:paraId="3B899B36" w14:textId="77777777" w:rsidR="00000000" w:rsidRDefault="00000000">
      <w:pPr>
        <w:pStyle w:val="NormalWeb"/>
        <w:divId w:val="655302246"/>
        <w:rPr>
          <w:rFonts w:ascii="Georgia" w:hAnsi="Georgia"/>
        </w:rPr>
      </w:pPr>
      <w:commentRangeStart w:id="28"/>
      <w:r>
        <w:rPr>
          <w:rFonts w:ascii="Georgia" w:hAnsi="Georgia"/>
        </w:rPr>
        <w:t xml:space="preserve">This species </w:t>
      </w:r>
      <w:commentRangeEnd w:id="28"/>
      <w:r w:rsidR="00BA4BF6">
        <w:rPr>
          <w:rStyle w:val="CommentReference"/>
        </w:rPr>
        <w:commentReference w:id="28"/>
      </w:r>
      <w:r>
        <w:rPr>
          <w:rFonts w:ascii="Georgia" w:hAnsi="Georgia"/>
        </w:rPr>
        <w:t>is found on rock in shade in evergreen forest on an isolated limestone hill, surrounded by mangrove forest.</w:t>
      </w:r>
    </w:p>
    <w:p w14:paraId="291434EB" w14:textId="77777777" w:rsidR="00000000" w:rsidRDefault="00000000">
      <w:pPr>
        <w:pStyle w:val="Heading2"/>
        <w:divId w:val="65530224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3B734DBB" w14:textId="77777777">
        <w:trPr>
          <w:divId w:val="655302246"/>
          <w:tblCellSpacing w:w="15" w:type="dxa"/>
        </w:trPr>
        <w:tc>
          <w:tcPr>
            <w:tcW w:w="0" w:type="auto"/>
            <w:tcBorders>
              <w:bottom w:val="single" w:sz="6" w:space="0" w:color="000000"/>
            </w:tcBorders>
            <w:shd w:val="clear" w:color="auto" w:fill="BBBBBB"/>
            <w:vAlign w:val="center"/>
            <w:hideMark/>
          </w:tcPr>
          <w:p w14:paraId="073EEE1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1440D69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1674A6A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142A726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42B53EE1" w14:textId="77777777">
        <w:trPr>
          <w:divId w:val="655302246"/>
          <w:tblCellSpacing w:w="15" w:type="dxa"/>
        </w:trPr>
        <w:tc>
          <w:tcPr>
            <w:tcW w:w="0" w:type="auto"/>
            <w:tcBorders>
              <w:bottom w:val="single" w:sz="6" w:space="0" w:color="CCCCCC"/>
            </w:tcBorders>
            <w:vAlign w:val="center"/>
            <w:hideMark/>
          </w:tcPr>
          <w:p w14:paraId="5179CBE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488F8BD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45F4C92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5AD5449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3E3A1867" w14:textId="77777777" w:rsidR="00000000" w:rsidRDefault="00000000">
      <w:pPr>
        <w:pStyle w:val="Heading2"/>
        <w:divId w:val="655302246"/>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89"/>
        <w:gridCol w:w="1473"/>
        <w:gridCol w:w="5148"/>
      </w:tblGrid>
      <w:tr w:rsidR="00BA4BF6" w14:paraId="32A75B96" w14:textId="77777777">
        <w:trPr>
          <w:divId w:val="655302246"/>
          <w:tblCellSpacing w:w="15" w:type="dxa"/>
        </w:trPr>
        <w:tc>
          <w:tcPr>
            <w:tcW w:w="0" w:type="auto"/>
            <w:tcBorders>
              <w:bottom w:val="single" w:sz="6" w:space="0" w:color="000000"/>
            </w:tcBorders>
            <w:shd w:val="clear" w:color="auto" w:fill="BBBBBB"/>
            <w:vAlign w:val="center"/>
            <w:hideMark/>
          </w:tcPr>
          <w:p w14:paraId="55C6F90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4D4BE0E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72FEC3B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BA4BF6" w14:paraId="4582F8C2" w14:textId="77777777">
        <w:trPr>
          <w:divId w:val="655302246"/>
          <w:tblCellSpacing w:w="15" w:type="dxa"/>
        </w:trPr>
        <w:tc>
          <w:tcPr>
            <w:tcW w:w="0" w:type="auto"/>
            <w:vAlign w:val="center"/>
            <w:hideMark/>
          </w:tcPr>
          <w:p w14:paraId="59715924"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Yes</w:t>
            </w:r>
          </w:p>
        </w:tc>
        <w:tc>
          <w:tcPr>
            <w:tcW w:w="0" w:type="auto"/>
            <w:vAlign w:val="center"/>
            <w:hideMark/>
          </w:tcPr>
          <w:p w14:paraId="6C759723" w14:textId="4A051548" w:rsidR="00000000" w:rsidRDefault="00000000">
            <w:pPr>
              <w:spacing w:after="75"/>
              <w:rPr>
                <w:rFonts w:ascii="Georgia" w:eastAsia="Times New Roman" w:hAnsi="Georgia"/>
                <w:sz w:val="18"/>
                <w:szCs w:val="18"/>
              </w:rPr>
            </w:pPr>
            <w:del w:id="29" w:author="Jack Plummer" w:date="2022-09-29T12:36:00Z">
              <w:r w:rsidDel="00BA4BF6">
                <w:rPr>
                  <w:rFonts w:ascii="Georgia" w:eastAsia="Times New Roman" w:hAnsi="Georgia"/>
                  <w:sz w:val="18"/>
                  <w:szCs w:val="18"/>
                </w:rPr>
                <w:delText>Observed</w:delText>
              </w:r>
            </w:del>
            <w:ins w:id="30" w:author="Jack Plummer" w:date="2022-09-29T12:36:00Z">
              <w:r w:rsidR="00BA4BF6">
                <w:rPr>
                  <w:rFonts w:ascii="Georgia" w:eastAsia="Times New Roman" w:hAnsi="Georgia"/>
                  <w:sz w:val="18"/>
                  <w:szCs w:val="18"/>
                </w:rPr>
                <w:t>Inferred</w:t>
              </w:r>
            </w:ins>
          </w:p>
        </w:tc>
        <w:tc>
          <w:tcPr>
            <w:tcW w:w="0" w:type="auto"/>
            <w:vAlign w:val="center"/>
            <w:hideMark/>
          </w:tcPr>
          <w:p w14:paraId="76340A7B" w14:textId="4F9576CB" w:rsidR="00000000" w:rsidRDefault="00BA4BF6">
            <w:pPr>
              <w:spacing w:after="75"/>
              <w:rPr>
                <w:rFonts w:ascii="Georgia" w:eastAsia="Times New Roman" w:hAnsi="Georgia"/>
                <w:sz w:val="18"/>
                <w:szCs w:val="18"/>
              </w:rPr>
            </w:pPr>
            <w:ins w:id="31" w:author="Jack Plummer" w:date="2022-09-29T12:36:00Z">
              <w:r>
                <w:rPr>
                  <w:rFonts w:ascii="Georgia" w:eastAsia="Times New Roman" w:hAnsi="Georgia"/>
                  <w:sz w:val="18"/>
                  <w:szCs w:val="18"/>
                </w:rPr>
                <w:t xml:space="preserve">A continuing decline in the area, extent and quality of habitat is inferred </w:t>
              </w:r>
            </w:ins>
            <w:ins w:id="32" w:author="Jack Plummer" w:date="2022-09-29T12:37:00Z">
              <w:r>
                <w:rPr>
                  <w:rFonts w:ascii="Georgia" w:eastAsia="Times New Roman" w:hAnsi="Georgia"/>
                  <w:sz w:val="18"/>
                  <w:szCs w:val="18"/>
                </w:rPr>
                <w:t xml:space="preserve">due to </w:t>
              </w:r>
              <w:r w:rsidRPr="00BA4BF6">
                <w:rPr>
                  <w:rFonts w:ascii="Georgia" w:eastAsia="Times New Roman" w:hAnsi="Georgia"/>
                  <w:sz w:val="18"/>
                  <w:szCs w:val="18"/>
                </w:rPr>
                <w:t>human activities, the construction of temple and stairs, animals, religious sites, visitors and agricultural areas</w:t>
              </w:r>
              <w:r w:rsidR="004C68C9">
                <w:rPr>
                  <w:rFonts w:ascii="Georgia" w:eastAsia="Times New Roman" w:hAnsi="Georgia"/>
                  <w:sz w:val="18"/>
                  <w:szCs w:val="18"/>
                </w:rPr>
                <w:t>.</w:t>
              </w:r>
            </w:ins>
            <w:del w:id="33" w:author="Jack Plummer" w:date="2022-09-29T12:36:00Z">
              <w:r w:rsidR="00000000" w:rsidDel="00BA4BF6">
                <w:rPr>
                  <w:rFonts w:ascii="Georgia" w:eastAsia="Times New Roman" w:hAnsi="Georgia"/>
                  <w:sz w:val="18"/>
                  <w:szCs w:val="18"/>
                </w:rPr>
                <w:delText>-</w:delText>
              </w:r>
            </w:del>
          </w:p>
        </w:tc>
      </w:tr>
    </w:tbl>
    <w:p w14:paraId="4C8E0FDB" w14:textId="77777777" w:rsidR="00000000" w:rsidRDefault="00000000">
      <w:pPr>
        <w:pStyle w:val="Heading2"/>
        <w:divId w:val="655302246"/>
        <w:rPr>
          <w:rFonts w:ascii="Georgia" w:eastAsia="Times New Roman" w:hAnsi="Georgia"/>
          <w:sz w:val="27"/>
          <w:szCs w:val="27"/>
        </w:rPr>
      </w:pPr>
      <w:r>
        <w:rPr>
          <w:rFonts w:ascii="Georgia" w:eastAsia="Times New Roman" w:hAnsi="Georgia"/>
          <w:sz w:val="27"/>
          <w:szCs w:val="27"/>
        </w:rPr>
        <w:t>Systems</w:t>
      </w:r>
    </w:p>
    <w:p w14:paraId="01031530" w14:textId="77777777" w:rsidR="00000000" w:rsidRDefault="00000000">
      <w:pPr>
        <w:pStyle w:val="NormalWeb"/>
        <w:divId w:val="655302246"/>
        <w:rPr>
          <w:rFonts w:ascii="Georgia" w:hAnsi="Georgia"/>
        </w:rPr>
      </w:pPr>
      <w:r>
        <w:rPr>
          <w:rStyle w:val="datalabel1"/>
          <w:rFonts w:ascii="Georgia" w:hAnsi="Georgia"/>
        </w:rPr>
        <w:t xml:space="preserve">System: </w:t>
      </w:r>
      <w:r>
        <w:rPr>
          <w:rFonts w:ascii="Georgia" w:hAnsi="Georgia"/>
        </w:rPr>
        <w:t>Terrestrial</w:t>
      </w:r>
    </w:p>
    <w:p w14:paraId="6E5070A2" w14:textId="77777777" w:rsidR="00000000" w:rsidRDefault="00000000">
      <w:pPr>
        <w:pStyle w:val="Heading2"/>
        <w:divId w:val="655302246"/>
        <w:rPr>
          <w:rFonts w:ascii="Georgia" w:eastAsia="Times New Roman" w:hAnsi="Georgia"/>
          <w:sz w:val="27"/>
          <w:szCs w:val="27"/>
        </w:rPr>
      </w:pPr>
      <w:r>
        <w:rPr>
          <w:rFonts w:ascii="Georgia" w:eastAsia="Times New Roman" w:hAnsi="Georgia"/>
          <w:sz w:val="27"/>
          <w:szCs w:val="27"/>
        </w:rPr>
        <w:t>Plant / Fungi Specific</w:t>
      </w:r>
    </w:p>
    <w:p w14:paraId="1EFDD869" w14:textId="77777777" w:rsidR="00000000" w:rsidRDefault="00000000">
      <w:pPr>
        <w:pStyle w:val="NormalWeb"/>
        <w:divId w:val="655302246"/>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174E5BAC" w14:textId="77777777">
        <w:trPr>
          <w:divId w:val="655302246"/>
          <w:tblCellSpacing w:w="15" w:type="dxa"/>
        </w:trPr>
        <w:tc>
          <w:tcPr>
            <w:tcW w:w="0" w:type="auto"/>
            <w:tcBorders>
              <w:bottom w:val="single" w:sz="6" w:space="0" w:color="000000"/>
            </w:tcBorders>
            <w:shd w:val="clear" w:color="auto" w:fill="BBBBBB"/>
            <w:vAlign w:val="center"/>
            <w:hideMark/>
          </w:tcPr>
          <w:p w14:paraId="0B640632"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39C1CC6F" w14:textId="77777777">
        <w:trPr>
          <w:divId w:val="655302246"/>
          <w:tblCellSpacing w:w="15" w:type="dxa"/>
        </w:trPr>
        <w:tc>
          <w:tcPr>
            <w:tcW w:w="0" w:type="auto"/>
            <w:tcBorders>
              <w:bottom w:val="single" w:sz="6" w:space="0" w:color="CCCCCC"/>
            </w:tcBorders>
            <w:vAlign w:val="center"/>
            <w:hideMark/>
          </w:tcPr>
          <w:p w14:paraId="341F8F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Annual</w:t>
            </w:r>
          </w:p>
        </w:tc>
      </w:tr>
      <w:tr w:rsidR="00000000" w14:paraId="76FEC907" w14:textId="77777777">
        <w:trPr>
          <w:divId w:val="655302246"/>
          <w:tblCellSpacing w:w="15" w:type="dxa"/>
        </w:trPr>
        <w:tc>
          <w:tcPr>
            <w:tcW w:w="0" w:type="auto"/>
            <w:tcBorders>
              <w:bottom w:val="single" w:sz="6" w:space="0" w:color="CCCCCC"/>
            </w:tcBorders>
            <w:vAlign w:val="center"/>
            <w:hideMark/>
          </w:tcPr>
          <w:p w14:paraId="5ACC9F0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Forb or Herb</w:t>
            </w:r>
          </w:p>
        </w:tc>
      </w:tr>
    </w:tbl>
    <w:p w14:paraId="277315CB" w14:textId="77777777" w:rsidR="00000000" w:rsidRDefault="00000000">
      <w:pPr>
        <w:pStyle w:val="Heading1"/>
        <w:divId w:val="1035079547"/>
        <w:rPr>
          <w:rFonts w:ascii="Georgia" w:eastAsia="Times New Roman" w:hAnsi="Georgia"/>
          <w:sz w:val="29"/>
          <w:szCs w:val="29"/>
        </w:rPr>
      </w:pPr>
      <w:r>
        <w:rPr>
          <w:rFonts w:ascii="Georgia" w:eastAsia="Times New Roman" w:hAnsi="Georgia"/>
          <w:sz w:val="29"/>
          <w:szCs w:val="29"/>
        </w:rPr>
        <w:t>Use and Trade</w:t>
      </w:r>
    </w:p>
    <w:p w14:paraId="0517D727" w14:textId="77777777" w:rsidR="00000000" w:rsidRDefault="00000000">
      <w:pPr>
        <w:pStyle w:val="Heading2"/>
        <w:divId w:val="1035079547"/>
        <w:rPr>
          <w:rFonts w:ascii="Georgia" w:eastAsia="Times New Roman" w:hAnsi="Georgia"/>
          <w:sz w:val="27"/>
          <w:szCs w:val="27"/>
        </w:rPr>
      </w:pPr>
      <w:r>
        <w:rPr>
          <w:rFonts w:ascii="Georgia" w:eastAsia="Times New Roman" w:hAnsi="Georgia"/>
          <w:sz w:val="27"/>
          <w:szCs w:val="27"/>
        </w:rPr>
        <w:t>General Use and Trade Information</w:t>
      </w:r>
    </w:p>
    <w:p w14:paraId="7EA5B4CD" w14:textId="561614DF" w:rsidR="00000000" w:rsidRDefault="00000000">
      <w:pPr>
        <w:pStyle w:val="NormalWeb"/>
        <w:divId w:val="1035079547"/>
        <w:rPr>
          <w:ins w:id="34" w:author="Jack Plummer" w:date="2022-09-29T12:37:00Z"/>
          <w:rFonts w:ascii="Georgia" w:hAnsi="Georgia"/>
        </w:rPr>
      </w:pPr>
      <w:r>
        <w:rPr>
          <w:rStyle w:val="datalabel1"/>
          <w:rFonts w:ascii="Georgia" w:hAnsi="Georgia"/>
        </w:rPr>
        <w:t xml:space="preserve">Species not utilized: </w:t>
      </w:r>
      <w:r>
        <w:rPr>
          <w:rFonts w:ascii="Georgia" w:hAnsi="Georgia"/>
        </w:rPr>
        <w:t>true</w:t>
      </w:r>
    </w:p>
    <w:p w14:paraId="282BA2A1" w14:textId="74FE4D85" w:rsidR="004C68C9" w:rsidRDefault="004C68C9">
      <w:pPr>
        <w:pStyle w:val="NormalWeb"/>
        <w:divId w:val="1035079547"/>
        <w:rPr>
          <w:rFonts w:ascii="Georgia" w:hAnsi="Georgia"/>
        </w:rPr>
      </w:pPr>
      <w:ins w:id="35" w:author="Jack Plummer" w:date="2022-09-29T12:37:00Z">
        <w:r>
          <w:rPr>
            <w:rFonts w:ascii="Georgia" w:hAnsi="Georgia"/>
          </w:rPr>
          <w:t>This species is not known to be utilised.</w:t>
        </w:r>
      </w:ins>
    </w:p>
    <w:p w14:paraId="3616212C" w14:textId="77777777" w:rsidR="00000000" w:rsidRDefault="00000000">
      <w:pPr>
        <w:pStyle w:val="Heading2"/>
        <w:divId w:val="1035079547"/>
        <w:rPr>
          <w:rFonts w:ascii="Georgia" w:eastAsia="Times New Roman" w:hAnsi="Georgia"/>
          <w:sz w:val="27"/>
          <w:szCs w:val="27"/>
        </w:rPr>
      </w:pPr>
      <w:r>
        <w:rPr>
          <w:rFonts w:ascii="Georgia" w:eastAsia="Times New Roman" w:hAnsi="Georgia"/>
          <w:sz w:val="27"/>
          <w:szCs w:val="27"/>
        </w:rPr>
        <w:t>Non- Consumptive Use</w:t>
      </w:r>
    </w:p>
    <w:p w14:paraId="0A0362D7" w14:textId="77777777" w:rsidR="00000000" w:rsidRDefault="00000000">
      <w:pPr>
        <w:pStyle w:val="NormalWeb"/>
        <w:divId w:val="1035079547"/>
        <w:rPr>
          <w:rFonts w:ascii="Georgia" w:hAnsi="Georgia"/>
        </w:rPr>
      </w:pPr>
      <w:commentRangeStart w:id="36"/>
      <w:r>
        <w:rPr>
          <w:rStyle w:val="datalabel1"/>
          <w:rFonts w:ascii="Georgia" w:hAnsi="Georgia"/>
        </w:rPr>
        <w:t xml:space="preserve">Non-consumptive use of the species? </w:t>
      </w:r>
      <w:r>
        <w:rPr>
          <w:rFonts w:ascii="Georgia" w:hAnsi="Georgia"/>
        </w:rPr>
        <w:t>true</w:t>
      </w:r>
      <w:commentRangeEnd w:id="36"/>
      <w:r w:rsidR="004C68C9">
        <w:rPr>
          <w:rStyle w:val="CommentReference"/>
        </w:rPr>
        <w:commentReference w:id="36"/>
      </w:r>
    </w:p>
    <w:p w14:paraId="3EF37B04" w14:textId="77777777" w:rsidR="00000000" w:rsidRDefault="00000000">
      <w:pPr>
        <w:pStyle w:val="Heading1"/>
        <w:divId w:val="948317077"/>
        <w:rPr>
          <w:rFonts w:ascii="Georgia" w:eastAsia="Times New Roman" w:hAnsi="Georgia"/>
          <w:sz w:val="29"/>
          <w:szCs w:val="29"/>
        </w:rPr>
      </w:pPr>
      <w:r>
        <w:rPr>
          <w:rFonts w:ascii="Georgia" w:eastAsia="Times New Roman" w:hAnsi="Georgia"/>
          <w:sz w:val="29"/>
          <w:szCs w:val="29"/>
        </w:rPr>
        <w:t>Threats</w:t>
      </w:r>
    </w:p>
    <w:p w14:paraId="1DC3290A" w14:textId="74AF9DCC" w:rsidR="00000000" w:rsidRDefault="00000000">
      <w:pPr>
        <w:pStyle w:val="NormalWeb"/>
        <w:divId w:val="948317077"/>
        <w:rPr>
          <w:rFonts w:ascii="Georgia" w:hAnsi="Georgia"/>
        </w:rPr>
      </w:pPr>
      <w:r>
        <w:rPr>
          <w:rFonts w:ascii="Georgia" w:hAnsi="Georgia"/>
        </w:rPr>
        <w:t>This species does not occur in protected area. The construction of temple</w:t>
      </w:r>
      <w:ins w:id="37" w:author="Jack Plummer" w:date="2022-09-29T12:38:00Z">
        <w:r w:rsidR="004C68C9">
          <w:rPr>
            <w:rFonts w:ascii="Georgia" w:hAnsi="Georgia"/>
          </w:rPr>
          <w:t>s</w:t>
        </w:r>
      </w:ins>
      <w:r>
        <w:rPr>
          <w:rFonts w:ascii="Georgia" w:hAnsi="Georgia"/>
        </w:rPr>
        <w:t xml:space="preserve"> and stairs, </w:t>
      </w:r>
      <w:commentRangeStart w:id="38"/>
      <w:del w:id="39" w:author="Jack Plummer" w:date="2022-09-29T12:38:00Z">
        <w:r w:rsidDel="004C68C9">
          <w:rPr>
            <w:rFonts w:ascii="Georgia" w:hAnsi="Georgia"/>
          </w:rPr>
          <w:delText xml:space="preserve"> </w:delText>
        </w:r>
      </w:del>
      <w:r>
        <w:rPr>
          <w:rFonts w:ascii="Georgia" w:hAnsi="Georgia"/>
        </w:rPr>
        <w:t>animals</w:t>
      </w:r>
      <w:commentRangeEnd w:id="38"/>
      <w:r w:rsidR="004C68C9">
        <w:rPr>
          <w:rStyle w:val="CommentReference"/>
        </w:rPr>
        <w:commentReference w:id="38"/>
      </w:r>
      <w:ins w:id="40" w:author="Jack Plummer" w:date="2022-09-29T12:38:00Z">
        <w:r w:rsidR="004C68C9">
          <w:rPr>
            <w:rFonts w:ascii="Georgia" w:hAnsi="Georgia"/>
          </w:rPr>
          <w:t>I</w:t>
        </w:r>
      </w:ins>
      <w:r>
        <w:rPr>
          <w:rFonts w:ascii="Georgia" w:hAnsi="Georgia"/>
        </w:rPr>
        <w:t xml:space="preserve">, religious site, visitors and agricultural areas are </w:t>
      </w:r>
      <w:del w:id="41" w:author="Jack Plummer" w:date="2022-09-29T12:37:00Z">
        <w:r w:rsidDel="004C68C9">
          <w:rPr>
            <w:rFonts w:ascii="Georgia" w:hAnsi="Georgia"/>
          </w:rPr>
          <w:delText xml:space="preserve">a potential </w:delText>
        </w:r>
      </w:del>
      <w:r>
        <w:rPr>
          <w:rFonts w:ascii="Georgia" w:hAnsi="Georgia"/>
        </w:rPr>
        <w:t>threats to this species..</w:t>
      </w:r>
    </w:p>
    <w:p w14:paraId="630A1D47" w14:textId="77777777" w:rsidR="00000000" w:rsidRDefault="00000000">
      <w:pPr>
        <w:pStyle w:val="Heading2"/>
        <w:divId w:val="948317077"/>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31"/>
        <w:gridCol w:w="740"/>
        <w:gridCol w:w="842"/>
        <w:gridCol w:w="842"/>
        <w:gridCol w:w="1155"/>
      </w:tblGrid>
      <w:tr w:rsidR="00000000" w14:paraId="0E89EDA4" w14:textId="77777777">
        <w:trPr>
          <w:divId w:val="948317077"/>
          <w:tblCellSpacing w:w="15" w:type="dxa"/>
        </w:trPr>
        <w:tc>
          <w:tcPr>
            <w:tcW w:w="0" w:type="auto"/>
            <w:tcBorders>
              <w:bottom w:val="single" w:sz="6" w:space="0" w:color="000000"/>
            </w:tcBorders>
            <w:shd w:val="clear" w:color="auto" w:fill="BBBBBB"/>
            <w:vAlign w:val="center"/>
            <w:hideMark/>
          </w:tcPr>
          <w:p w14:paraId="161212E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4E6CB15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3ADB322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061F4E0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7A00DF7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1D8B4CB0" w14:textId="77777777">
        <w:trPr>
          <w:divId w:val="948317077"/>
          <w:tblCellSpacing w:w="15" w:type="dxa"/>
        </w:trPr>
        <w:tc>
          <w:tcPr>
            <w:tcW w:w="0" w:type="auto"/>
            <w:vAlign w:val="center"/>
            <w:hideMark/>
          </w:tcPr>
          <w:p w14:paraId="5C6E678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1.3. Residential &amp; commercial development -&gt; Tourism &amp; recreation areas</w:t>
            </w:r>
          </w:p>
        </w:tc>
        <w:tc>
          <w:tcPr>
            <w:tcW w:w="0" w:type="auto"/>
            <w:vAlign w:val="center"/>
            <w:hideMark/>
          </w:tcPr>
          <w:p w14:paraId="12873DD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695BAAE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CB960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EAA7D0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0E52A62A" w14:textId="77777777">
        <w:trPr>
          <w:divId w:val="948317077"/>
          <w:tblCellSpacing w:w="15" w:type="dxa"/>
        </w:trPr>
        <w:tc>
          <w:tcPr>
            <w:tcW w:w="0" w:type="auto"/>
            <w:vAlign w:val="center"/>
            <w:hideMark/>
          </w:tcPr>
          <w:p w14:paraId="0409B90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040B36A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D3B7B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2DEE92A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47BD97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546C1448" w14:textId="77777777">
        <w:trPr>
          <w:divId w:val="948317077"/>
          <w:tblCellSpacing w:w="15" w:type="dxa"/>
        </w:trPr>
        <w:tc>
          <w:tcPr>
            <w:tcW w:w="0" w:type="auto"/>
            <w:vAlign w:val="center"/>
            <w:hideMark/>
          </w:tcPr>
          <w:p w14:paraId="13BD5D5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6.3. Human intrusions &amp; disturbance -&gt; Work &amp; other activities</w:t>
            </w:r>
          </w:p>
        </w:tc>
        <w:tc>
          <w:tcPr>
            <w:tcW w:w="0" w:type="auto"/>
            <w:vAlign w:val="center"/>
            <w:hideMark/>
          </w:tcPr>
          <w:p w14:paraId="62B3BD4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4706C3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7F4284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3CBA5C1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4ADF8CD9" w14:textId="77777777">
        <w:trPr>
          <w:divId w:val="948317077"/>
          <w:tblCellSpacing w:w="15" w:type="dxa"/>
        </w:trPr>
        <w:tc>
          <w:tcPr>
            <w:tcW w:w="0" w:type="auto"/>
            <w:vAlign w:val="center"/>
            <w:hideMark/>
          </w:tcPr>
          <w:p w14:paraId="5152E8E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12.1. Other options -&gt; Other threat</w:t>
            </w:r>
          </w:p>
        </w:tc>
        <w:tc>
          <w:tcPr>
            <w:tcW w:w="0" w:type="auto"/>
            <w:vAlign w:val="center"/>
            <w:hideMark/>
          </w:tcPr>
          <w:p w14:paraId="74BD71C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2C1EDC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4CBBE1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748472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7D2B3233" w14:textId="77777777" w:rsidR="00000000" w:rsidRDefault="00000000">
      <w:pPr>
        <w:pStyle w:val="Heading1"/>
        <w:divId w:val="1557281382"/>
        <w:rPr>
          <w:rFonts w:ascii="Georgia" w:eastAsia="Times New Roman" w:hAnsi="Georgia"/>
          <w:sz w:val="29"/>
          <w:szCs w:val="29"/>
        </w:rPr>
      </w:pPr>
      <w:r>
        <w:rPr>
          <w:rFonts w:ascii="Georgia" w:eastAsia="Times New Roman" w:hAnsi="Georgia"/>
          <w:sz w:val="29"/>
          <w:szCs w:val="29"/>
        </w:rPr>
        <w:t>Conservation</w:t>
      </w:r>
    </w:p>
    <w:p w14:paraId="7D31D8C4" w14:textId="3122341D" w:rsidR="00000000" w:rsidRDefault="00000000">
      <w:pPr>
        <w:pStyle w:val="NormalWeb"/>
        <w:divId w:val="1557281382"/>
        <w:rPr>
          <w:rFonts w:ascii="Georgia" w:hAnsi="Georgia"/>
        </w:rPr>
      </w:pPr>
      <w:r>
        <w:rPr>
          <w:rFonts w:ascii="Georgia" w:hAnsi="Georgia"/>
        </w:rPr>
        <w:lastRenderedPageBreak/>
        <w:t xml:space="preserve">This species is not known to be represented in </w:t>
      </w:r>
      <w:r>
        <w:rPr>
          <w:rStyle w:val="Emphasis"/>
          <w:rFonts w:ascii="Georgia" w:hAnsi="Georgia"/>
        </w:rPr>
        <w:t xml:space="preserve">ex situ </w:t>
      </w:r>
      <w:r>
        <w:rPr>
          <w:rFonts w:ascii="Georgia" w:hAnsi="Georgia"/>
        </w:rPr>
        <w:t>conservation in botanic gardens or gene bank</w:t>
      </w:r>
      <w:ins w:id="42" w:author="Jack Plummer" w:date="2022-09-29T12:39:00Z">
        <w:r w:rsidR="004C68C9">
          <w:rPr>
            <w:rFonts w:ascii="Georgia" w:hAnsi="Georgia"/>
          </w:rPr>
          <w:t>s</w:t>
        </w:r>
      </w:ins>
      <w:del w:id="43" w:author="Jack Plummer" w:date="2022-09-29T12:39:00Z">
        <w:r w:rsidDel="004C68C9">
          <w:rPr>
            <w:rFonts w:ascii="Georgia" w:hAnsi="Georgia"/>
          </w:rPr>
          <w:delText>.</w:delText>
        </w:r>
      </w:del>
      <w:r>
        <w:rPr>
          <w:rFonts w:ascii="Georgia" w:hAnsi="Georgia"/>
        </w:rPr>
        <w:t xml:space="preserve"> (BGCI 2022, Genesys 2022). This species has been recorded from </w:t>
      </w:r>
      <w:del w:id="44" w:author="Jack Plummer" w:date="2022-09-29T12:39:00Z">
        <w:r w:rsidDel="004C68C9">
          <w:rPr>
            <w:rFonts w:ascii="Georgia" w:hAnsi="Georgia"/>
          </w:rPr>
          <w:delText>non-</w:delText>
        </w:r>
      </w:del>
      <w:ins w:id="45" w:author="Jack Plummer" w:date="2022-09-29T12:39:00Z">
        <w:r w:rsidR="004C68C9">
          <w:rPr>
            <w:rFonts w:ascii="Georgia" w:hAnsi="Georgia"/>
          </w:rPr>
          <w:t xml:space="preserve">outside </w:t>
        </w:r>
      </w:ins>
      <w:r>
        <w:rPr>
          <w:rFonts w:ascii="Georgia" w:hAnsi="Georgia"/>
        </w:rPr>
        <w:t xml:space="preserve">protected areas. As the species is not known to be represented in </w:t>
      </w:r>
      <w:r>
        <w:rPr>
          <w:rStyle w:val="Emphasis"/>
          <w:rFonts w:ascii="Georgia" w:hAnsi="Georgia"/>
        </w:rPr>
        <w:t xml:space="preserve">ex situ </w:t>
      </w:r>
      <w:r>
        <w:rPr>
          <w:rFonts w:ascii="Georgia" w:hAnsi="Georgia"/>
        </w:rPr>
        <w:t>conservation, collection of germplasm from wild plants is recommended.</w:t>
      </w:r>
    </w:p>
    <w:p w14:paraId="7C55DC59" w14:textId="77777777" w:rsidR="00000000" w:rsidRDefault="00000000">
      <w:pPr>
        <w:pStyle w:val="Heading2"/>
        <w:divId w:val="1557281382"/>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000000" w14:paraId="06D1A7C7" w14:textId="77777777">
        <w:trPr>
          <w:divId w:val="1557281382"/>
          <w:tblCellSpacing w:w="15" w:type="dxa"/>
        </w:trPr>
        <w:tc>
          <w:tcPr>
            <w:tcW w:w="0" w:type="auto"/>
            <w:tcBorders>
              <w:bottom w:val="single" w:sz="6" w:space="0" w:color="000000"/>
            </w:tcBorders>
            <w:shd w:val="clear" w:color="auto" w:fill="BBBBBB"/>
            <w:vAlign w:val="center"/>
            <w:hideMark/>
          </w:tcPr>
          <w:p w14:paraId="04F339F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0204A24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6145231" w14:textId="77777777">
        <w:trPr>
          <w:divId w:val="1557281382"/>
          <w:tblCellSpacing w:w="15" w:type="dxa"/>
        </w:trPr>
        <w:tc>
          <w:tcPr>
            <w:tcW w:w="0" w:type="auto"/>
            <w:vAlign w:val="center"/>
            <w:hideMark/>
          </w:tcPr>
          <w:p w14:paraId="341E430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07FF3EA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4A2141B" w14:textId="77777777" w:rsidR="00000000" w:rsidRDefault="00000000">
      <w:pPr>
        <w:divId w:val="155728138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46"/>
        <w:gridCol w:w="530"/>
      </w:tblGrid>
      <w:tr w:rsidR="00000000" w14:paraId="3FCC5B10" w14:textId="77777777">
        <w:trPr>
          <w:divId w:val="1557281382"/>
          <w:tblCellSpacing w:w="15" w:type="dxa"/>
        </w:trPr>
        <w:tc>
          <w:tcPr>
            <w:tcW w:w="0" w:type="auto"/>
            <w:tcBorders>
              <w:bottom w:val="single" w:sz="6" w:space="0" w:color="000000"/>
            </w:tcBorders>
            <w:shd w:val="clear" w:color="auto" w:fill="BBBBBB"/>
            <w:vAlign w:val="center"/>
            <w:hideMark/>
          </w:tcPr>
          <w:p w14:paraId="48EA19F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sites identified</w:t>
            </w:r>
          </w:p>
        </w:tc>
        <w:tc>
          <w:tcPr>
            <w:tcW w:w="0" w:type="auto"/>
            <w:tcBorders>
              <w:bottom w:val="single" w:sz="6" w:space="0" w:color="000000"/>
            </w:tcBorders>
            <w:shd w:val="clear" w:color="auto" w:fill="BBBBBB"/>
            <w:vAlign w:val="center"/>
            <w:hideMark/>
          </w:tcPr>
          <w:p w14:paraId="57F3D201"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E11CC3D" w14:textId="77777777">
        <w:trPr>
          <w:divId w:val="1557281382"/>
          <w:tblCellSpacing w:w="15" w:type="dxa"/>
        </w:trPr>
        <w:tc>
          <w:tcPr>
            <w:tcW w:w="0" w:type="auto"/>
            <w:vAlign w:val="center"/>
            <w:hideMark/>
          </w:tcPr>
          <w:p w14:paraId="1DCE41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0CB245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7BD5192C" w14:textId="77777777" w:rsidR="00000000" w:rsidRDefault="00000000">
      <w:pPr>
        <w:divId w:val="155728138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07622B3F" w14:textId="77777777">
        <w:trPr>
          <w:divId w:val="1557281382"/>
          <w:tblCellSpacing w:w="15" w:type="dxa"/>
        </w:trPr>
        <w:tc>
          <w:tcPr>
            <w:tcW w:w="0" w:type="auto"/>
            <w:tcBorders>
              <w:bottom w:val="single" w:sz="6" w:space="0" w:color="000000"/>
            </w:tcBorders>
            <w:shd w:val="clear" w:color="auto" w:fill="BBBBBB"/>
            <w:vAlign w:val="center"/>
            <w:hideMark/>
          </w:tcPr>
          <w:p w14:paraId="3933A51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D516A2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77F27EB" w14:textId="77777777">
        <w:trPr>
          <w:divId w:val="1557281382"/>
          <w:tblCellSpacing w:w="15" w:type="dxa"/>
        </w:trPr>
        <w:tc>
          <w:tcPr>
            <w:tcW w:w="0" w:type="auto"/>
            <w:vAlign w:val="center"/>
            <w:hideMark/>
          </w:tcPr>
          <w:p w14:paraId="5C21B18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13A4773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42B2428" w14:textId="77777777" w:rsidR="00000000" w:rsidRDefault="00000000">
      <w:pPr>
        <w:divId w:val="1557281382"/>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33"/>
        <w:gridCol w:w="530"/>
      </w:tblGrid>
      <w:tr w:rsidR="00000000" w14:paraId="47E10791" w14:textId="77777777">
        <w:trPr>
          <w:divId w:val="1557281382"/>
          <w:tblCellSpacing w:w="15" w:type="dxa"/>
        </w:trPr>
        <w:tc>
          <w:tcPr>
            <w:tcW w:w="0" w:type="auto"/>
            <w:tcBorders>
              <w:bottom w:val="single" w:sz="6" w:space="0" w:color="000000"/>
            </w:tcBorders>
            <w:shd w:val="clear" w:color="auto" w:fill="BBBBBB"/>
            <w:vAlign w:val="center"/>
            <w:hideMark/>
          </w:tcPr>
          <w:p w14:paraId="1616FEC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Subject to ex-situ conservation</w:t>
            </w:r>
          </w:p>
        </w:tc>
        <w:tc>
          <w:tcPr>
            <w:tcW w:w="0" w:type="auto"/>
            <w:tcBorders>
              <w:bottom w:val="single" w:sz="6" w:space="0" w:color="000000"/>
            </w:tcBorders>
            <w:shd w:val="clear" w:color="auto" w:fill="BBBBBB"/>
            <w:vAlign w:val="center"/>
            <w:hideMark/>
          </w:tcPr>
          <w:p w14:paraId="0B39EA5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000D7F1" w14:textId="77777777">
        <w:trPr>
          <w:divId w:val="1557281382"/>
          <w:tblCellSpacing w:w="15" w:type="dxa"/>
        </w:trPr>
        <w:tc>
          <w:tcPr>
            <w:tcW w:w="0" w:type="auto"/>
            <w:vAlign w:val="center"/>
            <w:hideMark/>
          </w:tcPr>
          <w:p w14:paraId="1EEC2357" w14:textId="77777777" w:rsidR="00000000" w:rsidRDefault="00000000">
            <w:pPr>
              <w:spacing w:after="75"/>
              <w:rPr>
                <w:rFonts w:ascii="Georgia" w:eastAsia="Times New Roman" w:hAnsi="Georgia"/>
                <w:sz w:val="18"/>
                <w:szCs w:val="18"/>
              </w:rPr>
            </w:pPr>
            <w:commentRangeStart w:id="46"/>
            <w:r>
              <w:rPr>
                <w:rFonts w:ascii="Georgia" w:eastAsia="Times New Roman" w:hAnsi="Georgia"/>
                <w:sz w:val="18"/>
                <w:szCs w:val="18"/>
              </w:rPr>
              <w:t>Yes</w:t>
            </w:r>
            <w:commentRangeEnd w:id="46"/>
            <w:r w:rsidR="004C68C9">
              <w:rPr>
                <w:rStyle w:val="CommentReference"/>
              </w:rPr>
              <w:commentReference w:id="46"/>
            </w:r>
          </w:p>
        </w:tc>
        <w:tc>
          <w:tcPr>
            <w:tcW w:w="0" w:type="auto"/>
            <w:vAlign w:val="center"/>
            <w:hideMark/>
          </w:tcPr>
          <w:p w14:paraId="6414760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B68F385" w14:textId="77777777" w:rsidR="00000000" w:rsidRDefault="00000000">
      <w:pPr>
        <w:pStyle w:val="Heading2"/>
        <w:divId w:val="1557281382"/>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21448C38" w14:textId="77777777">
        <w:trPr>
          <w:divId w:val="1557281382"/>
          <w:tblCellSpacing w:w="15" w:type="dxa"/>
        </w:trPr>
        <w:tc>
          <w:tcPr>
            <w:tcW w:w="0" w:type="auto"/>
            <w:tcBorders>
              <w:bottom w:val="single" w:sz="6" w:space="0" w:color="000000"/>
            </w:tcBorders>
            <w:shd w:val="clear" w:color="auto" w:fill="BBBBBB"/>
            <w:vAlign w:val="center"/>
            <w:hideMark/>
          </w:tcPr>
          <w:p w14:paraId="44530D4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4131743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430A045" w14:textId="77777777">
        <w:trPr>
          <w:divId w:val="1557281382"/>
          <w:tblCellSpacing w:w="15" w:type="dxa"/>
        </w:trPr>
        <w:tc>
          <w:tcPr>
            <w:tcW w:w="0" w:type="auto"/>
            <w:tcBorders>
              <w:bottom w:val="single" w:sz="6" w:space="0" w:color="CCCCCC"/>
            </w:tcBorders>
            <w:vAlign w:val="center"/>
            <w:hideMark/>
          </w:tcPr>
          <w:p w14:paraId="5DC40E3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4561637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2A2AE57D" w14:textId="77777777">
        <w:trPr>
          <w:divId w:val="1557281382"/>
          <w:tblCellSpacing w:w="15" w:type="dxa"/>
        </w:trPr>
        <w:tc>
          <w:tcPr>
            <w:tcW w:w="0" w:type="auto"/>
            <w:tcBorders>
              <w:bottom w:val="single" w:sz="6" w:space="0" w:color="CCCCCC"/>
            </w:tcBorders>
            <w:vAlign w:val="center"/>
            <w:hideMark/>
          </w:tcPr>
          <w:p w14:paraId="1881561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Land/water protection -&gt; Resource &amp; habitat protection</w:t>
            </w:r>
          </w:p>
        </w:tc>
        <w:tc>
          <w:tcPr>
            <w:tcW w:w="0" w:type="auto"/>
            <w:tcBorders>
              <w:bottom w:val="single" w:sz="6" w:space="0" w:color="CCCCCC"/>
            </w:tcBorders>
            <w:vAlign w:val="center"/>
            <w:hideMark/>
          </w:tcPr>
          <w:p w14:paraId="34CFFD0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DBE4454" w14:textId="77777777">
        <w:trPr>
          <w:divId w:val="1557281382"/>
          <w:tblCellSpacing w:w="15" w:type="dxa"/>
        </w:trPr>
        <w:tc>
          <w:tcPr>
            <w:tcW w:w="0" w:type="auto"/>
            <w:tcBorders>
              <w:bottom w:val="single" w:sz="6" w:space="0" w:color="CCCCCC"/>
            </w:tcBorders>
            <w:vAlign w:val="center"/>
            <w:hideMark/>
          </w:tcPr>
          <w:p w14:paraId="4AB2AE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2.1. Land/water management -&gt; Site/area management</w:t>
            </w:r>
          </w:p>
        </w:tc>
        <w:tc>
          <w:tcPr>
            <w:tcW w:w="0" w:type="auto"/>
            <w:tcBorders>
              <w:bottom w:val="single" w:sz="6" w:space="0" w:color="CCCCCC"/>
            </w:tcBorders>
            <w:vAlign w:val="center"/>
            <w:hideMark/>
          </w:tcPr>
          <w:p w14:paraId="43CEC0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D5A161F" w14:textId="77777777">
        <w:trPr>
          <w:divId w:val="1557281382"/>
          <w:tblCellSpacing w:w="15" w:type="dxa"/>
        </w:trPr>
        <w:tc>
          <w:tcPr>
            <w:tcW w:w="0" w:type="auto"/>
            <w:tcBorders>
              <w:bottom w:val="single" w:sz="6" w:space="0" w:color="CCCCCC"/>
            </w:tcBorders>
            <w:vAlign w:val="center"/>
            <w:hideMark/>
          </w:tcPr>
          <w:p w14:paraId="3750398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1BBD04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54681683" w14:textId="77777777">
        <w:trPr>
          <w:divId w:val="1557281382"/>
          <w:tblCellSpacing w:w="15" w:type="dxa"/>
        </w:trPr>
        <w:tc>
          <w:tcPr>
            <w:tcW w:w="0" w:type="auto"/>
            <w:tcBorders>
              <w:bottom w:val="single" w:sz="6" w:space="0" w:color="CCCCCC"/>
            </w:tcBorders>
            <w:vAlign w:val="center"/>
            <w:hideMark/>
          </w:tcPr>
          <w:p w14:paraId="440F868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22A94FD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83476A8" w14:textId="77777777" w:rsidR="00000000" w:rsidRDefault="00000000">
      <w:pPr>
        <w:pStyle w:val="Heading2"/>
        <w:divId w:val="155728138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31B3F33F" w14:textId="77777777">
        <w:trPr>
          <w:divId w:val="1557281382"/>
          <w:tblCellSpacing w:w="15" w:type="dxa"/>
        </w:trPr>
        <w:tc>
          <w:tcPr>
            <w:tcW w:w="0" w:type="auto"/>
            <w:tcBorders>
              <w:bottom w:val="single" w:sz="6" w:space="0" w:color="000000"/>
            </w:tcBorders>
            <w:shd w:val="clear" w:color="auto" w:fill="BBBBBB"/>
            <w:vAlign w:val="center"/>
            <w:hideMark/>
          </w:tcPr>
          <w:p w14:paraId="4FB8E76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0392CC4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FC27E46" w14:textId="77777777">
        <w:trPr>
          <w:divId w:val="1557281382"/>
          <w:tblCellSpacing w:w="15" w:type="dxa"/>
        </w:trPr>
        <w:tc>
          <w:tcPr>
            <w:tcW w:w="0" w:type="auto"/>
            <w:tcBorders>
              <w:bottom w:val="single" w:sz="6" w:space="0" w:color="CCCCCC"/>
            </w:tcBorders>
            <w:vAlign w:val="center"/>
            <w:hideMark/>
          </w:tcPr>
          <w:p w14:paraId="5F8792D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6F197C4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614C61CB" w14:textId="77777777">
        <w:trPr>
          <w:divId w:val="1557281382"/>
          <w:tblCellSpacing w:w="15" w:type="dxa"/>
        </w:trPr>
        <w:tc>
          <w:tcPr>
            <w:tcW w:w="0" w:type="auto"/>
            <w:tcBorders>
              <w:bottom w:val="single" w:sz="6" w:space="0" w:color="CCCCCC"/>
            </w:tcBorders>
            <w:vAlign w:val="center"/>
            <w:hideMark/>
          </w:tcPr>
          <w:p w14:paraId="2373174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Research -&gt; Actions</w:t>
            </w:r>
          </w:p>
        </w:tc>
        <w:tc>
          <w:tcPr>
            <w:tcW w:w="0" w:type="auto"/>
            <w:tcBorders>
              <w:bottom w:val="single" w:sz="6" w:space="0" w:color="CCCCCC"/>
            </w:tcBorders>
            <w:vAlign w:val="center"/>
            <w:hideMark/>
          </w:tcPr>
          <w:p w14:paraId="1150BC1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025DD15F" w14:textId="77777777">
        <w:trPr>
          <w:divId w:val="1557281382"/>
          <w:tblCellSpacing w:w="15" w:type="dxa"/>
        </w:trPr>
        <w:tc>
          <w:tcPr>
            <w:tcW w:w="0" w:type="auto"/>
            <w:tcBorders>
              <w:bottom w:val="single" w:sz="6" w:space="0" w:color="CCCCCC"/>
            </w:tcBorders>
            <w:vAlign w:val="center"/>
            <w:hideMark/>
          </w:tcPr>
          <w:p w14:paraId="4A50A5B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12F2A98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517ABFF" w14:textId="77777777">
        <w:trPr>
          <w:divId w:val="1557281382"/>
          <w:tblCellSpacing w:w="15" w:type="dxa"/>
        </w:trPr>
        <w:tc>
          <w:tcPr>
            <w:tcW w:w="0" w:type="auto"/>
            <w:tcBorders>
              <w:bottom w:val="single" w:sz="6" w:space="0" w:color="CCCCCC"/>
            </w:tcBorders>
            <w:vAlign w:val="center"/>
            <w:hideMark/>
          </w:tcPr>
          <w:p w14:paraId="6435E7A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 Monitoring -&gt; Habitat trends</w:t>
            </w:r>
          </w:p>
        </w:tc>
        <w:tc>
          <w:tcPr>
            <w:tcW w:w="0" w:type="auto"/>
            <w:tcBorders>
              <w:bottom w:val="single" w:sz="6" w:space="0" w:color="CCCCCC"/>
            </w:tcBorders>
            <w:vAlign w:val="center"/>
            <w:hideMark/>
          </w:tcPr>
          <w:p w14:paraId="0303D53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382E29A2" w14:textId="77777777" w:rsidR="00000000" w:rsidRDefault="00000000">
      <w:pPr>
        <w:pStyle w:val="Heading1"/>
        <w:divId w:val="567115192"/>
        <w:rPr>
          <w:rFonts w:ascii="Georgia" w:eastAsia="Times New Roman" w:hAnsi="Georgia"/>
          <w:sz w:val="29"/>
          <w:szCs w:val="29"/>
        </w:rPr>
      </w:pPr>
      <w:r>
        <w:rPr>
          <w:rFonts w:ascii="Georgia" w:eastAsia="Times New Roman" w:hAnsi="Georgia"/>
          <w:sz w:val="29"/>
          <w:szCs w:val="29"/>
        </w:rPr>
        <w:t>Ecosystem Services</w:t>
      </w:r>
    </w:p>
    <w:p w14:paraId="5E000E15" w14:textId="77777777" w:rsidR="00000000" w:rsidRDefault="00000000">
      <w:pPr>
        <w:pStyle w:val="Heading2"/>
        <w:divId w:val="567115192"/>
        <w:rPr>
          <w:rFonts w:ascii="Georgia" w:eastAsia="Times New Roman" w:hAnsi="Georgia"/>
          <w:sz w:val="27"/>
          <w:szCs w:val="27"/>
        </w:rPr>
      </w:pPr>
      <w:r>
        <w:rPr>
          <w:rFonts w:ascii="Georgia" w:eastAsia="Times New Roman" w:hAnsi="Georgia"/>
          <w:sz w:val="27"/>
          <w:szCs w:val="27"/>
        </w:rPr>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1EE5B6C5" w14:textId="77777777">
        <w:trPr>
          <w:divId w:val="567115192"/>
          <w:tblCellSpacing w:w="15" w:type="dxa"/>
        </w:trPr>
        <w:tc>
          <w:tcPr>
            <w:tcW w:w="0" w:type="auto"/>
            <w:tcBorders>
              <w:bottom w:val="single" w:sz="6" w:space="0" w:color="000000"/>
            </w:tcBorders>
            <w:shd w:val="clear" w:color="auto" w:fill="BBBBBB"/>
            <w:vAlign w:val="center"/>
            <w:hideMark/>
          </w:tcPr>
          <w:p w14:paraId="43291A7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1AEA059A" w14:textId="77777777" w:rsidR="00000000" w:rsidRDefault="00000000">
            <w:pPr>
              <w:spacing w:after="75"/>
              <w:rPr>
                <w:rFonts w:ascii="Georgia" w:eastAsia="Times New Roman" w:hAnsi="Georgia"/>
                <w:b/>
                <w:bCs/>
                <w:sz w:val="18"/>
                <w:szCs w:val="18"/>
              </w:rPr>
            </w:pPr>
            <w:r>
              <w:rPr>
                <w:rStyle w:val="redfont"/>
                <w:rFonts w:ascii="Georgia" w:eastAsia="Times New Roman" w:hAnsi="Georgia"/>
                <w:b/>
                <w:bCs/>
                <w:sz w:val="18"/>
                <w:szCs w:val="18"/>
              </w:rPr>
              <w:t>All coded services should have an importance score of 5 - Not Known.</w:t>
            </w:r>
          </w:p>
        </w:tc>
      </w:tr>
      <w:tr w:rsidR="00000000" w14:paraId="387C77FB" w14:textId="77777777">
        <w:trPr>
          <w:divId w:val="567115192"/>
          <w:tblCellSpacing w:w="15" w:type="dxa"/>
        </w:trPr>
        <w:tc>
          <w:tcPr>
            <w:tcW w:w="0" w:type="auto"/>
            <w:vAlign w:val="center"/>
            <w:hideMark/>
          </w:tcPr>
          <w:p w14:paraId="6DA1648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639A7B6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1A13AB0F"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lastRenderedPageBreak/>
        <w:t>Bibliography</w:t>
      </w:r>
    </w:p>
    <w:p w14:paraId="7F960DE0" w14:textId="77777777" w:rsidR="00000000" w:rsidRDefault="00000000">
      <w:pPr>
        <w:pStyle w:val="NormalWeb"/>
        <w:divId w:val="640963069"/>
        <w:rPr>
          <w:rFonts w:ascii="Georgia" w:hAnsi="Georgia"/>
        </w:rPr>
      </w:pPr>
      <w:r>
        <w:rPr>
          <w:rFonts w:ascii="Georgia" w:hAnsi="Georgia"/>
        </w:rPr>
        <w:t xml:space="preserve">BGCI. 2022. Botanic Gardens Conservation International (BGCI) - PlantSearch. Available at: </w:t>
      </w:r>
      <w:hyperlink r:id="rId9" w:history="1">
        <w:r>
          <w:rPr>
            <w:rStyle w:val="Hyperlink"/>
            <w:rFonts w:ascii="Georgia" w:hAnsi="Georgia"/>
          </w:rPr>
          <w:t>https://tools.bgci.org/plant_search.php</w:t>
        </w:r>
      </w:hyperlink>
      <w:r>
        <w:rPr>
          <w:rFonts w:ascii="Georgia" w:hAnsi="Georgia"/>
        </w:rPr>
        <w:t xml:space="preserve">. </w:t>
      </w:r>
    </w:p>
    <w:p w14:paraId="3A9F49C1" w14:textId="77777777" w:rsidR="00000000" w:rsidRDefault="00000000">
      <w:pPr>
        <w:pStyle w:val="NormalWeb"/>
        <w:divId w:val="640963069"/>
        <w:rPr>
          <w:rFonts w:ascii="Georgia" w:hAnsi="Georgia"/>
        </w:rPr>
      </w:pPr>
      <w:r>
        <w:rPr>
          <w:rFonts w:ascii="Georgia" w:hAnsi="Georgia"/>
        </w:rPr>
        <w:t xml:space="preserve">Bachman S, Moat J, Hill AW, de la Torre J, Scott B. 2011. Supporting Red List threat assessments with GeoCAT: geospatial conservation assessment tool. </w:t>
      </w:r>
      <w:r>
        <w:rPr>
          <w:rFonts w:ascii="Georgia" w:hAnsi="Georgia"/>
          <w:i/>
          <w:iCs/>
        </w:rPr>
        <w:t>ZooKeys</w:t>
      </w:r>
      <w:r>
        <w:rPr>
          <w:rFonts w:ascii="Georgia" w:hAnsi="Georgia"/>
        </w:rPr>
        <w:t xml:space="preserve"> 150: 117–126.</w:t>
      </w:r>
    </w:p>
    <w:p w14:paraId="0BDD42DD" w14:textId="77777777" w:rsidR="00000000" w:rsidRDefault="00000000">
      <w:pPr>
        <w:pStyle w:val="NormalWeb"/>
        <w:divId w:val="640963069"/>
        <w:rPr>
          <w:rFonts w:ascii="Georgia" w:hAnsi="Georgia"/>
        </w:rPr>
      </w:pPr>
      <w:r>
        <w:rPr>
          <w:rFonts w:ascii="Georgia" w:hAnsi="Georgia"/>
        </w:rPr>
        <w:t xml:space="preserve">Genesys. 2022. Genesys Global Portal on Plant Genetic Resources. Available at: </w:t>
      </w:r>
      <w:hyperlink r:id="rId10" w:history="1">
        <w:r>
          <w:rPr>
            <w:rStyle w:val="Hyperlink"/>
            <w:rFonts w:ascii="Georgia" w:hAnsi="Georgia"/>
          </w:rPr>
          <w:t>https://www.genesys-pgr.org/</w:t>
        </w:r>
      </w:hyperlink>
      <w:r>
        <w:rPr>
          <w:rFonts w:ascii="Georgia" w:hAnsi="Georgia"/>
        </w:rPr>
        <w:t xml:space="preserve">. </w:t>
      </w:r>
    </w:p>
    <w:p w14:paraId="425AD248" w14:textId="49355FF2" w:rsidR="00000000" w:rsidRDefault="00000000">
      <w:pPr>
        <w:pStyle w:val="NormalWeb"/>
        <w:divId w:val="640963069"/>
        <w:rPr>
          <w:rFonts w:ascii="Georgia" w:hAnsi="Georgia"/>
        </w:rPr>
      </w:pPr>
      <w:commentRangeStart w:id="47"/>
      <w:r>
        <w:rPr>
          <w:rFonts w:ascii="Georgia" w:hAnsi="Georgia"/>
        </w:rPr>
        <w:t xml:space="preserve">POWO. 2022. Plants of the World Online. Facilitated by the Royal Botanic Gardens, Kew. Available at: </w:t>
      </w:r>
      <w:r>
        <w:rPr>
          <w:rFonts w:ascii="Georgia" w:hAnsi="Georgia"/>
        </w:rPr>
        <w:fldChar w:fldCharType="begin"/>
      </w:r>
      <w:ins w:id="48" w:author="Jack Plummer" w:date="2022-09-29T12:40:00Z">
        <w:r w:rsidR="004C68C9">
          <w:rPr>
            <w:rFonts w:ascii="Georgia" w:hAnsi="Georgia"/>
          </w:rPr>
          <w:instrText>HYPERLINK "C:\\Users\\jpl10kg\\Downloads\\NBT_Batch2\\2nd\\Available at: http:\\powo.science.kew.org\\"</w:instrText>
        </w:r>
      </w:ins>
      <w:del w:id="49" w:author="Jack Plummer" w:date="2022-09-29T12:40:00Z">
        <w:r w:rsidDel="004C68C9">
          <w:rPr>
            <w:rFonts w:ascii="Georgia" w:hAnsi="Georgia"/>
          </w:rPr>
          <w:delInstrText xml:space="preserve"> HYPERLINK "Available at: http://powo.science.kew.org/" </w:delInstrText>
        </w:r>
      </w:del>
      <w:ins w:id="50" w:author="Jack Plummer" w:date="2022-09-29T12:40:00Z">
        <w:r w:rsidR="004C68C9">
          <w:rPr>
            <w:rFonts w:ascii="Georgia" w:hAnsi="Georgia"/>
          </w:rPr>
        </w:r>
      </w:ins>
      <w:r>
        <w:rPr>
          <w:rFonts w:ascii="Georgia" w:hAnsi="Georgia"/>
        </w:rPr>
        <w:fldChar w:fldCharType="separate"/>
      </w:r>
      <w:r>
        <w:rPr>
          <w:rStyle w:val="Hyperlink"/>
          <w:rFonts w:ascii="Georgia" w:hAnsi="Georgia"/>
        </w:rPr>
        <w:t>Available at: http://powo.science.kew.org/</w:t>
      </w:r>
      <w:r>
        <w:rPr>
          <w:rFonts w:ascii="Georgia" w:hAnsi="Georgia"/>
        </w:rPr>
        <w:fldChar w:fldCharType="end"/>
      </w:r>
      <w:r>
        <w:rPr>
          <w:rFonts w:ascii="Georgia" w:hAnsi="Georgia"/>
        </w:rPr>
        <w:t>. (Accessed: 2022).</w:t>
      </w:r>
    </w:p>
    <w:p w14:paraId="3141DE43" w14:textId="77777777" w:rsidR="00DA4426" w:rsidRDefault="00000000">
      <w:pPr>
        <w:pStyle w:val="NormalWeb"/>
        <w:divId w:val="640963069"/>
        <w:rPr>
          <w:rFonts w:ascii="Georgia" w:hAnsi="Georgia"/>
        </w:rPr>
      </w:pPr>
      <w:r>
        <w:rPr>
          <w:rFonts w:ascii="Georgia" w:hAnsi="Georgia"/>
        </w:rPr>
        <w:t xml:space="preserve">Triboun, P. and Middleton, D.J. 2012. Twenty new species of Paraboea (Gesneriaceae) from Thailand. </w:t>
      </w:r>
      <w:r>
        <w:rPr>
          <w:rFonts w:ascii="Georgia" w:hAnsi="Georgia"/>
          <w:i/>
          <w:iCs/>
        </w:rPr>
        <w:t>Gardens’ Bulletin Singapore</w:t>
      </w:r>
      <w:r>
        <w:rPr>
          <w:rFonts w:ascii="Georgia" w:hAnsi="Georgia"/>
        </w:rPr>
        <w:t xml:space="preserve"> 64(2): 333-370.</w:t>
      </w:r>
      <w:commentRangeEnd w:id="47"/>
      <w:r w:rsidR="004C68C9">
        <w:rPr>
          <w:rStyle w:val="CommentReference"/>
        </w:rPr>
        <w:commentReference w:id="47"/>
      </w:r>
    </w:p>
    <w:sectPr w:rsidR="00DA4426">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2" w:author="Jack Plummer" w:date="2022-09-29T12:33:00Z" w:initials="JP">
    <w:p w14:paraId="28105A8E" w14:textId="77777777" w:rsidR="00BA4BF6" w:rsidRDefault="00BA4BF6" w:rsidP="00B36C3E">
      <w:pPr>
        <w:pStyle w:val="CommentText"/>
      </w:pPr>
      <w:r>
        <w:rPr>
          <w:rStyle w:val="CommentReference"/>
        </w:rPr>
        <w:annotationRef/>
      </w:r>
      <w:r>
        <w:t>Remove I think</w:t>
      </w:r>
    </w:p>
  </w:comment>
  <w:comment w:id="28" w:author="Jack Plummer" w:date="2022-09-29T12:36:00Z" w:initials="JP">
    <w:p w14:paraId="4AC52A17" w14:textId="77777777" w:rsidR="00BA4BF6" w:rsidRDefault="00BA4BF6" w:rsidP="000611BD">
      <w:pPr>
        <w:pStyle w:val="CommentText"/>
      </w:pPr>
      <w:r>
        <w:rPr>
          <w:rStyle w:val="CommentReference"/>
        </w:rPr>
        <w:annotationRef/>
      </w:r>
      <w:r>
        <w:t>Mention habit</w:t>
      </w:r>
    </w:p>
  </w:comment>
  <w:comment w:id="36" w:author="Jack Plummer" w:date="2022-09-29T12:37:00Z" w:initials="JP">
    <w:p w14:paraId="650289B2" w14:textId="77777777" w:rsidR="004C68C9" w:rsidRDefault="004C68C9" w:rsidP="00FF3057">
      <w:pPr>
        <w:pStyle w:val="CommentText"/>
      </w:pPr>
      <w:r>
        <w:rPr>
          <w:rStyle w:val="CommentReference"/>
        </w:rPr>
        <w:annotationRef/>
      </w:r>
      <w:r>
        <w:t>Remove</w:t>
      </w:r>
    </w:p>
  </w:comment>
  <w:comment w:id="38" w:author="Jack Plummer" w:date="2022-09-29T12:39:00Z" w:initials="JP">
    <w:p w14:paraId="7F4ADE2D" w14:textId="77777777" w:rsidR="004C68C9" w:rsidRDefault="004C68C9" w:rsidP="002839A7">
      <w:pPr>
        <w:pStyle w:val="CommentText"/>
      </w:pPr>
      <w:r>
        <w:rPr>
          <w:rStyle w:val="CommentReference"/>
        </w:rPr>
        <w:annotationRef/>
      </w:r>
      <w:r>
        <w:t>In the threats section, we should elaborate on this. What animals and why are they a threat. As species is known from a single site, we can specify e.g. which temple, where agricultural areas are encroaching etc.</w:t>
      </w:r>
    </w:p>
  </w:comment>
  <w:comment w:id="46" w:author="Jack Plummer" w:date="2022-09-29T12:39:00Z" w:initials="JP">
    <w:p w14:paraId="0152B7EF" w14:textId="77777777" w:rsidR="004C68C9" w:rsidRDefault="004C68C9" w:rsidP="002D421F">
      <w:pPr>
        <w:pStyle w:val="CommentText"/>
      </w:pPr>
      <w:r>
        <w:rPr>
          <w:rStyle w:val="CommentReference"/>
        </w:rPr>
        <w:annotationRef/>
      </w:r>
      <w:r>
        <w:t>??</w:t>
      </w:r>
    </w:p>
  </w:comment>
  <w:comment w:id="47" w:author="Jack Plummer" w:date="2022-09-29T12:40:00Z" w:initials="JP">
    <w:p w14:paraId="68D995AA" w14:textId="77777777" w:rsidR="004C68C9" w:rsidRDefault="004C68C9" w:rsidP="00FC3BE8">
      <w:pPr>
        <w:pStyle w:val="CommentText"/>
      </w:pPr>
      <w:r>
        <w:rPr>
          <w:rStyle w:val="CommentReference"/>
        </w:rPr>
        <w:annotationRef/>
      </w:r>
      <w:r>
        <w:t>Mention these in assessment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8105A8E" w15:done="0"/>
  <w15:commentEx w15:paraId="4AC52A17" w15:done="0"/>
  <w15:commentEx w15:paraId="650289B2" w15:done="0"/>
  <w15:commentEx w15:paraId="7F4ADE2D" w15:done="0"/>
  <w15:commentEx w15:paraId="0152B7EF" w15:done="0"/>
  <w15:commentEx w15:paraId="68D995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E00F27" w16cex:dateUtc="2022-09-29T11:33:00Z"/>
  <w16cex:commentExtensible w16cex:durableId="26E00FC4" w16cex:dateUtc="2022-09-29T11:36:00Z"/>
  <w16cex:commentExtensible w16cex:durableId="26E01012" w16cex:dateUtc="2022-09-29T11:37:00Z"/>
  <w16cex:commentExtensible w16cex:durableId="26E01078" w16cex:dateUtc="2022-09-29T11:39:00Z"/>
  <w16cex:commentExtensible w16cex:durableId="26E0109A" w16cex:dateUtc="2022-09-29T11:39:00Z"/>
  <w16cex:commentExtensible w16cex:durableId="26E010AB" w16cex:dateUtc="2022-09-29T11: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8105A8E" w16cid:durableId="26E00F27"/>
  <w16cid:commentId w16cid:paraId="4AC52A17" w16cid:durableId="26E00FC4"/>
  <w16cid:commentId w16cid:paraId="650289B2" w16cid:durableId="26E01012"/>
  <w16cid:commentId w16cid:paraId="7F4ADE2D" w16cid:durableId="26E01078"/>
  <w16cid:commentId w16cid:paraId="0152B7EF" w16cid:durableId="26E0109A"/>
  <w16cid:commentId w16cid:paraId="68D995AA" w16cid:durableId="26E010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4BF6"/>
    <w:rsid w:val="004C68C9"/>
    <w:rsid w:val="00BA4BF6"/>
    <w:rsid w:val="00DA44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588965"/>
  <w15:chartTrackingRefBased/>
  <w15:docId w15:val="{3924C051-A53C-4157-9A6B-787BB7972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BA4BF6"/>
    <w:rPr>
      <w:rFonts w:eastAsiaTheme="minorEastAsia"/>
      <w:sz w:val="24"/>
      <w:szCs w:val="24"/>
    </w:rPr>
  </w:style>
  <w:style w:type="character" w:styleId="CommentReference">
    <w:name w:val="annotation reference"/>
    <w:basedOn w:val="DefaultParagraphFont"/>
    <w:uiPriority w:val="99"/>
    <w:semiHidden/>
    <w:unhideWhenUsed/>
    <w:rsid w:val="00BA4BF6"/>
    <w:rPr>
      <w:sz w:val="16"/>
      <w:szCs w:val="16"/>
    </w:rPr>
  </w:style>
  <w:style w:type="paragraph" w:styleId="CommentText">
    <w:name w:val="annotation text"/>
    <w:basedOn w:val="Normal"/>
    <w:link w:val="CommentTextChar"/>
    <w:uiPriority w:val="99"/>
    <w:unhideWhenUsed/>
    <w:rsid w:val="00BA4BF6"/>
    <w:rPr>
      <w:sz w:val="20"/>
      <w:szCs w:val="20"/>
    </w:rPr>
  </w:style>
  <w:style w:type="character" w:customStyle="1" w:styleId="CommentTextChar">
    <w:name w:val="Comment Text Char"/>
    <w:basedOn w:val="DefaultParagraphFont"/>
    <w:link w:val="CommentText"/>
    <w:uiPriority w:val="99"/>
    <w:rsid w:val="00BA4BF6"/>
    <w:rPr>
      <w:rFonts w:eastAsiaTheme="minorEastAsia"/>
    </w:rPr>
  </w:style>
  <w:style w:type="paragraph" w:styleId="CommentSubject">
    <w:name w:val="annotation subject"/>
    <w:basedOn w:val="CommentText"/>
    <w:next w:val="CommentText"/>
    <w:link w:val="CommentSubjectChar"/>
    <w:uiPriority w:val="99"/>
    <w:semiHidden/>
    <w:unhideWhenUsed/>
    <w:rsid w:val="00BA4BF6"/>
    <w:rPr>
      <w:b/>
      <w:bCs/>
    </w:rPr>
  </w:style>
  <w:style w:type="character" w:customStyle="1" w:styleId="CommentSubjectChar">
    <w:name w:val="Comment Subject Char"/>
    <w:basedOn w:val="CommentTextChar"/>
    <w:link w:val="CommentSubject"/>
    <w:uiPriority w:val="99"/>
    <w:semiHidden/>
    <w:rsid w:val="00BA4BF6"/>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115192">
      <w:marLeft w:val="0"/>
      <w:marRight w:val="0"/>
      <w:marTop w:val="0"/>
      <w:marBottom w:val="0"/>
      <w:divBdr>
        <w:top w:val="none" w:sz="0" w:space="0" w:color="auto"/>
        <w:left w:val="none" w:sz="0" w:space="0" w:color="auto"/>
        <w:bottom w:val="none" w:sz="0" w:space="0" w:color="auto"/>
        <w:right w:val="none" w:sz="0" w:space="0" w:color="auto"/>
      </w:divBdr>
    </w:div>
    <w:div w:id="640963069">
      <w:marLeft w:val="0"/>
      <w:marRight w:val="0"/>
      <w:marTop w:val="0"/>
      <w:marBottom w:val="0"/>
      <w:divBdr>
        <w:top w:val="none" w:sz="0" w:space="0" w:color="auto"/>
        <w:left w:val="none" w:sz="0" w:space="0" w:color="auto"/>
        <w:bottom w:val="none" w:sz="0" w:space="0" w:color="auto"/>
        <w:right w:val="none" w:sz="0" w:space="0" w:color="auto"/>
      </w:divBdr>
    </w:div>
    <w:div w:id="655302246">
      <w:marLeft w:val="0"/>
      <w:marRight w:val="0"/>
      <w:marTop w:val="0"/>
      <w:marBottom w:val="0"/>
      <w:divBdr>
        <w:top w:val="none" w:sz="0" w:space="0" w:color="auto"/>
        <w:left w:val="none" w:sz="0" w:space="0" w:color="auto"/>
        <w:bottom w:val="none" w:sz="0" w:space="0" w:color="auto"/>
        <w:right w:val="none" w:sz="0" w:space="0" w:color="auto"/>
      </w:divBdr>
    </w:div>
    <w:div w:id="769590001">
      <w:marLeft w:val="0"/>
      <w:marRight w:val="0"/>
      <w:marTop w:val="0"/>
      <w:marBottom w:val="0"/>
      <w:divBdr>
        <w:top w:val="none" w:sz="0" w:space="0" w:color="auto"/>
        <w:left w:val="none" w:sz="0" w:space="0" w:color="auto"/>
        <w:bottom w:val="none" w:sz="0" w:space="0" w:color="auto"/>
        <w:right w:val="none" w:sz="0" w:space="0" w:color="auto"/>
      </w:divBdr>
    </w:div>
    <w:div w:id="948317077">
      <w:marLeft w:val="0"/>
      <w:marRight w:val="0"/>
      <w:marTop w:val="0"/>
      <w:marBottom w:val="0"/>
      <w:divBdr>
        <w:top w:val="none" w:sz="0" w:space="0" w:color="auto"/>
        <w:left w:val="none" w:sz="0" w:space="0" w:color="auto"/>
        <w:bottom w:val="none" w:sz="0" w:space="0" w:color="auto"/>
        <w:right w:val="none" w:sz="0" w:space="0" w:color="auto"/>
      </w:divBdr>
    </w:div>
    <w:div w:id="1035079547">
      <w:marLeft w:val="0"/>
      <w:marRight w:val="0"/>
      <w:marTop w:val="0"/>
      <w:marBottom w:val="0"/>
      <w:divBdr>
        <w:top w:val="none" w:sz="0" w:space="0" w:color="auto"/>
        <w:left w:val="none" w:sz="0" w:space="0" w:color="auto"/>
        <w:bottom w:val="none" w:sz="0" w:space="0" w:color="auto"/>
        <w:right w:val="none" w:sz="0" w:space="0" w:color="auto"/>
      </w:divBdr>
    </w:div>
    <w:div w:id="1557281382">
      <w:marLeft w:val="0"/>
      <w:marRight w:val="0"/>
      <w:marTop w:val="0"/>
      <w:marBottom w:val="0"/>
      <w:divBdr>
        <w:top w:val="none" w:sz="0" w:space="0" w:color="auto"/>
        <w:left w:val="none" w:sz="0" w:space="0" w:color="auto"/>
        <w:bottom w:val="none" w:sz="0" w:space="0" w:color="auto"/>
        <w:right w:val="none" w:sz="0" w:space="0" w:color="auto"/>
      </w:divBdr>
    </w:div>
    <w:div w:id="1757052830">
      <w:marLeft w:val="0"/>
      <w:marRight w:val="0"/>
      <w:marTop w:val="0"/>
      <w:marBottom w:val="0"/>
      <w:divBdr>
        <w:top w:val="none" w:sz="0" w:space="0" w:color="auto"/>
        <w:left w:val="none" w:sz="0" w:space="0" w:color="auto"/>
        <w:bottom w:val="none" w:sz="0" w:space="0" w:color="auto"/>
        <w:right w:val="none" w:sz="0" w:space="0" w:color="auto"/>
      </w:divBdr>
    </w:div>
    <w:div w:id="1920098001">
      <w:marLeft w:val="0"/>
      <w:marRight w:val="0"/>
      <w:marTop w:val="0"/>
      <w:marBottom w:val="0"/>
      <w:divBdr>
        <w:top w:val="none" w:sz="0" w:space="0" w:color="auto"/>
        <w:left w:val="none" w:sz="0" w:space="0" w:color="auto"/>
        <w:bottom w:val="none" w:sz="0" w:space="0" w:color="auto"/>
        <w:right w:val="none" w:sz="0" w:space="0" w:color="auto"/>
      </w:divBdr>
    </w:div>
    <w:div w:id="1978029190">
      <w:marLeft w:val="0"/>
      <w:marRight w:val="0"/>
      <w:marTop w:val="0"/>
      <w:marBottom w:val="0"/>
      <w:divBdr>
        <w:top w:val="none" w:sz="0" w:space="0" w:color="auto"/>
        <w:left w:val="none" w:sz="0" w:space="0" w:color="auto"/>
        <w:bottom w:val="none" w:sz="0" w:space="0" w:color="auto"/>
        <w:right w:val="none" w:sz="0" w:space="0" w:color="auto"/>
      </w:divBdr>
      <w:divsChild>
        <w:div w:id="111169721">
          <w:marLeft w:val="0"/>
          <w:marRight w:val="0"/>
          <w:marTop w:val="0"/>
          <w:marBottom w:val="150"/>
          <w:divBdr>
            <w:top w:val="single" w:sz="12" w:space="0" w:color="000000"/>
            <w:left w:val="none" w:sz="0" w:space="0" w:color="auto"/>
            <w:bottom w:val="single" w:sz="12" w:space="0" w:color="000000"/>
            <w:right w:val="none" w:sz="0" w:space="0" w:color="auto"/>
          </w:divBdr>
        </w:div>
      </w:divsChild>
    </w:div>
    <w:div w:id="2068189582">
      <w:marLeft w:val="0"/>
      <w:marRight w:val="0"/>
      <w:marTop w:val="0"/>
      <w:marBottom w:val="0"/>
      <w:divBdr>
        <w:top w:val="none" w:sz="0" w:space="0" w:color="auto"/>
        <w:left w:val="none" w:sz="0" w:space="0" w:color="auto"/>
        <w:bottom w:val="none" w:sz="0" w:space="0" w:color="auto"/>
        <w:right w:val="none" w:sz="0" w:space="0" w:color="auto"/>
      </w:divBdr>
    </w:div>
    <w:div w:id="208432684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18" Type="http://schemas.openxmlformats.org/officeDocument/2006/relationships/customXml" Target="../customXml/item5.xml"/><Relationship Id="rId3" Type="http://schemas.openxmlformats.org/officeDocument/2006/relationships/webSettings" Target="webSettings.xml"/><Relationship Id="rId7" Type="http://schemas.microsoft.com/office/2016/09/relationships/commentsIds" Target="commentsIds.xml"/><Relationship Id="rId12" Type="http://schemas.microsoft.com/office/2011/relationships/people" Target="people.xml"/><Relationship Id="rId17" Type="http://schemas.openxmlformats.org/officeDocument/2006/relationships/customXml" Target="../customXml/item4.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customXml" Target="../customXml/item2.xml"/><Relationship Id="rId10" Type="http://schemas.openxmlformats.org/officeDocument/2006/relationships/hyperlink" Target="https://www.genesys-pgr.org/" TargetMode="External"/><Relationship Id="rId4" Type="http://schemas.openxmlformats.org/officeDocument/2006/relationships/image" Target="file:///C:\Users\jpl10kg\Downloads\resources\redListLogo.jpg" TargetMode="External"/><Relationship Id="rId9" Type="http://schemas.openxmlformats.org/officeDocument/2006/relationships/hyperlink" Target="https://tools.bgci.org/plant_search.php"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79CE6A2-79CE-46C9-A1DC-4F967448AD4F}"/>
</file>

<file path=customXml/itemProps2.xml><?xml version="1.0" encoding="utf-8"?>
<ds:datastoreItem xmlns:ds="http://schemas.openxmlformats.org/officeDocument/2006/customXml" ds:itemID="{3CB63B07-3223-4F04-A7E1-01431B3558AB}"/>
</file>

<file path=customXml/itemProps3.xml><?xml version="1.0" encoding="utf-8"?>
<ds:datastoreItem xmlns:ds="http://schemas.openxmlformats.org/officeDocument/2006/customXml" ds:itemID="{39773B04-76E4-44DA-B604-B723E42D2EF4}"/>
</file>

<file path=customXml/itemProps4.xml><?xml version="1.0" encoding="utf-8"?>
<ds:datastoreItem xmlns:ds="http://schemas.openxmlformats.org/officeDocument/2006/customXml" ds:itemID="{5242D709-D864-4F69-B7D1-BA1BB0858D5C}"/>
</file>

<file path=customXml/itemProps5.xml><?xml version="1.0" encoding="utf-8"?>
<ds:datastoreItem xmlns:ds="http://schemas.openxmlformats.org/officeDocument/2006/customXml" ds:itemID="{793635C3-DDB6-44F7-894D-09705131E649}"/>
</file>

<file path=docProps/app.xml><?xml version="1.0" encoding="utf-8"?>
<Properties xmlns="http://schemas.openxmlformats.org/officeDocument/2006/extended-properties" xmlns:vt="http://schemas.openxmlformats.org/officeDocument/2006/docPropsVTypes">
  <Template>Normal</Template>
  <TotalTime>3</TotalTime>
  <Pages>6</Pages>
  <Words>1210</Words>
  <Characters>6901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Paraboea eburnea</vt:lpstr>
    </vt:vector>
  </TitlesOfParts>
  <Company/>
  <LinksUpToDate>false</LinksUpToDate>
  <CharactersWithSpaces>8095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Paraboea eburnea</dc:title>
  <dc:subject/>
  <dc:creator>Jack Plummer</dc:creator>
  <cp:keywords/>
  <dc:description/>
  <cp:lastModifiedBy>Jack Plummer</cp:lastModifiedBy>
  <cp:revision>2</cp:revision>
  <dcterms:created xsi:type="dcterms:W3CDTF">2022-09-29T11:40:00Z</dcterms:created>
  <dcterms:modified xsi:type="dcterms:W3CDTF">2022-09-29T11:40:00Z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