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822F" w14:textId="77777777" w:rsidR="00000000" w:rsidRDefault="00BB39DF">
      <w:pPr>
        <w:jc w:val="center"/>
        <w:divId w:val="1624075649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05AA0B23" w14:textId="77777777" w:rsidR="00000000" w:rsidRDefault="00BB39DF">
      <w:pPr>
        <w:divId w:val="560361958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0CBA0453" wp14:editId="1175BCA0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EAD2" w14:textId="77777777" w:rsidR="00000000" w:rsidRDefault="00BB39DF">
      <w:pPr>
        <w:shd w:val="clear" w:color="auto" w:fill="FFFFFF"/>
        <w:spacing w:before="100" w:beforeAutospacing="1" w:after="100" w:afterAutospacing="1"/>
        <w:jc w:val="right"/>
        <w:outlineLvl w:val="1"/>
        <w:divId w:val="560361958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Toxicodendron acuminatum</w:t>
      </w:r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(DC.) C.Y. Wu &amp; T.L. Ming</w:t>
      </w:r>
    </w:p>
    <w:p w14:paraId="4B326177" w14:textId="77777777" w:rsidR="00000000" w:rsidRDefault="00BB39DF">
      <w:pPr>
        <w:jc w:val="right"/>
        <w:divId w:val="560361958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>PLANTAE - TRACHEOPHYTA - MAGNOLIOPSIDA - SAPINDALES - ANACARDIACEAE - Toxicodendron - acuminatum</w:t>
      </w:r>
    </w:p>
    <w:p w14:paraId="66D1F0A3" w14:textId="77777777" w:rsidR="00000000" w:rsidRDefault="00BB39DF">
      <w:pPr>
        <w:pStyle w:val="NormalWeb"/>
        <w:divId w:val="586887767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Rh</w:t>
      </w:r>
      <w:r>
        <w:rPr>
          <w:rFonts w:ascii="Georgia" w:hAnsi="Georgia"/>
        </w:rPr>
        <w:t>us acuminata DC.</w:t>
      </w:r>
    </w:p>
    <w:p w14:paraId="1F099853" w14:textId="2BA5BE0A" w:rsidR="00000000" w:rsidRDefault="00BB39DF">
      <w:pPr>
        <w:pStyle w:val="NormalWeb"/>
        <w:divId w:val="58688776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Taxonomic Note: </w:t>
      </w:r>
      <w:r>
        <w:rPr>
          <w:rFonts w:ascii="Georgia" w:hAnsi="Georgia"/>
        </w:rPr>
        <w:br/>
      </w:r>
      <w:del w:id="0" w:author="Jack Plummer" w:date="2022-08-18T15:16:00Z">
        <w:r w:rsidDel="00AD1E7B">
          <w:rPr>
            <w:rFonts w:ascii="Georgia" w:hAnsi="Georgia"/>
          </w:rPr>
          <w:delText>Leaves turn bright red in autumn. </w:delText>
        </w:r>
      </w:del>
      <w:r>
        <w:rPr>
          <w:rFonts w:ascii="Georgia" w:hAnsi="Georgia"/>
        </w:rPr>
        <w:t xml:space="preserve">Plants with tufts of hair instead of glands in </w:t>
      </w:r>
      <w:proofErr w:type="gramStart"/>
      <w:r>
        <w:rPr>
          <w:rFonts w:ascii="Georgia" w:hAnsi="Georgia"/>
        </w:rPr>
        <w:t>vein</w:t>
      </w:r>
      <w:proofErr w:type="gramEnd"/>
      <w:r>
        <w:rPr>
          <w:rFonts w:ascii="Georgia" w:hAnsi="Georgia"/>
        </w:rPr>
        <w:t xml:space="preserve"> axils of the lower leaf surface are var. </w:t>
      </w:r>
      <w:proofErr w:type="spellStart"/>
      <w:r>
        <w:rPr>
          <w:rStyle w:val="Emphasis"/>
          <w:rFonts w:ascii="Georgia" w:hAnsi="Georgia"/>
        </w:rPr>
        <w:t>himalaica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Hook.f</w:t>
      </w:r>
      <w:proofErr w:type="spellEnd"/>
      <w:r>
        <w:rPr>
          <w:rStyle w:val="Emphasis"/>
          <w:rFonts w:ascii="Georgia" w:hAnsi="Georgia"/>
        </w:rPr>
        <w:t>.  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</w:tblGrid>
      <w:tr w:rsidR="00000000" w14:paraId="32F973F7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A9ED27" w14:textId="77777777" w:rsidR="00000000" w:rsidRDefault="00BB39DF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5E77563A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27770B" w14:textId="6C1548F3" w:rsidR="00000000" w:rsidRDefault="00BB39DF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NT, B</w:t>
            </w:r>
            <w:del w:id="1" w:author="Jack Plummer" w:date="2022-08-18T15:16:00Z">
              <w:r w:rsidDel="00AD1E7B">
                <w:rPr>
                  <w:rFonts w:ascii="Georgia" w:eastAsia="Times New Roman" w:hAnsi="Georgia"/>
                  <w:sz w:val="20"/>
                  <w:szCs w:val="20"/>
                </w:rPr>
                <w:delText>1b(iii)+</w:delText>
              </w:r>
            </w:del>
            <w:r>
              <w:rPr>
                <w:rFonts w:ascii="Georgia" w:eastAsia="Times New Roman" w:hAnsi="Georgia"/>
                <w:sz w:val="20"/>
                <w:szCs w:val="20"/>
              </w:rPr>
              <w:t>2b(iii) (IUCN version 3.1)</w:t>
            </w:r>
          </w:p>
        </w:tc>
      </w:tr>
    </w:tbl>
    <w:p w14:paraId="12D391D3" w14:textId="77777777" w:rsidR="00000000" w:rsidRDefault="00BB39DF">
      <w:pPr>
        <w:pStyle w:val="Heading1"/>
        <w:divId w:val="145798705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2333EAA1" w14:textId="77777777" w:rsidR="00000000" w:rsidRDefault="00BB39DF">
      <w:pPr>
        <w:pStyle w:val="Heading2"/>
        <w:divId w:val="145798705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19BCEA1F" w14:textId="77777777" w:rsidR="00000000" w:rsidRDefault="00BB39DF">
      <w:pPr>
        <w:pStyle w:val="NormalWeb"/>
        <w:divId w:val="145798705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2022-05-12</w:t>
      </w:r>
    </w:p>
    <w:p w14:paraId="7F6E739C" w14:textId="77777777" w:rsidR="00000000" w:rsidRDefault="00BB39DF">
      <w:pPr>
        <w:pStyle w:val="NormalWeb"/>
        <w:divId w:val="145798705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r>
        <w:rPr>
          <w:rFonts w:ascii="Georgia" w:hAnsi="Georgia"/>
        </w:rPr>
        <w:t>Tobgay, K.</w:t>
      </w:r>
    </w:p>
    <w:p w14:paraId="4B562B65" w14:textId="77777777" w:rsidR="00000000" w:rsidRDefault="00BB39DF">
      <w:pPr>
        <w:pStyle w:val="NormalWeb"/>
        <w:divId w:val="145798705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43CBA81E" w14:textId="77777777" w:rsidR="00000000" w:rsidRDefault="00BB39DF">
      <w:pPr>
        <w:pStyle w:val="Heading2"/>
        <w:divId w:val="145798705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76FD6C59" w14:textId="770C62C1" w:rsidR="00000000" w:rsidRDefault="00BB39DF">
      <w:pPr>
        <w:pStyle w:val="NormalWeb"/>
        <w:divId w:val="1457987056"/>
        <w:rPr>
          <w:rStyle w:val="CommentReference"/>
        </w:rPr>
      </w:pPr>
      <w:r>
        <w:rPr>
          <w:rFonts w:ascii="Georgia" w:hAnsi="Georgia"/>
        </w:rPr>
        <w:t>This species</w:t>
      </w:r>
      <w:r>
        <w:rPr>
          <w:rStyle w:val="Emphasis"/>
          <w:rFonts w:ascii="Georgia" w:hAnsi="Georgia"/>
        </w:rPr>
        <w:t> </w:t>
      </w:r>
      <w:r>
        <w:rPr>
          <w:rFonts w:ascii="Georgia" w:hAnsi="Georgia"/>
        </w:rPr>
        <w:t xml:space="preserve">occurs </w:t>
      </w:r>
      <w:del w:id="2" w:author="Jack Plummer" w:date="2022-08-18T15:17:00Z">
        <w:r w:rsidDel="00AD1E7B">
          <w:rPr>
            <w:rFonts w:ascii="Georgia" w:hAnsi="Georgia"/>
          </w:rPr>
          <w:delText xml:space="preserve">across </w:delText>
        </w:r>
      </w:del>
      <w:r>
        <w:rPr>
          <w:rFonts w:ascii="Georgia" w:hAnsi="Georgia"/>
        </w:rPr>
        <w:t xml:space="preserve">from the central Himalaya to southwest China. Limited population information is available for this species, but the current population trend </w:t>
      </w:r>
      <w:proofErr w:type="gramStart"/>
      <w:r>
        <w:rPr>
          <w:rFonts w:ascii="Georgia" w:hAnsi="Georgia"/>
        </w:rPr>
        <w:t>is considered to be</w:t>
      </w:r>
      <w:proofErr w:type="gramEnd"/>
      <w:r>
        <w:rPr>
          <w:rFonts w:ascii="Georgia" w:hAnsi="Georgia"/>
        </w:rPr>
        <w:t xml:space="preserve"> decreasing as the species is collected for raw materials by the woodcraft industr</w:t>
      </w:r>
      <w:r>
        <w:rPr>
          <w:rFonts w:ascii="Georgia" w:hAnsi="Georgia"/>
        </w:rPr>
        <w:t xml:space="preserve">ies and is susceptible to forest fire. Its </w:t>
      </w:r>
      <w:del w:id="3" w:author="Jack Plummer" w:date="2022-08-18T15:17:00Z">
        <w:r w:rsidDel="00AD1E7B">
          <w:rPr>
            <w:rFonts w:ascii="Georgia" w:hAnsi="Georgia"/>
          </w:rPr>
          <w:delText>area of occupancy 24 </w:delText>
        </w:r>
        <w:r w:rsidDel="00AD1E7B">
          <w:rPr>
            <w:rFonts w:ascii="Georgia" w:hAnsi="Georgia"/>
          </w:rPr>
          <w:delText>km</w:delText>
        </w:r>
        <w:r w:rsidDel="00AD1E7B">
          <w:rPr>
            <w:rFonts w:ascii="Georgia" w:hAnsi="Georgia"/>
            <w:vertAlign w:val="superscript"/>
          </w:rPr>
          <w:delText xml:space="preserve">2 </w:delText>
        </w:r>
        <w:r w:rsidDel="00AD1E7B">
          <w:rPr>
            <w:rFonts w:ascii="Georgia" w:hAnsi="Georgia"/>
          </w:rPr>
          <w:delText xml:space="preserve"> and </w:delText>
        </w:r>
      </w:del>
      <w:r>
        <w:rPr>
          <w:rFonts w:ascii="Georgia" w:hAnsi="Georgia"/>
        </w:rPr>
        <w:t>extent of occurrence of 32,439 km</w:t>
      </w:r>
      <w:r>
        <w:rPr>
          <w:rFonts w:ascii="Georgia" w:hAnsi="Georgia"/>
          <w:vertAlign w:val="superscript"/>
        </w:rPr>
        <w:t>2 </w:t>
      </w:r>
      <w:del w:id="4" w:author="Jack Plummer" w:date="2022-08-18T15:42:00Z">
        <w:r w:rsidDel="00066187">
          <w:rPr>
            <w:rStyle w:val="CommentReference"/>
            <w:rFonts w:ascii="Georgia" w:hAnsi="Georgia"/>
          </w:rPr>
          <w:delText> </w:delText>
        </w:r>
      </w:del>
      <w:ins w:id="5" w:author="Jack Plummer" w:date="2022-08-18T15:29:00Z">
        <w:r w:rsidR="0023519D">
          <w:rPr>
            <w:rStyle w:val="CommentReference"/>
            <w:rFonts w:ascii="Georgia" w:hAnsi="Georgia"/>
          </w:rPr>
          <w:t xml:space="preserve">narrowly </w:t>
        </w:r>
      </w:ins>
      <w:r>
        <w:rPr>
          <w:rStyle w:val="CommentReference"/>
          <w:rFonts w:ascii="Georgia" w:hAnsi="Georgia"/>
        </w:rPr>
        <w:t>exceeds the threshold value for threatened categories</w:t>
      </w:r>
      <w:del w:id="6" w:author="Jack Plummer" w:date="2022-08-18T15:29:00Z">
        <w:r w:rsidDel="0023519D">
          <w:rPr>
            <w:rStyle w:val="CommentReference"/>
            <w:rFonts w:ascii="Georgia" w:hAnsi="Georgia"/>
          </w:rPr>
          <w:delText>, however, it is close to meeting the threshold</w:delText>
        </w:r>
      </w:del>
      <w:ins w:id="7" w:author="Jack Plummer" w:date="2022-08-18T15:29:00Z">
        <w:r w:rsidR="0023519D">
          <w:rPr>
            <w:rStyle w:val="CommentReference"/>
            <w:rFonts w:ascii="Georgia" w:hAnsi="Georgia"/>
          </w:rPr>
          <w:t xml:space="preserve"> under c</w:t>
        </w:r>
      </w:ins>
      <w:ins w:id="8" w:author="Jack Plummer" w:date="2022-08-18T15:30:00Z">
        <w:r w:rsidR="0023519D">
          <w:rPr>
            <w:rStyle w:val="CommentReference"/>
            <w:rFonts w:ascii="Georgia" w:hAnsi="Georgia"/>
          </w:rPr>
          <w:t>riterion B1</w:t>
        </w:r>
      </w:ins>
      <w:r>
        <w:rPr>
          <w:rStyle w:val="CommentReference"/>
          <w:rFonts w:ascii="Georgia" w:hAnsi="Georgia"/>
        </w:rPr>
        <w:t>.</w:t>
      </w:r>
      <w:ins w:id="9" w:author="Jack Plummer" w:date="2022-08-18T15:30:00Z">
        <w:r w:rsidR="0023519D">
          <w:rPr>
            <w:rStyle w:val="CommentReference"/>
            <w:rFonts w:ascii="Georgia" w:hAnsi="Georgia"/>
          </w:rPr>
          <w:t xml:space="preserve"> The area of occupancy is estimated as 24 km</w:t>
        </w:r>
        <w:r w:rsidR="0023519D">
          <w:rPr>
            <w:rStyle w:val="CommentReference"/>
            <w:rFonts w:ascii="Georgia" w:hAnsi="Georgia"/>
            <w:vertAlign w:val="superscript"/>
          </w:rPr>
          <w:t>2</w:t>
        </w:r>
        <w:r w:rsidR="0023519D">
          <w:rPr>
            <w:rStyle w:val="CommentReference"/>
            <w:rFonts w:ascii="Georgia" w:hAnsi="Georgia"/>
          </w:rPr>
          <w:t xml:space="preserve"> based on georeferenced herbarium specimens</w:t>
        </w:r>
      </w:ins>
      <w:ins w:id="10" w:author="Jack Plummer" w:date="2022-08-18T15:35:00Z">
        <w:r w:rsidR="00756A35">
          <w:rPr>
            <w:rStyle w:val="CommentReference"/>
            <w:rFonts w:ascii="Georgia" w:hAnsi="Georgia"/>
          </w:rPr>
          <w:t xml:space="preserve">; </w:t>
        </w:r>
      </w:ins>
      <w:del w:id="11" w:author="Jack Plummer" w:date="2022-08-18T15:35:00Z">
        <w:r w:rsidDel="00756A35">
          <w:rPr>
            <w:rStyle w:val="CommentReference"/>
            <w:rFonts w:ascii="Georgia" w:hAnsi="Georgia"/>
          </w:rPr>
          <w:delText xml:space="preserve"> </w:delText>
        </w:r>
      </w:del>
      <w:ins w:id="12" w:author="Jack Plummer" w:date="2022-08-18T15:30:00Z">
        <w:r w:rsidR="0023519D">
          <w:rPr>
            <w:rStyle w:val="CommentReference"/>
            <w:rFonts w:ascii="Georgia" w:hAnsi="Georgia"/>
          </w:rPr>
          <w:t xml:space="preserve">this is suspected to represent a significant </w:t>
        </w:r>
        <w:proofErr w:type="gramStart"/>
        <w:r w:rsidR="0023519D">
          <w:rPr>
            <w:rStyle w:val="CommentReference"/>
            <w:rFonts w:ascii="Georgia" w:hAnsi="Georgia"/>
          </w:rPr>
          <w:t>underestimate</w:t>
        </w:r>
      </w:ins>
      <w:ins w:id="13" w:author="Jack Plummer" w:date="2022-08-18T15:35:00Z">
        <w:r w:rsidR="00756A35">
          <w:rPr>
            <w:rStyle w:val="CommentReference"/>
            <w:rFonts w:ascii="Georgia" w:hAnsi="Georgia"/>
          </w:rPr>
          <w:t>,</w:t>
        </w:r>
        <w:proofErr w:type="gramEnd"/>
        <w:r w:rsidR="00756A35">
          <w:rPr>
            <w:rStyle w:val="CommentReference"/>
            <w:rFonts w:ascii="Georgia" w:hAnsi="Georgia"/>
          </w:rPr>
          <w:t xml:space="preserve"> however, the true value likely falls within the 2,000 km</w:t>
        </w:r>
        <w:r w:rsidR="00756A35">
          <w:rPr>
            <w:rStyle w:val="CommentReference"/>
            <w:rFonts w:ascii="Georgia" w:hAnsi="Georgia"/>
            <w:vertAlign w:val="superscript"/>
          </w:rPr>
          <w:t>2</w:t>
        </w:r>
        <w:r w:rsidR="00756A35">
          <w:rPr>
            <w:rStyle w:val="CommentReference"/>
            <w:rFonts w:ascii="Georgia" w:hAnsi="Georgia"/>
          </w:rPr>
          <w:t xml:space="preserve"> threshold for threatened categories</w:t>
        </w:r>
      </w:ins>
      <w:ins w:id="14" w:author="Jack Plummer" w:date="2022-08-18T15:30:00Z">
        <w:r w:rsidR="0023519D">
          <w:rPr>
            <w:rStyle w:val="CommentReference"/>
            <w:rFonts w:ascii="Georgia" w:hAnsi="Georgia"/>
          </w:rPr>
          <w:t xml:space="preserve">. </w:t>
        </w:r>
      </w:ins>
      <w:r>
        <w:rPr>
          <w:rStyle w:val="CommentReference"/>
          <w:rFonts w:ascii="Georgia" w:hAnsi="Georgia"/>
        </w:rPr>
        <w:t>Raw material collection for traditional wo</w:t>
      </w:r>
      <w:r>
        <w:rPr>
          <w:rStyle w:val="CommentReference"/>
          <w:rFonts w:ascii="Georgia" w:hAnsi="Georgia"/>
        </w:rPr>
        <w:t xml:space="preserve">od craft industries and traditional medicine are causing an ongoing decline in the </w:t>
      </w:r>
      <w:commentRangeStart w:id="15"/>
      <w:r>
        <w:rPr>
          <w:rStyle w:val="CommentReference"/>
          <w:rFonts w:ascii="Georgia" w:hAnsi="Georgia"/>
        </w:rPr>
        <w:t>quality of habitat</w:t>
      </w:r>
      <w:commentRangeEnd w:id="15"/>
      <w:r w:rsidR="0023519D">
        <w:rPr>
          <w:rStyle w:val="CommentReference"/>
          <w:sz w:val="20"/>
          <w:szCs w:val="20"/>
        </w:rPr>
        <w:commentReference w:id="15"/>
      </w:r>
      <w:r>
        <w:rPr>
          <w:rStyle w:val="CommentReference"/>
          <w:rFonts w:ascii="Georgia" w:hAnsi="Georgia"/>
        </w:rPr>
        <w:t xml:space="preserve">. Nevertheless, the species has been recorded from multiple protected areas across a wide native distribution. It is therefore </w:t>
      </w:r>
      <w:del w:id="16" w:author="Jack Plummer" w:date="2022-08-18T15:36:00Z">
        <w:r w:rsidDel="00756A35">
          <w:rPr>
            <w:rStyle w:val="CommentReference"/>
            <w:rFonts w:ascii="Georgia" w:hAnsi="Georgia"/>
          </w:rPr>
          <w:delText xml:space="preserve">projected </w:delText>
        </w:r>
      </w:del>
      <w:ins w:id="17" w:author="Jack Plummer" w:date="2022-08-18T15:36:00Z">
        <w:r w:rsidR="00756A35">
          <w:rPr>
            <w:rStyle w:val="CommentReference"/>
            <w:rFonts w:ascii="Georgia" w:hAnsi="Georgia"/>
          </w:rPr>
          <w:t>suspected</w:t>
        </w:r>
        <w:r w:rsidR="00756A35">
          <w:rPr>
            <w:rStyle w:val="CommentReference"/>
            <w:rFonts w:ascii="Georgia" w:hAnsi="Georgia"/>
          </w:rPr>
          <w:t xml:space="preserve"> </w:t>
        </w:r>
      </w:ins>
      <w:r>
        <w:rPr>
          <w:rStyle w:val="CommentReference"/>
          <w:rFonts w:ascii="Georgia" w:hAnsi="Georgia"/>
        </w:rPr>
        <w:t>that the number of</w:t>
      </w:r>
      <w:r>
        <w:rPr>
          <w:rStyle w:val="CommentReference"/>
          <w:rFonts w:ascii="Georgia" w:hAnsi="Georgia"/>
        </w:rPr>
        <w:t xml:space="preserve"> locations for the species </w:t>
      </w:r>
      <w:del w:id="18" w:author="Jack Plummer" w:date="2022-08-18T15:36:00Z">
        <w:r w:rsidDel="00756A35">
          <w:rPr>
            <w:rStyle w:val="CommentReference"/>
            <w:rFonts w:ascii="Georgia" w:hAnsi="Georgia"/>
          </w:rPr>
          <w:delText xml:space="preserve">comfortably </w:delText>
        </w:r>
      </w:del>
      <w:r>
        <w:rPr>
          <w:rStyle w:val="CommentReference"/>
          <w:rFonts w:ascii="Georgia" w:hAnsi="Georgia"/>
        </w:rPr>
        <w:t>exceeds threshold values for threatened categories</w:t>
      </w:r>
      <w:ins w:id="19" w:author="Jack Plummer" w:date="2022-08-18T15:36:00Z">
        <w:r w:rsidR="00756A35">
          <w:rPr>
            <w:rStyle w:val="CommentReference"/>
            <w:rFonts w:ascii="Georgia" w:hAnsi="Georgia"/>
          </w:rPr>
          <w:t>, though this cannot yet be substantiated by specimen collections or observations</w:t>
        </w:r>
      </w:ins>
      <w:r>
        <w:rPr>
          <w:rStyle w:val="CommentReference"/>
          <w:rFonts w:ascii="Georgia" w:hAnsi="Georgia"/>
        </w:rPr>
        <w:t xml:space="preserve">. The population is not known to be severely fragmented as it may be abundant in inaccessible or </w:t>
      </w:r>
      <w:del w:id="20" w:author="Jack Plummer" w:date="2022-08-18T15:31:00Z">
        <w:r w:rsidDel="0023519D">
          <w:rPr>
            <w:rStyle w:val="CommentReference"/>
            <w:rFonts w:ascii="Georgia" w:hAnsi="Georgia"/>
          </w:rPr>
          <w:delText xml:space="preserve">undocumented </w:delText>
        </w:r>
      </w:del>
      <w:ins w:id="21" w:author="Jack Plummer" w:date="2022-08-18T15:31:00Z">
        <w:r w:rsidR="0023519D">
          <w:rPr>
            <w:rStyle w:val="CommentReference"/>
            <w:rFonts w:ascii="Georgia" w:hAnsi="Georgia"/>
          </w:rPr>
          <w:t>poorly surveye</w:t>
        </w:r>
      </w:ins>
      <w:ins w:id="22" w:author="Jack Plummer" w:date="2022-08-18T15:32:00Z">
        <w:r w:rsidR="0023519D">
          <w:rPr>
            <w:rStyle w:val="CommentReference"/>
            <w:rFonts w:ascii="Georgia" w:hAnsi="Georgia"/>
          </w:rPr>
          <w:t>d</w:t>
        </w:r>
      </w:ins>
      <w:ins w:id="23" w:author="Jack Plummer" w:date="2022-08-18T15:31:00Z">
        <w:r w:rsidR="0023519D">
          <w:rPr>
            <w:rStyle w:val="CommentReference"/>
            <w:rFonts w:ascii="Georgia" w:hAnsi="Georgia"/>
          </w:rPr>
          <w:t xml:space="preserve"> </w:t>
        </w:r>
      </w:ins>
      <w:del w:id="24" w:author="Jack Plummer" w:date="2022-08-18T15:43:00Z">
        <w:r w:rsidDel="00066187">
          <w:rPr>
            <w:rStyle w:val="CommentReference"/>
            <w:rFonts w:ascii="Georgia" w:hAnsi="Georgia"/>
          </w:rPr>
          <w:delText>areas, and</w:delText>
        </w:r>
      </w:del>
      <w:proofErr w:type="gramStart"/>
      <w:ins w:id="25" w:author="Jack Plummer" w:date="2022-08-18T15:43:00Z">
        <w:r w:rsidR="00066187">
          <w:rPr>
            <w:rStyle w:val="CommentReference"/>
            <w:rFonts w:ascii="Georgia" w:hAnsi="Georgia"/>
          </w:rPr>
          <w:t>areas, and</w:t>
        </w:r>
      </w:ins>
      <w:proofErr w:type="gramEnd"/>
      <w:r>
        <w:rPr>
          <w:rStyle w:val="CommentReference"/>
          <w:rFonts w:ascii="Georgia" w:hAnsi="Georgia"/>
        </w:rPr>
        <w:t xml:space="preserve"> is not known to be subject to extreme fluctuat</w:t>
      </w:r>
      <w:r>
        <w:rPr>
          <w:rStyle w:val="CommentReference"/>
          <w:rFonts w:ascii="Georgia" w:hAnsi="Georgia"/>
        </w:rPr>
        <w:t>ions.</w:t>
      </w:r>
      <w:ins w:id="26" w:author="Jack Plummer" w:date="2022-08-18T15:37:00Z">
        <w:r w:rsidR="00756A35">
          <w:rPr>
            <w:rStyle w:val="CommentReference"/>
            <w:rFonts w:ascii="Georgia" w:hAnsi="Georgia"/>
          </w:rPr>
          <w:t xml:space="preserve"> At present,</w:t>
        </w:r>
      </w:ins>
      <w:del w:id="27" w:author="Jack Plummer" w:date="2022-08-18T15:37:00Z">
        <w:r w:rsidDel="00756A35">
          <w:rPr>
            <w:rStyle w:val="CommentReference"/>
            <w:rFonts w:ascii="Georgia" w:hAnsi="Georgia"/>
          </w:rPr>
          <w:delText xml:space="preserve"> T</w:delText>
        </w:r>
      </w:del>
      <w:ins w:id="28" w:author="Jack Plummer" w:date="2022-08-18T15:37:00Z">
        <w:r w:rsidR="00756A35">
          <w:rPr>
            <w:rStyle w:val="CommentReference"/>
            <w:rFonts w:ascii="Georgia" w:hAnsi="Georgia"/>
          </w:rPr>
          <w:t xml:space="preserve"> t</w:t>
        </w:r>
      </w:ins>
      <w:r>
        <w:rPr>
          <w:rStyle w:val="CommentReference"/>
          <w:rFonts w:ascii="Georgia" w:hAnsi="Georgia"/>
        </w:rPr>
        <w:t xml:space="preserve">he species is therefore assessed as Near Threatened </w:t>
      </w:r>
      <w:del w:id="29" w:author="Jack Plummer" w:date="2022-08-18T15:16:00Z">
        <w:r w:rsidDel="00AD1E7B">
          <w:rPr>
            <w:rStyle w:val="CommentReference"/>
            <w:rFonts w:ascii="Georgia" w:hAnsi="Georgia"/>
          </w:rPr>
          <w:delText>(</w:delText>
        </w:r>
      </w:del>
      <w:r>
        <w:rPr>
          <w:rStyle w:val="CommentReference"/>
          <w:rFonts w:ascii="Georgia" w:hAnsi="Georgia"/>
        </w:rPr>
        <w:t>NT B</w:t>
      </w:r>
      <w:del w:id="30" w:author="Jack Plummer" w:date="2022-08-18T15:16:00Z">
        <w:r w:rsidDel="00AD1E7B">
          <w:rPr>
            <w:rStyle w:val="CommentReference"/>
            <w:rFonts w:ascii="Georgia" w:hAnsi="Georgia"/>
          </w:rPr>
          <w:delText>1b+</w:delText>
        </w:r>
      </w:del>
      <w:r>
        <w:rPr>
          <w:rStyle w:val="CommentReference"/>
          <w:rFonts w:ascii="Georgia" w:hAnsi="Georgia"/>
        </w:rPr>
        <w:t>2b</w:t>
      </w:r>
      <w:ins w:id="31" w:author="Jack Plummer" w:date="2022-08-18T15:16:00Z">
        <w:r w:rsidR="00AD1E7B">
          <w:rPr>
            <w:rStyle w:val="CommentReference"/>
            <w:rFonts w:ascii="Georgia" w:hAnsi="Georgia"/>
          </w:rPr>
          <w:t>(iii)</w:t>
        </w:r>
      </w:ins>
      <w:del w:id="32" w:author="Jack Plummer" w:date="2022-08-18T15:16:00Z">
        <w:r w:rsidDel="00AD1E7B">
          <w:rPr>
            <w:rStyle w:val="CommentReference"/>
            <w:rFonts w:ascii="Georgia" w:hAnsi="Georgia"/>
          </w:rPr>
          <w:delText>)</w:delText>
        </w:r>
      </w:del>
      <w:r>
        <w:rPr>
          <w:rStyle w:val="CommentReference"/>
          <w:rFonts w:ascii="Georgia" w:hAnsi="Georgia"/>
        </w:rPr>
        <w:t>. Further research to identify the current distribution, population status and trends, as well as severity of threats to the species, would be useful to confirm this conservation status.</w:t>
      </w:r>
      <w:r>
        <w:rPr>
          <w:rStyle w:val="CommentReference"/>
          <w:rFonts w:ascii="Georgia" w:hAnsi="Georgia"/>
        </w:rPr>
        <w:t xml:space="preserve"> </w:t>
      </w:r>
      <w:bookmarkStart w:id="33" w:name="_msocom_1"/>
      <w:bookmarkEnd w:id="33"/>
    </w:p>
    <w:p w14:paraId="75D62765" w14:textId="77777777" w:rsidR="00000000" w:rsidRDefault="00BB39DF">
      <w:pPr>
        <w:pStyle w:val="NormalWeb"/>
        <w:divId w:val="1457987056"/>
      </w:pPr>
    </w:p>
    <w:p w14:paraId="33B236AB" w14:textId="77777777" w:rsidR="00000000" w:rsidRDefault="00BB39DF">
      <w:pPr>
        <w:pStyle w:val="Heading1"/>
        <w:divId w:val="177655903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051FF41C" w14:textId="77777777" w:rsidR="00000000" w:rsidRDefault="00BB39DF">
      <w:pPr>
        <w:pStyle w:val="Heading2"/>
        <w:divId w:val="17765590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35E48D78" w14:textId="33B3F99F" w:rsidR="00000000" w:rsidRDefault="00BB39DF">
      <w:pPr>
        <w:pStyle w:val="NormalWeb"/>
        <w:divId w:val="1776559030"/>
        <w:rPr>
          <w:rFonts w:ascii="Georgia" w:hAnsi="Georgia"/>
        </w:rPr>
      </w:pPr>
      <w:r>
        <w:rPr>
          <w:rFonts w:ascii="Georgia" w:hAnsi="Georgia"/>
        </w:rPr>
        <w:lastRenderedPageBreak/>
        <w:t xml:space="preserve">The precise distribution of this species is challenging to ascertain with limited literature, but it has been recorded in Bhutan, China, </w:t>
      </w:r>
      <w:proofErr w:type="gramStart"/>
      <w:r>
        <w:rPr>
          <w:rFonts w:ascii="Georgia" w:hAnsi="Georgia"/>
        </w:rPr>
        <w:t>India</w:t>
      </w:r>
      <w:proofErr w:type="gramEnd"/>
      <w:r>
        <w:rPr>
          <w:rFonts w:ascii="Georgia" w:hAnsi="Georgia"/>
        </w:rPr>
        <w:t xml:space="preserve"> and Nepal (Grierson and Long 1991, </w:t>
      </w:r>
      <w:proofErr w:type="spellStart"/>
      <w:r>
        <w:rPr>
          <w:rFonts w:ascii="Georgia" w:hAnsi="Georgia"/>
        </w:rPr>
        <w:t>Tianlu</w:t>
      </w:r>
      <w:proofErr w:type="spellEnd"/>
      <w:r>
        <w:rPr>
          <w:rFonts w:ascii="Georgia" w:hAnsi="Georgia"/>
        </w:rPr>
        <w:t xml:space="preserve"> and Anders 2008, RBG Kew 2021). The species has been documented to occu</w:t>
      </w:r>
      <w:r>
        <w:rPr>
          <w:rFonts w:ascii="Georgia" w:hAnsi="Georgia"/>
        </w:rPr>
        <w:t xml:space="preserve">r between 600-2,600 m asl (Grierson and Long 1991, </w:t>
      </w:r>
      <w:proofErr w:type="spellStart"/>
      <w:r>
        <w:rPr>
          <w:rFonts w:ascii="Georgia" w:hAnsi="Georgia"/>
        </w:rPr>
        <w:t>Tianlu</w:t>
      </w:r>
      <w:proofErr w:type="spellEnd"/>
      <w:r>
        <w:rPr>
          <w:rFonts w:ascii="Georgia" w:hAnsi="Georgia"/>
        </w:rPr>
        <w:t xml:space="preserve"> and Anders 2008). Further sampling and research into the species' distribution is </w:t>
      </w:r>
      <w:ins w:id="34" w:author="Jack Plummer" w:date="2022-08-18T15:37:00Z">
        <w:r w:rsidR="00756A35">
          <w:rPr>
            <w:rFonts w:ascii="Georgia" w:hAnsi="Georgia"/>
          </w:rPr>
          <w:t xml:space="preserve">strongly </w:t>
        </w:r>
      </w:ins>
      <w:r>
        <w:rPr>
          <w:rFonts w:ascii="Georgia" w:hAnsi="Georgia"/>
        </w:rPr>
        <w:t>recommended.</w:t>
      </w:r>
    </w:p>
    <w:p w14:paraId="1C141062" w14:textId="77777777" w:rsidR="00000000" w:rsidRDefault="00BB39DF">
      <w:pPr>
        <w:pStyle w:val="Heading2"/>
        <w:divId w:val="17765590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6101"/>
      </w:tblGrid>
      <w:tr w:rsidR="00756A35" w14:paraId="2073E49B" w14:textId="77777777">
        <w:trPr>
          <w:divId w:val="177655903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8C546A2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33962F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756A35" w14:paraId="775298AA" w14:textId="77777777">
        <w:trPr>
          <w:divId w:val="1776559030"/>
          <w:tblCellSpacing w:w="15" w:type="dxa"/>
        </w:trPr>
        <w:tc>
          <w:tcPr>
            <w:tcW w:w="0" w:type="auto"/>
            <w:vAlign w:val="center"/>
            <w:hideMark/>
          </w:tcPr>
          <w:p w14:paraId="7D156109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F5BA168" w14:textId="41429350" w:rsidR="00000000" w:rsidRDefault="00756A35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ins w:id="35" w:author="Jack Plummer" w:date="2022-08-18T15:39:00Z">
              <w:r w:rsidRPr="00756A35">
                <w:rPr>
                  <w:rFonts w:ascii="Georgia" w:eastAsia="Times New Roman" w:hAnsi="Georgia"/>
                  <w:sz w:val="18"/>
                  <w:szCs w:val="18"/>
                </w:rPr>
                <w:t xml:space="preserve">Estimated from a 2 x 2 km grid cell for herbarium specimen point data mapped using </w:t>
              </w:r>
              <w:proofErr w:type="spellStart"/>
              <w:r w:rsidRPr="00756A35">
                <w:rPr>
                  <w:rFonts w:ascii="Georgia" w:eastAsia="Times New Roman" w:hAnsi="Georgia"/>
                  <w:sz w:val="18"/>
                  <w:szCs w:val="18"/>
                </w:rPr>
                <w:t>GeoCAT</w:t>
              </w:r>
              <w:proofErr w:type="spellEnd"/>
              <w:r w:rsidRPr="00756A35">
                <w:rPr>
                  <w:rFonts w:ascii="Georgia" w:eastAsia="Times New Roman" w:hAnsi="Georgia"/>
                  <w:sz w:val="18"/>
                  <w:szCs w:val="18"/>
                </w:rPr>
                <w:t xml:space="preserve"> (Bachman </w:t>
              </w:r>
              <w:r w:rsidRPr="00756A35">
                <w:rPr>
                  <w:rFonts w:ascii="Georgia" w:eastAsia="Times New Roman" w:hAnsi="Georgia"/>
                  <w:i/>
                  <w:iCs/>
                  <w:sz w:val="18"/>
                  <w:szCs w:val="18"/>
                  <w:rPrChange w:id="36" w:author="Jack Plummer" w:date="2022-08-18T15:39:00Z">
                    <w:rPr>
                      <w:rFonts w:ascii="Georgia" w:eastAsia="Times New Roman" w:hAnsi="Georgia"/>
                      <w:sz w:val="18"/>
                      <w:szCs w:val="18"/>
                    </w:rPr>
                  </w:rPrChange>
                </w:rPr>
                <w:t>et al.</w:t>
              </w:r>
              <w:r w:rsidRPr="00756A35">
                <w:rPr>
                  <w:rFonts w:ascii="Georgia" w:eastAsia="Times New Roman" w:hAnsi="Georgia"/>
                  <w:sz w:val="18"/>
                  <w:szCs w:val="18"/>
                </w:rPr>
                <w:t xml:space="preserve"> 2011)</w:t>
              </w:r>
              <w:r w:rsidRPr="00756A35" w:rsidDel="00756A35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del w:id="37" w:author="Jack Plummer" w:date="2022-08-18T15:38:00Z">
              <w:r w:rsidR="00BB39DF" w:rsidDel="00756A35">
                <w:rPr>
                  <w:rFonts w:ascii="Georgia" w:eastAsia="Times New Roman" w:hAnsi="Georgia"/>
                  <w:sz w:val="18"/>
                  <w:szCs w:val="18"/>
                </w:rPr>
                <w:delText>-</w:delText>
              </w:r>
            </w:del>
          </w:p>
        </w:tc>
      </w:tr>
    </w:tbl>
    <w:p w14:paraId="294C04F9" w14:textId="77777777" w:rsidR="00000000" w:rsidRDefault="00BB39DF">
      <w:pPr>
        <w:pStyle w:val="Heading2"/>
        <w:divId w:val="17765590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</w:t>
      </w:r>
      <w:r>
        <w:rPr>
          <w:rFonts w:ascii="Georgia" w:eastAsia="Times New Roman" w:hAnsi="Georgia"/>
          <w:sz w:val="27"/>
          <w:szCs w:val="27"/>
        </w:rPr>
        <w:t>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2209"/>
        <w:gridCol w:w="4767"/>
      </w:tblGrid>
      <w:tr w:rsidR="00000000" w14:paraId="0A50278C" w14:textId="77777777">
        <w:trPr>
          <w:divId w:val="177655903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B7AFDD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FE27FBC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4B2FF4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568FD6A5" w14:textId="77777777">
        <w:trPr>
          <w:divId w:val="1776559030"/>
          <w:tblCellSpacing w:w="15" w:type="dxa"/>
        </w:trPr>
        <w:tc>
          <w:tcPr>
            <w:tcW w:w="0" w:type="auto"/>
            <w:vAlign w:val="center"/>
            <w:hideMark/>
          </w:tcPr>
          <w:p w14:paraId="327B899F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32439</w:t>
            </w:r>
          </w:p>
        </w:tc>
        <w:tc>
          <w:tcPr>
            <w:tcW w:w="0" w:type="auto"/>
            <w:vAlign w:val="center"/>
            <w:hideMark/>
          </w:tcPr>
          <w:p w14:paraId="72C4C39A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190F1BF" w14:textId="1348E514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Estimated from a minimum convex polygon f</w:t>
            </w:r>
            <w:ins w:id="38" w:author="Jack Plummer" w:date="2022-08-18T15:39:00Z">
              <w:r w:rsidR="00756A35">
                <w:rPr>
                  <w:rFonts w:ascii="Georgia" w:eastAsia="Times New Roman" w:hAnsi="Georgia"/>
                  <w:sz w:val="18"/>
                  <w:szCs w:val="18"/>
                </w:rPr>
                <w:t xml:space="preserve">or </w:t>
              </w:r>
            </w:ins>
            <w:del w:id="39" w:author="Jack Plummer" w:date="2022-08-18T15:39:00Z">
              <w:r w:rsidDel="00756A35">
                <w:rPr>
                  <w:rFonts w:ascii="Georgia" w:eastAsia="Times New Roman" w:hAnsi="Georgia"/>
                  <w:sz w:val="18"/>
                  <w:szCs w:val="18"/>
                </w:rPr>
                <w:delText xml:space="preserve">rom 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georeferenced human observation </w:t>
            </w:r>
            <w:ins w:id="40" w:author="Jack Plummer" w:date="2022-08-18T15:43:00Z">
              <w:r w:rsidR="00066187">
                <w:rPr>
                  <w:rFonts w:ascii="Georgia" w:eastAsia="Times New Roman" w:hAnsi="Georgia"/>
                  <w:sz w:val="18"/>
                  <w:szCs w:val="18"/>
                </w:rPr>
                <w:t>and</w:t>
              </w:r>
            </w:ins>
            <w:del w:id="41" w:author="Jack Plummer" w:date="2022-08-18T15:43:00Z">
              <w:r w:rsidDel="00066187">
                <w:rPr>
                  <w:rFonts w:ascii="Georgia" w:eastAsia="Times New Roman" w:hAnsi="Georgia"/>
                  <w:sz w:val="18"/>
                  <w:szCs w:val="18"/>
                </w:rPr>
                <w:delText>&amp;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herbarium specimen</w:t>
            </w:r>
            <w:del w:id="42" w:author="Jack Plummer" w:date="2022-08-18T15:39:00Z">
              <w:r w:rsidDel="00066187">
                <w:rPr>
                  <w:rFonts w:ascii="Georgia" w:eastAsia="Times New Roman" w:hAnsi="Georgia"/>
                  <w:sz w:val="18"/>
                  <w:szCs w:val="18"/>
                </w:rPr>
                <w:delText>s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point data</w:t>
            </w:r>
            <w:ins w:id="43" w:author="Jack Plummer" w:date="2022-08-18T15:39:00Z">
              <w:r w:rsidR="00066187">
                <w:rPr>
                  <w:rFonts w:ascii="Georgia" w:eastAsia="Times New Roman" w:hAnsi="Georgia"/>
                  <w:sz w:val="18"/>
                  <w:szCs w:val="18"/>
                </w:rPr>
                <w:t>,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mapped usin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</w:t>
            </w:r>
            <w:r w:rsidRPr="00066187">
              <w:rPr>
                <w:rFonts w:ascii="Georgia" w:eastAsia="Times New Roman" w:hAnsi="Georgia"/>
                <w:i/>
                <w:iCs/>
                <w:sz w:val="18"/>
                <w:szCs w:val="18"/>
                <w:rPrChange w:id="44" w:author="Jack Plummer" w:date="2022-08-18T15:39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et al</w:t>
            </w:r>
            <w:ins w:id="45" w:author="Jack Plummer" w:date="2022-08-18T15:39:00Z">
              <w:r w:rsidR="00066187" w:rsidRPr="00066187">
                <w:rPr>
                  <w:rFonts w:ascii="Georgia" w:eastAsia="Times New Roman" w:hAnsi="Georgia"/>
                  <w:i/>
                  <w:iCs/>
                  <w:sz w:val="18"/>
                  <w:szCs w:val="18"/>
                  <w:rPrChange w:id="46" w:author="Jack Plummer" w:date="2022-08-18T15:39:00Z">
                    <w:rPr>
                      <w:rFonts w:ascii="Georgia" w:eastAsia="Times New Roman" w:hAnsi="Georgia"/>
                      <w:sz w:val="18"/>
                      <w:szCs w:val="18"/>
                    </w:rPr>
                  </w:rPrChange>
                </w:rPr>
                <w:t>.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2011).</w:t>
            </w:r>
          </w:p>
        </w:tc>
      </w:tr>
    </w:tbl>
    <w:p w14:paraId="3096D72C" w14:textId="77777777" w:rsidR="00000000" w:rsidRDefault="00BB39DF">
      <w:pPr>
        <w:pStyle w:val="Heading2"/>
        <w:divId w:val="17765590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672A511B" w14:textId="77777777" w:rsidR="00000000" w:rsidRDefault="00BB39DF">
      <w:pPr>
        <w:pStyle w:val="NormalWeb"/>
        <w:divId w:val="177655903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600</w:t>
      </w:r>
    </w:p>
    <w:p w14:paraId="5D76587E" w14:textId="77777777" w:rsidR="00000000" w:rsidRDefault="00BB39DF">
      <w:pPr>
        <w:pStyle w:val="NormalWeb"/>
        <w:divId w:val="177655903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2600</w:t>
      </w:r>
    </w:p>
    <w:p w14:paraId="202DB1E4" w14:textId="77777777" w:rsidR="00000000" w:rsidRDefault="00BB39DF">
      <w:pPr>
        <w:pStyle w:val="Heading2"/>
        <w:divId w:val="17765590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132"/>
        <w:gridCol w:w="1782"/>
        <w:gridCol w:w="971"/>
        <w:gridCol w:w="1001"/>
        <w:gridCol w:w="1228"/>
        <w:gridCol w:w="1137"/>
        <w:gridCol w:w="1085"/>
      </w:tblGrid>
      <w:tr w:rsidR="00000000" w14:paraId="7622922C" w14:textId="77777777">
        <w:trPr>
          <w:divId w:val="177655903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40E42AF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220F8AA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F03101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A94C364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8189D82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5F5752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BA5CF7E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315BB0F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0AA60BBF" w14:textId="77777777">
        <w:trPr>
          <w:divId w:val="1776559030"/>
          <w:tblCellSpacing w:w="15" w:type="dxa"/>
        </w:trPr>
        <w:tc>
          <w:tcPr>
            <w:tcW w:w="0" w:type="auto"/>
            <w:vAlign w:val="center"/>
            <w:hideMark/>
          </w:tcPr>
          <w:p w14:paraId="23B627AF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625AC0E7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EA74DC9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Point data generated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 from herbarium specimen records and species observations </w:t>
            </w:r>
            <w:commentRangeStart w:id="47"/>
            <w:r>
              <w:rPr>
                <w:rFonts w:ascii="Georgia" w:eastAsia="Times New Roman" w:hAnsi="Georgia"/>
                <w:sz w:val="18"/>
                <w:szCs w:val="18"/>
              </w:rPr>
              <w:t>(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Sunarno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and Ohashi 1997, GBIF.org 2021). While the point data does not include all collections or observations, it is representative of the geographic range as described by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Adema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et al. (2016) and </w:t>
            </w:r>
            <w:r>
              <w:rPr>
                <w:rFonts w:ascii="Georgia" w:eastAsia="Times New Roman" w:hAnsi="Georgia"/>
                <w:sz w:val="18"/>
                <w:szCs w:val="18"/>
              </w:rPr>
              <w:t>the Plants of the World Online (2019) database.</w:t>
            </w:r>
            <w:commentRangeEnd w:id="47"/>
            <w:r w:rsidR="00066187">
              <w:rPr>
                <w:rStyle w:val="CommentReference"/>
                <w:sz w:val="20"/>
                <w:szCs w:val="20"/>
              </w:rPr>
              <w:commentReference w:id="47"/>
            </w:r>
          </w:p>
        </w:tc>
        <w:tc>
          <w:tcPr>
            <w:tcW w:w="0" w:type="auto"/>
            <w:vAlign w:val="center"/>
            <w:hideMark/>
          </w:tcPr>
          <w:p w14:paraId="035FF921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E52A0D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8AFE00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3F3891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69E219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113C79A" w14:textId="77777777" w:rsidR="00000000" w:rsidRDefault="00BB39DF">
      <w:pPr>
        <w:pStyle w:val="Heading2"/>
        <w:divId w:val="17765590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Biogeographic Realms</w:t>
      </w:r>
    </w:p>
    <w:p w14:paraId="1F1D4BCC" w14:textId="77777777" w:rsidR="00000000" w:rsidRDefault="00BB39DF">
      <w:pPr>
        <w:pStyle w:val="NormalWeb"/>
        <w:divId w:val="177655903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41F1876F" w14:textId="77777777" w:rsidR="00000000" w:rsidRDefault="00BB39DF">
      <w:pPr>
        <w:pStyle w:val="Heading1"/>
        <w:divId w:val="20973535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1C6FEA3D" w14:textId="77777777" w:rsidR="00000000" w:rsidRDefault="00BB39DF">
      <w:pPr>
        <w:pStyle w:val="Heading2"/>
        <w:divId w:val="20973535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901"/>
        <w:gridCol w:w="657"/>
        <w:gridCol w:w="1430"/>
        <w:gridCol w:w="1154"/>
      </w:tblGrid>
      <w:tr w:rsidR="00000000" w14:paraId="2A254945" w14:textId="77777777">
        <w:trPr>
          <w:divId w:val="20973535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C79DF2F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73CA51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72560C4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FFE02CA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BDD315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73CB71CB" w14:textId="77777777">
        <w:trPr>
          <w:divId w:val="20973535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3577BFC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Bhutan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9205117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7D39921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BA63C30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35FD5EE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573E5CD1" w14:textId="77777777">
        <w:trPr>
          <w:divId w:val="20973535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E9ED2CB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F634457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E417C05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13FB16B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3863B66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39348C73" w14:textId="77777777">
        <w:trPr>
          <w:divId w:val="20973535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FA196B1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 -&gt; Tibet [or Xizang]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8DBA3AD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D230A0D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4456545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54AEC05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152473B4" w14:textId="77777777">
        <w:trPr>
          <w:divId w:val="20973535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64D617F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 -&gt; Yunnan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0973081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32CA7EB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332C127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D28ECC0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2D84E7B9" w14:textId="77777777">
        <w:trPr>
          <w:divId w:val="20973535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60F7E0F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DB41701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0E384B7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36723FE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6DC9401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33CA40CD" w14:textId="77777777">
        <w:trPr>
          <w:divId w:val="20973535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726A958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 -&gt; Jammu-Kashmir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B4FB3E7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BB55FED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82DCF5D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0791730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28A2E6E8" w14:textId="77777777">
        <w:trPr>
          <w:divId w:val="20973535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07B59EB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Nepal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FD105A9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0D30D08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BA7CC09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F4B7731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3D2891CE" w14:textId="77777777" w:rsidR="00000000" w:rsidRDefault="00BB39DF">
      <w:pPr>
        <w:pStyle w:val="Heading1"/>
        <w:divId w:val="1401757139"/>
        <w:rPr>
          <w:rFonts w:ascii="Georgia" w:eastAsia="Times New Roman" w:hAnsi="Georgia"/>
          <w:sz w:val="29"/>
          <w:szCs w:val="29"/>
        </w:rPr>
      </w:pPr>
      <w:commentRangeStart w:id="48"/>
      <w:r>
        <w:rPr>
          <w:rFonts w:ascii="Georgia" w:eastAsia="Times New Roman" w:hAnsi="Georgia"/>
          <w:sz w:val="29"/>
          <w:szCs w:val="29"/>
        </w:rPr>
        <w:t>Population</w:t>
      </w:r>
      <w:commentRangeEnd w:id="48"/>
      <w:r w:rsidR="00066187">
        <w:rPr>
          <w:rStyle w:val="CommentReference"/>
          <w:b w:val="0"/>
          <w:bCs w:val="0"/>
          <w:color w:val="auto"/>
          <w:kern w:val="0"/>
          <w:sz w:val="20"/>
          <w:szCs w:val="20"/>
        </w:rPr>
        <w:commentReference w:id="48"/>
      </w:r>
    </w:p>
    <w:p w14:paraId="71FC452B" w14:textId="578BE4B2" w:rsidR="00000000" w:rsidRDefault="00BB39DF">
      <w:pPr>
        <w:pStyle w:val="NormalWeb"/>
        <w:divId w:val="1401757139"/>
        <w:rPr>
          <w:rFonts w:ascii="Georgia" w:hAnsi="Georgia"/>
        </w:rPr>
      </w:pPr>
      <w:r>
        <w:rPr>
          <w:rFonts w:ascii="Georgia" w:hAnsi="Georgia"/>
        </w:rPr>
        <w:t xml:space="preserve">This species lacks </w:t>
      </w:r>
      <w:del w:id="49" w:author="Jack Plummer" w:date="2022-08-18T15:41:00Z">
        <w:r w:rsidDel="00066187">
          <w:rPr>
            <w:rFonts w:ascii="Georgia" w:hAnsi="Georgia"/>
          </w:rPr>
          <w:delText>current population records</w:delText>
        </w:r>
      </w:del>
      <w:ins w:id="50" w:author="Jack Plummer" w:date="2022-08-18T15:41:00Z">
        <w:r w:rsidR="00066187">
          <w:rPr>
            <w:rFonts w:ascii="Georgia" w:hAnsi="Georgia"/>
          </w:rPr>
          <w:t>numerical population information.</w:t>
        </w:r>
      </w:ins>
      <w:r>
        <w:rPr>
          <w:rFonts w:ascii="Georgia" w:hAnsi="Georgia"/>
        </w:rPr>
        <w:t xml:space="preserve"> </w:t>
      </w:r>
      <w:ins w:id="51" w:author="Jack Plummer" w:date="2022-08-18T15:42:00Z">
        <w:r w:rsidR="00066187">
          <w:rPr>
            <w:rFonts w:ascii="Georgia" w:hAnsi="Georgia"/>
          </w:rPr>
          <w:t>T</w:t>
        </w:r>
      </w:ins>
      <w:del w:id="52" w:author="Jack Plummer" w:date="2022-08-18T15:42:00Z">
        <w:r w:rsidDel="00066187">
          <w:rPr>
            <w:rFonts w:ascii="Georgia" w:hAnsi="Georgia"/>
          </w:rPr>
          <w:delText>and it is suspected the species may be less abundant than the information available suggests as t</w:delText>
        </w:r>
      </w:del>
      <w:r>
        <w:rPr>
          <w:rFonts w:ascii="Georgia" w:hAnsi="Georgia"/>
        </w:rPr>
        <w:t>he bark</w:t>
      </w:r>
      <w:del w:id="53" w:author="Jack Plummer" w:date="2022-08-18T15:42:00Z">
        <w:r w:rsidDel="00066187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 and fruits are sought out for collection, and the species is susceptible to</w:t>
      </w:r>
      <w:r>
        <w:rPr>
          <w:rFonts w:ascii="Georgia" w:hAnsi="Georgia"/>
        </w:rPr>
        <w:t xml:space="preserve"> forest fire</w:t>
      </w:r>
      <w:ins w:id="54" w:author="Jack Plummer" w:date="2022-08-18T15:42:00Z">
        <w:r w:rsidR="00066187">
          <w:rPr>
            <w:rFonts w:ascii="Georgia" w:hAnsi="Georgia"/>
          </w:rPr>
          <w:t>;</w:t>
        </w:r>
      </w:ins>
      <w:del w:id="55" w:author="Jack Plummer" w:date="2022-08-18T15:42:00Z">
        <w:r w:rsidDel="00066187">
          <w:rPr>
            <w:rFonts w:ascii="Georgia" w:hAnsi="Georgia"/>
          </w:rPr>
          <w:delText>.</w:delText>
        </w:r>
        <w:r w:rsidDel="00066187">
          <w:rPr>
            <w:rFonts w:ascii="Georgia" w:hAnsi="Georgia"/>
          </w:rPr>
          <w:delText xml:space="preserve"> I</w:delText>
        </w:r>
      </w:del>
      <w:ins w:id="56" w:author="Jack Plummer" w:date="2022-08-18T15:42:00Z">
        <w:r w:rsidR="00066187">
          <w:rPr>
            <w:rFonts w:ascii="Georgia" w:hAnsi="Georgia"/>
          </w:rPr>
          <w:t xml:space="preserve"> i</w:t>
        </w:r>
      </w:ins>
      <w:r>
        <w:rPr>
          <w:rFonts w:ascii="Georgia" w:hAnsi="Georgia"/>
        </w:rPr>
        <w:t>t is suspected that the population trend is decreasing on account of these threats. Further sampling is recommended to quantify the population</w:t>
      </w:r>
      <w:ins w:id="57" w:author="Jack Plummer" w:date="2022-08-18T15:42:00Z">
        <w:r w:rsidR="00066187">
          <w:rPr>
            <w:rFonts w:ascii="Georgia" w:hAnsi="Georgia"/>
          </w:rPr>
          <w:t xml:space="preserve"> size and any decline.</w:t>
        </w:r>
      </w:ins>
      <w:del w:id="58" w:author="Jack Plummer" w:date="2022-08-18T15:42:00Z">
        <w:r w:rsidDel="00066187">
          <w:rPr>
            <w:rFonts w:ascii="Georgia" w:hAnsi="Georgia"/>
          </w:rPr>
          <w:delText>.</w:delText>
        </w:r>
      </w:del>
    </w:p>
    <w:p w14:paraId="75F66BAB" w14:textId="77777777" w:rsidR="00000000" w:rsidRDefault="00BB39DF">
      <w:pPr>
        <w:pStyle w:val="Heading2"/>
        <w:divId w:val="140175713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098D7270" w14:textId="77777777" w:rsidR="00000000" w:rsidRDefault="00BB39DF">
      <w:pPr>
        <w:pStyle w:val="NormalWeb"/>
        <w:divId w:val="140175713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126BFB25" w14:textId="77777777" w:rsidR="00000000" w:rsidRDefault="00BB39DF">
      <w:pPr>
        <w:pStyle w:val="Heading1"/>
        <w:divId w:val="99414820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462F4332" w14:textId="2511F92D" w:rsidR="00000000" w:rsidRDefault="00BB39DF">
      <w:pPr>
        <w:pStyle w:val="NormalWeb"/>
        <w:divId w:val="994148206"/>
        <w:rPr>
          <w:rFonts w:ascii="Georgia" w:hAnsi="Georgia"/>
        </w:rPr>
      </w:pPr>
      <w:r>
        <w:rPr>
          <w:rStyle w:val="Emphasis"/>
          <w:rFonts w:ascii="Georgia" w:hAnsi="Georgia"/>
        </w:rPr>
        <w:t>Toxicodendron ac</w:t>
      </w:r>
      <w:r>
        <w:rPr>
          <w:rStyle w:val="Emphasis"/>
          <w:rFonts w:ascii="Georgia" w:hAnsi="Georgia"/>
        </w:rPr>
        <w:t>uminatum</w:t>
      </w:r>
      <w:r>
        <w:rPr>
          <w:rFonts w:ascii="Georgia" w:hAnsi="Georgia"/>
        </w:rPr>
        <w:t xml:space="preserve"> is a perennial, small-sized deciduous tree, which grows up to 5-10 m tall</w:t>
      </w:r>
      <w:ins w:id="59" w:author="Jack Plummer" w:date="2022-08-18T15:44:00Z">
        <w:r w:rsidR="00066187">
          <w:rPr>
            <w:rFonts w:ascii="Georgia" w:hAnsi="Georgia"/>
          </w:rPr>
          <w:t>. It is</w:t>
        </w:r>
      </w:ins>
      <w:del w:id="60" w:author="Jack Plummer" w:date="2022-08-18T15:44:00Z">
        <w:r w:rsidDel="00066187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commonly known as Sumac, </w:t>
      </w:r>
      <w:ins w:id="61" w:author="Jack Plummer" w:date="2022-08-18T15:44:00Z">
        <w:r w:rsidR="00066187">
          <w:rPr>
            <w:rFonts w:ascii="Georgia" w:hAnsi="Georgia"/>
          </w:rPr>
          <w:t xml:space="preserve">and its </w:t>
        </w:r>
      </w:ins>
      <w:r>
        <w:rPr>
          <w:rFonts w:ascii="Georgia" w:hAnsi="Georgia"/>
        </w:rPr>
        <w:t>leaves turn bright red in autumn.</w:t>
      </w:r>
      <w:r>
        <w:rPr>
          <w:rFonts w:ascii="Georgia" w:hAnsi="Georgia"/>
        </w:rPr>
        <w:t xml:space="preserve"> </w:t>
      </w:r>
      <w:del w:id="62" w:author="Jack Plummer" w:date="2022-08-18T15:45:00Z">
        <w:r w:rsidDel="00C31A78">
          <w:rPr>
            <w:rFonts w:ascii="Georgia" w:hAnsi="Georgia"/>
          </w:rPr>
          <w:delText xml:space="preserve">Sap causes allergic blisters on skins when a </w:delText>
        </w:r>
        <w:r w:rsidDel="00C31A78">
          <w:rPr>
            <w:rFonts w:ascii="Georgia" w:hAnsi="Georgia"/>
          </w:rPr>
          <w:delText>person comes into contact with the trees (Grierson and Long 1991)</w:delText>
        </w:r>
        <w:r w:rsidDel="00C31A78">
          <w:rPr>
            <w:rFonts w:ascii="Georgia" w:hAnsi="Georgia"/>
          </w:rPr>
          <w:delText>, allergic plant due to presence of volatile oil Uroshiol and white latex. (Khan et al., 2017). </w:delText>
        </w:r>
      </w:del>
      <w:r>
        <w:rPr>
          <w:rFonts w:ascii="Georgia" w:hAnsi="Georgia"/>
        </w:rPr>
        <w:t xml:space="preserve">This species has an </w:t>
      </w:r>
      <w:del w:id="63" w:author="Jack Plummer" w:date="2022-08-18T15:45:00Z">
        <w:r w:rsidDel="00C31A78">
          <w:rPr>
            <w:rFonts w:ascii="Georgia" w:hAnsi="Georgia"/>
          </w:rPr>
          <w:delText>imparipinnately</w:delText>
        </w:r>
      </w:del>
      <w:ins w:id="64" w:author="Jack Plummer" w:date="2022-08-18T15:45:00Z">
        <w:r w:rsidR="00C31A78">
          <w:rPr>
            <w:rFonts w:ascii="Georgia" w:hAnsi="Georgia"/>
          </w:rPr>
          <w:t>imparipinnate</w:t>
        </w:r>
      </w:ins>
      <w:r>
        <w:rPr>
          <w:rFonts w:ascii="Georgia" w:hAnsi="Georgia"/>
        </w:rPr>
        <w:t xml:space="preserve"> and</w:t>
      </w:r>
      <w:del w:id="65" w:author="Jack Plummer" w:date="2022-08-18T15:45:00Z">
        <w:r w:rsidDel="00C31A78">
          <w:rPr>
            <w:rFonts w:ascii="Georgia" w:hAnsi="Georgia"/>
          </w:rPr>
          <w:delText xml:space="preserve"> a</w:delText>
        </w:r>
      </w:del>
      <w:r>
        <w:rPr>
          <w:rFonts w:ascii="Georgia" w:hAnsi="Georgia"/>
        </w:rPr>
        <w:t xml:space="preserve"> highly branched tape root system, with yellow flowers forming paniculate inflorescences in May-July and fruits in Aug-</w:t>
      </w:r>
      <w:r>
        <w:rPr>
          <w:rFonts w:ascii="Georgia" w:hAnsi="Georgia"/>
        </w:rPr>
        <w:t>Oct. It occurs in subtropical forests and warm broadleaved forests in hilly and montane areas (Grierson and Long 1991).</w:t>
      </w:r>
    </w:p>
    <w:p w14:paraId="72AC0FB0" w14:textId="77777777" w:rsidR="00000000" w:rsidRDefault="00BB39DF">
      <w:pPr>
        <w:pStyle w:val="Heading2"/>
        <w:divId w:val="99414820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4DE2CD98" w14:textId="77777777" w:rsidR="00000000" w:rsidRDefault="00BB39DF">
      <w:pPr>
        <w:pStyle w:val="NormalWeb"/>
        <w:divId w:val="99414820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10F62766" w14:textId="77777777" w:rsidR="00000000" w:rsidRDefault="00BB39DF">
      <w:pPr>
        <w:pStyle w:val="Heading2"/>
        <w:divId w:val="99414820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4E522C1A" w14:textId="77777777" w:rsidR="00000000" w:rsidRDefault="00BB39DF">
      <w:pPr>
        <w:pStyle w:val="NormalWeb"/>
        <w:divId w:val="99414820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5FEC1B15" w14:textId="77777777">
        <w:trPr>
          <w:divId w:val="99414820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172B630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152CC25D" w14:textId="77777777">
        <w:trPr>
          <w:divId w:val="99414820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8C439FC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Tree - large</w:t>
            </w:r>
          </w:p>
        </w:tc>
      </w:tr>
      <w:tr w:rsidR="00000000" w14:paraId="52B3153C" w14:textId="77777777">
        <w:trPr>
          <w:divId w:val="99414820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8A19E3D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Tree - small</w:t>
            </w:r>
          </w:p>
        </w:tc>
      </w:tr>
    </w:tbl>
    <w:p w14:paraId="4F912DF3" w14:textId="77777777" w:rsidR="00000000" w:rsidRDefault="00BB39DF">
      <w:pPr>
        <w:pStyle w:val="Heading1"/>
        <w:divId w:val="91082074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4831CA6A" w14:textId="77777777" w:rsidR="00000000" w:rsidRDefault="00BB39DF">
      <w:pPr>
        <w:pStyle w:val="Heading2"/>
        <w:divId w:val="91082074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392F22B2" w14:textId="4632DC49" w:rsidR="00000000" w:rsidRDefault="00BB39DF">
      <w:pPr>
        <w:pStyle w:val="NormalWeb"/>
        <w:divId w:val="910820740"/>
        <w:rPr>
          <w:rFonts w:ascii="Georgia" w:hAnsi="Georgia"/>
        </w:rPr>
      </w:pPr>
      <w:r>
        <w:rPr>
          <w:rFonts w:ascii="Georgia" w:hAnsi="Georgia"/>
        </w:rPr>
        <w:t>This species play</w:t>
      </w:r>
      <w:ins w:id="66" w:author="Jack Plummer" w:date="2022-08-18T15:47:00Z">
        <w:r w:rsidR="00C31A78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a vital role in traditional woodcraft industries in </w:t>
      </w:r>
      <w:ins w:id="67" w:author="Jack Plummer" w:date="2022-08-18T15:45:00Z">
        <w:r w:rsidR="00C31A78">
          <w:rPr>
            <w:rFonts w:ascii="Georgia" w:hAnsi="Georgia"/>
          </w:rPr>
          <w:t>c</w:t>
        </w:r>
      </w:ins>
      <w:del w:id="68" w:author="Jack Plummer" w:date="2022-08-18T15:45:00Z">
        <w:r w:rsidDel="00C31A78">
          <w:rPr>
            <w:rFonts w:ascii="Georgia" w:hAnsi="Georgia"/>
          </w:rPr>
          <w:delText>the c</w:delText>
        </w:r>
      </w:del>
      <w:r>
        <w:rPr>
          <w:rFonts w:ascii="Georgia" w:hAnsi="Georgia"/>
        </w:rPr>
        <w:t>ountr</w:t>
      </w:r>
      <w:ins w:id="69" w:author="Jack Plummer" w:date="2022-08-18T15:45:00Z">
        <w:r w:rsidR="00C31A78">
          <w:rPr>
            <w:rFonts w:ascii="Georgia" w:hAnsi="Georgia"/>
          </w:rPr>
          <w:t>i</w:t>
        </w:r>
      </w:ins>
      <w:ins w:id="70" w:author="Jack Plummer" w:date="2022-08-18T15:46:00Z">
        <w:r w:rsidR="00C31A78">
          <w:rPr>
            <w:rFonts w:ascii="Georgia" w:hAnsi="Georgia"/>
          </w:rPr>
          <w:t>es across its range</w:t>
        </w:r>
      </w:ins>
      <w:del w:id="71" w:author="Jack Plummer" w:date="2022-08-18T15:45:00Z">
        <w:r w:rsidDel="00C31A78">
          <w:rPr>
            <w:rFonts w:ascii="Georgia" w:hAnsi="Georgia"/>
          </w:rPr>
          <w:delText>y</w:delText>
        </w:r>
      </w:del>
      <w:r>
        <w:rPr>
          <w:rFonts w:ascii="Georgia" w:hAnsi="Georgia"/>
        </w:rPr>
        <w:t>.</w:t>
      </w:r>
      <w:ins w:id="72" w:author="Jack Plummer" w:date="2022-08-18T15:46:00Z">
        <w:r w:rsidR="00C31A78">
          <w:rPr>
            <w:rFonts w:ascii="Georgia" w:hAnsi="Georgia"/>
          </w:rPr>
          <w:t xml:space="preserve"> The</w:t>
        </w:r>
      </w:ins>
      <w:del w:id="73" w:author="Jack Plummer" w:date="2022-08-18T15:46:00Z">
        <w:r w:rsidDel="00C31A78">
          <w:rPr>
            <w:rFonts w:ascii="Georgia" w:hAnsi="Georgia"/>
          </w:rPr>
          <w:delText xml:space="preserve"> W</w:delText>
        </w:r>
      </w:del>
      <w:ins w:id="74" w:author="Jack Plummer" w:date="2022-08-18T15:46:00Z">
        <w:r w:rsidR="00C31A78">
          <w:rPr>
            <w:rFonts w:ascii="Georgia" w:hAnsi="Georgia"/>
          </w:rPr>
          <w:t xml:space="preserve"> w</w:t>
        </w:r>
      </w:ins>
      <w:r>
        <w:rPr>
          <w:rFonts w:ascii="Georgia" w:hAnsi="Georgia"/>
        </w:rPr>
        <w:t>ood bark and fruits are used to produce ‘</w:t>
      </w:r>
      <w:proofErr w:type="spellStart"/>
      <w:r>
        <w:rPr>
          <w:rStyle w:val="Emphasis"/>
          <w:rFonts w:ascii="Georgia" w:hAnsi="Georgia"/>
        </w:rPr>
        <w:t>Tsagsey</w:t>
      </w:r>
      <w:proofErr w:type="spellEnd"/>
      <w:r>
        <w:rPr>
          <w:rFonts w:ascii="Georgia" w:hAnsi="Georgia"/>
        </w:rPr>
        <w:t xml:space="preserve"> and </w:t>
      </w:r>
      <w:r>
        <w:rPr>
          <w:rStyle w:val="Emphasis"/>
          <w:rFonts w:ascii="Georgia" w:hAnsi="Georgia"/>
        </w:rPr>
        <w:t>Say-</w:t>
      </w:r>
      <w:proofErr w:type="spellStart"/>
      <w:r>
        <w:rPr>
          <w:rStyle w:val="Emphasis"/>
          <w:rFonts w:ascii="Georgia" w:hAnsi="Georgia"/>
        </w:rPr>
        <w:t>Tsi</w:t>
      </w:r>
      <w:proofErr w:type="spellEnd"/>
      <w:r>
        <w:rPr>
          <w:rStyle w:val="Emphasis"/>
          <w:rFonts w:ascii="Georgia" w:hAnsi="Georgia"/>
        </w:rPr>
        <w:t>’</w:t>
      </w:r>
      <w:r>
        <w:rPr>
          <w:rFonts w:ascii="Georgia" w:hAnsi="Georgia"/>
        </w:rPr>
        <w:t xml:space="preserve"> used in traditional Bhutanese woodcraft products</w:t>
      </w:r>
      <w:r>
        <w:rPr>
          <w:rFonts w:ascii="Georgia" w:hAnsi="Georgia"/>
        </w:rPr>
        <w:t xml:space="preserve">. </w:t>
      </w:r>
      <w:proofErr w:type="spellStart"/>
      <w:r>
        <w:rPr>
          <w:rStyle w:val="Emphasis"/>
          <w:rFonts w:ascii="Georgia" w:hAnsi="Georgia"/>
        </w:rPr>
        <w:t>Tsi</w:t>
      </w:r>
      <w:proofErr w:type="spellEnd"/>
      <w:r>
        <w:rPr>
          <w:rFonts w:ascii="Georgia" w:hAnsi="Georgia"/>
        </w:rPr>
        <w:t xml:space="preserve">, a white latex available only in August and September from this tree, is used to polish wood and fix the colour. The </w:t>
      </w:r>
      <w:proofErr w:type="spellStart"/>
      <w:r>
        <w:rPr>
          <w:rStyle w:val="Emphasis"/>
          <w:rFonts w:ascii="Georgia" w:hAnsi="Georgia"/>
        </w:rPr>
        <w:t>Tsi</w:t>
      </w:r>
      <w:proofErr w:type="spellEnd"/>
      <w:r>
        <w:rPr>
          <w:rFonts w:ascii="Georgia" w:hAnsi="Georgia"/>
        </w:rPr>
        <w:t xml:space="preserve"> is considered the soul of the product and cannot be preserved or stored (</w:t>
      </w:r>
      <w:proofErr w:type="spellStart"/>
      <w:r>
        <w:rPr>
          <w:rFonts w:ascii="Georgia" w:hAnsi="Georgia"/>
        </w:rPr>
        <w:t>Wangdi</w:t>
      </w:r>
      <w:proofErr w:type="spellEnd"/>
      <w:r>
        <w:rPr>
          <w:rFonts w:ascii="Georgia" w:hAnsi="Georgia"/>
        </w:rPr>
        <w:t xml:space="preserve"> </w:t>
      </w:r>
      <w:r>
        <w:rPr>
          <w:rStyle w:val="Emphasis"/>
          <w:rFonts w:ascii="Georgia" w:hAnsi="Georgia"/>
        </w:rPr>
        <w:t>et al.</w:t>
      </w:r>
      <w:r>
        <w:rPr>
          <w:rFonts w:ascii="Georgia" w:hAnsi="Georgia"/>
        </w:rPr>
        <w:t xml:space="preserve"> 2019). In some communities, the seeds </w:t>
      </w:r>
      <w:del w:id="75" w:author="Jack Plummer" w:date="2022-08-18T15:47:00Z">
        <w:r w:rsidDel="00C31A78">
          <w:rPr>
            <w:rFonts w:ascii="Georgia" w:hAnsi="Georgia"/>
          </w:rPr>
          <w:delText>have</w:delText>
        </w:r>
        <w:r w:rsidDel="00C31A78">
          <w:rPr>
            <w:rFonts w:ascii="Georgia" w:hAnsi="Georgia"/>
          </w:rPr>
          <w:delText xml:space="preserve"> been</w:delText>
        </w:r>
      </w:del>
      <w:ins w:id="76" w:author="Jack Plummer" w:date="2022-08-18T15:47:00Z">
        <w:r w:rsidR="00C31A78">
          <w:rPr>
            <w:rFonts w:ascii="Georgia" w:hAnsi="Georgia"/>
          </w:rPr>
          <w:t>are</w:t>
        </w:r>
      </w:ins>
      <w:r>
        <w:rPr>
          <w:rFonts w:ascii="Georgia" w:hAnsi="Georgia"/>
        </w:rPr>
        <w:t xml:space="preserve"> processed for the extraction of oil or butter which are considered as a delicacy to heat with local alcohol and drink. While this species is commonly used in the woodcraft industry, little is known about the sustainability of its harvest. Direct anth</w:t>
      </w:r>
      <w:r>
        <w:rPr>
          <w:rFonts w:ascii="Georgia" w:hAnsi="Georgia"/>
        </w:rPr>
        <w:t xml:space="preserve">ropogenic disturbance is limited as the presence of </w:t>
      </w:r>
      <w:ins w:id="77" w:author="Jack Plummer" w:date="2022-08-18T15:58:00Z">
        <w:r>
          <w:rPr>
            <w:rFonts w:ascii="Georgia" w:hAnsi="Georgia"/>
          </w:rPr>
          <w:t xml:space="preserve">the </w:t>
        </w:r>
      </w:ins>
      <w:r>
        <w:rPr>
          <w:rFonts w:ascii="Georgia" w:hAnsi="Georgia"/>
        </w:rPr>
        <w:t xml:space="preserve">volatile oil </w:t>
      </w:r>
      <w:proofErr w:type="spellStart"/>
      <w:r>
        <w:rPr>
          <w:rFonts w:ascii="Georgia" w:hAnsi="Georgia"/>
        </w:rPr>
        <w:t>Uroshiol</w:t>
      </w:r>
      <w:proofErr w:type="spellEnd"/>
      <w:r>
        <w:rPr>
          <w:rFonts w:ascii="Georgia" w:hAnsi="Georgia"/>
        </w:rPr>
        <w:t xml:space="preserve"> and white latex can cause severe dermatitis when an allergic person </w:t>
      </w:r>
      <w:proofErr w:type="gramStart"/>
      <w:r>
        <w:rPr>
          <w:rFonts w:ascii="Georgia" w:hAnsi="Georgia"/>
        </w:rPr>
        <w:t>comes into contact with</w:t>
      </w:r>
      <w:proofErr w:type="gramEnd"/>
      <w:r>
        <w:rPr>
          <w:rFonts w:ascii="Georgia" w:hAnsi="Georgia"/>
        </w:rPr>
        <w:t xml:space="preserve"> the trees (Shafqat </w:t>
      </w:r>
      <w:r>
        <w:rPr>
          <w:rStyle w:val="Emphasis"/>
          <w:rFonts w:ascii="Georgia" w:hAnsi="Georgia"/>
        </w:rPr>
        <w:t>et al.</w:t>
      </w:r>
      <w:r>
        <w:rPr>
          <w:rFonts w:ascii="Georgia" w:hAnsi="Georgia"/>
        </w:rPr>
        <w:t xml:space="preserve"> 2017, </w:t>
      </w:r>
      <w:proofErr w:type="spellStart"/>
      <w:r>
        <w:rPr>
          <w:rFonts w:ascii="Georgia" w:hAnsi="Georgia"/>
        </w:rPr>
        <w:t>Wangdi</w:t>
      </w:r>
      <w:proofErr w:type="spellEnd"/>
      <w:r>
        <w:rPr>
          <w:rFonts w:ascii="Georgia" w:hAnsi="Georgia"/>
        </w:rPr>
        <w:t xml:space="preserve"> </w:t>
      </w:r>
      <w:r>
        <w:rPr>
          <w:rStyle w:val="Emphasis"/>
          <w:rFonts w:ascii="Georgia" w:hAnsi="Georgia"/>
        </w:rPr>
        <w:t>et al.</w:t>
      </w:r>
      <w:r>
        <w:rPr>
          <w:rFonts w:ascii="Georgia" w:hAnsi="Georgia"/>
        </w:rPr>
        <w:t xml:space="preserve"> 2019). </w:t>
      </w:r>
    </w:p>
    <w:p w14:paraId="6052C680" w14:textId="77777777" w:rsidR="00000000" w:rsidRDefault="00BB39DF">
      <w:pPr>
        <w:pStyle w:val="NormalWeb"/>
        <w:divId w:val="910820740"/>
        <w:rPr>
          <w:rFonts w:ascii="Georgia" w:hAnsi="Georgia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3747"/>
        <w:gridCol w:w="1407"/>
        <w:gridCol w:w="2599"/>
      </w:tblGrid>
      <w:tr w:rsidR="00000000" w14:paraId="6CB2799A" w14:textId="77777777">
        <w:trPr>
          <w:divId w:val="91082074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2961369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Subsistence: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73871A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Rationale: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512AFC3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Local Comm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ercial: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8ED91FA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Further detail including information on economic value if available:</w:t>
            </w:r>
          </w:p>
        </w:tc>
      </w:tr>
      <w:tr w:rsidR="00000000" w14:paraId="32208535" w14:textId="77777777">
        <w:trPr>
          <w:divId w:val="910820740"/>
          <w:tblCellSpacing w:w="15" w:type="dxa"/>
        </w:trPr>
        <w:tc>
          <w:tcPr>
            <w:tcW w:w="0" w:type="auto"/>
            <w:vAlign w:val="center"/>
            <w:hideMark/>
          </w:tcPr>
          <w:p w14:paraId="1D05D7E6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4502AB" w14:textId="74EC9354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Wood bark and fruits are </w:t>
            </w:r>
            <w:del w:id="78" w:author="Jack Plummer" w:date="2022-08-18T15:46:00Z">
              <w:r w:rsidDel="00C31A78">
                <w:rPr>
                  <w:rFonts w:ascii="Georgia" w:eastAsia="Times New Roman" w:hAnsi="Georgia"/>
                  <w:sz w:val="18"/>
                  <w:szCs w:val="18"/>
                </w:rPr>
                <w:delText xml:space="preserve">used </w:delText>
              </w:r>
              <w:r w:rsidDel="00C31A78">
                <w:rPr>
                  <w:rFonts w:ascii="Georgia" w:eastAsia="Times New Roman" w:hAnsi="Georgia"/>
                  <w:sz w:val="18"/>
                  <w:szCs w:val="18"/>
                </w:rPr>
                <w:delText xml:space="preserve">to produce 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used in traditional Bhutanese woodcraft products</w:t>
            </w:r>
            <w:ins w:id="79" w:author="Jack Plummer" w:date="2022-08-18T15:47:00Z">
              <w:r w:rsidR="00C31A78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del w:id="80" w:author="Jack Plummer" w:date="2022-08-18T15:47:00Z">
              <w:r w:rsidDel="00C31A78">
                <w:rPr>
                  <w:rFonts w:ascii="Georgia" w:eastAsia="Times New Roman" w:hAnsi="Georgia"/>
                  <w:sz w:val="18"/>
                  <w:szCs w:val="18"/>
                </w:rPr>
                <w:delText xml:space="preserve">, </w:delText>
              </w:r>
              <w:r w:rsidDel="00C31A78">
                <w:rPr>
                  <w:rFonts w:ascii="Georgia" w:eastAsia="Times New Roman" w:hAnsi="Georgia"/>
                  <w:sz w:val="18"/>
                  <w:szCs w:val="18"/>
                </w:rPr>
                <w:delText xml:space="preserve">which is used 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to polish wood and fix the colour. </w:t>
            </w:r>
          </w:p>
        </w:tc>
        <w:tc>
          <w:tcPr>
            <w:tcW w:w="0" w:type="auto"/>
            <w:vAlign w:val="center"/>
            <w:hideMark/>
          </w:tcPr>
          <w:p w14:paraId="158451B6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3F62B3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4A31F9E" w14:textId="77777777" w:rsidR="00000000" w:rsidRDefault="00BB39DF">
      <w:pPr>
        <w:divId w:val="910820740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161"/>
        <w:gridCol w:w="862"/>
        <w:gridCol w:w="1307"/>
        <w:gridCol w:w="2111"/>
      </w:tblGrid>
      <w:tr w:rsidR="00000000" w14:paraId="5C467004" w14:textId="77777777">
        <w:trPr>
          <w:divId w:val="910820740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BA2D9D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End Use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00B051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Subsistence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78C494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National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E1A4199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International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05370A3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Other (please specify)</w:t>
            </w:r>
          </w:p>
        </w:tc>
      </w:tr>
      <w:tr w:rsidR="00000000" w14:paraId="76CD8F15" w14:textId="77777777">
        <w:trPr>
          <w:divId w:val="91082074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C14DFD4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 Food - human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CDDA2C2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DB9E004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ED3D6BE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FE1EFF8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D4A5A1E" w14:textId="77777777">
        <w:trPr>
          <w:divId w:val="91082074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BFD8BB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81"/>
            <w:r>
              <w:rPr>
                <w:rFonts w:ascii="Georgia" w:eastAsia="Times New Roman" w:hAnsi="Georgia"/>
                <w:sz w:val="18"/>
                <w:szCs w:val="18"/>
              </w:rPr>
              <w:t>2. Food - animal</w:t>
            </w:r>
            <w:commentRangeEnd w:id="81"/>
            <w:r w:rsidR="00C31A78">
              <w:rPr>
                <w:rStyle w:val="CommentReference"/>
                <w:sz w:val="20"/>
                <w:szCs w:val="20"/>
              </w:rPr>
              <w:commentReference w:id="81"/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D0DAEE7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0FBAB23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1E121AC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4D5BA05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6FAEFA8" w14:textId="77777777">
        <w:trPr>
          <w:divId w:val="91082074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64E3970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12. Handicrafts, jewellery, etc.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C63F7D1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226BAEE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2DE2A88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01276CE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0855645" w14:textId="77777777">
        <w:trPr>
          <w:divId w:val="910820740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F6476AE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14. Research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BACF464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5288E66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FEBB260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026E61D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F56CD2F" w14:textId="77777777" w:rsidR="00000000" w:rsidRDefault="00BB39DF">
      <w:pPr>
        <w:pStyle w:val="Heading1"/>
        <w:divId w:val="25921875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16A634B3" w14:textId="5804645F" w:rsidR="00000000" w:rsidRDefault="00BB39DF">
      <w:pPr>
        <w:pStyle w:val="NormalWeb"/>
        <w:divId w:val="259218754"/>
        <w:rPr>
          <w:rFonts w:ascii="Georgia" w:hAnsi="Georgia"/>
        </w:rPr>
      </w:pPr>
      <w:del w:id="82" w:author="Jack Plummer" w:date="2022-08-18T15:53:00Z">
        <w:r w:rsidDel="00C01BF3">
          <w:rPr>
            <w:rFonts w:ascii="Georgia" w:hAnsi="Georgia"/>
          </w:rPr>
          <w:delText>In general through biological resource use/ traditional oil extraction</w:delText>
        </w:r>
      </w:del>
      <w:ins w:id="83" w:author="Jack Plummer" w:date="2022-08-18T15:53:00Z">
        <w:r w:rsidR="00C01BF3">
          <w:rPr>
            <w:rFonts w:ascii="Georgia" w:hAnsi="Georgia"/>
          </w:rPr>
          <w:t>Threats to this species are suspected to be presented by overexploitation for its</w:t>
        </w:r>
      </w:ins>
      <w:ins w:id="84" w:author="Jack Plummer" w:date="2022-08-18T15:58:00Z">
        <w:r>
          <w:rPr>
            <w:rFonts w:ascii="Georgia" w:hAnsi="Georgia"/>
          </w:rPr>
          <w:t xml:space="preserve"> volatile oil and</w:t>
        </w:r>
      </w:ins>
      <w:ins w:id="85" w:author="Jack Plummer" w:date="2022-08-18T15:53:00Z">
        <w:r w:rsidR="00C01BF3">
          <w:rPr>
            <w:rFonts w:ascii="Georgia" w:hAnsi="Georgia"/>
          </w:rPr>
          <w:t xml:space="preserve"> latex</w:t>
        </w:r>
      </w:ins>
      <w:r>
        <w:rPr>
          <w:rFonts w:ascii="Georgia" w:hAnsi="Georgia"/>
        </w:rPr>
        <w:t>,</w:t>
      </w:r>
      <w:ins w:id="86" w:author="Jack Plummer" w:date="2022-08-18T15:53:00Z">
        <w:r w:rsidR="00C01BF3">
          <w:rPr>
            <w:rFonts w:ascii="Georgia" w:hAnsi="Georgia"/>
          </w:rPr>
          <w:t xml:space="preserve"> and habitat loss owing to</w:t>
        </w:r>
      </w:ins>
      <w:r>
        <w:rPr>
          <w:rFonts w:ascii="Georgia" w:hAnsi="Georgia"/>
        </w:rPr>
        <w:t xml:space="preserve"> agriculture </w:t>
      </w:r>
      <w:ins w:id="87" w:author="Jack Plummer" w:date="2022-08-18T15:53:00Z">
        <w:r w:rsidR="00C01BF3">
          <w:rPr>
            <w:rFonts w:ascii="Georgia" w:hAnsi="Georgia"/>
          </w:rPr>
          <w:t>and</w:t>
        </w:r>
      </w:ins>
      <w:del w:id="88" w:author="Jack Plummer" w:date="2022-08-18T15:53:00Z">
        <w:r w:rsidDel="00C01BF3">
          <w:rPr>
            <w:rFonts w:ascii="Georgia" w:hAnsi="Georgia"/>
          </w:rPr>
          <w:delText>&amp;</w:delText>
        </w:r>
      </w:del>
      <w:r>
        <w:rPr>
          <w:rFonts w:ascii="Georgia" w:hAnsi="Georgia"/>
        </w:rPr>
        <w:t xml:space="preserve"> livestock farming, timber extraction and firewood collection</w:t>
      </w:r>
      <w:ins w:id="89" w:author="Jack Plummer" w:date="2022-08-18T15:54:00Z">
        <w:r w:rsidR="00C01BF3">
          <w:rPr>
            <w:rFonts w:ascii="Georgia" w:hAnsi="Georgia"/>
          </w:rPr>
          <w:t>.</w:t>
        </w:r>
      </w:ins>
      <w:del w:id="90" w:author="Jack Plummer" w:date="2022-08-18T15:54:00Z">
        <w:r w:rsidDel="00C01BF3">
          <w:rPr>
            <w:rFonts w:ascii="Georgia" w:hAnsi="Georgia"/>
          </w:rPr>
          <w:delText> </w:delText>
        </w:r>
        <w:r w:rsidDel="00C01BF3">
          <w:rPr>
            <w:rFonts w:ascii="Georgia" w:hAnsi="Georgia"/>
          </w:rPr>
          <w:delText>is suspected a threats,</w:delText>
        </w:r>
      </w:del>
      <w:ins w:id="91" w:author="Jack Plummer" w:date="2022-08-18T15:54:00Z">
        <w:r w:rsidR="00C01BF3">
          <w:rPr>
            <w:rFonts w:ascii="Georgia" w:hAnsi="Georgia"/>
          </w:rPr>
          <w:t xml:space="preserve"> However,</w:t>
        </w:r>
      </w:ins>
      <w:r>
        <w:rPr>
          <w:rFonts w:ascii="Georgia" w:hAnsi="Georgia"/>
        </w:rPr>
        <w:t xml:space="preserve"> very little is known about the</w:t>
      </w:r>
      <w:ins w:id="92" w:author="Jack Plummer" w:date="2022-08-18T15:54:00Z">
        <w:r w:rsidR="00C01BF3">
          <w:rPr>
            <w:rFonts w:ascii="Georgia" w:hAnsi="Georgia"/>
          </w:rPr>
          <w:t xml:space="preserve"> severity of threat posed by overexploitation, and the</w:t>
        </w:r>
      </w:ins>
      <w:r>
        <w:rPr>
          <w:rFonts w:ascii="Georgia" w:hAnsi="Georgia"/>
        </w:rPr>
        <w:t xml:space="preserve"> sustainability of </w:t>
      </w:r>
      <w:del w:id="93" w:author="Jack Plummer" w:date="2022-08-18T15:54:00Z">
        <w:r w:rsidDel="00C01BF3">
          <w:rPr>
            <w:rFonts w:ascii="Georgia" w:hAnsi="Georgia"/>
          </w:rPr>
          <w:delText xml:space="preserve">its </w:delText>
        </w:r>
      </w:del>
      <w:r>
        <w:rPr>
          <w:rFonts w:ascii="Georgia" w:hAnsi="Georgia"/>
        </w:rPr>
        <w:t>harvest</w:t>
      </w:r>
      <w:ins w:id="94" w:author="Jack Plummer" w:date="2022-08-18T15:54:00Z">
        <w:r w:rsidR="00C01BF3">
          <w:rPr>
            <w:rFonts w:ascii="Georgia" w:hAnsi="Georgia"/>
          </w:rPr>
          <w:t xml:space="preserve"> of this species</w:t>
        </w:r>
      </w:ins>
      <w:r>
        <w:rPr>
          <w:rFonts w:ascii="Georgia" w:hAnsi="Georgia"/>
        </w:rPr>
        <w:t>.</w:t>
      </w:r>
    </w:p>
    <w:p w14:paraId="01407CCA" w14:textId="77777777" w:rsidR="00000000" w:rsidRDefault="00BB39DF">
      <w:pPr>
        <w:pStyle w:val="Heading2"/>
        <w:divId w:val="25921875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 xml:space="preserve">Threats Classification </w:t>
      </w:r>
      <w:r>
        <w:rPr>
          <w:rFonts w:ascii="Georgia" w:eastAsia="Times New Roman" w:hAnsi="Georgia"/>
          <w:sz w:val="27"/>
          <w:szCs w:val="27"/>
        </w:rPr>
        <w:t>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4"/>
        <w:gridCol w:w="740"/>
        <w:gridCol w:w="842"/>
        <w:gridCol w:w="842"/>
        <w:gridCol w:w="1122"/>
      </w:tblGrid>
      <w:tr w:rsidR="00000000" w14:paraId="6EF2F4E1" w14:textId="77777777">
        <w:trPr>
          <w:divId w:val="25921875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20008FB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665567B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8B39519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C6BAB3D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994FDC2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6D1A0DAF" w14:textId="77777777">
        <w:trPr>
          <w:divId w:val="259218754"/>
          <w:tblCellSpacing w:w="15" w:type="dxa"/>
        </w:trPr>
        <w:tc>
          <w:tcPr>
            <w:tcW w:w="0" w:type="auto"/>
            <w:vAlign w:val="center"/>
            <w:hideMark/>
          </w:tcPr>
          <w:p w14:paraId="03D7B09B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5.2.4. Biological resource use -&gt; Gathering terrestrial plants -&gt; Motivation Unknown/Unrecorded</w:t>
            </w:r>
          </w:p>
        </w:tc>
        <w:tc>
          <w:tcPr>
            <w:tcW w:w="0" w:type="auto"/>
            <w:vAlign w:val="center"/>
            <w:hideMark/>
          </w:tcPr>
          <w:p w14:paraId="5C70280C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55BD2AD3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520D205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725DCD6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5F8F34D6" w14:textId="77777777">
        <w:trPr>
          <w:divId w:val="259218754"/>
          <w:tblCellSpacing w:w="15" w:type="dxa"/>
        </w:trPr>
        <w:tc>
          <w:tcPr>
            <w:tcW w:w="0" w:type="auto"/>
            <w:vAlign w:val="center"/>
            <w:hideMark/>
          </w:tcPr>
          <w:p w14:paraId="3295E179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6.3. Human intrusions &amp; disturbance -&gt; Work &amp; </w:t>
            </w:r>
            <w:r>
              <w:rPr>
                <w:rFonts w:ascii="Georgia" w:eastAsia="Times New Roman" w:hAnsi="Georgia"/>
                <w:sz w:val="18"/>
                <w:szCs w:val="18"/>
              </w:rPr>
              <w:t>other activities</w:t>
            </w:r>
          </w:p>
        </w:tc>
        <w:tc>
          <w:tcPr>
            <w:tcW w:w="0" w:type="auto"/>
            <w:vAlign w:val="center"/>
            <w:hideMark/>
          </w:tcPr>
          <w:p w14:paraId="4B1D6B6E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42AF3447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6754F0C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D667598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3471DE8C" w14:textId="77777777">
        <w:trPr>
          <w:divId w:val="259218754"/>
          <w:tblCellSpacing w:w="15" w:type="dxa"/>
        </w:trPr>
        <w:tc>
          <w:tcPr>
            <w:tcW w:w="0" w:type="auto"/>
            <w:vAlign w:val="center"/>
            <w:hideMark/>
          </w:tcPr>
          <w:p w14:paraId="0EBA3A30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95"/>
            <w:r>
              <w:rPr>
                <w:rFonts w:ascii="Georgia" w:eastAsia="Times New Roman" w:hAnsi="Georgia"/>
                <w:sz w:val="18"/>
                <w:szCs w:val="18"/>
              </w:rPr>
              <w:t>7.2.11. Natural system modifications -&gt; Dams &amp; water management/use -&gt; Dams (size unknown)</w:t>
            </w:r>
            <w:commentRangeEnd w:id="95"/>
            <w:r>
              <w:rPr>
                <w:rStyle w:val="CommentReference"/>
                <w:sz w:val="20"/>
                <w:szCs w:val="20"/>
              </w:rPr>
              <w:commentReference w:id="95"/>
            </w:r>
          </w:p>
        </w:tc>
        <w:tc>
          <w:tcPr>
            <w:tcW w:w="0" w:type="auto"/>
            <w:vAlign w:val="center"/>
            <w:hideMark/>
          </w:tcPr>
          <w:p w14:paraId="39E36E51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650BE913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4F95AF7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D238022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15F7805B" w14:textId="77777777" w:rsidR="00000000" w:rsidRDefault="00BB39DF">
      <w:pPr>
        <w:pStyle w:val="Heading1"/>
        <w:divId w:val="53844382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5337823F" w14:textId="58D46E32" w:rsidR="00000000" w:rsidDel="00BB39DF" w:rsidRDefault="00BB39DF">
      <w:pPr>
        <w:pStyle w:val="NormalWeb"/>
        <w:divId w:val="538443823"/>
        <w:rPr>
          <w:del w:id="96" w:author="Jack Plummer" w:date="2022-08-18T15:55:00Z"/>
          <w:rFonts w:ascii="Georgia" w:hAnsi="Georgia"/>
        </w:rPr>
      </w:pPr>
      <w:r>
        <w:rPr>
          <w:rFonts w:ascii="Georgia" w:hAnsi="Georgia"/>
        </w:rPr>
        <w:lastRenderedPageBreak/>
        <w:t>The species has been collected</w:t>
      </w:r>
      <w:ins w:id="97" w:author="Jack Plummer" w:date="2022-08-18T15:48:00Z">
        <w:r w:rsidR="00C31A78">
          <w:rPr>
            <w:rFonts w:ascii="Georgia" w:hAnsi="Georgia"/>
          </w:rPr>
          <w:t xml:space="preserve"> </w:t>
        </w:r>
        <w:commentRangeStart w:id="98"/>
        <w:r w:rsidR="00C31A78">
          <w:rPr>
            <w:rFonts w:ascii="Georgia" w:hAnsi="Georgia"/>
          </w:rPr>
          <w:t>from protected areas?</w:t>
        </w:r>
      </w:ins>
      <w:r>
        <w:rPr>
          <w:rFonts w:ascii="Georgia" w:hAnsi="Georgia"/>
        </w:rPr>
        <w:t xml:space="preserve"> </w:t>
      </w:r>
      <w:commentRangeEnd w:id="98"/>
      <w:r w:rsidR="00C01BF3">
        <w:rPr>
          <w:rStyle w:val="CommentReference"/>
          <w:sz w:val="20"/>
          <w:szCs w:val="20"/>
        </w:rPr>
        <w:commentReference w:id="98"/>
      </w:r>
      <w:r>
        <w:rPr>
          <w:rFonts w:ascii="Georgia" w:hAnsi="Georgia"/>
        </w:rPr>
        <w:t>where passive conservation is expected</w:t>
      </w:r>
      <w:r>
        <w:rPr>
          <w:rFonts w:ascii="Georgia" w:hAnsi="Georgia"/>
        </w:rPr>
        <w:t xml:space="preserve">, but it is not known whether active management is practised (UNEP-WCMC and IUCN 2020). </w:t>
      </w:r>
    </w:p>
    <w:p w14:paraId="138C9BF5" w14:textId="6318543F" w:rsidR="00000000" w:rsidRDefault="00BB39DF" w:rsidP="00BB39DF">
      <w:pPr>
        <w:pStyle w:val="NormalWeb"/>
        <w:divId w:val="538443823"/>
        <w:rPr>
          <w:rFonts w:eastAsia="Times New Roman"/>
        </w:rPr>
        <w:pPrChange w:id="99" w:author="Jack Plummer" w:date="2022-08-18T15:55:00Z">
          <w:pPr>
            <w:divId w:val="538443823"/>
          </w:pPr>
        </w:pPrChange>
      </w:pPr>
      <w:r>
        <w:rPr>
          <w:rFonts w:eastAsia="Times New Roman"/>
        </w:rPr>
        <w:t>The species is conserved </w:t>
      </w:r>
      <w:r>
        <w:rPr>
          <w:rStyle w:val="Emphasis"/>
          <w:rFonts w:ascii="Georgia" w:eastAsia="Times New Roman" w:hAnsi="Georgia"/>
        </w:rPr>
        <w:t>ex situ</w:t>
      </w:r>
      <w:r>
        <w:rPr>
          <w:rFonts w:eastAsia="Times New Roman"/>
        </w:rPr>
        <w:t> in a living collection at two botanical garden</w:t>
      </w:r>
      <w:ins w:id="100" w:author="Jack Plummer" w:date="2022-08-18T15:48:00Z">
        <w:r w:rsidR="00C31A78">
          <w:rPr>
            <w:rFonts w:eastAsia="Times New Roman"/>
          </w:rPr>
          <w:t>s</w:t>
        </w:r>
      </w:ins>
      <w:r>
        <w:rPr>
          <w:rFonts w:eastAsia="Times New Roman"/>
        </w:rPr>
        <w:t xml:space="preserve"> (BGCI 2020).</w:t>
      </w:r>
    </w:p>
    <w:p w14:paraId="1447BD27" w14:textId="77777777" w:rsidR="00000000" w:rsidRDefault="00BB39DF">
      <w:pPr>
        <w:pStyle w:val="Heading2"/>
        <w:divId w:val="53844382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530"/>
      </w:tblGrid>
      <w:tr w:rsidR="00000000" w14:paraId="5C6CE4F6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F304F05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Action Recovery Plan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B544218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EC26631" w14:textId="77777777">
        <w:trPr>
          <w:divId w:val="538443823"/>
          <w:tblCellSpacing w:w="15" w:type="dxa"/>
        </w:trPr>
        <w:tc>
          <w:tcPr>
            <w:tcW w:w="0" w:type="auto"/>
            <w:vAlign w:val="center"/>
            <w:hideMark/>
          </w:tcPr>
          <w:p w14:paraId="0A784CF1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25CE4A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2D75419" w14:textId="77777777" w:rsidR="00000000" w:rsidRDefault="00BB39DF">
      <w:pPr>
        <w:divId w:val="538443823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530"/>
      </w:tblGrid>
      <w:tr w:rsidR="00000000" w14:paraId="02D210E5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D67DCD3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Systematic monitoring scheme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9C204F3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3188FB8" w14:textId="77777777">
        <w:trPr>
          <w:divId w:val="538443823"/>
          <w:tblCellSpacing w:w="15" w:type="dxa"/>
        </w:trPr>
        <w:tc>
          <w:tcPr>
            <w:tcW w:w="0" w:type="auto"/>
            <w:vAlign w:val="center"/>
            <w:hideMark/>
          </w:tcPr>
          <w:p w14:paraId="734484CA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4AFEB65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04E4E00" w14:textId="77777777" w:rsidR="00000000" w:rsidRDefault="00BB39DF">
      <w:pPr>
        <w:divId w:val="538443823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530"/>
      </w:tblGrid>
      <w:tr w:rsidR="00000000" w14:paraId="0F46A112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BE6892A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sites identified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132CC4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A79E95D" w14:textId="77777777">
        <w:trPr>
          <w:divId w:val="538443823"/>
          <w:tblCellSpacing w:w="15" w:type="dxa"/>
        </w:trPr>
        <w:tc>
          <w:tcPr>
            <w:tcW w:w="0" w:type="auto"/>
            <w:vAlign w:val="center"/>
            <w:hideMark/>
          </w:tcPr>
          <w:p w14:paraId="65A94214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1E94A7C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1FA9523" w14:textId="77777777" w:rsidR="00000000" w:rsidRDefault="00BB39DF">
      <w:pPr>
        <w:divId w:val="538443823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000000" w14:paraId="3516680F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DB6018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5383F65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B510C17" w14:textId="77777777">
        <w:trPr>
          <w:divId w:val="538443823"/>
          <w:tblCellSpacing w:w="15" w:type="dxa"/>
        </w:trPr>
        <w:tc>
          <w:tcPr>
            <w:tcW w:w="0" w:type="auto"/>
            <w:vAlign w:val="center"/>
            <w:hideMark/>
          </w:tcPr>
          <w:p w14:paraId="09E5042D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87BB31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F49CE8E" w14:textId="77777777" w:rsidR="00000000" w:rsidRDefault="00BB39DF">
      <w:pPr>
        <w:divId w:val="538443823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5"/>
        <w:gridCol w:w="530"/>
      </w:tblGrid>
      <w:tr w:rsidR="00000000" w14:paraId="61000457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0250C69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Percentage of population protected by PAs (0-100)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8615B1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62B1FAF" w14:textId="77777777">
        <w:trPr>
          <w:divId w:val="538443823"/>
          <w:tblCellSpacing w:w="15" w:type="dxa"/>
        </w:trPr>
        <w:tc>
          <w:tcPr>
            <w:tcW w:w="0" w:type="auto"/>
            <w:vAlign w:val="center"/>
            <w:hideMark/>
          </w:tcPr>
          <w:p w14:paraId="1BFB2E19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21-30</w:t>
            </w:r>
          </w:p>
        </w:tc>
        <w:tc>
          <w:tcPr>
            <w:tcW w:w="0" w:type="auto"/>
            <w:vAlign w:val="center"/>
            <w:hideMark/>
          </w:tcPr>
          <w:p w14:paraId="20A71469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F6B664C" w14:textId="77777777" w:rsidR="00000000" w:rsidRDefault="00BB39DF">
      <w:pPr>
        <w:divId w:val="538443823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530"/>
      </w:tblGrid>
      <w:tr w:rsidR="00000000" w14:paraId="72A6D5E9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4C6C4DB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Invasive species control or prevention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64056D7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3D4927A" w14:textId="77777777">
        <w:trPr>
          <w:divId w:val="538443823"/>
          <w:tblCellSpacing w:w="15" w:type="dxa"/>
        </w:trPr>
        <w:tc>
          <w:tcPr>
            <w:tcW w:w="0" w:type="auto"/>
            <w:vAlign w:val="center"/>
            <w:hideMark/>
          </w:tcPr>
          <w:p w14:paraId="6D5038DD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7BF95B6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BDF1C9D" w14:textId="77777777" w:rsidR="00000000" w:rsidRDefault="00BB39DF">
      <w:pPr>
        <w:pStyle w:val="Heading2"/>
        <w:divId w:val="53844382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0"/>
        <w:gridCol w:w="530"/>
      </w:tblGrid>
      <w:tr w:rsidR="00000000" w14:paraId="7B6E268F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041C7F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C62D99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9A04843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AD00AFE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3.4.2. Species management -&gt; Ex-situ conservation -&gt; Genome resource bank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51770F1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F54A3B7" w14:textId="77777777" w:rsidR="00000000" w:rsidRDefault="00BB39DF">
      <w:pPr>
        <w:pStyle w:val="Heading2"/>
        <w:divId w:val="53844382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701E3B31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5010105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290C5A8" w14:textId="77777777" w:rsidR="00000000" w:rsidRDefault="00BB39DF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09093F1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6FB7148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3386846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ABC9DF5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6051289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1.4. Research -&gt; Harvest, use &amp; livelihoods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AA8B9A3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A0D13F2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5E67D7B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0E25CA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722A7C9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ACC8BB9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5F20D57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589C488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1F6884A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3.2. Monitoring -&gt; Harvest level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50647CB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DEF4AE6" w14:textId="77777777">
        <w:trPr>
          <w:divId w:val="53844382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CFD1348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</w:t>
            </w:r>
            <w:r>
              <w:rPr>
                <w:rFonts w:ascii="Georgia" w:eastAsia="Times New Roman" w:hAnsi="Georgia"/>
                <w:sz w:val="18"/>
                <w:szCs w:val="18"/>
              </w:rPr>
              <w:t>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D9634DD" w14:textId="77777777" w:rsidR="00000000" w:rsidRDefault="00BB39DF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676C592" w14:textId="77777777" w:rsidR="00000000" w:rsidRDefault="00BB39DF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237BAA40" w14:textId="48F8B521" w:rsidR="00000000" w:rsidRDefault="00BB39DF">
      <w:pPr>
        <w:pStyle w:val="NormalWeb"/>
        <w:divId w:val="1719670698"/>
        <w:rPr>
          <w:rFonts w:ascii="Georgia" w:hAnsi="Georgia"/>
        </w:rPr>
      </w:pPr>
      <w:r>
        <w:rPr>
          <w:rFonts w:ascii="Georgia" w:hAnsi="Georgia"/>
        </w:rPr>
        <w:t xml:space="preserve">- BGCI. 2021.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London: Botanic Gardens Conservation </w:t>
      </w:r>
      <w:proofErr w:type="gramStart"/>
      <w:r>
        <w:rPr>
          <w:rFonts w:ascii="Georgia" w:hAnsi="Georgia"/>
        </w:rPr>
        <w:t>International .</w:t>
      </w:r>
      <w:proofErr w:type="gramEnd"/>
      <w:r>
        <w:rPr>
          <w:rFonts w:ascii="Georgia" w:hAnsi="Georgia"/>
        </w:rPr>
        <w:t xml:space="preserve"> Available at: </w:t>
      </w:r>
      <w:r>
        <w:rPr>
          <w:rFonts w:ascii="Georgia" w:hAnsi="Georgia"/>
        </w:rPr>
        <w:fldChar w:fldCharType="begin"/>
      </w:r>
      <w:ins w:id="101" w:author="Jack Plummer" w:date="2022-08-18T15:59:00Z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Programme/Bhutan/Bhutan reviews/www.bgci.org/plant_search.php."</w:instrText>
        </w:r>
      </w:ins>
      <w:del w:id="102" w:author="Jack Plummer" w:date="2022-08-18T15:59:00Z">
        <w:r w:rsidDel="00BB39DF">
          <w:rPr>
            <w:rFonts w:ascii="Georgia" w:hAnsi="Georgia"/>
          </w:rPr>
          <w:delInstrText xml:space="preserve"> </w:delInstrText>
        </w:r>
        <w:r w:rsidDel="00BB39DF">
          <w:rPr>
            <w:rFonts w:ascii="Georgia" w:hAnsi="Georgia"/>
          </w:rPr>
          <w:delInstrText>HYPERLINK " www.bgci.org/plant_search.php."</w:delInstrText>
        </w:r>
        <w:r w:rsidDel="00BB39DF">
          <w:rPr>
            <w:rFonts w:ascii="Georgia" w:hAnsi="Georgia"/>
          </w:rPr>
          <w:delInstrText xml:space="preserve"> </w:delInstrText>
        </w:r>
      </w:del>
      <w:ins w:id="103" w:author="Jack Plummer" w:date="2022-08-18T15:59:00Z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>www.bgci.org/plant_search.php.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p w14:paraId="5A3F16C4" w14:textId="0C105221" w:rsidR="00000000" w:rsidRDefault="00BB39DF">
      <w:pPr>
        <w:pStyle w:val="NormalWeb"/>
        <w:divId w:val="1719670698"/>
        <w:rPr>
          <w:rFonts w:ascii="Georgia" w:hAnsi="Georgia"/>
        </w:rPr>
      </w:pPr>
      <w:r>
        <w:rPr>
          <w:rFonts w:ascii="Georgia" w:hAnsi="Georgia"/>
        </w:rPr>
        <w:lastRenderedPageBreak/>
        <w:t xml:space="preserve">BGCI. 2021.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>. London: Botanic Gardens</w:t>
      </w:r>
      <w:r>
        <w:rPr>
          <w:rFonts w:ascii="Georgia" w:hAnsi="Georgia"/>
        </w:rPr>
        <w:t xml:space="preserve"> Conservation </w:t>
      </w:r>
      <w:proofErr w:type="gramStart"/>
      <w:r>
        <w:rPr>
          <w:rFonts w:ascii="Georgia" w:hAnsi="Georgia"/>
        </w:rPr>
        <w:t>International .</w:t>
      </w:r>
      <w:proofErr w:type="gramEnd"/>
      <w:r>
        <w:rPr>
          <w:rFonts w:ascii="Georgia" w:hAnsi="Georgia"/>
        </w:rPr>
        <w:t xml:space="preserve"> Available at: </w:t>
      </w:r>
      <w:r>
        <w:rPr>
          <w:rFonts w:ascii="Georgia" w:hAnsi="Georgia"/>
        </w:rPr>
        <w:fldChar w:fldCharType="begin"/>
      </w:r>
      <w:ins w:id="104" w:author="Jack Plummer" w:date="2022-08-18T15:59:00Z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Programme/Bhutan/Bhutan reviews/www.bgci.org/plant_search.php"</w:instrText>
        </w:r>
      </w:ins>
      <w:del w:id="105" w:author="Jack Plummer" w:date="2022-08-18T15:59:00Z">
        <w:r w:rsidDel="00BB39DF">
          <w:rPr>
            <w:rFonts w:ascii="Georgia" w:hAnsi="Georgia"/>
          </w:rPr>
          <w:delInstrText xml:space="preserve"> </w:delInstrText>
        </w:r>
        <w:r w:rsidDel="00BB39DF">
          <w:rPr>
            <w:rFonts w:ascii="Georgia" w:hAnsi="Georgia"/>
          </w:rPr>
          <w:delInstrText>HYPERLINK "www.bgci.org/plant_search.php"</w:delInstrText>
        </w:r>
        <w:r w:rsidDel="00BB39DF">
          <w:rPr>
            <w:rFonts w:ascii="Georgia" w:hAnsi="Georgia"/>
          </w:rPr>
          <w:delInstrText xml:space="preserve"> </w:delInstrText>
        </w:r>
      </w:del>
      <w:ins w:id="106" w:author="Jack Plummer" w:date="2022-08-18T15:59:00Z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>www.bgci.org/plant_search.php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p w14:paraId="41594A4D" w14:textId="77777777" w:rsidR="00000000" w:rsidRDefault="00BB39DF">
      <w:pPr>
        <w:pStyle w:val="NormalWeb"/>
        <w:divId w:val="1719670698"/>
        <w:rPr>
          <w:rFonts w:ascii="Georgia" w:hAnsi="Georgia"/>
        </w:rPr>
      </w:pPr>
      <w:r>
        <w:rPr>
          <w:rFonts w:ascii="Georgia" w:hAnsi="Georgia"/>
        </w:rPr>
        <w:t xml:space="preserve">GBIF. 2021. Global Biodiversity Information Facility (GBIF) data portal. Collection of online herbarium specimens. Available at: </w:t>
      </w:r>
      <w:hyperlink r:id="rId14" w:history="1">
        <w:r>
          <w:rPr>
            <w:rStyle w:val="Hyperlink"/>
            <w:rFonts w:ascii="Georgia" w:hAnsi="Georgia"/>
          </w:rPr>
          <w:t>http://data.gbif.org.</w:t>
        </w:r>
      </w:hyperlink>
      <w:r>
        <w:rPr>
          <w:rFonts w:ascii="Georgia" w:hAnsi="Georgia"/>
        </w:rPr>
        <w:t xml:space="preserve">. </w:t>
      </w:r>
    </w:p>
    <w:p w14:paraId="1984316F" w14:textId="77777777" w:rsidR="00000000" w:rsidRDefault="00BB39DF">
      <w:pPr>
        <w:pStyle w:val="NormalWeb"/>
        <w:divId w:val="1719670698"/>
        <w:rPr>
          <w:rFonts w:ascii="Georgia" w:hAnsi="Georgia"/>
        </w:rPr>
      </w:pPr>
      <w:r>
        <w:rPr>
          <w:rFonts w:ascii="Georgia" w:hAnsi="Georgia"/>
        </w:rPr>
        <w:t xml:space="preserve">Grierson, A.J.C. and Long, D.G. 1991. </w:t>
      </w:r>
      <w:r>
        <w:rPr>
          <w:rFonts w:ascii="Georgia" w:hAnsi="Georgia"/>
          <w:i/>
          <w:iCs/>
        </w:rPr>
        <w:t>Flora of Bhutan Volume 2 Part 1</w:t>
      </w:r>
      <w:r>
        <w:rPr>
          <w:rFonts w:ascii="Georgia" w:hAnsi="Georgia"/>
        </w:rPr>
        <w:t>. Edinburgh and Royal Government of Bhutan, Edinburgh.</w:t>
      </w:r>
    </w:p>
    <w:p w14:paraId="7F693168" w14:textId="77777777" w:rsidR="00000000" w:rsidRDefault="00BB39DF">
      <w:pPr>
        <w:pStyle w:val="NormalWeb"/>
        <w:divId w:val="1719670698"/>
        <w:rPr>
          <w:rFonts w:ascii="Georgia" w:hAnsi="Georgia"/>
        </w:rPr>
      </w:pPr>
      <w:r>
        <w:rPr>
          <w:rFonts w:ascii="Georgia" w:hAnsi="Georgia"/>
        </w:rPr>
        <w:t xml:space="preserve">Ming Tien </w:t>
      </w:r>
      <w:proofErr w:type="spellStart"/>
      <w:r>
        <w:rPr>
          <w:rFonts w:ascii="Georgia" w:hAnsi="Georgia"/>
        </w:rPr>
        <w:t>lu</w:t>
      </w:r>
      <w:proofErr w:type="spellEnd"/>
      <w:r>
        <w:rPr>
          <w:rFonts w:ascii="Georgia" w:hAnsi="Georgia"/>
        </w:rPr>
        <w:t xml:space="preserve"> &amp; Anders. 2008. </w:t>
      </w:r>
      <w:proofErr w:type="spellStart"/>
      <w:r>
        <w:rPr>
          <w:rFonts w:ascii="Georgia" w:hAnsi="Georgia"/>
        </w:rPr>
        <w:t>Anacardiaceae</w:t>
      </w:r>
      <w:proofErr w:type="spellEnd"/>
      <w:r>
        <w:rPr>
          <w:rFonts w:ascii="Georgia" w:hAnsi="Georgia"/>
        </w:rPr>
        <w:t xml:space="preserve">. In: Cheng Mien &amp; Ming Tien </w:t>
      </w:r>
      <w:proofErr w:type="spellStart"/>
      <w:r>
        <w:rPr>
          <w:rFonts w:ascii="Georgia" w:hAnsi="Georgia"/>
        </w:rPr>
        <w:t>lu</w:t>
      </w:r>
      <w:proofErr w:type="spellEnd"/>
      <w:r>
        <w:rPr>
          <w:rFonts w:ascii="Georgia" w:hAnsi="Georgia"/>
        </w:rPr>
        <w:t xml:space="preserve">, </w:t>
      </w:r>
      <w:r>
        <w:rPr>
          <w:rFonts w:ascii="Georgia" w:hAnsi="Georgia"/>
        </w:rPr>
        <w:t xml:space="preserve">eds., Flora of China. </w:t>
      </w:r>
      <w:proofErr w:type="spellStart"/>
      <w:r>
        <w:rPr>
          <w:rFonts w:ascii="Georgia" w:hAnsi="Georgia"/>
          <w:i/>
          <w:iCs/>
        </w:rPr>
        <w:t>Popularis</w:t>
      </w:r>
      <w:proofErr w:type="spellEnd"/>
      <w:r>
        <w:rPr>
          <w:rFonts w:ascii="Georgia" w:hAnsi="Georgia"/>
          <w:i/>
          <w:iCs/>
        </w:rPr>
        <w:t xml:space="preserve"> Sin</w:t>
      </w:r>
      <w:r>
        <w:rPr>
          <w:rFonts w:ascii="Georgia" w:hAnsi="Georgia"/>
        </w:rPr>
        <w:t xml:space="preserve"> 45(1): 66-135.</w:t>
      </w:r>
    </w:p>
    <w:p w14:paraId="01996AEE" w14:textId="77777777" w:rsidR="00000000" w:rsidRDefault="00BB39DF">
      <w:pPr>
        <w:pStyle w:val="NormalWeb"/>
        <w:divId w:val="1719670698"/>
        <w:rPr>
          <w:rFonts w:ascii="Georgia" w:hAnsi="Georgia"/>
        </w:rPr>
      </w:pPr>
      <w:r>
        <w:rPr>
          <w:rFonts w:ascii="Georgia" w:hAnsi="Georgia"/>
        </w:rPr>
        <w:t xml:space="preserve">POWO. 2019. Plants of the World Online. Facilitated by the Royal Botanic Gardens, Kew. Available at: </w:t>
      </w:r>
      <w:hyperlink r:id="rId15" w:history="1">
        <w:r>
          <w:rPr>
            <w:rStyle w:val="Hyperlink"/>
            <w:rFonts w:ascii="Georgia" w:hAnsi="Georgia"/>
          </w:rPr>
          <w:t>http://www.plantsoftheworldonline.org/</w:t>
        </w:r>
      </w:hyperlink>
      <w:r>
        <w:rPr>
          <w:rFonts w:ascii="Georgia" w:hAnsi="Georgia"/>
        </w:rPr>
        <w:t xml:space="preserve">. </w:t>
      </w:r>
    </w:p>
    <w:p w14:paraId="75A7E195" w14:textId="5C986A7D" w:rsidR="00000000" w:rsidRDefault="00BB39DF">
      <w:pPr>
        <w:pStyle w:val="NormalWeb"/>
        <w:divId w:val="1719670698"/>
        <w:rPr>
          <w:rFonts w:ascii="Georgia" w:hAnsi="Georgia"/>
        </w:rPr>
      </w:pPr>
      <w:r>
        <w:rPr>
          <w:rFonts w:ascii="Georgia" w:hAnsi="Georgia"/>
        </w:rPr>
        <w:t>Protecte</w:t>
      </w:r>
      <w:r>
        <w:rPr>
          <w:rFonts w:ascii="Georgia" w:hAnsi="Georgia"/>
        </w:rPr>
        <w:t xml:space="preserve">d Planet. 2021. Protected Planet: The World Database on Protected Areas (WDPA). Cambridge, </w:t>
      </w:r>
      <w:proofErr w:type="gramStart"/>
      <w:r>
        <w:rPr>
          <w:rFonts w:ascii="Georgia" w:hAnsi="Georgia"/>
        </w:rPr>
        <w:t>UK .</w:t>
      </w:r>
      <w:proofErr w:type="gramEnd"/>
      <w:r>
        <w:rPr>
          <w:rFonts w:ascii="Georgia" w:hAnsi="Georgia"/>
        </w:rPr>
        <w:t xml:space="preserve"> Available at: </w:t>
      </w:r>
      <w:r>
        <w:rPr>
          <w:rFonts w:ascii="Georgia" w:hAnsi="Georgia"/>
        </w:rPr>
        <w:fldChar w:fldCharType="begin"/>
      </w:r>
      <w:ins w:id="107" w:author="Jack Plummer" w:date="2022-08-18T15:59:00Z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Programme/Bhutan/Bhutan reviews/www.protectedplanet.net. (Accessed: 2021)"</w:instrText>
        </w:r>
      </w:ins>
      <w:del w:id="108" w:author="Jack Plummer" w:date="2022-08-18T15:59:00Z">
        <w:r w:rsidDel="00BB39DF">
          <w:rPr>
            <w:rFonts w:ascii="Georgia" w:hAnsi="Georgia"/>
          </w:rPr>
          <w:delInstrText xml:space="preserve"> </w:delInstrText>
        </w:r>
        <w:r w:rsidDel="00BB39DF">
          <w:rPr>
            <w:rFonts w:ascii="Georgia" w:hAnsi="Georgia"/>
          </w:rPr>
          <w:delInstrText>HYPERLINK "www.protectedplanet.net. (Accessed: 2021)"</w:delInstrText>
        </w:r>
        <w:r w:rsidDel="00BB39DF">
          <w:rPr>
            <w:rFonts w:ascii="Georgia" w:hAnsi="Georgia"/>
          </w:rPr>
          <w:delInstrText xml:space="preserve"> </w:delInstrText>
        </w:r>
      </w:del>
      <w:ins w:id="109" w:author="Jack Plummer" w:date="2022-08-18T15:59:00Z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>www.protectedplanet.net. (Accessed: 2021)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p w14:paraId="44860904" w14:textId="77777777" w:rsidR="00000000" w:rsidRDefault="00BB39DF">
      <w:pPr>
        <w:pStyle w:val="NormalWeb"/>
        <w:divId w:val="1719670698"/>
        <w:rPr>
          <w:rFonts w:ascii="Georgia" w:hAnsi="Georgia"/>
        </w:rPr>
      </w:pPr>
      <w:proofErr w:type="spellStart"/>
      <w:r>
        <w:rPr>
          <w:rFonts w:ascii="Georgia" w:hAnsi="Georgia"/>
        </w:rPr>
        <w:t>Wangdi</w:t>
      </w:r>
      <w:proofErr w:type="spellEnd"/>
      <w:r>
        <w:rPr>
          <w:rFonts w:ascii="Georgia" w:hAnsi="Georgia"/>
        </w:rPr>
        <w:t xml:space="preserve"> S, </w:t>
      </w:r>
      <w:proofErr w:type="spellStart"/>
      <w:r>
        <w:rPr>
          <w:rFonts w:ascii="Georgia" w:hAnsi="Georgia"/>
        </w:rPr>
        <w:t>Yezer</w:t>
      </w:r>
      <w:proofErr w:type="spellEnd"/>
      <w:r>
        <w:rPr>
          <w:rFonts w:ascii="Georgia" w:hAnsi="Georgia"/>
        </w:rPr>
        <w:t xml:space="preserve">, </w:t>
      </w:r>
      <w:proofErr w:type="spellStart"/>
      <w:r>
        <w:rPr>
          <w:rFonts w:ascii="Georgia" w:hAnsi="Georgia"/>
        </w:rPr>
        <w:t>Galay</w:t>
      </w:r>
      <w:proofErr w:type="spellEnd"/>
      <w:r>
        <w:rPr>
          <w:rFonts w:ascii="Georgia" w:hAnsi="Georgia"/>
        </w:rPr>
        <w:t xml:space="preserve"> P, </w:t>
      </w:r>
      <w:proofErr w:type="spellStart"/>
      <w:r>
        <w:rPr>
          <w:rFonts w:ascii="Georgia" w:hAnsi="Georgia"/>
        </w:rPr>
        <w:t>Jamtsho</w:t>
      </w:r>
      <w:proofErr w:type="spellEnd"/>
      <w:r>
        <w:rPr>
          <w:rFonts w:ascii="Georgia" w:hAnsi="Georgia"/>
        </w:rPr>
        <w:t xml:space="preserve"> T, </w:t>
      </w:r>
      <w:proofErr w:type="spellStart"/>
      <w:r>
        <w:rPr>
          <w:rFonts w:ascii="Georgia" w:hAnsi="Georgia"/>
        </w:rPr>
        <w:t>Choki</w:t>
      </w:r>
      <w:proofErr w:type="spellEnd"/>
      <w:r>
        <w:rPr>
          <w:rFonts w:ascii="Georgia" w:hAnsi="Georgia"/>
        </w:rPr>
        <w:t xml:space="preserve"> K</w:t>
      </w:r>
      <w:r>
        <w:rPr>
          <w:rFonts w:ascii="Georgia" w:hAnsi="Georgia"/>
        </w:rPr>
        <w:t xml:space="preserve"> &amp; </w:t>
      </w:r>
      <w:proofErr w:type="spellStart"/>
      <w:r>
        <w:rPr>
          <w:rFonts w:ascii="Georgia" w:hAnsi="Georgia"/>
        </w:rPr>
        <w:t>Phuntsho</w:t>
      </w:r>
      <w:proofErr w:type="spellEnd"/>
      <w:r>
        <w:rPr>
          <w:rFonts w:ascii="Georgia" w:hAnsi="Georgia"/>
        </w:rPr>
        <w:t xml:space="preserve"> P. 2019. The Practice of </w:t>
      </w:r>
      <w:proofErr w:type="spellStart"/>
      <w:r>
        <w:rPr>
          <w:rFonts w:ascii="Georgia" w:hAnsi="Georgia"/>
        </w:rPr>
        <w:t>Dapa</w:t>
      </w:r>
      <w:proofErr w:type="spellEnd"/>
      <w:r>
        <w:rPr>
          <w:rFonts w:ascii="Georgia" w:hAnsi="Georgia"/>
        </w:rPr>
        <w:t xml:space="preserve"> Making: A Case Study from </w:t>
      </w:r>
      <w:proofErr w:type="spellStart"/>
      <w:r>
        <w:rPr>
          <w:rFonts w:ascii="Georgia" w:hAnsi="Georgia"/>
        </w:rPr>
        <w:t>Trashiyangtse</w:t>
      </w:r>
      <w:proofErr w:type="spellEnd"/>
      <w:r>
        <w:rPr>
          <w:rFonts w:ascii="Georgia" w:hAnsi="Georgia"/>
        </w:rPr>
        <w:t xml:space="preserve"> in Bhutan</w:t>
      </w:r>
      <w:proofErr w:type="gramStart"/>
      <w:r>
        <w:rPr>
          <w:rFonts w:ascii="Georgia" w:hAnsi="Georgia"/>
        </w:rPr>
        <w:t>. .</w:t>
      </w:r>
      <w:proofErr w:type="gramEnd"/>
      <w:r>
        <w:rPr>
          <w:rFonts w:ascii="Georgia" w:hAnsi="Georgia"/>
        </w:rPr>
        <w:t xml:space="preserve"> </w:t>
      </w:r>
      <w:r>
        <w:rPr>
          <w:rFonts w:ascii="Georgia" w:hAnsi="Georgia"/>
          <w:i/>
          <w:iCs/>
        </w:rPr>
        <w:t xml:space="preserve">IOSR Journal Of Humanities And Social Science </w:t>
      </w:r>
      <w:r>
        <w:rPr>
          <w:rFonts w:ascii="Georgia" w:hAnsi="Georgia"/>
        </w:rPr>
        <w:t>24(11-</w:t>
      </w:r>
      <w:proofErr w:type="gramStart"/>
      <w:r>
        <w:rPr>
          <w:rFonts w:ascii="Georgia" w:hAnsi="Georgia"/>
        </w:rPr>
        <w:t>7 )</w:t>
      </w:r>
      <w:proofErr w:type="gramEnd"/>
      <w:r>
        <w:rPr>
          <w:rFonts w:ascii="Georgia" w:hAnsi="Georgia"/>
        </w:rPr>
        <w:t>: 16-37.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5" w:author="Jack Plummer" w:date="2022-08-18T15:29:00Z" w:initials="JP">
    <w:p w14:paraId="38247C76" w14:textId="77777777" w:rsidR="0023519D" w:rsidRDefault="0023519D" w:rsidP="00242D38">
      <w:pPr>
        <w:pStyle w:val="CommentText"/>
      </w:pPr>
      <w:r>
        <w:rPr>
          <w:rStyle w:val="CommentReference"/>
        </w:rPr>
        <w:annotationRef/>
      </w:r>
      <w:r>
        <w:t>Quality of habitat (iii) or number of individuals (v) or both?</w:t>
      </w:r>
    </w:p>
  </w:comment>
  <w:comment w:id="47" w:author="Jack Plummer" w:date="2022-08-18T15:40:00Z" w:initials="JP">
    <w:p w14:paraId="6CE225AC" w14:textId="77777777" w:rsidR="00066187" w:rsidRDefault="00066187" w:rsidP="00986465">
      <w:pPr>
        <w:pStyle w:val="CommentText"/>
      </w:pPr>
      <w:r>
        <w:rPr>
          <w:rStyle w:val="CommentReference"/>
        </w:rPr>
        <w:annotationRef/>
      </w:r>
      <w:r>
        <w:t>Needs update</w:t>
      </w:r>
    </w:p>
  </w:comment>
  <w:comment w:id="48" w:author="Jack Plummer" w:date="2022-08-18T15:44:00Z" w:initials="JP">
    <w:p w14:paraId="1126E6D4" w14:textId="77777777" w:rsidR="00066187" w:rsidRDefault="00066187" w:rsidP="00F52178">
      <w:pPr>
        <w:pStyle w:val="CommentText"/>
      </w:pPr>
      <w:r>
        <w:rPr>
          <w:rStyle w:val="CommentReference"/>
        </w:rPr>
        <w:annotationRef/>
      </w:r>
      <w:r>
        <w:t>May also want to tick 'Continuing decline in number of mature individuals' = yes (inferred)</w:t>
      </w:r>
    </w:p>
  </w:comment>
  <w:comment w:id="81" w:author="Jack Plummer" w:date="2022-08-18T15:48:00Z" w:initials="JP">
    <w:p w14:paraId="52B7421E" w14:textId="77777777" w:rsidR="00C31A78" w:rsidRDefault="00C31A78" w:rsidP="00A96DF3">
      <w:pPr>
        <w:pStyle w:val="CommentText"/>
      </w:pPr>
      <w:r>
        <w:rPr>
          <w:rStyle w:val="CommentReference"/>
        </w:rPr>
        <w:annotationRef/>
      </w:r>
      <w:r>
        <w:t>Probably remove (if relating to wild animals)</w:t>
      </w:r>
    </w:p>
  </w:comment>
  <w:comment w:id="95" w:author="Jack Plummer" w:date="2022-08-18T15:55:00Z" w:initials="JP">
    <w:p w14:paraId="1750EC77" w14:textId="77777777" w:rsidR="00BB39DF" w:rsidRDefault="00BB39DF" w:rsidP="007C612B">
      <w:pPr>
        <w:pStyle w:val="CommentText"/>
      </w:pPr>
      <w:r>
        <w:rPr>
          <w:rStyle w:val="CommentReference"/>
        </w:rPr>
        <w:annotationRef/>
      </w:r>
      <w:r>
        <w:t>These don't match the above</w:t>
      </w:r>
    </w:p>
  </w:comment>
  <w:comment w:id="98" w:author="Jack Plummer" w:date="2022-08-18T15:52:00Z" w:initials="JP">
    <w:p w14:paraId="71DA4325" w14:textId="3F1BAD72" w:rsidR="00C01BF3" w:rsidRDefault="00C01BF3" w:rsidP="00102572">
      <w:pPr>
        <w:pStyle w:val="CommentText"/>
      </w:pPr>
      <w:r>
        <w:rPr>
          <w:rStyle w:val="CommentReference"/>
        </w:rPr>
        <w:annotationRef/>
      </w:r>
      <w:r>
        <w:t>Maybe name these as there must only be few?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8247C76" w15:done="0"/>
  <w15:commentEx w15:paraId="6CE225AC" w15:done="0"/>
  <w15:commentEx w15:paraId="1126E6D4" w15:done="0"/>
  <w15:commentEx w15:paraId="52B7421E" w15:done="0"/>
  <w15:commentEx w15:paraId="1750EC77" w15:done="0"/>
  <w15:commentEx w15:paraId="71DA43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A8D95A" w16cex:dateUtc="2022-08-18T14:29:00Z"/>
  <w16cex:commentExtensible w16cex:durableId="26A8DBDF" w16cex:dateUtc="2022-08-18T14:40:00Z"/>
  <w16cex:commentExtensible w16cex:durableId="26A8DCD0" w16cex:dateUtc="2022-08-18T14:44:00Z"/>
  <w16cex:commentExtensible w16cex:durableId="26A8DDC4" w16cex:dateUtc="2022-08-18T14:48:00Z"/>
  <w16cex:commentExtensible w16cex:durableId="26A8DF5A" w16cex:dateUtc="2022-08-18T14:55:00Z"/>
  <w16cex:commentExtensible w16cex:durableId="26A8DED9" w16cex:dateUtc="2022-08-18T14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8247C76" w16cid:durableId="26A8D95A"/>
  <w16cid:commentId w16cid:paraId="6CE225AC" w16cid:durableId="26A8DBDF"/>
  <w16cid:commentId w16cid:paraId="1126E6D4" w16cid:durableId="26A8DCD0"/>
  <w16cid:commentId w16cid:paraId="52B7421E" w16cid:durableId="26A8DDC4"/>
  <w16cid:commentId w16cid:paraId="1750EC77" w16cid:durableId="26A8DF5A"/>
  <w16cid:commentId w16cid:paraId="71DA4325" w16cid:durableId="26A8DE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7B"/>
    <w:rsid w:val="00066187"/>
    <w:rsid w:val="0023519D"/>
    <w:rsid w:val="00756A35"/>
    <w:rsid w:val="00AD1E7B"/>
    <w:rsid w:val="00BB39DF"/>
    <w:rsid w:val="00C01BF3"/>
    <w:rsid w:val="00C3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AAAAF5"/>
  <w15:chartTrackingRefBased/>
  <w15:docId w15:val="{C1525B1F-A7E3-4220-A4FD-CF44CD71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eastAsiaTheme="minorEastAsia"/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AD1E7B"/>
    <w:rPr>
      <w:rFonts w:eastAsiaTheme="minorEastAsia"/>
      <w:sz w:val="24"/>
      <w:szCs w:val="24"/>
    </w:rPr>
  </w:style>
  <w:style w:type="character" w:customStyle="1" w:styleId="normaltextrun">
    <w:name w:val="normaltextrun"/>
    <w:basedOn w:val="DefaultParagraphFont"/>
    <w:rsid w:val="00756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35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8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43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5649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586887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20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7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70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9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openxmlformats.org/officeDocument/2006/relationships/hyperlink" Target="http://www.plantsoftheworldonline.org/" TargetMode="Externa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https://rbgkew.sharepoint.com/sites/KewPlantAssessment2022-2/Shared%20Documents/General/Projects/Threatened%20Biodiversity%20Hotspots%20Programme/resources/redListLogo.jpg" TargetMode="External"/><Relationship Id="rId14" Type="http://schemas.openxmlformats.org/officeDocument/2006/relationships/hyperlink" Target="http://data.gbif.org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747200-3F9F-4B3E-B880-892D945A9D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f78d0-e5c4-40ba-9879-1115501c63e5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06FF3E-7E27-4BE6-A1B6-9E0E54689701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DA94596D-94CB-46C1-B734-7463B93216AA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A2ACD0F-4325-46EB-BC94-14DECEE3EDA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E550770-08BD-4820-81EE-ACFB9BD6C085}">
  <ds:schemaRefs>
    <ds:schemaRef ds:uri="http://purl.org/dc/elements/1.1/"/>
    <ds:schemaRef ds:uri="590658d6-28a4-43df-8461-354b94568f6c"/>
    <ds:schemaRef ds:uri="3174fa65-5130-4218-be7b-3006b691958f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150f78d0-e5c4-40ba-9879-1115501c63e5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1447</Words>
  <Characters>9131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Toxicodendron acuminatum</vt:lpstr>
    </vt:vector>
  </TitlesOfParts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Toxicodendron acuminatum</dc:title>
  <dc:subject/>
  <dc:creator>Jack Plummer</dc:creator>
  <cp:keywords/>
  <dc:description/>
  <cp:lastModifiedBy>Jack Plummer</cp:lastModifiedBy>
  <cp:revision>2</cp:revision>
  <dcterms:created xsi:type="dcterms:W3CDTF">2022-08-18T14:59:00Z</dcterms:created>
  <dcterms:modified xsi:type="dcterms:W3CDTF">2022-08-18T14:59:00Z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