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5.xml" ContentType="application/vnd.openxmlformats-officedocument.customXml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6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E1BB8" w14:textId="77777777" w:rsidR="00000000" w:rsidRDefault="00000000">
      <w:pPr>
        <w:jc w:val="center"/>
        <w:divId w:val="611128146"/>
        <w:rPr>
          <w:rFonts w:ascii="Georgia" w:eastAsia="Times New Roman" w:hAnsi="Georgia"/>
          <w:b/>
          <w:bCs/>
          <w:sz w:val="29"/>
          <w:szCs w:val="29"/>
        </w:rPr>
      </w:pPr>
      <w:r>
        <w:rPr>
          <w:rFonts w:ascii="Georgia" w:eastAsia="Times New Roman" w:hAnsi="Georgia"/>
          <w:b/>
          <w:bCs/>
          <w:sz w:val="29"/>
          <w:szCs w:val="29"/>
        </w:rPr>
        <w:t>Draft</w:t>
      </w:r>
    </w:p>
    <w:p w14:paraId="5C4A61E5" w14:textId="77777777" w:rsidR="00000000" w:rsidRDefault="00000000">
      <w:pPr>
        <w:divId w:val="1294167612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noProof/>
          <w:sz w:val="18"/>
          <w:szCs w:val="18"/>
        </w:rPr>
        <w:drawing>
          <wp:inline distT="0" distB="0" distL="0" distR="0" wp14:anchorId="7F422A01" wp14:editId="285275E8">
            <wp:extent cx="326390" cy="326390"/>
            <wp:effectExtent l="0" t="0" r="0" b="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" cy="32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A785E" w14:textId="77777777" w:rsidR="00000000" w:rsidRDefault="00000000">
      <w:pPr>
        <w:shd w:val="clear" w:color="auto" w:fill="FFFFFF"/>
        <w:spacing w:before="100" w:beforeAutospacing="1" w:after="100" w:afterAutospacing="1"/>
        <w:jc w:val="right"/>
        <w:outlineLvl w:val="1"/>
        <w:divId w:val="1294167612"/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</w:pPr>
      <w:proofErr w:type="spellStart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Microchirita</w:t>
      </w:r>
      <w:proofErr w:type="spellEnd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</w:t>
      </w:r>
      <w:proofErr w:type="spellStart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hypocrateriformis</w:t>
      </w:r>
      <w:proofErr w:type="spellEnd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- </w:t>
      </w:r>
      <w:proofErr w:type="spellStart"/>
      <w:proofErr w:type="gramStart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C.Puglisi</w:t>
      </w:r>
      <w:proofErr w:type="spellEnd"/>
      <w:proofErr w:type="gramEnd"/>
    </w:p>
    <w:p w14:paraId="3D087063" w14:textId="77777777" w:rsidR="00000000" w:rsidRDefault="00000000">
      <w:pPr>
        <w:jc w:val="right"/>
        <w:divId w:val="1294167612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sz w:val="18"/>
          <w:szCs w:val="18"/>
        </w:rPr>
        <w:t xml:space="preserve">PLANTAE - TRACHEOPHYTA - MAGNOLIOPSIDA - LAMIALES - GESNERIACEAE - </w:t>
      </w:r>
      <w:proofErr w:type="spellStart"/>
      <w:r>
        <w:rPr>
          <w:rFonts w:ascii="Georgia" w:eastAsia="Times New Roman" w:hAnsi="Georgia"/>
          <w:sz w:val="18"/>
          <w:szCs w:val="18"/>
        </w:rPr>
        <w:t>Microchirita</w:t>
      </w:r>
      <w:proofErr w:type="spellEnd"/>
      <w:r>
        <w:rPr>
          <w:rFonts w:ascii="Georgia" w:eastAsia="Times New Roman" w:hAnsi="Georgia"/>
          <w:sz w:val="18"/>
          <w:szCs w:val="18"/>
        </w:rPr>
        <w:t xml:space="preserve"> - </w:t>
      </w:r>
      <w:proofErr w:type="spellStart"/>
      <w:r>
        <w:rPr>
          <w:rFonts w:ascii="Georgia" w:eastAsia="Times New Roman" w:hAnsi="Georgia"/>
          <w:sz w:val="18"/>
          <w:szCs w:val="18"/>
        </w:rPr>
        <w:t>hypocrateriformis</w:t>
      </w:r>
      <w:proofErr w:type="spellEnd"/>
    </w:p>
    <w:p w14:paraId="07CC4F53" w14:textId="77777777" w:rsidR="00000000" w:rsidRDefault="00000000">
      <w:pPr>
        <w:pStyle w:val="NormalWeb"/>
        <w:divId w:val="230846129"/>
        <w:rPr>
          <w:rFonts w:ascii="Georgia" w:hAnsi="Georgia"/>
        </w:rPr>
      </w:pPr>
      <w:r>
        <w:rPr>
          <w:rStyle w:val="Strong"/>
          <w:rFonts w:ascii="Georgia" w:hAnsi="Georgia"/>
        </w:rPr>
        <w:t xml:space="preserve">Common Names: </w:t>
      </w:r>
      <w:r>
        <w:rPr>
          <w:rFonts w:ascii="Georgia" w:hAnsi="Georgia"/>
        </w:rPr>
        <w:t>No Common Names</w:t>
      </w:r>
      <w:r>
        <w:rPr>
          <w:rFonts w:ascii="Georgia" w:hAnsi="Georgia"/>
        </w:rPr>
        <w:br/>
      </w:r>
      <w:r>
        <w:rPr>
          <w:rStyle w:val="Strong"/>
          <w:rFonts w:ascii="Georgia" w:hAnsi="Georgia"/>
        </w:rPr>
        <w:t xml:space="preserve">Synonyms: </w:t>
      </w:r>
      <w:r>
        <w:rPr>
          <w:rFonts w:ascii="Georgia" w:hAnsi="Georgia"/>
        </w:rPr>
        <w:t>No Synonyms</w:t>
      </w:r>
    </w:p>
    <w:tbl>
      <w:tblPr>
        <w:tblW w:w="0" w:type="auto"/>
        <w:jc w:val="center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2"/>
      </w:tblGrid>
      <w:tr w:rsidR="00000000" w14:paraId="1435DBAC" w14:textId="77777777">
        <w:trPr>
          <w:tblCellSpacing w:w="15" w:type="dxa"/>
          <w:jc w:val="center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40BCFF6" w14:textId="77777777" w:rsidR="00000000" w:rsidRDefault="00000000">
            <w:pPr>
              <w:spacing w:after="75"/>
              <w:jc w:val="center"/>
              <w:rPr>
                <w:rFonts w:ascii="Georgia" w:eastAsia="Times New Roman" w:hAnsi="Georgia"/>
                <w:b/>
                <w:bCs/>
                <w:sz w:val="20"/>
                <w:szCs w:val="20"/>
              </w:rPr>
            </w:pPr>
            <w:r>
              <w:rPr>
                <w:rFonts w:ascii="Georgia" w:eastAsia="Times New Roman" w:hAnsi="Georgia"/>
                <w:b/>
                <w:bCs/>
                <w:sz w:val="20"/>
                <w:szCs w:val="20"/>
              </w:rPr>
              <w:t>Red List Status</w:t>
            </w:r>
          </w:p>
        </w:tc>
      </w:tr>
      <w:tr w:rsidR="00000000" w14:paraId="374152B3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391E03" w14:textId="77777777" w:rsidR="00000000" w:rsidRDefault="00000000">
            <w:pPr>
              <w:spacing w:after="75"/>
              <w:rPr>
                <w:rFonts w:ascii="Georgia" w:eastAsia="Times New Roman" w:hAnsi="Georgia"/>
                <w:sz w:val="20"/>
                <w:szCs w:val="20"/>
              </w:rPr>
            </w:pPr>
            <w:r>
              <w:rPr>
                <w:rFonts w:ascii="Georgia" w:eastAsia="Times New Roman" w:hAnsi="Georgia"/>
                <w:sz w:val="20"/>
                <w:szCs w:val="20"/>
              </w:rPr>
              <w:t>EN - Endangered, B1ab(iii)+2ab(iii) (IUCN version 3.1)</w:t>
            </w:r>
          </w:p>
        </w:tc>
      </w:tr>
    </w:tbl>
    <w:p w14:paraId="600E6F5F" w14:textId="77777777" w:rsidR="00000000" w:rsidRDefault="00000000">
      <w:pPr>
        <w:pStyle w:val="Heading1"/>
        <w:divId w:val="275333985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Red List Assessment</w:t>
      </w:r>
    </w:p>
    <w:p w14:paraId="24D38141" w14:textId="77777777" w:rsidR="00000000" w:rsidRDefault="00000000">
      <w:pPr>
        <w:pStyle w:val="Heading2"/>
        <w:divId w:val="27533398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Information</w:t>
      </w:r>
    </w:p>
    <w:p w14:paraId="61126A1C" w14:textId="77777777" w:rsidR="00000000" w:rsidRDefault="00000000">
      <w:pPr>
        <w:pStyle w:val="NormalWeb"/>
        <w:divId w:val="275333985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Assessor(s): </w:t>
      </w:r>
      <w:proofErr w:type="spellStart"/>
      <w:r>
        <w:rPr>
          <w:rFonts w:ascii="Georgia" w:hAnsi="Georgia"/>
        </w:rPr>
        <w:t>Triboun</w:t>
      </w:r>
      <w:proofErr w:type="spellEnd"/>
      <w:r>
        <w:rPr>
          <w:rFonts w:ascii="Georgia" w:hAnsi="Georgia"/>
        </w:rPr>
        <w:t>, P. &amp; Khorngton, S.</w:t>
      </w:r>
    </w:p>
    <w:p w14:paraId="1A7DA9A9" w14:textId="77777777" w:rsidR="00000000" w:rsidRDefault="00000000">
      <w:pPr>
        <w:pStyle w:val="NormalWeb"/>
        <w:divId w:val="275333985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Regions: </w:t>
      </w:r>
      <w:r>
        <w:rPr>
          <w:rFonts w:ascii="Georgia" w:hAnsi="Georgia"/>
        </w:rPr>
        <w:t>Global</w:t>
      </w:r>
    </w:p>
    <w:p w14:paraId="61E28B0A" w14:textId="77777777" w:rsidR="00000000" w:rsidRDefault="00000000">
      <w:pPr>
        <w:pStyle w:val="Heading2"/>
        <w:divId w:val="275333985"/>
        <w:rPr>
          <w:rFonts w:ascii="Georgia" w:eastAsia="Times New Roman" w:hAnsi="Georgia"/>
          <w:sz w:val="27"/>
          <w:szCs w:val="27"/>
        </w:rPr>
      </w:pPr>
      <w:commentRangeStart w:id="0"/>
      <w:r>
        <w:rPr>
          <w:rFonts w:ascii="Georgia" w:eastAsia="Times New Roman" w:hAnsi="Georgia"/>
          <w:sz w:val="27"/>
          <w:szCs w:val="27"/>
        </w:rPr>
        <w:t>Assessment Rationale</w:t>
      </w:r>
      <w:commentRangeEnd w:id="0"/>
      <w:r w:rsidR="003A537D">
        <w:rPr>
          <w:rStyle w:val="CommentReference"/>
          <w:b w:val="0"/>
          <w:bCs w:val="0"/>
        </w:rPr>
        <w:commentReference w:id="0"/>
      </w:r>
    </w:p>
    <w:p w14:paraId="4AFCE5E2" w14:textId="343CFF30" w:rsidR="00000000" w:rsidRPr="003A537D" w:rsidRDefault="00000000">
      <w:pPr>
        <w:pStyle w:val="NormalWeb"/>
        <w:divId w:val="275333985"/>
        <w:rPr>
          <w:rFonts w:ascii="Georgia" w:hAnsi="Georgia"/>
          <w:strike/>
          <w:rPrChange w:id="1" w:author="Jack Plummer" w:date="2022-09-24T08:48:00Z">
            <w:rPr>
              <w:rFonts w:ascii="Georgia" w:hAnsi="Georgia"/>
            </w:rPr>
          </w:rPrChange>
        </w:rPr>
      </w:pPr>
      <w:proofErr w:type="spellStart"/>
      <w:r>
        <w:rPr>
          <w:rStyle w:val="Emphasis"/>
          <w:rFonts w:ascii="Georgia" w:hAnsi="Georgia"/>
        </w:rPr>
        <w:t>Microchirita</w:t>
      </w:r>
      <w:proofErr w:type="spellEnd"/>
      <w:r>
        <w:rPr>
          <w:rStyle w:val="Emphasis"/>
          <w:rFonts w:ascii="Georgia" w:hAnsi="Georgia"/>
        </w:rPr>
        <w:t xml:space="preserve"> </w:t>
      </w:r>
      <w:proofErr w:type="spellStart"/>
      <w:r>
        <w:rPr>
          <w:rStyle w:val="Emphasis"/>
          <w:rFonts w:ascii="Georgia" w:hAnsi="Georgia"/>
        </w:rPr>
        <w:t>hypocrateriformis</w:t>
      </w:r>
      <w:proofErr w:type="spellEnd"/>
      <w:r>
        <w:rPr>
          <w:rStyle w:val="Emphasis"/>
          <w:rFonts w:ascii="Georgia" w:hAnsi="Georgia"/>
        </w:rPr>
        <w:t xml:space="preserve"> </w:t>
      </w:r>
      <w:r>
        <w:rPr>
          <w:rFonts w:ascii="Georgia" w:hAnsi="Georgia"/>
        </w:rPr>
        <w:t xml:space="preserve">is listed as Endangered (EN). </w:t>
      </w:r>
      <w:moveToRangeStart w:id="2" w:author="Jack Plummer" w:date="2022-09-24T08:39:00Z" w:name="move114901168"/>
      <w:moveTo w:id="3" w:author="Jack Plummer" w:date="2022-09-24T08:39:00Z">
        <w:r w:rsidR="00275CF1">
          <w:rPr>
            <w:rFonts w:ascii="Georgia" w:hAnsi="Georgia"/>
          </w:rPr>
          <w:t>This species is endemic to Thailand.</w:t>
        </w:r>
      </w:moveTo>
      <w:ins w:id="4" w:author="Jack Plummer" w:date="2022-09-24T08:46:00Z">
        <w:r w:rsidR="003A537D">
          <w:rPr>
            <w:rFonts w:ascii="Georgia" w:hAnsi="Georgia"/>
          </w:rPr>
          <w:t xml:space="preserve"> </w:t>
        </w:r>
        <w:r w:rsidR="003A537D">
          <w:rPr>
            <w:rFonts w:ascii="Georgia" w:hAnsi="Georgia"/>
          </w:rPr>
          <w:t xml:space="preserve">It is known from a small area spanning Chaiyaphum and </w:t>
        </w:r>
        <w:proofErr w:type="spellStart"/>
        <w:r w:rsidR="003A537D">
          <w:rPr>
            <w:rFonts w:ascii="Georgia" w:hAnsi="Georgia"/>
          </w:rPr>
          <w:t>Loei</w:t>
        </w:r>
        <w:proofErr w:type="spellEnd"/>
        <w:r w:rsidR="003A537D">
          <w:rPr>
            <w:rFonts w:ascii="Georgia" w:hAnsi="Georgia"/>
          </w:rPr>
          <w:t xml:space="preserve"> provinces.</w:t>
        </w:r>
      </w:ins>
      <w:moveTo w:id="5" w:author="Jack Plummer" w:date="2022-09-24T08:39:00Z">
        <w:r w:rsidR="00275CF1">
          <w:rPr>
            <w:rFonts w:ascii="Georgia" w:hAnsi="Georgia"/>
          </w:rPr>
          <w:t xml:space="preserve"> </w:t>
        </w:r>
        <w:moveToRangeStart w:id="6" w:author="Jack Plummer" w:date="2022-09-24T08:39:00Z" w:name="move114901186"/>
        <w:moveToRangeEnd w:id="2"/>
        <w:r w:rsidR="00275CF1">
          <w:rPr>
            <w:rFonts w:ascii="Georgia" w:hAnsi="Georgia"/>
          </w:rPr>
          <w:t xml:space="preserve">The </w:t>
        </w:r>
      </w:moveTo>
      <w:ins w:id="7" w:author="Jack Plummer" w:date="2022-09-24T08:42:00Z">
        <w:r w:rsidR="00275CF1">
          <w:rPr>
            <w:rFonts w:ascii="Georgia" w:hAnsi="Georgia"/>
          </w:rPr>
          <w:t xml:space="preserve">estimated </w:t>
        </w:r>
      </w:ins>
      <w:moveTo w:id="8" w:author="Jack Plummer" w:date="2022-09-24T08:39:00Z">
        <w:r w:rsidR="00275CF1">
          <w:rPr>
            <w:rFonts w:ascii="Georgia" w:hAnsi="Georgia"/>
          </w:rPr>
          <w:t xml:space="preserve">extent of occurrence </w:t>
        </w:r>
      </w:moveTo>
      <w:ins w:id="9" w:author="Jack Plummer" w:date="2022-09-24T08:42:00Z">
        <w:r w:rsidR="00275CF1">
          <w:rPr>
            <w:rFonts w:ascii="Georgia" w:hAnsi="Georgia"/>
          </w:rPr>
          <w:t>is 60 km</w:t>
        </w:r>
        <w:r w:rsidR="00275CF1">
          <w:rPr>
            <w:rFonts w:ascii="Georgia" w:hAnsi="Georgia"/>
            <w:vertAlign w:val="superscript"/>
          </w:rPr>
          <w:t>2</w:t>
        </w:r>
        <w:r w:rsidR="00275CF1">
          <w:rPr>
            <w:rFonts w:ascii="Georgia" w:hAnsi="Georgia"/>
          </w:rPr>
          <w:t xml:space="preserve"> </w:t>
        </w:r>
      </w:ins>
      <w:moveTo w:id="10" w:author="Jack Plummer" w:date="2022-09-24T08:39:00Z">
        <w:r w:rsidR="00275CF1">
          <w:rPr>
            <w:rFonts w:ascii="Georgia" w:hAnsi="Georgia"/>
          </w:rPr>
          <w:t xml:space="preserve">and the area of occupancy </w:t>
        </w:r>
        <w:del w:id="11" w:author="Jack Plummer" w:date="2022-09-24T08:42:00Z">
          <w:r w:rsidR="00275CF1" w:rsidDel="00275CF1">
            <w:rPr>
              <w:rFonts w:ascii="Georgia" w:hAnsi="Georgia"/>
            </w:rPr>
            <w:delText>are less than</w:delText>
          </w:r>
        </w:del>
      </w:moveTo>
      <w:ins w:id="12" w:author="Jack Plummer" w:date="2022-09-24T08:42:00Z">
        <w:r w:rsidR="00275CF1">
          <w:rPr>
            <w:rFonts w:ascii="Georgia" w:hAnsi="Georgia"/>
          </w:rPr>
          <w:t>is</w:t>
        </w:r>
      </w:ins>
      <w:moveTo w:id="13" w:author="Jack Plummer" w:date="2022-09-24T08:39:00Z">
        <w:r w:rsidR="00275CF1">
          <w:rPr>
            <w:rFonts w:ascii="Georgia" w:hAnsi="Georgia"/>
          </w:rPr>
          <w:t xml:space="preserve"> 1</w:t>
        </w:r>
      </w:moveTo>
      <w:ins w:id="14" w:author="Jack Plummer" w:date="2022-09-24T08:42:00Z">
        <w:r w:rsidR="00275CF1">
          <w:rPr>
            <w:rFonts w:ascii="Georgia" w:hAnsi="Georgia"/>
          </w:rPr>
          <w:t>2</w:t>
        </w:r>
      </w:ins>
      <w:moveTo w:id="15" w:author="Jack Plummer" w:date="2022-09-24T08:39:00Z">
        <w:del w:id="16" w:author="Jack Plummer" w:date="2022-09-24T08:42:00Z">
          <w:r w:rsidR="00275CF1" w:rsidDel="00275CF1">
            <w:rPr>
              <w:rFonts w:ascii="Georgia" w:hAnsi="Georgia"/>
            </w:rPr>
            <w:delText>0</w:delText>
          </w:r>
        </w:del>
        <w:r w:rsidR="00275CF1">
          <w:rPr>
            <w:rFonts w:ascii="Georgia" w:hAnsi="Georgia"/>
          </w:rPr>
          <w:t xml:space="preserve"> km</w:t>
        </w:r>
        <w:r w:rsidR="00275CF1">
          <w:rPr>
            <w:rFonts w:ascii="Georgia" w:hAnsi="Georgia"/>
            <w:vertAlign w:val="superscript"/>
          </w:rPr>
          <w:t>2</w:t>
        </w:r>
      </w:moveTo>
      <w:ins w:id="17" w:author="Jack Plummer" w:date="2022-09-24T08:47:00Z">
        <w:r w:rsidR="003A537D">
          <w:rPr>
            <w:rFonts w:ascii="Georgia" w:hAnsi="Georgia"/>
          </w:rPr>
          <w:t xml:space="preserve">, and the number of locations is </w:t>
        </w:r>
        <w:commentRangeStart w:id="18"/>
        <w:r w:rsidR="003A537D">
          <w:rPr>
            <w:rFonts w:ascii="Georgia" w:hAnsi="Georgia"/>
          </w:rPr>
          <w:t>two/three</w:t>
        </w:r>
        <w:commentRangeEnd w:id="18"/>
        <w:r w:rsidR="003A537D">
          <w:rPr>
            <w:rStyle w:val="CommentReference"/>
          </w:rPr>
          <w:commentReference w:id="18"/>
        </w:r>
        <w:r w:rsidR="003A537D">
          <w:rPr>
            <w:rFonts w:ascii="Georgia" w:hAnsi="Georgia"/>
          </w:rPr>
          <w:t>.</w:t>
        </w:r>
      </w:ins>
      <w:moveTo w:id="19" w:author="Jack Plummer" w:date="2022-09-24T08:39:00Z">
        <w:del w:id="20" w:author="Jack Plummer" w:date="2022-09-24T08:47:00Z">
          <w:r w:rsidR="00275CF1" w:rsidDel="003A537D">
            <w:rPr>
              <w:rFonts w:ascii="Georgia" w:hAnsi="Georgia"/>
            </w:rPr>
            <w:delText>.</w:delText>
          </w:r>
        </w:del>
      </w:moveTo>
      <w:moveToRangeEnd w:id="6"/>
      <w:ins w:id="21" w:author="Jack Plummer" w:date="2022-09-24T08:39:00Z">
        <w:r w:rsidR="00275CF1">
          <w:rPr>
            <w:rFonts w:ascii="Georgia" w:hAnsi="Georgia"/>
          </w:rPr>
          <w:t xml:space="preserve"> </w:t>
        </w:r>
      </w:ins>
      <w:del w:id="22" w:author="Jack Plummer" w:date="2022-09-24T08:46:00Z">
        <w:r w:rsidDel="003A537D">
          <w:rPr>
            <w:rFonts w:ascii="Georgia" w:hAnsi="Georgia"/>
          </w:rPr>
          <w:delText xml:space="preserve">It is known from a small area </w:delText>
        </w:r>
      </w:del>
      <w:del w:id="23" w:author="Jack Plummer" w:date="2022-09-24T08:38:00Z">
        <w:r w:rsidDel="00275CF1">
          <w:rPr>
            <w:rFonts w:ascii="Georgia" w:hAnsi="Georgia"/>
          </w:rPr>
          <w:delText>of</w:delText>
        </w:r>
      </w:del>
      <w:del w:id="24" w:author="Jack Plummer" w:date="2022-09-24T08:46:00Z">
        <w:r w:rsidDel="003A537D">
          <w:rPr>
            <w:rFonts w:ascii="Georgia" w:hAnsi="Georgia"/>
          </w:rPr>
          <w:delText xml:space="preserve"> Chaiyaphum and Loei provinces. </w:delText>
        </w:r>
      </w:del>
      <w:r>
        <w:rPr>
          <w:rFonts w:ascii="Georgia" w:hAnsi="Georgia"/>
        </w:rPr>
        <w:t>The construction of tracks and stairs</w:t>
      </w:r>
      <w:ins w:id="25" w:author="Jack Plummer" w:date="2022-09-24T08:38:00Z">
        <w:r w:rsidR="00275CF1">
          <w:rPr>
            <w:rFonts w:ascii="Georgia" w:hAnsi="Georgia"/>
          </w:rPr>
          <w:t xml:space="preserve"> at temple sites</w:t>
        </w:r>
      </w:ins>
      <w:r>
        <w:rPr>
          <w:rFonts w:ascii="Georgia" w:hAnsi="Georgia"/>
        </w:rPr>
        <w:t xml:space="preserve"> is causing a decline in the quality and extent of </w:t>
      </w:r>
      <w:ins w:id="26" w:author="Jack Plummer" w:date="2022-09-24T08:38:00Z">
        <w:r w:rsidR="00275CF1">
          <w:rPr>
            <w:rFonts w:ascii="Georgia" w:hAnsi="Georgia"/>
          </w:rPr>
          <w:t>its</w:t>
        </w:r>
      </w:ins>
      <w:ins w:id="27" w:author="Jack Plummer" w:date="2022-09-24T08:48:00Z">
        <w:r w:rsidR="003A537D">
          <w:rPr>
            <w:rFonts w:ascii="Georgia" w:hAnsi="Georgia"/>
          </w:rPr>
          <w:t xml:space="preserve"> limestone</w:t>
        </w:r>
      </w:ins>
      <w:ins w:id="28" w:author="Jack Plummer" w:date="2022-09-24T08:38:00Z">
        <w:r w:rsidR="00275CF1">
          <w:rPr>
            <w:rFonts w:ascii="Georgia" w:hAnsi="Georgia"/>
          </w:rPr>
          <w:t xml:space="preserve"> </w:t>
        </w:r>
      </w:ins>
      <w:r>
        <w:rPr>
          <w:rFonts w:ascii="Georgia" w:hAnsi="Georgia"/>
        </w:rPr>
        <w:t>habitat</w:t>
      </w:r>
      <w:ins w:id="29" w:author="Jack Plummer" w:date="2022-09-24T08:44:00Z">
        <w:r w:rsidR="003A537D">
          <w:rPr>
            <w:rFonts w:ascii="Georgia" w:hAnsi="Georgia"/>
          </w:rPr>
          <w:t>, while trampling by tourists and mining represent additional potential threats</w:t>
        </w:r>
      </w:ins>
      <w:del w:id="30" w:author="Jack Plummer" w:date="2022-09-24T08:38:00Z">
        <w:r w:rsidDel="00275CF1">
          <w:rPr>
            <w:rFonts w:ascii="Georgia" w:hAnsi="Georgia"/>
          </w:rPr>
          <w:delText>s</w:delText>
        </w:r>
      </w:del>
      <w:r>
        <w:rPr>
          <w:rFonts w:ascii="Georgia" w:hAnsi="Georgia"/>
        </w:rPr>
        <w:t xml:space="preserve">. </w:t>
      </w:r>
      <w:ins w:id="31" w:author="Jack Plummer" w:date="2022-09-24T08:48:00Z">
        <w:r w:rsidR="003A537D">
          <w:rPr>
            <w:rFonts w:ascii="Georgia" w:hAnsi="Georgia"/>
          </w:rPr>
          <w:t>It has only been collected outside protected areas.</w:t>
        </w:r>
      </w:ins>
      <w:moveFromRangeStart w:id="32" w:author="Jack Plummer" w:date="2022-09-24T08:39:00Z" w:name="move114901168"/>
      <w:moveFrom w:id="33" w:author="Jack Plummer" w:date="2022-09-24T08:39:00Z">
        <w:r w:rsidDel="00275CF1">
          <w:rPr>
            <w:rFonts w:ascii="Georgia" w:hAnsi="Georgia"/>
          </w:rPr>
          <w:t xml:space="preserve">This species is endemic to Thailand. </w:t>
        </w:r>
        <w:moveFromRangeStart w:id="34" w:author="Jack Plummer" w:date="2022-09-24T08:39:00Z" w:name="move114901186"/>
        <w:moveFromRangeEnd w:id="32"/>
        <w:r w:rsidDel="00275CF1">
          <w:rPr>
            <w:rFonts w:ascii="Georgia" w:hAnsi="Georgia"/>
          </w:rPr>
          <w:t>The extent of occurrence and the area of occupancy are less than 10 km</w:t>
        </w:r>
        <w:r w:rsidDel="00275CF1">
          <w:rPr>
            <w:rFonts w:ascii="Georgia" w:hAnsi="Georgia"/>
            <w:vertAlign w:val="superscript"/>
          </w:rPr>
          <w:t>2</w:t>
        </w:r>
        <w:r w:rsidDel="00275CF1">
          <w:rPr>
            <w:rFonts w:ascii="Georgia" w:hAnsi="Georgia"/>
          </w:rPr>
          <w:t>.</w:t>
        </w:r>
      </w:moveFrom>
      <w:moveFromRangeEnd w:id="34"/>
      <w:r>
        <w:rPr>
          <w:rFonts w:ascii="Georgia" w:hAnsi="Georgia"/>
        </w:rPr>
        <w:t xml:space="preserve"> </w:t>
      </w:r>
      <w:commentRangeStart w:id="35"/>
      <w:r w:rsidRPr="003A537D">
        <w:rPr>
          <w:rStyle w:val="fontstyle01"/>
          <w:rFonts w:ascii="Georgia" w:hAnsi="Georgia"/>
          <w:strike/>
          <w:rPrChange w:id="36" w:author="Jack Plummer" w:date="2022-09-24T08:48:00Z">
            <w:rPr>
              <w:rStyle w:val="fontstyle01"/>
              <w:rFonts w:ascii="Georgia" w:hAnsi="Georgia"/>
            </w:rPr>
          </w:rPrChange>
        </w:rPr>
        <w:t xml:space="preserve">The subpopulation at </w:t>
      </w:r>
      <w:proofErr w:type="spellStart"/>
      <w:r w:rsidRPr="003A537D">
        <w:rPr>
          <w:rStyle w:val="fontstyle01"/>
          <w:rFonts w:ascii="Georgia" w:hAnsi="Georgia"/>
          <w:strike/>
          <w:rPrChange w:id="37" w:author="Jack Plummer" w:date="2022-09-24T08:48:00Z">
            <w:rPr>
              <w:rStyle w:val="fontstyle01"/>
              <w:rFonts w:ascii="Georgia" w:hAnsi="Georgia"/>
            </w:rPr>
          </w:rPrChange>
        </w:rPr>
        <w:t>Tham</w:t>
      </w:r>
      <w:proofErr w:type="spellEnd"/>
      <w:r w:rsidRPr="003A537D">
        <w:rPr>
          <w:rStyle w:val="fontstyle01"/>
          <w:rFonts w:ascii="Georgia" w:hAnsi="Georgia"/>
          <w:strike/>
          <w:rPrChange w:id="38" w:author="Jack Plummer" w:date="2022-09-24T08:48:00Z">
            <w:rPr>
              <w:rStyle w:val="fontstyle01"/>
              <w:rFonts w:ascii="Georgia" w:hAnsi="Georgia"/>
            </w:rPr>
          </w:rPrChange>
        </w:rPr>
        <w:t xml:space="preserve"> Huang Po Temple</w:t>
      </w:r>
      <w:r w:rsidRPr="003A537D">
        <w:rPr>
          <w:rFonts w:ascii="Georgia" w:hAnsi="Georgia"/>
          <w:strike/>
          <w:rPrChange w:id="39" w:author="Jack Plummer" w:date="2022-09-24T08:48:00Z">
            <w:rPr>
              <w:rFonts w:ascii="Georgia" w:hAnsi="Georgia"/>
            </w:rPr>
          </w:rPrChange>
        </w:rPr>
        <w:t xml:space="preserve"> </w:t>
      </w:r>
      <w:r w:rsidRPr="003A537D">
        <w:rPr>
          <w:rStyle w:val="fontstyle01"/>
          <w:rFonts w:ascii="Georgia" w:hAnsi="Georgia"/>
          <w:strike/>
          <w:rPrChange w:id="40" w:author="Jack Plummer" w:date="2022-09-24T08:48:00Z">
            <w:rPr>
              <w:rStyle w:val="fontstyle01"/>
              <w:rFonts w:ascii="Georgia" w:hAnsi="Georgia"/>
            </w:rPr>
          </w:rPrChange>
        </w:rPr>
        <w:t>consist of 1,000 mature individuals</w:t>
      </w:r>
      <w:commentRangeEnd w:id="35"/>
      <w:r w:rsidR="003A537D" w:rsidRPr="003A537D">
        <w:rPr>
          <w:rStyle w:val="CommentReference"/>
          <w:strike/>
          <w:rPrChange w:id="41" w:author="Jack Plummer" w:date="2022-09-24T08:48:00Z">
            <w:rPr>
              <w:rStyle w:val="CommentReference"/>
            </w:rPr>
          </w:rPrChange>
        </w:rPr>
        <w:commentReference w:id="35"/>
      </w:r>
      <w:r w:rsidRPr="003A537D">
        <w:rPr>
          <w:rStyle w:val="fontstyle01"/>
          <w:rFonts w:ascii="Georgia" w:hAnsi="Georgia"/>
          <w:strike/>
          <w:rPrChange w:id="42" w:author="Jack Plummer" w:date="2022-09-24T08:48:00Z">
            <w:rPr>
              <w:rStyle w:val="fontstyle01"/>
              <w:rFonts w:ascii="Georgia" w:hAnsi="Georgia"/>
            </w:rPr>
          </w:rPrChange>
        </w:rPr>
        <w:t xml:space="preserve">. </w:t>
      </w:r>
      <w:r w:rsidRPr="003A537D">
        <w:rPr>
          <w:rFonts w:ascii="Georgia" w:hAnsi="Georgia"/>
          <w:strike/>
          <w:rPrChange w:id="43" w:author="Jack Plummer" w:date="2022-09-24T08:48:00Z">
            <w:rPr>
              <w:rFonts w:ascii="Georgia" w:hAnsi="Georgia"/>
            </w:rPr>
          </w:rPrChange>
        </w:rPr>
        <w:t xml:space="preserve">The limestone habitat of this species </w:t>
      </w:r>
      <w:ins w:id="44" w:author="Jack Plummer" w:date="2022-09-24T08:43:00Z">
        <w:r w:rsidR="003A537D" w:rsidRPr="003A537D">
          <w:rPr>
            <w:rFonts w:ascii="Georgia" w:hAnsi="Georgia"/>
            <w:strike/>
            <w:rPrChange w:id="45" w:author="Jack Plummer" w:date="2022-09-24T08:48:00Z">
              <w:rPr>
                <w:rFonts w:ascii="Georgia" w:hAnsi="Georgia"/>
              </w:rPr>
            </w:rPrChange>
          </w:rPr>
          <w:t>is</w:t>
        </w:r>
      </w:ins>
      <w:del w:id="46" w:author="Jack Plummer" w:date="2022-09-24T08:43:00Z">
        <w:r w:rsidRPr="003A537D" w:rsidDel="003A537D">
          <w:rPr>
            <w:rFonts w:ascii="Georgia" w:hAnsi="Georgia"/>
            <w:strike/>
            <w:rPrChange w:id="47" w:author="Jack Plummer" w:date="2022-09-24T08:48:00Z">
              <w:rPr>
                <w:rFonts w:ascii="Georgia" w:hAnsi="Georgia"/>
              </w:rPr>
            </w:rPrChange>
          </w:rPr>
          <w:delText>are</w:delText>
        </w:r>
      </w:del>
      <w:r w:rsidRPr="003A537D">
        <w:rPr>
          <w:rFonts w:ascii="Georgia" w:hAnsi="Georgia"/>
          <w:strike/>
          <w:rPrChange w:id="48" w:author="Jack Plummer" w:date="2022-09-24T08:48:00Z">
            <w:rPr>
              <w:rFonts w:ascii="Georgia" w:hAnsi="Georgia"/>
            </w:rPr>
          </w:rPrChange>
        </w:rPr>
        <w:t xml:space="preserve"> degraded. The construction of temple in vicinity, tourists, mining are potential threats to its habitat. The known locality </w:t>
      </w:r>
      <w:proofErr w:type="gramStart"/>
      <w:r w:rsidRPr="003A537D">
        <w:rPr>
          <w:rFonts w:ascii="Georgia" w:hAnsi="Georgia"/>
          <w:strike/>
          <w:rPrChange w:id="49" w:author="Jack Plummer" w:date="2022-09-24T08:48:00Z">
            <w:rPr>
              <w:rFonts w:ascii="Georgia" w:hAnsi="Georgia"/>
            </w:rPr>
          </w:rPrChange>
        </w:rPr>
        <w:t>are</w:t>
      </w:r>
      <w:proofErr w:type="gramEnd"/>
      <w:r w:rsidRPr="003A537D">
        <w:rPr>
          <w:rFonts w:ascii="Georgia" w:hAnsi="Georgia"/>
          <w:strike/>
          <w:rPrChange w:id="50" w:author="Jack Plummer" w:date="2022-09-24T08:48:00Z">
            <w:rPr>
              <w:rFonts w:ascii="Georgia" w:hAnsi="Georgia"/>
            </w:rPr>
          </w:rPrChange>
        </w:rPr>
        <w:t xml:space="preserve"> in non-protected areas.</w:t>
      </w:r>
    </w:p>
    <w:p w14:paraId="630BF47A" w14:textId="77777777" w:rsidR="00000000" w:rsidRDefault="00000000">
      <w:pPr>
        <w:pStyle w:val="Heading1"/>
        <w:divId w:val="412356050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Distribution</w:t>
      </w:r>
    </w:p>
    <w:p w14:paraId="5CAEE34E" w14:textId="77777777" w:rsidR="00000000" w:rsidRDefault="00000000">
      <w:pPr>
        <w:pStyle w:val="Heading2"/>
        <w:divId w:val="41235605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Geographic Range</w:t>
      </w:r>
    </w:p>
    <w:p w14:paraId="3C531242" w14:textId="5E2ABFD2" w:rsidR="00000000" w:rsidRDefault="00000000">
      <w:pPr>
        <w:pStyle w:val="NormalWeb"/>
        <w:divId w:val="412356050"/>
        <w:rPr>
          <w:rFonts w:ascii="Georgia" w:hAnsi="Georgia"/>
        </w:rPr>
      </w:pPr>
      <w:r>
        <w:rPr>
          <w:rFonts w:ascii="Georgia" w:hAnsi="Georgia"/>
        </w:rPr>
        <w:t xml:space="preserve">This species is known from Chaiyaphum and </w:t>
      </w:r>
      <w:proofErr w:type="spellStart"/>
      <w:r>
        <w:rPr>
          <w:rFonts w:ascii="Georgia" w:hAnsi="Georgia"/>
        </w:rPr>
        <w:t>Loei</w:t>
      </w:r>
      <w:proofErr w:type="spellEnd"/>
      <w:r>
        <w:rPr>
          <w:rFonts w:ascii="Georgia" w:hAnsi="Georgia"/>
        </w:rPr>
        <w:t xml:space="preserve"> provinces. The </w:t>
      </w:r>
      <w:ins w:id="51" w:author="Jack Plummer" w:date="2022-09-24T08:41:00Z">
        <w:r w:rsidR="00275CF1">
          <w:rPr>
            <w:rFonts w:ascii="Georgia" w:hAnsi="Georgia"/>
          </w:rPr>
          <w:t xml:space="preserve">estimated </w:t>
        </w:r>
      </w:ins>
      <w:r>
        <w:rPr>
          <w:rFonts w:ascii="Georgia" w:hAnsi="Georgia"/>
        </w:rPr>
        <w:t xml:space="preserve">extent of occurrence is </w:t>
      </w:r>
      <w:ins w:id="52" w:author="Jack Plummer" w:date="2022-09-24T08:41:00Z">
        <w:r w:rsidR="00275CF1">
          <w:rPr>
            <w:rFonts w:ascii="Georgia" w:hAnsi="Georgia"/>
          </w:rPr>
          <w:t>60</w:t>
        </w:r>
      </w:ins>
      <w:del w:id="53" w:author="Jack Plummer" w:date="2022-09-24T08:41:00Z">
        <w:r w:rsidDel="00275CF1">
          <w:rPr>
            <w:rFonts w:ascii="Georgia" w:hAnsi="Georgia"/>
          </w:rPr>
          <w:delText>8</w:delText>
        </w:r>
      </w:del>
      <w:r>
        <w:rPr>
          <w:rFonts w:ascii="Georgia" w:hAnsi="Georgia"/>
        </w:rPr>
        <w:t xml:space="preserve"> km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</w:rPr>
        <w:t xml:space="preserve"> and the area of occupancy is </w:t>
      </w:r>
      <w:del w:id="54" w:author="Jack Plummer" w:date="2022-09-24T08:41:00Z">
        <w:r w:rsidDel="00275CF1">
          <w:rPr>
            <w:rFonts w:ascii="Georgia" w:hAnsi="Georgia"/>
          </w:rPr>
          <w:delText>8</w:delText>
        </w:r>
      </w:del>
      <w:ins w:id="55" w:author="Jack Plummer" w:date="2022-09-24T08:41:00Z">
        <w:r w:rsidR="00275CF1">
          <w:rPr>
            <w:rFonts w:ascii="Georgia" w:hAnsi="Georgia"/>
          </w:rPr>
          <w:t>12</w:t>
        </w:r>
      </w:ins>
      <w:r>
        <w:rPr>
          <w:rFonts w:ascii="Georgia" w:hAnsi="Georgia"/>
        </w:rPr>
        <w:t xml:space="preserve"> km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</w:rPr>
        <w:t>.</w:t>
      </w:r>
      <w:del w:id="56" w:author="Jack Plummer" w:date="2022-09-24T08:41:00Z">
        <w:r w:rsidDel="00275CF1">
          <w:rPr>
            <w:rFonts w:ascii="Georgia" w:hAnsi="Georgia"/>
          </w:rPr>
          <w:delText xml:space="preserve"> Some of localities are not in a protected area. </w:delText>
        </w:r>
      </w:del>
      <w:ins w:id="57" w:author="Jack Plummer" w:date="2022-09-24T08:41:00Z">
        <w:r w:rsidR="00275CF1">
          <w:rPr>
            <w:rFonts w:ascii="Georgia" w:hAnsi="Georgia"/>
          </w:rPr>
          <w:t xml:space="preserve"> </w:t>
        </w:r>
      </w:ins>
      <w:r>
        <w:rPr>
          <w:rFonts w:ascii="Georgia" w:hAnsi="Georgia"/>
        </w:rPr>
        <w:t xml:space="preserve">The </w:t>
      </w:r>
      <w:ins w:id="58" w:author="Jack Plummer" w:date="2022-09-24T08:41:00Z">
        <w:r w:rsidR="00275CF1">
          <w:rPr>
            <w:rFonts w:ascii="Georgia" w:hAnsi="Georgia"/>
          </w:rPr>
          <w:t xml:space="preserve">species has been </w:t>
        </w:r>
      </w:ins>
      <w:r>
        <w:rPr>
          <w:rFonts w:ascii="Georgia" w:hAnsi="Georgia"/>
        </w:rPr>
        <w:t>record</w:t>
      </w:r>
      <w:ins w:id="59" w:author="Jack Plummer" w:date="2022-09-24T08:41:00Z">
        <w:r w:rsidR="00275CF1">
          <w:rPr>
            <w:rFonts w:ascii="Georgia" w:hAnsi="Georgia"/>
          </w:rPr>
          <w:t>ed</w:t>
        </w:r>
      </w:ins>
      <w:r>
        <w:rPr>
          <w:rFonts w:ascii="Georgia" w:hAnsi="Georgia"/>
        </w:rPr>
        <w:t xml:space="preserve"> </w:t>
      </w:r>
      <w:del w:id="60" w:author="Jack Plummer" w:date="2022-09-24T08:41:00Z">
        <w:r w:rsidDel="00275CF1">
          <w:rPr>
            <w:rFonts w:ascii="Georgia" w:hAnsi="Georgia"/>
          </w:rPr>
          <w:delText>of the</w:delText>
        </w:r>
      </w:del>
      <w:ins w:id="61" w:author="Jack Plummer" w:date="2022-09-24T08:41:00Z">
        <w:r w:rsidR="00275CF1">
          <w:rPr>
            <w:rFonts w:ascii="Georgia" w:hAnsi="Georgia"/>
          </w:rPr>
          <w:t>at</w:t>
        </w:r>
      </w:ins>
      <w:r>
        <w:rPr>
          <w:rFonts w:ascii="Georgia" w:hAnsi="Georgia"/>
        </w:rPr>
        <w:t xml:space="preserve"> altitude</w:t>
      </w:r>
      <w:ins w:id="62" w:author="Jack Plummer" w:date="2022-09-24T08:41:00Z">
        <w:r w:rsidR="00275CF1">
          <w:rPr>
            <w:rFonts w:ascii="Georgia" w:hAnsi="Georgia"/>
          </w:rPr>
          <w:t>s</w:t>
        </w:r>
      </w:ins>
      <w:r>
        <w:rPr>
          <w:rFonts w:ascii="Georgia" w:hAnsi="Georgia"/>
        </w:rPr>
        <w:t xml:space="preserve"> between 369 and 669 m</w:t>
      </w:r>
      <w:ins w:id="63" w:author="Jack Plummer" w:date="2022-09-24T08:41:00Z">
        <w:r w:rsidR="00275CF1">
          <w:rPr>
            <w:rFonts w:ascii="Georgia" w:hAnsi="Georgia"/>
          </w:rPr>
          <w:t xml:space="preserve"> asl</w:t>
        </w:r>
      </w:ins>
      <w:r>
        <w:rPr>
          <w:rFonts w:ascii="Georgia" w:hAnsi="Georgia"/>
        </w:rPr>
        <w:t>.</w:t>
      </w:r>
    </w:p>
    <w:p w14:paraId="59F04F88" w14:textId="77777777" w:rsidR="00000000" w:rsidRDefault="00000000">
      <w:pPr>
        <w:pStyle w:val="Heading2"/>
        <w:divId w:val="41235605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Area of Occupancy (AOO)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6582"/>
      </w:tblGrid>
      <w:tr w:rsidR="00000000" w14:paraId="20F12F92" w14:textId="77777777">
        <w:trPr>
          <w:divId w:val="41235605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328014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Estimated area of occupancy (AOO) 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0C5D7B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0F922B91" w14:textId="77777777">
        <w:trPr>
          <w:divId w:val="412356050"/>
          <w:tblCellSpacing w:w="15" w:type="dxa"/>
        </w:trPr>
        <w:tc>
          <w:tcPr>
            <w:tcW w:w="0" w:type="auto"/>
            <w:vAlign w:val="center"/>
            <w:hideMark/>
          </w:tcPr>
          <w:p w14:paraId="5FBAAE5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7BED8DC" w14:textId="17B82BBB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Estimated from a 2 x 2 km grid cell for herbarium specimen point data mapped using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2011).</w:t>
            </w:r>
            <w:del w:id="64" w:author="Jack Plummer" w:date="2022-09-24T08:41:00Z">
              <w:r w:rsidDel="00275CF1">
                <w:rPr>
                  <w:rFonts w:ascii="Georgia" w:eastAsia="Times New Roman" w:hAnsi="Georgia"/>
                  <w:sz w:val="18"/>
                  <w:szCs w:val="18"/>
                </w:rPr>
                <w:delText xml:space="preserve"> Based on point data for two documented localities.</w:delText>
              </w:r>
            </w:del>
          </w:p>
        </w:tc>
      </w:tr>
    </w:tbl>
    <w:p w14:paraId="759E23A1" w14:textId="77777777" w:rsidR="00000000" w:rsidRDefault="00000000">
      <w:pPr>
        <w:pStyle w:val="Heading2"/>
        <w:divId w:val="41235605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lastRenderedPageBreak/>
        <w:t>Extent of Occurrence (EOO)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2371"/>
        <w:gridCol w:w="4484"/>
      </w:tblGrid>
      <w:tr w:rsidR="00000000" w14:paraId="3F10F305" w14:textId="77777777">
        <w:trPr>
          <w:divId w:val="41235605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EC9BC0B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Estimated extent of occurrence (EOO)-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C3FC2D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EOO estimate calculated from Minimum Convex Polygon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522B1EF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101FBD9D" w14:textId="77777777">
        <w:trPr>
          <w:divId w:val="412356050"/>
          <w:tblCellSpacing w:w="15" w:type="dxa"/>
        </w:trPr>
        <w:tc>
          <w:tcPr>
            <w:tcW w:w="0" w:type="auto"/>
            <w:vAlign w:val="center"/>
            <w:hideMark/>
          </w:tcPr>
          <w:p w14:paraId="0847CE7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5C7DE2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1FA1755A" w14:textId="0EC3423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Estimated from a </w:t>
            </w:r>
            <w:del w:id="65" w:author="Jack Plummer" w:date="2022-09-24T08:45:00Z">
              <w:r w:rsidDel="003A537D">
                <w:rPr>
                  <w:rFonts w:ascii="Georgia" w:eastAsia="Times New Roman" w:hAnsi="Georgia"/>
                  <w:sz w:val="18"/>
                  <w:szCs w:val="18"/>
                </w:rPr>
                <w:delText>2 x 2 km grid cell</w:delText>
              </w:r>
            </w:del>
            <w:ins w:id="66" w:author="Jack Plummer" w:date="2022-09-24T08:45:00Z">
              <w:r w:rsidR="003A537D">
                <w:rPr>
                  <w:rFonts w:ascii="Georgia" w:eastAsia="Times New Roman" w:hAnsi="Georgia"/>
                  <w:sz w:val="18"/>
                  <w:szCs w:val="18"/>
                </w:rPr>
                <w:t>minimum convex polygon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for herbarium specimen point data mapped using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2011).</w:t>
            </w:r>
          </w:p>
        </w:tc>
      </w:tr>
    </w:tbl>
    <w:p w14:paraId="2CB9E131" w14:textId="77777777" w:rsidR="00000000" w:rsidRDefault="00000000">
      <w:pPr>
        <w:pStyle w:val="Heading2"/>
        <w:divId w:val="41235605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Locations Information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7515"/>
      </w:tblGrid>
      <w:tr w:rsidR="003A537D" w14:paraId="32484F06" w14:textId="77777777">
        <w:trPr>
          <w:divId w:val="41235605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200CE4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Number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3F6131F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3A537D" w14:paraId="48F90BA8" w14:textId="77777777">
        <w:trPr>
          <w:divId w:val="412356050"/>
          <w:tblCellSpacing w:w="15" w:type="dxa"/>
        </w:trPr>
        <w:tc>
          <w:tcPr>
            <w:tcW w:w="0" w:type="auto"/>
            <w:vAlign w:val="center"/>
            <w:hideMark/>
          </w:tcPr>
          <w:p w14:paraId="1B0C6CF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commentRangeStart w:id="67"/>
            <w:r>
              <w:rPr>
                <w:rFonts w:ascii="Georgia" w:eastAsia="Times New Roman" w:hAnsi="Georgia"/>
                <w:sz w:val="18"/>
                <w:szCs w:val="18"/>
              </w:rPr>
              <w:t>2</w:t>
            </w:r>
            <w:commentRangeEnd w:id="67"/>
            <w:r w:rsidR="003A537D">
              <w:rPr>
                <w:rStyle w:val="CommentReference"/>
              </w:rPr>
              <w:commentReference w:id="67"/>
            </w:r>
          </w:p>
        </w:tc>
        <w:tc>
          <w:tcPr>
            <w:tcW w:w="0" w:type="auto"/>
            <w:vAlign w:val="center"/>
            <w:hideMark/>
          </w:tcPr>
          <w:p w14:paraId="46BC82F7" w14:textId="4558FC18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del w:id="68" w:author="Jack Plummer" w:date="2022-09-24T08:45:00Z">
              <w:r w:rsidDel="003A537D">
                <w:rPr>
                  <w:rFonts w:ascii="Georgia" w:eastAsia="Times New Roman" w:hAnsi="Georgia"/>
                  <w:sz w:val="18"/>
                  <w:szCs w:val="18"/>
                </w:rPr>
                <w:delText>Collection localities occur in two localities from Chaiyaphum and Loei provinces.</w:delText>
              </w:r>
            </w:del>
            <w:ins w:id="69" w:author="Jack Plummer" w:date="2022-09-24T08:45:00Z">
              <w:r w:rsidR="003A537D">
                <w:rPr>
                  <w:rFonts w:ascii="Georgia" w:eastAsia="Times New Roman" w:hAnsi="Georgia"/>
                  <w:sz w:val="18"/>
                  <w:szCs w:val="18"/>
                </w:rPr>
                <w:t xml:space="preserve">This species is known from 2/3 locations </w:t>
              </w:r>
            </w:ins>
            <w:ins w:id="70" w:author="Jack Plummer" w:date="2022-09-24T08:46:00Z">
              <w:r w:rsidR="003A537D">
                <w:rPr>
                  <w:rFonts w:ascii="Georgia" w:eastAsia="Times New Roman" w:hAnsi="Georgia"/>
                  <w:sz w:val="18"/>
                  <w:szCs w:val="18"/>
                </w:rPr>
                <w:t xml:space="preserve">at which </w:t>
              </w:r>
            </w:ins>
            <w:ins w:id="71" w:author="Jack Plummer" w:date="2022-09-24T08:45:00Z">
              <w:r w:rsidR="003A537D">
                <w:rPr>
                  <w:rFonts w:ascii="Georgia" w:eastAsia="Times New Roman" w:hAnsi="Georgia"/>
                  <w:sz w:val="18"/>
                  <w:szCs w:val="18"/>
                </w:rPr>
                <w:t>it is threatened</w:t>
              </w:r>
            </w:ins>
            <w:ins w:id="72" w:author="Jack Plummer" w:date="2022-09-24T08:46:00Z">
              <w:r w:rsidR="003A537D">
                <w:rPr>
                  <w:rFonts w:ascii="Georgia" w:eastAsia="Times New Roman" w:hAnsi="Georgia"/>
                  <w:sz w:val="18"/>
                  <w:szCs w:val="18"/>
                </w:rPr>
                <w:t xml:space="preserve"> primarily</w:t>
              </w:r>
            </w:ins>
            <w:ins w:id="73" w:author="Jack Plummer" w:date="2022-09-24T08:45:00Z">
              <w:r w:rsidR="003A537D">
                <w:rPr>
                  <w:rFonts w:ascii="Georgia" w:eastAsia="Times New Roman" w:hAnsi="Georgia"/>
                  <w:sz w:val="18"/>
                  <w:szCs w:val="18"/>
                </w:rPr>
                <w:t xml:space="preserve"> by </w:t>
              </w:r>
            </w:ins>
            <w:ins w:id="74" w:author="Jack Plummer" w:date="2022-09-24T08:46:00Z">
              <w:r w:rsidR="003A537D">
                <w:rPr>
                  <w:rFonts w:ascii="Georgia" w:eastAsia="Times New Roman" w:hAnsi="Georgia"/>
                  <w:sz w:val="18"/>
                  <w:szCs w:val="18"/>
                </w:rPr>
                <w:t>temple construction.</w:t>
              </w:r>
            </w:ins>
          </w:p>
        </w:tc>
      </w:tr>
    </w:tbl>
    <w:p w14:paraId="15410247" w14:textId="77777777" w:rsidR="00000000" w:rsidRDefault="00000000">
      <w:pPr>
        <w:pStyle w:val="Heading2"/>
        <w:divId w:val="41235605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Very restricted AOO or number of locations (triggers VU D2)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4"/>
        <w:gridCol w:w="3466"/>
      </w:tblGrid>
      <w:tr w:rsidR="00000000" w14:paraId="3986874C" w14:textId="77777777">
        <w:trPr>
          <w:divId w:val="41235605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A0113E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Very restricted in area of occupancy (AOO) and/or #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664F137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443513E3" w14:textId="77777777">
        <w:trPr>
          <w:divId w:val="412356050"/>
          <w:tblCellSpacing w:w="15" w:type="dxa"/>
        </w:trPr>
        <w:tc>
          <w:tcPr>
            <w:tcW w:w="0" w:type="auto"/>
            <w:vAlign w:val="center"/>
            <w:hideMark/>
          </w:tcPr>
          <w:p w14:paraId="790150E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commentRangeStart w:id="75"/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28A06D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The species is described from 2 locations.</w:t>
            </w:r>
            <w:commentRangeEnd w:id="75"/>
            <w:r w:rsidR="006F296F">
              <w:rPr>
                <w:rStyle w:val="CommentReference"/>
              </w:rPr>
              <w:commentReference w:id="75"/>
            </w:r>
          </w:p>
        </w:tc>
      </w:tr>
    </w:tbl>
    <w:p w14:paraId="4348C4A1" w14:textId="77777777" w:rsidR="00000000" w:rsidRDefault="00000000">
      <w:pPr>
        <w:pStyle w:val="Heading2"/>
        <w:divId w:val="41235605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Elevation / Depth / Depth Zones</w:t>
      </w:r>
    </w:p>
    <w:p w14:paraId="59AC342C" w14:textId="77777777" w:rsidR="00000000" w:rsidRDefault="00000000">
      <w:pPr>
        <w:pStyle w:val="NormalWeb"/>
        <w:divId w:val="412356050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Lower Limit (in metres above sea level): </w:t>
      </w:r>
      <w:r>
        <w:rPr>
          <w:rFonts w:ascii="Georgia" w:hAnsi="Georgia"/>
        </w:rPr>
        <w:t>369</w:t>
      </w:r>
    </w:p>
    <w:p w14:paraId="3E5A541A" w14:textId="77777777" w:rsidR="00000000" w:rsidRDefault="00000000">
      <w:pPr>
        <w:pStyle w:val="NormalWeb"/>
        <w:divId w:val="412356050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Upper Limit (in metres above sea level): </w:t>
      </w:r>
      <w:r>
        <w:rPr>
          <w:rFonts w:ascii="Georgia" w:hAnsi="Georgia"/>
        </w:rPr>
        <w:t>669</w:t>
      </w:r>
    </w:p>
    <w:p w14:paraId="2A59344D" w14:textId="77777777" w:rsidR="00000000" w:rsidRDefault="00000000">
      <w:pPr>
        <w:pStyle w:val="Heading2"/>
        <w:divId w:val="41235605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Map Status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1142"/>
        <w:gridCol w:w="1735"/>
        <w:gridCol w:w="986"/>
        <w:gridCol w:w="1004"/>
        <w:gridCol w:w="1228"/>
        <w:gridCol w:w="1147"/>
        <w:gridCol w:w="1091"/>
      </w:tblGrid>
      <w:tr w:rsidR="00000000" w14:paraId="73D2C83C" w14:textId="77777777">
        <w:trPr>
          <w:divId w:val="41235605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B38330F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Map Status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60B8C0E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Use map from previous assessment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408EB79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How the map was created, including data sources/methods used: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53E5A7F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Please state reason for map not available: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422964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Data Sensitive?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DECCB7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04720C7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Geographic range this applies to: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3C125C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Date restriction imposed:</w:t>
            </w:r>
          </w:p>
        </w:tc>
      </w:tr>
      <w:tr w:rsidR="00000000" w14:paraId="1C3E375D" w14:textId="77777777">
        <w:trPr>
          <w:divId w:val="412356050"/>
          <w:tblCellSpacing w:w="15" w:type="dxa"/>
        </w:trPr>
        <w:tc>
          <w:tcPr>
            <w:tcW w:w="0" w:type="auto"/>
            <w:vAlign w:val="center"/>
            <w:hideMark/>
          </w:tcPr>
          <w:p w14:paraId="7858A58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7BD3E08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A59477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Map created in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2011) using point data from georeferenced herbarium specimen records.</w:t>
            </w:r>
          </w:p>
        </w:tc>
        <w:tc>
          <w:tcPr>
            <w:tcW w:w="0" w:type="auto"/>
            <w:vAlign w:val="center"/>
            <w:hideMark/>
          </w:tcPr>
          <w:p w14:paraId="1E17E23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54E627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B23A30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13227C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C2D987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19DEBE7C" w14:textId="77777777" w:rsidR="00000000" w:rsidRDefault="00000000">
      <w:pPr>
        <w:pStyle w:val="Heading2"/>
        <w:divId w:val="41235605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Biogeographic Realms</w:t>
      </w:r>
    </w:p>
    <w:p w14:paraId="113E4A68" w14:textId="77777777" w:rsidR="00000000" w:rsidRDefault="00000000">
      <w:pPr>
        <w:pStyle w:val="NormalWeb"/>
        <w:divId w:val="412356050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Biogeographic Realm: </w:t>
      </w:r>
      <w:proofErr w:type="spellStart"/>
      <w:r>
        <w:rPr>
          <w:rFonts w:ascii="Georgia" w:hAnsi="Georgia"/>
        </w:rPr>
        <w:t>Indomalayan</w:t>
      </w:r>
      <w:proofErr w:type="spellEnd"/>
    </w:p>
    <w:p w14:paraId="1DB92378" w14:textId="77777777" w:rsidR="00000000" w:rsidRDefault="00000000">
      <w:pPr>
        <w:pStyle w:val="Heading1"/>
        <w:divId w:val="718817788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Occurrence</w:t>
      </w:r>
    </w:p>
    <w:p w14:paraId="62926219" w14:textId="77777777" w:rsidR="00000000" w:rsidRDefault="00000000">
      <w:pPr>
        <w:pStyle w:val="Heading2"/>
        <w:divId w:val="71881778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lastRenderedPageBreak/>
        <w:t>Countries of Occurrence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901"/>
        <w:gridCol w:w="657"/>
        <w:gridCol w:w="1430"/>
        <w:gridCol w:w="1154"/>
      </w:tblGrid>
      <w:tr w:rsidR="00000000" w14:paraId="11652195" w14:textId="77777777">
        <w:trPr>
          <w:divId w:val="71881778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4CA3911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Country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CFC0EC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Presence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CD0AF34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Origin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CDE4AEA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Formerly Bred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6ECB19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Seasonality</w:t>
            </w:r>
          </w:p>
        </w:tc>
      </w:tr>
      <w:tr w:rsidR="00000000" w14:paraId="41CA1232" w14:textId="77777777">
        <w:trPr>
          <w:divId w:val="718817788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FC6080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Thailand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B2FBA0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100A08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01BD3F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69F213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</w:tbl>
    <w:p w14:paraId="0028F27E" w14:textId="77777777" w:rsidR="00000000" w:rsidRDefault="00000000">
      <w:pPr>
        <w:pStyle w:val="Heading1"/>
        <w:divId w:val="1720008080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Population</w:t>
      </w:r>
    </w:p>
    <w:p w14:paraId="3DEB7595" w14:textId="20FB1039" w:rsidR="00000000" w:rsidRDefault="00000000">
      <w:pPr>
        <w:pStyle w:val="NormalWeb"/>
        <w:divId w:val="1720008080"/>
        <w:rPr>
          <w:rStyle w:val="fontstyle01"/>
        </w:rPr>
      </w:pPr>
      <w:r>
        <w:rPr>
          <w:rStyle w:val="fontstyle01"/>
          <w:rFonts w:ascii="Georgia" w:hAnsi="Georgia"/>
        </w:rPr>
        <w:t xml:space="preserve">The subpopulation at </w:t>
      </w:r>
      <w:proofErr w:type="spellStart"/>
      <w:r>
        <w:rPr>
          <w:rStyle w:val="fontstyle01"/>
          <w:rFonts w:ascii="Georgia" w:hAnsi="Georgia"/>
        </w:rPr>
        <w:t>Tham</w:t>
      </w:r>
      <w:proofErr w:type="spellEnd"/>
      <w:r>
        <w:rPr>
          <w:rStyle w:val="fontstyle01"/>
          <w:rFonts w:ascii="Georgia" w:hAnsi="Georgia"/>
        </w:rPr>
        <w:t xml:space="preserve"> Huang Po Temple consist</w:t>
      </w:r>
      <w:ins w:id="76" w:author="Jack Plummer" w:date="2022-09-24T08:49:00Z">
        <w:r w:rsidR="006F296F">
          <w:rPr>
            <w:rStyle w:val="fontstyle01"/>
            <w:rFonts w:ascii="Georgia" w:hAnsi="Georgia"/>
          </w:rPr>
          <w:t>s</w:t>
        </w:r>
      </w:ins>
      <w:r>
        <w:rPr>
          <w:rStyle w:val="fontstyle01"/>
          <w:rFonts w:ascii="Georgia" w:hAnsi="Georgia"/>
        </w:rPr>
        <w:t xml:space="preserve"> of 1,000 mature individuals.</w:t>
      </w:r>
      <w:ins w:id="77" w:author="Jack Plummer" w:date="2022-09-24T08:50:00Z">
        <w:r w:rsidR="006F296F">
          <w:rPr>
            <w:rStyle w:val="fontstyle01"/>
            <w:rFonts w:ascii="Georgia" w:hAnsi="Georgia"/>
          </w:rPr>
          <w:t xml:space="preserve"> No numerical population information is available for other collection sites.</w:t>
        </w:r>
      </w:ins>
      <w:r>
        <w:rPr>
          <w:rStyle w:val="fontstyle01"/>
          <w:rFonts w:ascii="Georgia" w:hAnsi="Georgia"/>
        </w:rPr>
        <w:t xml:space="preserve"> This species occurs in small and very restrict</w:t>
      </w:r>
      <w:ins w:id="78" w:author="Jack Plummer" w:date="2022-09-24T08:50:00Z">
        <w:r w:rsidR="006F296F">
          <w:rPr>
            <w:rStyle w:val="fontstyle01"/>
            <w:rFonts w:ascii="Georgia" w:hAnsi="Georgia"/>
          </w:rPr>
          <w:t>ed</w:t>
        </w:r>
      </w:ins>
      <w:r>
        <w:rPr>
          <w:rStyle w:val="fontstyle01"/>
          <w:rFonts w:ascii="Georgia" w:hAnsi="Georgia"/>
        </w:rPr>
        <w:t xml:space="preserve"> areas. </w:t>
      </w:r>
      <w:ins w:id="79" w:author="Jack Plummer" w:date="2022-09-24T08:50:00Z">
        <w:r w:rsidR="006F296F">
          <w:rPr>
            <w:rStyle w:val="fontstyle01"/>
            <w:rFonts w:ascii="Georgia" w:hAnsi="Georgia"/>
          </w:rPr>
          <w:t>The population trend is suspected to be decreasing on account of degradation of its limestone habitat.</w:t>
        </w:r>
      </w:ins>
    </w:p>
    <w:p w14:paraId="0D0ABC9C" w14:textId="77777777" w:rsidR="00000000" w:rsidRDefault="00000000">
      <w:pPr>
        <w:pStyle w:val="Heading2"/>
        <w:divId w:val="1720008080"/>
        <w:rPr>
          <w:rFonts w:eastAsia="Times New Roman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Population Information</w:t>
      </w:r>
    </w:p>
    <w:p w14:paraId="6FF2689D" w14:textId="77777777" w:rsidR="00000000" w:rsidRDefault="00000000">
      <w:pPr>
        <w:pStyle w:val="NormalWeb"/>
        <w:divId w:val="1720008080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Current Population Trend: </w:t>
      </w:r>
      <w:r>
        <w:rPr>
          <w:rFonts w:ascii="Georgia" w:hAnsi="Georgia"/>
        </w:rPr>
        <w:t>Decreasing</w:t>
      </w:r>
    </w:p>
    <w:p w14:paraId="41A434DD" w14:textId="77777777" w:rsidR="00000000" w:rsidRDefault="00000000">
      <w:pPr>
        <w:pStyle w:val="Heading1"/>
        <w:divId w:val="1940214760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Habitats and Ecology</w:t>
      </w:r>
    </w:p>
    <w:p w14:paraId="538CD66E" w14:textId="77777777" w:rsidR="00000000" w:rsidRDefault="00000000">
      <w:pPr>
        <w:pStyle w:val="NormalWeb"/>
        <w:divId w:val="1940214760"/>
        <w:rPr>
          <w:rFonts w:ascii="Georgia" w:hAnsi="Georgia"/>
        </w:rPr>
      </w:pPr>
      <w:commentRangeStart w:id="80"/>
      <w:r>
        <w:rPr>
          <w:rFonts w:ascii="Georgia" w:hAnsi="Georgia"/>
        </w:rPr>
        <w:t xml:space="preserve">This species </w:t>
      </w:r>
      <w:commentRangeEnd w:id="80"/>
      <w:r w:rsidR="006F296F">
        <w:rPr>
          <w:rStyle w:val="CommentReference"/>
        </w:rPr>
        <w:commentReference w:id="80"/>
      </w:r>
      <w:r>
        <w:rPr>
          <w:rFonts w:ascii="Georgia" w:hAnsi="Georgia"/>
        </w:rPr>
        <w:t>is found on limestone in mixed deciduous forest.</w:t>
      </w:r>
    </w:p>
    <w:p w14:paraId="5D0B1320" w14:textId="77777777" w:rsidR="00000000" w:rsidRDefault="00000000">
      <w:pPr>
        <w:pStyle w:val="Heading2"/>
        <w:divId w:val="194021476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IUCN Habitats Classification 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3"/>
        <w:gridCol w:w="763"/>
        <w:gridCol w:w="1020"/>
        <w:gridCol w:w="1888"/>
      </w:tblGrid>
      <w:tr w:rsidR="00000000" w14:paraId="19E85B81" w14:textId="77777777">
        <w:trPr>
          <w:divId w:val="194021476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CE9925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Habitat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79EB8D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F24F4C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Suitability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7CF61D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Major Importance?</w:t>
            </w:r>
          </w:p>
        </w:tc>
      </w:tr>
      <w:tr w:rsidR="00000000" w14:paraId="746AEA4E" w14:textId="77777777">
        <w:trPr>
          <w:divId w:val="194021476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20B2FC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1.6. Forest -&gt; Forest - Subtropical/Tropical Moist Lowland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2344C1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B58F38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Suitable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E83E16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44ABB3E3" w14:textId="77777777" w:rsidR="00000000" w:rsidRDefault="00000000">
      <w:pPr>
        <w:pStyle w:val="Heading2"/>
        <w:divId w:val="194021476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Continuing Decline in Habitat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1403"/>
        <w:gridCol w:w="5647"/>
      </w:tblGrid>
      <w:tr w:rsidR="00732009" w14:paraId="46320C35" w14:textId="77777777">
        <w:trPr>
          <w:divId w:val="194021476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A20E78E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Continuing decline in area, extent and/or quality of habitat?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B5FEF21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Qualifier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A6595D7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732009" w14:paraId="463C527F" w14:textId="77777777">
        <w:trPr>
          <w:divId w:val="1940214760"/>
          <w:tblCellSpacing w:w="15" w:type="dxa"/>
        </w:trPr>
        <w:tc>
          <w:tcPr>
            <w:tcW w:w="0" w:type="auto"/>
            <w:vAlign w:val="center"/>
            <w:hideMark/>
          </w:tcPr>
          <w:p w14:paraId="090B227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B355D6A" w14:textId="54351CEC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del w:id="81" w:author="Jack Plummer" w:date="2022-09-24T08:51:00Z">
              <w:r w:rsidDel="006F296F">
                <w:rPr>
                  <w:rFonts w:ascii="Georgia" w:eastAsia="Times New Roman" w:hAnsi="Georgia"/>
                  <w:sz w:val="18"/>
                  <w:szCs w:val="18"/>
                </w:rPr>
                <w:delText>Observed</w:delText>
              </w:r>
            </w:del>
            <w:ins w:id="82" w:author="Jack Plummer" w:date="2022-09-24T08:51:00Z">
              <w:r w:rsidR="006F296F">
                <w:rPr>
                  <w:rFonts w:ascii="Georgia" w:eastAsia="Times New Roman" w:hAnsi="Georgia"/>
                  <w:sz w:val="18"/>
                  <w:szCs w:val="18"/>
                </w:rPr>
                <w:t>I</w:t>
              </w:r>
              <w:r w:rsidR="006F296F">
                <w:rPr>
                  <w:rFonts w:eastAsia="Times New Roman"/>
                  <w:sz w:val="18"/>
                  <w:szCs w:val="18"/>
                </w:rPr>
                <w:t>nferred</w:t>
              </w:r>
            </w:ins>
          </w:p>
        </w:tc>
        <w:tc>
          <w:tcPr>
            <w:tcW w:w="0" w:type="auto"/>
            <w:vAlign w:val="center"/>
            <w:hideMark/>
          </w:tcPr>
          <w:p w14:paraId="194D5180" w14:textId="379CCD51" w:rsidR="00000000" w:rsidRDefault="00732009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ins w:id="83" w:author="Jack Plummer" w:date="2022-09-24T08:56:00Z">
              <w:r>
                <w:rPr>
                  <w:rFonts w:ascii="Georgia" w:eastAsia="Times New Roman" w:hAnsi="Georgia"/>
                  <w:sz w:val="18"/>
                  <w:szCs w:val="18"/>
                </w:rPr>
                <w:t>C</w:t>
              </w:r>
            </w:ins>
            <w:del w:id="84" w:author="Jack Plummer" w:date="2022-09-24T08:56:00Z">
              <w:r w:rsidR="00000000" w:rsidDel="00732009">
                <w:rPr>
                  <w:rFonts w:ascii="Georgia" w:eastAsia="Times New Roman" w:hAnsi="Georgia"/>
                  <w:sz w:val="18"/>
                  <w:szCs w:val="18"/>
                </w:rPr>
                <w:delText>Th</w:delText>
              </w:r>
            </w:del>
            <w:del w:id="85" w:author="Jack Plummer" w:date="2022-09-24T08:55:00Z">
              <w:r w:rsidR="00000000" w:rsidDel="00732009">
                <w:rPr>
                  <w:rFonts w:ascii="Georgia" w:eastAsia="Times New Roman" w:hAnsi="Georgia"/>
                  <w:sz w:val="18"/>
                  <w:szCs w:val="18"/>
                </w:rPr>
                <w:delText>e c</w:delText>
              </w:r>
            </w:del>
            <w:r w:rsidR="00000000">
              <w:rPr>
                <w:rFonts w:ascii="Georgia" w:eastAsia="Times New Roman" w:hAnsi="Georgia"/>
                <w:sz w:val="18"/>
                <w:szCs w:val="18"/>
              </w:rPr>
              <w:t xml:space="preserve">onstruction </w:t>
            </w:r>
            <w:del w:id="86" w:author="Jack Plummer" w:date="2022-09-24T08:56:00Z">
              <w:r w:rsidR="00000000" w:rsidDel="00732009">
                <w:rPr>
                  <w:rFonts w:ascii="Georgia" w:eastAsia="Times New Roman" w:hAnsi="Georgia"/>
                  <w:sz w:val="18"/>
                  <w:szCs w:val="18"/>
                </w:rPr>
                <w:delText xml:space="preserve">of </w:delText>
              </w:r>
            </w:del>
            <w:ins w:id="87" w:author="Jack Plummer" w:date="2022-09-24T08:56:00Z">
              <w:r>
                <w:rPr>
                  <w:rFonts w:ascii="Georgia" w:eastAsia="Times New Roman" w:hAnsi="Georgia"/>
                  <w:sz w:val="18"/>
                  <w:szCs w:val="18"/>
                </w:rPr>
                <w:t>a</w:t>
              </w:r>
              <w:r>
                <w:rPr>
                  <w:rFonts w:eastAsia="Times New Roman"/>
                  <w:sz w:val="18"/>
                  <w:szCs w:val="18"/>
                </w:rPr>
                <w:t xml:space="preserve">t </w:t>
              </w:r>
            </w:ins>
            <w:r w:rsidR="00000000">
              <w:rPr>
                <w:rFonts w:ascii="Georgia" w:eastAsia="Times New Roman" w:hAnsi="Georgia"/>
                <w:sz w:val="18"/>
                <w:szCs w:val="18"/>
              </w:rPr>
              <w:t xml:space="preserve">temple </w:t>
            </w:r>
            <w:del w:id="88" w:author="Jack Plummer" w:date="2022-09-24T08:56:00Z">
              <w:r w:rsidR="00000000" w:rsidDel="00732009">
                <w:rPr>
                  <w:rFonts w:ascii="Georgia" w:eastAsia="Times New Roman" w:hAnsi="Georgia"/>
                  <w:sz w:val="18"/>
                  <w:szCs w:val="18"/>
                </w:rPr>
                <w:delText>in vicinity</w:delText>
              </w:r>
            </w:del>
            <w:ins w:id="89" w:author="Jack Plummer" w:date="2022-09-24T08:56:00Z">
              <w:r>
                <w:rPr>
                  <w:rFonts w:ascii="Georgia" w:eastAsia="Times New Roman" w:hAnsi="Georgia"/>
                  <w:sz w:val="18"/>
                  <w:szCs w:val="18"/>
                </w:rPr>
                <w:t>sites and associated tourism</w:t>
              </w:r>
            </w:ins>
            <w:del w:id="90" w:author="Jack Plummer" w:date="2022-09-24T08:56:00Z">
              <w:r w:rsidR="00000000" w:rsidDel="00732009">
                <w:rPr>
                  <w:rFonts w:ascii="Georgia" w:eastAsia="Times New Roman" w:hAnsi="Georgia"/>
                  <w:sz w:val="18"/>
                  <w:szCs w:val="18"/>
                </w:rPr>
                <w:delText>, tourists</w:delText>
              </w:r>
            </w:del>
            <w:r w:rsidR="00000000">
              <w:rPr>
                <w:rFonts w:ascii="Georgia" w:eastAsia="Times New Roman" w:hAnsi="Georgia"/>
                <w:sz w:val="18"/>
                <w:szCs w:val="18"/>
              </w:rPr>
              <w:t xml:space="preserve"> are </w:t>
            </w:r>
            <w:del w:id="91" w:author="Jack Plummer" w:date="2022-09-24T08:56:00Z">
              <w:r w:rsidR="00000000" w:rsidDel="00732009">
                <w:rPr>
                  <w:rFonts w:ascii="Georgia" w:eastAsia="Times New Roman" w:hAnsi="Georgia"/>
                  <w:sz w:val="18"/>
                  <w:szCs w:val="18"/>
                </w:rPr>
                <w:delText xml:space="preserve">potential threats </w:delText>
              </w:r>
            </w:del>
            <w:r w:rsidR="00000000">
              <w:rPr>
                <w:rFonts w:ascii="Georgia" w:eastAsia="Times New Roman" w:hAnsi="Georgia"/>
                <w:sz w:val="18"/>
                <w:szCs w:val="18"/>
              </w:rPr>
              <w:t xml:space="preserve">to its </w:t>
            </w:r>
            <w:ins w:id="92" w:author="Jack Plummer" w:date="2022-09-24T08:56:00Z">
              <w:r>
                <w:rPr>
                  <w:rFonts w:ascii="Georgia" w:eastAsia="Times New Roman" w:hAnsi="Georgia"/>
                  <w:sz w:val="18"/>
                  <w:szCs w:val="18"/>
                </w:rPr>
                <w:t xml:space="preserve">limestone </w:t>
              </w:r>
            </w:ins>
            <w:r w:rsidR="00000000">
              <w:rPr>
                <w:rFonts w:ascii="Georgia" w:eastAsia="Times New Roman" w:hAnsi="Georgia"/>
                <w:sz w:val="18"/>
                <w:szCs w:val="18"/>
              </w:rPr>
              <w:t>habitat</w:t>
            </w:r>
            <w:del w:id="93" w:author="Jack Plummer" w:date="2022-09-24T08:56:00Z">
              <w:r w:rsidR="00000000" w:rsidDel="00732009">
                <w:rPr>
                  <w:rFonts w:ascii="Georgia" w:eastAsia="Times New Roman" w:hAnsi="Georgia"/>
                  <w:sz w:val="18"/>
                  <w:szCs w:val="18"/>
                </w:rPr>
                <w:delText>. The known locality are in non-protected areas. The limestone habitat of this species are degraded</w:delText>
              </w:r>
            </w:del>
            <w:ins w:id="94" w:author="Jack Plummer" w:date="2022-09-24T08:56:00Z">
              <w:r>
                <w:rPr>
                  <w:rFonts w:ascii="Georgia" w:eastAsia="Times New Roman" w:hAnsi="Georgia"/>
                  <w:sz w:val="18"/>
                  <w:szCs w:val="18"/>
                </w:rPr>
                <w:t xml:space="preserve"> and are inferred to be contributing to an ongoing decline in area, extent and quality of habitat</w:t>
              </w:r>
            </w:ins>
            <w:r w:rsidR="00000000">
              <w:rPr>
                <w:rFonts w:ascii="Georgia" w:eastAsia="Times New Roman" w:hAnsi="Georgia"/>
                <w:sz w:val="18"/>
                <w:szCs w:val="18"/>
              </w:rPr>
              <w:t>.</w:t>
            </w:r>
          </w:p>
        </w:tc>
      </w:tr>
    </w:tbl>
    <w:p w14:paraId="1335B86B" w14:textId="77777777" w:rsidR="00000000" w:rsidRDefault="00000000">
      <w:pPr>
        <w:pStyle w:val="Heading2"/>
        <w:divId w:val="194021476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Systems</w:t>
      </w:r>
    </w:p>
    <w:p w14:paraId="0EF09207" w14:textId="77777777" w:rsidR="00000000" w:rsidRDefault="00000000">
      <w:pPr>
        <w:pStyle w:val="NormalWeb"/>
        <w:divId w:val="1940214760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System: </w:t>
      </w:r>
      <w:r>
        <w:rPr>
          <w:rFonts w:ascii="Georgia" w:hAnsi="Georgia"/>
        </w:rPr>
        <w:t>Terrestrial</w:t>
      </w:r>
    </w:p>
    <w:p w14:paraId="3E1ED003" w14:textId="77777777" w:rsidR="00000000" w:rsidRDefault="00000000">
      <w:pPr>
        <w:pStyle w:val="Heading2"/>
        <w:divId w:val="194021476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Plant / Fungi Specific</w:t>
      </w:r>
    </w:p>
    <w:p w14:paraId="3F1EE924" w14:textId="77777777" w:rsidR="00000000" w:rsidRDefault="00000000">
      <w:pPr>
        <w:pStyle w:val="NormalWeb"/>
        <w:divId w:val="1940214760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Wild relative of a crop? </w:t>
      </w:r>
      <w:r>
        <w:rPr>
          <w:rFonts w:ascii="Georgia" w:hAnsi="Georgia"/>
        </w:rPr>
        <w:t>No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</w:tblGrid>
      <w:tr w:rsidR="00000000" w14:paraId="609325EB" w14:textId="77777777">
        <w:trPr>
          <w:divId w:val="194021476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FE2F30E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Plant and Fungal Growth Forms</w:t>
            </w:r>
          </w:p>
        </w:tc>
      </w:tr>
      <w:tr w:rsidR="00000000" w14:paraId="30939026" w14:textId="77777777">
        <w:trPr>
          <w:divId w:val="194021476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8228D4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Annual</w:t>
            </w:r>
          </w:p>
        </w:tc>
      </w:tr>
      <w:tr w:rsidR="00000000" w14:paraId="373454AA" w14:textId="77777777">
        <w:trPr>
          <w:divId w:val="194021476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80DDF1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Forb or Herb</w:t>
            </w:r>
          </w:p>
        </w:tc>
      </w:tr>
    </w:tbl>
    <w:p w14:paraId="6DA0D965" w14:textId="77777777" w:rsidR="00000000" w:rsidRDefault="00000000">
      <w:pPr>
        <w:pStyle w:val="Heading1"/>
        <w:divId w:val="47464548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lastRenderedPageBreak/>
        <w:t>Use and Trade</w:t>
      </w:r>
    </w:p>
    <w:p w14:paraId="4EC0D726" w14:textId="77777777" w:rsidR="00000000" w:rsidRDefault="00000000">
      <w:pPr>
        <w:pStyle w:val="Heading2"/>
        <w:divId w:val="4746454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General Use and Trade Information</w:t>
      </w:r>
    </w:p>
    <w:p w14:paraId="570AB687" w14:textId="1FBBBF90" w:rsidR="00000000" w:rsidRDefault="00000000">
      <w:pPr>
        <w:pStyle w:val="NormalWeb"/>
        <w:divId w:val="47464548"/>
        <w:rPr>
          <w:ins w:id="95" w:author="Jack Plummer" w:date="2022-09-24T08:54:00Z"/>
          <w:rFonts w:ascii="Georgia" w:hAnsi="Georgia"/>
        </w:rPr>
      </w:pPr>
      <w:r>
        <w:rPr>
          <w:rStyle w:val="datalabel1"/>
          <w:rFonts w:ascii="Georgia" w:hAnsi="Georgia"/>
        </w:rPr>
        <w:t xml:space="preserve">Species not utilized: </w:t>
      </w:r>
      <w:r>
        <w:rPr>
          <w:rFonts w:ascii="Georgia" w:hAnsi="Georgia"/>
        </w:rPr>
        <w:t>true</w:t>
      </w:r>
    </w:p>
    <w:p w14:paraId="00B0C1B8" w14:textId="1D83CD57" w:rsidR="006F296F" w:rsidRDefault="006F296F">
      <w:pPr>
        <w:pStyle w:val="NormalWeb"/>
        <w:divId w:val="47464548"/>
        <w:rPr>
          <w:rFonts w:ascii="Georgia" w:hAnsi="Georgia"/>
        </w:rPr>
      </w:pPr>
      <w:ins w:id="96" w:author="Jack Plummer" w:date="2022-09-24T08:54:00Z">
        <w:r>
          <w:rPr>
            <w:rFonts w:ascii="Georgia" w:hAnsi="Georgia"/>
          </w:rPr>
          <w:t>This species is not known to be utilised.</w:t>
        </w:r>
      </w:ins>
    </w:p>
    <w:p w14:paraId="51093E32" w14:textId="77777777" w:rsidR="00000000" w:rsidRDefault="00000000">
      <w:pPr>
        <w:pStyle w:val="Heading2"/>
        <w:divId w:val="4746454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Non- Consumptive Use</w:t>
      </w:r>
    </w:p>
    <w:p w14:paraId="6AA3E63E" w14:textId="3FECD5ED" w:rsidR="00000000" w:rsidRDefault="00000000">
      <w:pPr>
        <w:pStyle w:val="NormalWeb"/>
        <w:divId w:val="47464548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Non-consumptive use of the species? </w:t>
      </w:r>
      <w:commentRangeStart w:id="97"/>
      <w:proofErr w:type="spellStart"/>
      <w:r>
        <w:rPr>
          <w:rFonts w:ascii="Georgia" w:hAnsi="Georgia"/>
        </w:rPr>
        <w:t>true</w:t>
      </w:r>
      <w:commentRangeEnd w:id="97"/>
      <w:r w:rsidR="006F296F">
        <w:rPr>
          <w:rStyle w:val="CommentReference"/>
        </w:rPr>
        <w:commentReference w:id="97"/>
      </w:r>
      <w:ins w:id="98" w:author="Jack Plummer" w:date="2022-09-24T08:54:00Z">
        <w:r w:rsidR="006F296F">
          <w:rPr>
            <w:rFonts w:ascii="Georgia" w:hAnsi="Georgia"/>
          </w:rPr>
          <w:t>I</w:t>
        </w:r>
        <w:proofErr w:type="spellEnd"/>
        <w:r w:rsidR="006F296F">
          <w:rPr>
            <w:rFonts w:ascii="Georgia" w:hAnsi="Georgia"/>
          </w:rPr>
          <w:t xml:space="preserve"> </w:t>
        </w:r>
      </w:ins>
    </w:p>
    <w:p w14:paraId="2CC4CFD0" w14:textId="77777777" w:rsidR="00000000" w:rsidRDefault="00000000">
      <w:pPr>
        <w:pStyle w:val="Heading1"/>
        <w:divId w:val="1978609540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Threats</w:t>
      </w:r>
    </w:p>
    <w:p w14:paraId="156518A3" w14:textId="43612B1C" w:rsidR="00000000" w:rsidRDefault="006F296F">
      <w:pPr>
        <w:pStyle w:val="NormalWeb"/>
        <w:divId w:val="1978609540"/>
        <w:rPr>
          <w:rFonts w:ascii="Georgia" w:hAnsi="Georgia"/>
        </w:rPr>
      </w:pPr>
      <w:commentRangeStart w:id="99"/>
      <w:ins w:id="100" w:author="Jack Plummer" w:date="2022-09-24T08:52:00Z">
        <w:r>
          <w:rPr>
            <w:rStyle w:val="fontstyle01"/>
            <w:rFonts w:ascii="Georgia" w:hAnsi="Georgia"/>
          </w:rPr>
          <w:t xml:space="preserve">Construction work at </w:t>
        </w:r>
      </w:ins>
      <w:del w:id="101" w:author="Jack Plummer" w:date="2022-09-24T08:52:00Z">
        <w:r w:rsidR="00000000" w:rsidDel="006F296F">
          <w:rPr>
            <w:rStyle w:val="fontstyle01"/>
            <w:rFonts w:ascii="Georgia" w:hAnsi="Georgia"/>
          </w:rPr>
          <w:delText xml:space="preserve">The construction of </w:delText>
        </w:r>
      </w:del>
      <w:r w:rsidR="00000000">
        <w:rPr>
          <w:rStyle w:val="fontstyle01"/>
          <w:rFonts w:ascii="Georgia" w:hAnsi="Georgia"/>
        </w:rPr>
        <w:t>temple</w:t>
      </w:r>
      <w:ins w:id="102" w:author="Jack Plummer" w:date="2022-09-24T08:52:00Z">
        <w:r>
          <w:rPr>
            <w:rStyle w:val="fontstyle01"/>
            <w:rFonts w:ascii="Georgia" w:hAnsi="Georgia"/>
          </w:rPr>
          <w:t xml:space="preserve">s, including track and stair construction </w:t>
        </w:r>
      </w:ins>
      <w:del w:id="103" w:author="Jack Plummer" w:date="2022-09-24T08:52:00Z">
        <w:r w:rsidR="00000000" w:rsidDel="006F296F">
          <w:rPr>
            <w:rStyle w:val="fontstyle01"/>
            <w:rFonts w:ascii="Georgia" w:hAnsi="Georgia"/>
          </w:rPr>
          <w:delText xml:space="preserve"> </w:delText>
        </w:r>
      </w:del>
      <w:r w:rsidR="00000000">
        <w:rPr>
          <w:rStyle w:val="fontstyle01"/>
          <w:rFonts w:ascii="Georgia" w:hAnsi="Georgia"/>
        </w:rPr>
        <w:t>in</w:t>
      </w:r>
      <w:ins w:id="104" w:author="Jack Plummer" w:date="2022-09-24T08:52:00Z">
        <w:r>
          <w:rPr>
            <w:rStyle w:val="fontstyle01"/>
            <w:rFonts w:ascii="Georgia" w:hAnsi="Georgia"/>
          </w:rPr>
          <w:t xml:space="preserve"> the</w:t>
        </w:r>
      </w:ins>
      <w:r w:rsidR="00000000">
        <w:rPr>
          <w:rStyle w:val="fontstyle01"/>
          <w:rFonts w:ascii="Georgia" w:hAnsi="Georgia"/>
        </w:rPr>
        <w:t xml:space="preserve"> vicinity</w:t>
      </w:r>
      <w:ins w:id="105" w:author="Jack Plummer" w:date="2022-09-24T08:53:00Z">
        <w:r>
          <w:rPr>
            <w:rStyle w:val="fontstyle01"/>
            <w:rFonts w:ascii="Georgia" w:hAnsi="Georgia"/>
          </w:rPr>
          <w:t xml:space="preserve"> of collection sites, represents a major threat to this species.</w:t>
        </w:r>
      </w:ins>
      <w:del w:id="106" w:author="Jack Plummer" w:date="2022-09-24T08:53:00Z">
        <w:r w:rsidR="00000000" w:rsidDel="006F296F">
          <w:rPr>
            <w:rStyle w:val="fontstyle01"/>
            <w:rFonts w:ascii="Georgia" w:hAnsi="Georgia"/>
          </w:rPr>
          <w:delText xml:space="preserve"> and </w:delText>
        </w:r>
      </w:del>
      <w:ins w:id="107" w:author="Jack Plummer" w:date="2022-09-24T08:53:00Z">
        <w:r>
          <w:rPr>
            <w:rStyle w:val="fontstyle01"/>
            <w:rFonts w:ascii="Georgia" w:hAnsi="Georgia"/>
          </w:rPr>
          <w:t xml:space="preserve"> Trampling </w:t>
        </w:r>
        <w:proofErr w:type="gramStart"/>
        <w:r>
          <w:rPr>
            <w:rStyle w:val="fontstyle01"/>
            <w:rFonts w:ascii="Georgia" w:hAnsi="Georgia"/>
          </w:rPr>
          <w:t>as a result of</w:t>
        </w:r>
        <w:proofErr w:type="gramEnd"/>
        <w:r>
          <w:rPr>
            <w:rStyle w:val="fontstyle01"/>
            <w:rFonts w:ascii="Georgia" w:hAnsi="Georgia"/>
          </w:rPr>
          <w:t xml:space="preserve"> increased </w:t>
        </w:r>
      </w:ins>
      <w:r w:rsidR="00000000">
        <w:rPr>
          <w:rStyle w:val="fontstyle01"/>
          <w:rFonts w:ascii="Georgia" w:hAnsi="Georgia"/>
        </w:rPr>
        <w:t>tourism a</w:t>
      </w:r>
      <w:ins w:id="108" w:author="Jack Plummer" w:date="2022-09-24T08:53:00Z">
        <w:r>
          <w:rPr>
            <w:rStyle w:val="fontstyle01"/>
            <w:rFonts w:ascii="Georgia" w:hAnsi="Georgia"/>
          </w:rPr>
          <w:t>nd future mining</w:t>
        </w:r>
      </w:ins>
      <w:ins w:id="109" w:author="Jack Plummer" w:date="2022-09-24T08:55:00Z">
        <w:r w:rsidR="00732009">
          <w:rPr>
            <w:rStyle w:val="fontstyle01"/>
            <w:rFonts w:ascii="Georgia" w:hAnsi="Georgia"/>
          </w:rPr>
          <w:t xml:space="preserve"> activities</w:t>
        </w:r>
      </w:ins>
      <w:ins w:id="110" w:author="Jack Plummer" w:date="2022-09-24T08:53:00Z">
        <w:r>
          <w:rPr>
            <w:rStyle w:val="fontstyle01"/>
            <w:rFonts w:ascii="Georgia" w:hAnsi="Georgia"/>
          </w:rPr>
          <w:t xml:space="preserve"> represent additional</w:t>
        </w:r>
      </w:ins>
      <w:del w:id="111" w:author="Jack Plummer" w:date="2022-09-24T08:53:00Z">
        <w:r w:rsidR="00000000" w:rsidDel="006F296F">
          <w:rPr>
            <w:rStyle w:val="fontstyle01"/>
            <w:rFonts w:ascii="Georgia" w:hAnsi="Georgia"/>
          </w:rPr>
          <w:delText>re</w:delText>
        </w:r>
      </w:del>
      <w:r w:rsidR="00000000">
        <w:rPr>
          <w:rFonts w:ascii="Georgia" w:hAnsi="Georgia"/>
        </w:rPr>
        <w:t xml:space="preserve"> potential threats to its habitat.</w:t>
      </w:r>
      <w:commentRangeEnd w:id="99"/>
      <w:r>
        <w:rPr>
          <w:rStyle w:val="CommentReference"/>
        </w:rPr>
        <w:commentReference w:id="99"/>
      </w:r>
    </w:p>
    <w:p w14:paraId="626ECFEC" w14:textId="77777777" w:rsidR="00000000" w:rsidRDefault="00000000">
      <w:pPr>
        <w:pStyle w:val="Heading2"/>
        <w:divId w:val="1978609540"/>
        <w:rPr>
          <w:rFonts w:ascii="Georgia" w:eastAsia="Times New Roman" w:hAnsi="Georgia"/>
          <w:sz w:val="27"/>
          <w:szCs w:val="27"/>
        </w:rPr>
      </w:pPr>
      <w:commentRangeStart w:id="112"/>
      <w:r>
        <w:rPr>
          <w:rFonts w:ascii="Georgia" w:eastAsia="Times New Roman" w:hAnsi="Georgia"/>
          <w:sz w:val="27"/>
          <w:szCs w:val="27"/>
        </w:rPr>
        <w:t>Threats Classification Scheme</w:t>
      </w:r>
      <w:commentRangeEnd w:id="112"/>
      <w:r w:rsidR="006F296F">
        <w:rPr>
          <w:rStyle w:val="CommentReference"/>
          <w:b w:val="0"/>
          <w:bCs w:val="0"/>
        </w:rPr>
        <w:commentReference w:id="112"/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9"/>
        <w:gridCol w:w="740"/>
        <w:gridCol w:w="842"/>
        <w:gridCol w:w="842"/>
        <w:gridCol w:w="1257"/>
      </w:tblGrid>
      <w:tr w:rsidR="00000000" w14:paraId="382F2F76" w14:textId="77777777">
        <w:trPr>
          <w:divId w:val="197860954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02B7F1A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Threat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FB7F7A4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Timing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FA4175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Scope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520000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7ADF8D1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Impact Score</w:t>
            </w:r>
          </w:p>
        </w:tc>
      </w:tr>
      <w:tr w:rsidR="00000000" w14:paraId="17A2E66C" w14:textId="77777777">
        <w:trPr>
          <w:divId w:val="1978609540"/>
          <w:tblCellSpacing w:w="15" w:type="dxa"/>
        </w:trPr>
        <w:tc>
          <w:tcPr>
            <w:tcW w:w="0" w:type="auto"/>
            <w:vAlign w:val="center"/>
            <w:hideMark/>
          </w:tcPr>
          <w:p w14:paraId="053C8AE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1.3. Residential &amp; commercial development -&gt; Tourism &amp; recreation areas</w:t>
            </w:r>
          </w:p>
        </w:tc>
        <w:tc>
          <w:tcPr>
            <w:tcW w:w="0" w:type="auto"/>
            <w:vAlign w:val="center"/>
            <w:hideMark/>
          </w:tcPr>
          <w:p w14:paraId="7EAA5D6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68CDC77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396A80C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45DBADA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2F68323E" w14:textId="77777777">
        <w:trPr>
          <w:divId w:val="1978609540"/>
          <w:tblCellSpacing w:w="15" w:type="dxa"/>
        </w:trPr>
        <w:tc>
          <w:tcPr>
            <w:tcW w:w="0" w:type="auto"/>
            <w:vAlign w:val="center"/>
            <w:hideMark/>
          </w:tcPr>
          <w:p w14:paraId="5F6E7A8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12.1. Other options -&gt; Other threat</w:t>
            </w:r>
          </w:p>
        </w:tc>
        <w:tc>
          <w:tcPr>
            <w:tcW w:w="0" w:type="auto"/>
            <w:vAlign w:val="center"/>
            <w:hideMark/>
          </w:tcPr>
          <w:p w14:paraId="2C5F56D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6093997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1972A9B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5EE5C29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</w:tbl>
    <w:p w14:paraId="4B5C3E41" w14:textId="77777777" w:rsidR="00000000" w:rsidRDefault="00000000">
      <w:pPr>
        <w:pStyle w:val="Heading1"/>
        <w:divId w:val="391272530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Conservation</w:t>
      </w:r>
    </w:p>
    <w:p w14:paraId="2CCD1343" w14:textId="03CB7081" w:rsidR="00000000" w:rsidRDefault="00000000">
      <w:pPr>
        <w:pStyle w:val="NormalWeb"/>
        <w:divId w:val="391272530"/>
        <w:rPr>
          <w:rFonts w:ascii="Georgia" w:hAnsi="Georgia"/>
        </w:rPr>
      </w:pPr>
      <w:r>
        <w:rPr>
          <w:rFonts w:ascii="Georgia" w:hAnsi="Georgia"/>
        </w:rPr>
        <w:t>This species is not found in any protected areas</w:t>
      </w:r>
      <w:ins w:id="113" w:author="Jack Plummer" w:date="2022-09-24T08:54:00Z">
        <w:r w:rsidR="006F296F">
          <w:rPr>
            <w:rFonts w:ascii="Georgia" w:hAnsi="Georgia"/>
          </w:rPr>
          <w:t xml:space="preserve">, and </w:t>
        </w:r>
      </w:ins>
      <w:ins w:id="114" w:author="Jack Plummer" w:date="2022-09-24T08:55:00Z">
        <w:r w:rsidR="006F296F">
          <w:rPr>
            <w:rFonts w:ascii="Georgia" w:hAnsi="Georgia"/>
          </w:rPr>
          <w:t xml:space="preserve">it is not known to be represented in </w:t>
        </w:r>
        <w:r w:rsidR="006F296F">
          <w:rPr>
            <w:rFonts w:ascii="Georgia" w:hAnsi="Georgia"/>
            <w:i/>
            <w:iCs/>
          </w:rPr>
          <w:t>ex situ</w:t>
        </w:r>
        <w:r w:rsidR="006F296F">
          <w:rPr>
            <w:rFonts w:ascii="Georgia" w:hAnsi="Georgia"/>
          </w:rPr>
          <w:t xml:space="preserve"> conservation</w:t>
        </w:r>
        <w:r w:rsidR="00732009">
          <w:rPr>
            <w:rFonts w:ascii="Georgia" w:hAnsi="Georgia"/>
          </w:rPr>
          <w:t>?</w:t>
        </w:r>
      </w:ins>
      <w:del w:id="115" w:author="Jack Plummer" w:date="2022-09-24T08:54:00Z">
        <w:r w:rsidDel="006F296F">
          <w:rPr>
            <w:rFonts w:ascii="Georgia" w:hAnsi="Georgia"/>
          </w:rPr>
          <w:delText>.</w:delText>
        </w:r>
      </w:del>
    </w:p>
    <w:p w14:paraId="5268CE66" w14:textId="77777777" w:rsidR="00000000" w:rsidRDefault="00000000">
      <w:pPr>
        <w:pStyle w:val="Heading2"/>
        <w:divId w:val="39127253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Conservation Actions In- Place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530"/>
      </w:tblGrid>
      <w:tr w:rsidR="00000000" w14:paraId="7DB09C37" w14:textId="77777777">
        <w:trPr>
          <w:divId w:val="39127253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9C30FD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Occur in at least one PA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B42D34A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2ECFD038" w14:textId="77777777">
        <w:trPr>
          <w:divId w:val="391272530"/>
          <w:tblCellSpacing w:w="15" w:type="dxa"/>
        </w:trPr>
        <w:tc>
          <w:tcPr>
            <w:tcW w:w="0" w:type="auto"/>
            <w:vAlign w:val="center"/>
            <w:hideMark/>
          </w:tcPr>
          <w:p w14:paraId="7B65DE3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E09F38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7573AFD5" w14:textId="77777777" w:rsidR="00000000" w:rsidRDefault="00000000">
      <w:pPr>
        <w:pStyle w:val="Heading2"/>
        <w:divId w:val="39127253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Important Conservation Actions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7"/>
        <w:gridCol w:w="530"/>
      </w:tblGrid>
      <w:tr w:rsidR="00000000" w14:paraId="0789F859" w14:textId="77777777">
        <w:trPr>
          <w:divId w:val="39127253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22D871F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Conservation Actions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7A59D22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202C83DB" w14:textId="77777777">
        <w:trPr>
          <w:divId w:val="39127253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3091D6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1.1. Land/water protection -&gt; Site/area protection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FB93B8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4BC4DA29" w14:textId="77777777">
        <w:trPr>
          <w:divId w:val="39127253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6CB20A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2.1. Land/water management -&gt; Site/area management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9B18EE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0FDDB98A" w14:textId="77777777">
        <w:trPr>
          <w:divId w:val="39127253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9F23C5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3.4.1. Species management -&gt; Ex-situ conservation -&gt; Captive breeding/artificial propagation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D01F9E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48239EB3" w14:textId="77777777" w:rsidR="00000000" w:rsidRDefault="00000000">
      <w:pPr>
        <w:pStyle w:val="Heading2"/>
        <w:divId w:val="39127253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Research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4"/>
        <w:gridCol w:w="530"/>
      </w:tblGrid>
      <w:tr w:rsidR="00000000" w14:paraId="634EE28B" w14:textId="77777777">
        <w:trPr>
          <w:divId w:val="39127253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98C2261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lastRenderedPageBreak/>
              <w:t>Research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00FA58D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1D788E2A" w14:textId="77777777">
        <w:trPr>
          <w:divId w:val="39127253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455E3E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1.2. Research -&gt; Population size, distribution &amp;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E152D5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5359C231" w14:textId="77777777">
        <w:trPr>
          <w:divId w:val="39127253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4F29FE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1.5. Research -&gt; Threats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AED0EB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7E76A81C" w14:textId="77777777">
        <w:trPr>
          <w:divId w:val="39127253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57BB17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1.6. Research -&gt; Actions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554BA2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0F8C6E48" w14:textId="77777777">
        <w:trPr>
          <w:divId w:val="39127253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91C259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3.1. Monitoring -&gt; Population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7DC0A8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6B37C988" w14:textId="77777777">
        <w:trPr>
          <w:divId w:val="39127253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96F6B1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 Monitoring -&gt; Habitat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26C2E4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563B56A6" w14:textId="77777777" w:rsidR="00000000" w:rsidRDefault="00000000">
      <w:pPr>
        <w:pStyle w:val="Heading1"/>
        <w:divId w:val="1866407760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Ecosystem Services</w:t>
      </w:r>
    </w:p>
    <w:p w14:paraId="3D77FC0A" w14:textId="77777777" w:rsidR="00000000" w:rsidRDefault="00000000">
      <w:pPr>
        <w:pStyle w:val="Heading2"/>
        <w:divId w:val="186640776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Ecosystem Services Provided by the Species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5947"/>
      </w:tblGrid>
      <w:tr w:rsidR="00000000" w14:paraId="316146DE" w14:textId="77777777">
        <w:trPr>
          <w:divId w:val="186640776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F0CEE64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Insufficient Information Available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E22353D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Style w:val="redfont"/>
                <w:rFonts w:ascii="Georgia" w:eastAsia="Times New Roman" w:hAnsi="Georgia"/>
                <w:b/>
                <w:bCs/>
                <w:sz w:val="18"/>
                <w:szCs w:val="18"/>
              </w:rPr>
              <w:t>All coded services should have an importance score of 5 - Not Known.</w:t>
            </w:r>
          </w:p>
        </w:tc>
      </w:tr>
      <w:tr w:rsidR="00000000" w14:paraId="0D985C0B" w14:textId="77777777">
        <w:trPr>
          <w:divId w:val="1866407760"/>
          <w:tblCellSpacing w:w="15" w:type="dxa"/>
        </w:trPr>
        <w:tc>
          <w:tcPr>
            <w:tcW w:w="0" w:type="auto"/>
            <w:vAlign w:val="center"/>
            <w:hideMark/>
          </w:tcPr>
          <w:p w14:paraId="7BE8871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2293726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290FD32F" w14:textId="77777777" w:rsidR="00000000" w:rsidRDefault="00000000">
      <w:pPr>
        <w:pStyle w:val="Heading1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Bibliography</w:t>
      </w:r>
    </w:p>
    <w:p w14:paraId="5F258CF6" w14:textId="77777777" w:rsidR="00000000" w:rsidRDefault="00000000">
      <w:pPr>
        <w:pStyle w:val="NormalWeb"/>
        <w:divId w:val="1074359070"/>
        <w:rPr>
          <w:rFonts w:ascii="Georgia" w:hAnsi="Georgia"/>
        </w:rPr>
      </w:pPr>
      <w:r>
        <w:rPr>
          <w:rFonts w:ascii="Georgia" w:hAnsi="Georgia"/>
        </w:rPr>
        <w:t xml:space="preserve">Bachman, S., Moat, J., Hill, A., de la Torre, J. and Scot, B. 2011. Supporting Red List threat assessments with </w:t>
      </w:r>
      <w:proofErr w:type="spellStart"/>
      <w:r>
        <w:rPr>
          <w:rFonts w:ascii="Georgia" w:hAnsi="Georgia"/>
        </w:rPr>
        <w:t>GeoCAT</w:t>
      </w:r>
      <w:proofErr w:type="spellEnd"/>
      <w:r>
        <w:rPr>
          <w:rFonts w:ascii="Georgia" w:hAnsi="Georgia"/>
        </w:rPr>
        <w:t xml:space="preserve">: Geospatial Conservation Assessment Tool. </w:t>
      </w:r>
      <w:proofErr w:type="spellStart"/>
      <w:r>
        <w:rPr>
          <w:rFonts w:ascii="Georgia" w:hAnsi="Georgia"/>
          <w:i/>
          <w:iCs/>
        </w:rPr>
        <w:t>ZooKeys</w:t>
      </w:r>
      <w:proofErr w:type="spellEnd"/>
      <w:r>
        <w:rPr>
          <w:rFonts w:ascii="Georgia" w:hAnsi="Georgia"/>
        </w:rPr>
        <w:t xml:space="preserve"> 150: 117-126.</w:t>
      </w:r>
    </w:p>
    <w:p w14:paraId="3E9D9FDF" w14:textId="77777777" w:rsidR="00000000" w:rsidRDefault="00000000">
      <w:pPr>
        <w:pStyle w:val="NormalWeb"/>
        <w:divId w:val="1074359070"/>
        <w:rPr>
          <w:rFonts w:ascii="Georgia" w:hAnsi="Georgia"/>
        </w:rPr>
      </w:pPr>
      <w:commentRangeStart w:id="116"/>
      <w:r>
        <w:rPr>
          <w:rFonts w:ascii="Georgia" w:hAnsi="Georgia"/>
        </w:rPr>
        <w:t>POWO. 2022. Plants of the World Online. Facilitated by the Royal Botanic Gardens, Kew. Available at: http://powo.science.kew.org/. (Accessed: 2022).</w:t>
      </w:r>
    </w:p>
    <w:p w14:paraId="400AF412" w14:textId="77777777" w:rsidR="007F4EAB" w:rsidRDefault="00000000">
      <w:pPr>
        <w:pStyle w:val="NormalWeb"/>
        <w:divId w:val="1074359070"/>
        <w:rPr>
          <w:rFonts w:ascii="Georgia" w:hAnsi="Georgia"/>
        </w:rPr>
      </w:pPr>
      <w:r>
        <w:rPr>
          <w:rFonts w:ascii="Georgia" w:hAnsi="Georgia"/>
        </w:rPr>
        <w:t xml:space="preserve">Puglisi, </w:t>
      </w:r>
      <w:proofErr w:type="gramStart"/>
      <w:r>
        <w:rPr>
          <w:rFonts w:ascii="Georgia" w:hAnsi="Georgia"/>
        </w:rPr>
        <w:t>C.</w:t>
      </w:r>
      <w:proofErr w:type="gramEnd"/>
      <w:r>
        <w:rPr>
          <w:rFonts w:ascii="Georgia" w:hAnsi="Georgia"/>
        </w:rPr>
        <w:t xml:space="preserve"> and Middleton, D.J. 2017. A revision of </w:t>
      </w:r>
      <w:proofErr w:type="spellStart"/>
      <w:r>
        <w:rPr>
          <w:rFonts w:ascii="Georgia" w:hAnsi="Georgia"/>
        </w:rPr>
        <w:t>Microchirita</w:t>
      </w:r>
      <w:proofErr w:type="spellEnd"/>
      <w:r>
        <w:rPr>
          <w:rFonts w:ascii="Georgia" w:hAnsi="Georgia"/>
        </w:rPr>
        <w:t xml:space="preserve"> (</w:t>
      </w:r>
      <w:proofErr w:type="spellStart"/>
      <w:r>
        <w:rPr>
          <w:rFonts w:ascii="Georgia" w:hAnsi="Georgia"/>
        </w:rPr>
        <w:t>Gesneriaceae</w:t>
      </w:r>
      <w:proofErr w:type="spellEnd"/>
      <w:r>
        <w:rPr>
          <w:rFonts w:ascii="Georgia" w:hAnsi="Georgia"/>
        </w:rPr>
        <w:t xml:space="preserve">) in Thailand. </w:t>
      </w:r>
      <w:r>
        <w:rPr>
          <w:rFonts w:ascii="Georgia" w:hAnsi="Georgia"/>
          <w:i/>
          <w:iCs/>
        </w:rPr>
        <w:t>Gardens' Bulletin Singapore</w:t>
      </w:r>
      <w:r>
        <w:rPr>
          <w:rFonts w:ascii="Georgia" w:hAnsi="Georgia"/>
        </w:rPr>
        <w:t xml:space="preserve"> 69(2): 211–284.</w:t>
      </w:r>
      <w:commentRangeEnd w:id="116"/>
      <w:r w:rsidR="00732009">
        <w:rPr>
          <w:rStyle w:val="CommentReference"/>
        </w:rPr>
        <w:commentReference w:id="116"/>
      </w:r>
    </w:p>
    <w:sectPr w:rsidR="007F4E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ack Plummer" w:date="2022-09-24T08:44:00Z" w:initials="JP">
    <w:p w14:paraId="39950FF2" w14:textId="77777777" w:rsidR="003A537D" w:rsidRDefault="003A537D" w:rsidP="00A3083F">
      <w:pPr>
        <w:pStyle w:val="CommentText"/>
      </w:pPr>
      <w:r>
        <w:rPr>
          <w:rStyle w:val="CommentReference"/>
        </w:rPr>
        <w:annotationRef/>
      </w:r>
      <w:r>
        <w:t>Lots of information but not very clearly laid-out, some repetition etc.</w:t>
      </w:r>
    </w:p>
  </w:comment>
  <w:comment w:id="18" w:author="Jack Plummer" w:date="2022-09-24T08:47:00Z" w:initials="JP">
    <w:p w14:paraId="682B0D4A" w14:textId="77777777" w:rsidR="003A537D" w:rsidRDefault="003A537D" w:rsidP="009223C7">
      <w:pPr>
        <w:pStyle w:val="CommentText"/>
      </w:pPr>
      <w:r>
        <w:rPr>
          <w:rStyle w:val="CommentReference"/>
        </w:rPr>
        <w:annotationRef/>
      </w:r>
      <w:r>
        <w:t>Delete as appropriate.</w:t>
      </w:r>
    </w:p>
  </w:comment>
  <w:comment w:id="35" w:author="Jack Plummer" w:date="2022-09-24T08:48:00Z" w:initials="JP">
    <w:p w14:paraId="7A1A205F" w14:textId="77777777" w:rsidR="003A537D" w:rsidRDefault="003A537D" w:rsidP="008D79E3">
      <w:pPr>
        <w:pStyle w:val="CommentText"/>
      </w:pPr>
      <w:r>
        <w:rPr>
          <w:rStyle w:val="CommentReference"/>
        </w:rPr>
        <w:annotationRef/>
      </w:r>
      <w:r>
        <w:t>Not contributing to final assessment, so I think take out of here and just mention in Population section.</w:t>
      </w:r>
    </w:p>
  </w:comment>
  <w:comment w:id="67" w:author="Jack Plummer" w:date="2022-09-24T08:45:00Z" w:initials="JP">
    <w:p w14:paraId="63676916" w14:textId="59A3BE43" w:rsidR="003A537D" w:rsidRDefault="003A537D" w:rsidP="0068688E">
      <w:pPr>
        <w:pStyle w:val="CommentText"/>
      </w:pPr>
      <w:r>
        <w:rPr>
          <w:rStyle w:val="CommentReference"/>
        </w:rPr>
        <w:annotationRef/>
      </w:r>
      <w:r>
        <w:t>Should this be 3?</w:t>
      </w:r>
    </w:p>
  </w:comment>
  <w:comment w:id="75" w:author="Jack Plummer" w:date="2022-09-24T08:49:00Z" w:initials="JP">
    <w:p w14:paraId="34D0B7E7" w14:textId="77777777" w:rsidR="006F296F" w:rsidRDefault="006F296F" w:rsidP="007B475B">
      <w:pPr>
        <w:pStyle w:val="CommentText"/>
      </w:pPr>
      <w:r>
        <w:rPr>
          <w:rStyle w:val="CommentReference"/>
        </w:rPr>
        <w:annotationRef/>
      </w:r>
      <w:r>
        <w:t>Remove if not applying VU D2</w:t>
      </w:r>
    </w:p>
  </w:comment>
  <w:comment w:id="80" w:author="Jack Plummer" w:date="2022-09-24T08:50:00Z" w:initials="JP">
    <w:p w14:paraId="3D0A1D24" w14:textId="77777777" w:rsidR="006F296F" w:rsidRDefault="006F296F" w:rsidP="009E79EB">
      <w:pPr>
        <w:pStyle w:val="CommentText"/>
      </w:pPr>
      <w:r>
        <w:rPr>
          <w:rStyle w:val="CommentReference"/>
        </w:rPr>
        <w:annotationRef/>
      </w:r>
      <w:r>
        <w:t>Add habit</w:t>
      </w:r>
    </w:p>
  </w:comment>
  <w:comment w:id="97" w:author="Jack Plummer" w:date="2022-09-24T08:54:00Z" w:initials="JP">
    <w:p w14:paraId="7FF6AA7E" w14:textId="77777777" w:rsidR="006F296F" w:rsidRDefault="006F296F" w:rsidP="009C2586">
      <w:pPr>
        <w:pStyle w:val="CommentText"/>
      </w:pPr>
      <w:r>
        <w:rPr>
          <w:rStyle w:val="CommentReference"/>
        </w:rPr>
        <w:annotationRef/>
      </w:r>
      <w:r>
        <w:t>I don't think this should be ticked...</w:t>
      </w:r>
    </w:p>
  </w:comment>
  <w:comment w:id="99" w:author="Jack Plummer" w:date="2022-09-24T08:53:00Z" w:initials="JP">
    <w:p w14:paraId="05DAB8CA" w14:textId="0BC92A05" w:rsidR="006F296F" w:rsidRDefault="006F296F" w:rsidP="0038189A">
      <w:pPr>
        <w:pStyle w:val="CommentText"/>
      </w:pPr>
      <w:r>
        <w:rPr>
          <w:rStyle w:val="CommentReference"/>
        </w:rPr>
        <w:annotationRef/>
      </w:r>
      <w:r>
        <w:t>This is where we need the most detail on threats. Lots of relevant information in other sections at the moment. Have tried to add.</w:t>
      </w:r>
    </w:p>
  </w:comment>
  <w:comment w:id="112" w:author="Jack Plummer" w:date="2022-09-24T08:54:00Z" w:initials="JP">
    <w:p w14:paraId="6BB725A6" w14:textId="77777777" w:rsidR="006F296F" w:rsidRDefault="006F296F" w:rsidP="00793FFC">
      <w:pPr>
        <w:pStyle w:val="CommentText"/>
      </w:pPr>
      <w:r>
        <w:rPr>
          <w:rStyle w:val="CommentReference"/>
        </w:rPr>
        <w:annotationRef/>
      </w:r>
      <w:r>
        <w:t>Table needs to match threat text, and should include any threats mentioned in assessment i.e. mining</w:t>
      </w:r>
    </w:p>
  </w:comment>
  <w:comment w:id="116" w:author="Jack Plummer" w:date="2022-09-24T08:57:00Z" w:initials="JP">
    <w:p w14:paraId="0F29829E" w14:textId="77777777" w:rsidR="00732009" w:rsidRDefault="00732009" w:rsidP="00EC2D01">
      <w:pPr>
        <w:pStyle w:val="CommentText"/>
      </w:pPr>
      <w:r>
        <w:rPr>
          <w:rStyle w:val="CommentReference"/>
        </w:rPr>
        <w:annotationRef/>
      </w:r>
      <w:r>
        <w:t>Include somewhere in assessment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9950FF2" w15:done="0"/>
  <w15:commentEx w15:paraId="682B0D4A" w15:done="0"/>
  <w15:commentEx w15:paraId="7A1A205F" w15:done="0"/>
  <w15:commentEx w15:paraId="63676916" w15:done="0"/>
  <w15:commentEx w15:paraId="34D0B7E7" w15:done="0"/>
  <w15:commentEx w15:paraId="3D0A1D24" w15:done="0"/>
  <w15:commentEx w15:paraId="7FF6AA7E" w15:done="0"/>
  <w15:commentEx w15:paraId="05DAB8CA" w15:done="0"/>
  <w15:commentEx w15:paraId="6BB725A6" w15:done="0"/>
  <w15:commentEx w15:paraId="0F29829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D941D9" w16cex:dateUtc="2022-09-24T07:44:00Z"/>
  <w16cex:commentExtensible w16cex:durableId="26D942A6" w16cex:dateUtc="2022-09-24T07:47:00Z"/>
  <w16cex:commentExtensible w16cex:durableId="26D942C6" w16cex:dateUtc="2022-09-24T07:48:00Z"/>
  <w16cex:commentExtensible w16cex:durableId="26D94221" w16cex:dateUtc="2022-09-24T07:45:00Z"/>
  <w16cex:commentExtensible w16cex:durableId="26D94328" w16cex:dateUtc="2022-09-24T07:49:00Z"/>
  <w16cex:commentExtensible w16cex:durableId="26D94371" w16cex:dateUtc="2022-09-24T07:50:00Z"/>
  <w16cex:commentExtensible w16cex:durableId="26D9445C" w16cex:dateUtc="2022-09-24T07:54:00Z"/>
  <w16cex:commentExtensible w16cex:durableId="26D9441F" w16cex:dateUtc="2022-09-24T07:53:00Z"/>
  <w16cex:commentExtensible w16cex:durableId="26D9443A" w16cex:dateUtc="2022-09-24T07:54:00Z"/>
  <w16cex:commentExtensible w16cex:durableId="26D944F6" w16cex:dateUtc="2022-09-24T07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9950FF2" w16cid:durableId="26D941D9"/>
  <w16cid:commentId w16cid:paraId="682B0D4A" w16cid:durableId="26D942A6"/>
  <w16cid:commentId w16cid:paraId="7A1A205F" w16cid:durableId="26D942C6"/>
  <w16cid:commentId w16cid:paraId="63676916" w16cid:durableId="26D94221"/>
  <w16cid:commentId w16cid:paraId="34D0B7E7" w16cid:durableId="26D94328"/>
  <w16cid:commentId w16cid:paraId="3D0A1D24" w16cid:durableId="26D94371"/>
  <w16cid:commentId w16cid:paraId="7FF6AA7E" w16cid:durableId="26D9445C"/>
  <w16cid:commentId w16cid:paraId="05DAB8CA" w16cid:durableId="26D9441F"/>
  <w16cid:commentId w16cid:paraId="6BB725A6" w16cid:durableId="26D9443A"/>
  <w16cid:commentId w16cid:paraId="0F29829E" w16cid:durableId="26D944F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ack Plummer">
    <w15:presenceInfo w15:providerId="AD" w15:userId="S::j.plummer@kew.org::a7ccb40d-b5f1-45e6-963c-3f9b10b74b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CF1"/>
    <w:rsid w:val="00275CF1"/>
    <w:rsid w:val="003A537D"/>
    <w:rsid w:val="006F296F"/>
    <w:rsid w:val="00732009"/>
    <w:rsid w:val="007F4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E33421"/>
  <w15:chartTrackingRefBased/>
  <w15:docId w15:val="{64728B4D-A228-4173-9DD7-F51DF7E8F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top w:val="single" w:sz="12" w:space="4" w:color="000000"/>
        <w:bottom w:val="single" w:sz="12" w:space="4" w:color="000000"/>
      </w:pBdr>
      <w:shd w:val="clear" w:color="auto" w:fill="CCCCCC"/>
      <w:spacing w:before="100" w:beforeAutospacing="1" w:after="100" w:afterAutospacing="1"/>
      <w:jc w:val="right"/>
      <w:outlineLvl w:val="0"/>
    </w:pPr>
    <w:rPr>
      <w:b/>
      <w:bCs/>
      <w:color w:val="000000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0" w:color="808080"/>
      </w:pBd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31"/>
      <w:szCs w:val="31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sz w:val="29"/>
      <w:szCs w:val="29"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18"/>
      <w:szCs w:val="18"/>
    </w:rPr>
  </w:style>
  <w:style w:type="paragraph" w:customStyle="1" w:styleId="databorder">
    <w:name w:val="databorder"/>
    <w:basedOn w:val="Normal"/>
    <w:pPr>
      <w:pBdr>
        <w:bottom w:val="single" w:sz="6" w:space="0" w:color="CCCCCC"/>
      </w:pBdr>
      <w:spacing w:before="100" w:beforeAutospacing="1" w:after="100" w:afterAutospacing="1"/>
    </w:pPr>
  </w:style>
  <w:style w:type="paragraph" w:customStyle="1" w:styleId="datalabel">
    <w:name w:val="datalabel"/>
    <w:basedOn w:val="Normal"/>
    <w:pPr>
      <w:spacing w:before="100" w:beforeAutospacing="1" w:after="100" w:afterAutospacing="1"/>
    </w:pPr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datalabel1">
    <w:name w:val="datalabel1"/>
    <w:basedOn w:val="DefaultParagraphFont"/>
    <w:rPr>
      <w:b/>
      <w:bCs/>
    </w:rPr>
  </w:style>
  <w:style w:type="character" w:customStyle="1" w:styleId="fontstyle01">
    <w:name w:val="fontstyle01"/>
    <w:basedOn w:val="DefaultParagraphFont"/>
  </w:style>
  <w:style w:type="character" w:customStyle="1" w:styleId="redfont">
    <w:name w:val="redfont"/>
    <w:basedOn w:val="DefaultParagraphFont"/>
  </w:style>
  <w:style w:type="paragraph" w:styleId="Revision">
    <w:name w:val="Revision"/>
    <w:hidden/>
    <w:uiPriority w:val="99"/>
    <w:semiHidden/>
    <w:rsid w:val="00275CF1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3A53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A537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A537D"/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53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537D"/>
    <w:rPr>
      <w:rFonts w:eastAsiaTheme="minorEastAs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64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6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3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2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60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17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9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67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128146">
          <w:marLeft w:val="0"/>
          <w:marRight w:val="0"/>
          <w:marTop w:val="0"/>
          <w:marBottom w:val="150"/>
          <w:divBdr>
            <w:top w:val="single" w:sz="12" w:space="0" w:color="000000"/>
            <w:left w:val="none" w:sz="0" w:space="0" w:color="auto"/>
            <w:bottom w:val="single" w:sz="12" w:space="0" w:color="000000"/>
            <w:right w:val="none" w:sz="0" w:space="0" w:color="auto"/>
          </w:divBdr>
        </w:div>
      </w:divsChild>
    </w:div>
    <w:div w:id="1720008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77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47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9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17" Type="http://schemas.openxmlformats.org/officeDocument/2006/relationships/customXml" Target="../customXml/item6.xml"/><Relationship Id="rId2" Type="http://schemas.openxmlformats.org/officeDocument/2006/relationships/styles" Target="styles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image" Target="file:///C:\Users\jpl10kg\Downloads\resources\redListLogo.jpg" TargetMode="External"/><Relationship Id="rId15" Type="http://schemas.openxmlformats.org/officeDocument/2006/relationships/customXml" Target="../customXml/item4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DB2FC3823E56459E6430ADD130773C" ma:contentTypeVersion="18" ma:contentTypeDescription="Create a new document." ma:contentTypeScope="" ma:versionID="c66b068e8ecb950d6d3b301a7d5dec76">
  <xsd:schema xmlns:xsd="http://www.w3.org/2001/XMLSchema" xmlns:xs="http://www.w3.org/2001/XMLSchema" xmlns:p="http://schemas.microsoft.com/office/2006/metadata/properties" xmlns:ns2="150f78d0-e5c4-40ba-9879-1115501c63e5" xmlns:ns3="590658d6-28a4-43df-8461-354b94568f6c" xmlns:ns4="3174fa65-5130-4218-be7b-3006b691958f" targetNamespace="http://schemas.microsoft.com/office/2006/metadata/properties" ma:root="true" ma:fieldsID="842de796646282b1ee4d11e1617248ee" ns2:_="" ns3:_="" ns4:_="">
    <xsd:import namespace="150f78d0-e5c4-40ba-9879-1115501c63e5"/>
    <xsd:import namespace="590658d6-28a4-43df-8461-354b94568f6c"/>
    <xsd:import namespace="3174fa65-5130-4218-be7b-3006b691958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0f78d0-e5c4-40ba-9879-1115501c63e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658d6-28a4-43df-8461-354b94568f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874f941-1732-4aa1-804a-4f99632a59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74fa65-5130-4218-be7b-3006b691958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f1f8cb-e9ca-4f89-a220-5d9d266a2a9f}" ma:internalName="TaxCatchAll" ma:showField="CatchAllData" ma:web="3174fa65-5130-4218-be7b-3006b69195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4874f941-1732-4aa1-804a-4f99632a5909" ContentTypeId="0x0101" PreviousValue="false"/>
</file>

<file path=customXml/item4.xml><?xml version="1.0" encoding="utf-8"?>
<?mso-contentType ?>
<spe:Receivers xmlns:spe="http://schemas.microsoft.com/sharepoint/events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74fa65-5130-4218-be7b-3006b691958f" xsi:nil="true"/>
    <lcf76f155ced4ddcb4097134ff3c332f xmlns="590658d6-28a4-43df-8461-354b94568f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CFD9EE0-54BF-481A-A789-AAFEC1F58E6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DC98A1-4632-40EA-9A32-2AAB2329909A}"/>
</file>

<file path=customXml/itemProps3.xml><?xml version="1.0" encoding="utf-8"?>
<ds:datastoreItem xmlns:ds="http://schemas.openxmlformats.org/officeDocument/2006/customXml" ds:itemID="{3995DF74-DD05-4953-ADDC-2B341664772E}"/>
</file>

<file path=customXml/itemProps4.xml><?xml version="1.0" encoding="utf-8"?>
<ds:datastoreItem xmlns:ds="http://schemas.openxmlformats.org/officeDocument/2006/customXml" ds:itemID="{C5874D7B-1C7A-4AAB-8C58-A39DACED1A8B}"/>
</file>

<file path=customXml/itemProps5.xml><?xml version="1.0" encoding="utf-8"?>
<ds:datastoreItem xmlns:ds="http://schemas.openxmlformats.org/officeDocument/2006/customXml" ds:itemID="{AA1993C2-2FF5-4274-A557-F6B86C2DA492}"/>
</file>

<file path=customXml/itemProps6.xml><?xml version="1.0" encoding="utf-8"?>
<ds:datastoreItem xmlns:ds="http://schemas.openxmlformats.org/officeDocument/2006/customXml" ds:itemID="{8678E8B9-BDD2-4184-805A-F7502AFB086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998</Words>
  <Characters>5689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Microchirita hypocrateriformis</vt:lpstr>
    </vt:vector>
  </TitlesOfParts>
  <Company/>
  <LinksUpToDate>false</LinksUpToDate>
  <CharactersWithSpaces>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Microchirita hypocrateriformis</dc:title>
  <dc:subject/>
  <dc:creator>Jack Plummer</dc:creator>
  <cp:keywords/>
  <dc:description/>
  <cp:lastModifiedBy>Jack Plummer</cp:lastModifiedBy>
  <cp:revision>2</cp:revision>
  <dcterms:created xsi:type="dcterms:W3CDTF">2022-09-24T07:57:00Z</dcterms:created>
  <dcterms:modified xsi:type="dcterms:W3CDTF">2022-09-24T07:57:00Z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0x01010051DB2FC3823E56459E6430ADD130773C</vt:lpwstr>
  </property>
</Properties>
</file>