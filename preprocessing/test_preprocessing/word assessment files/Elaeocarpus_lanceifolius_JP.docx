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000000" w:rsidRDefault="00137768" w14:paraId="7FDBF6FE" w14:textId="77777777">
      <w:pPr>
        <w:jc w:val="center"/>
        <w:divId w:val="2072726572"/>
        <w:rPr>
          <w:rFonts w:ascii="Georgia" w:hAnsi="Georgia" w:eastAsia="Times New Roman"/>
          <w:b/>
          <w:bCs/>
          <w:sz w:val="29"/>
          <w:szCs w:val="29"/>
        </w:rPr>
      </w:pPr>
      <w:r>
        <w:rPr>
          <w:rFonts w:ascii="Georgia" w:hAnsi="Georgia" w:eastAsia="Times New Roman"/>
          <w:b/>
          <w:bCs/>
          <w:sz w:val="29"/>
          <w:szCs w:val="29"/>
        </w:rPr>
        <w:t>Draft</w:t>
      </w:r>
    </w:p>
    <w:p w:rsidR="00000000" w:rsidRDefault="00137768" w14:paraId="349F5AC5" w14:textId="77777777">
      <w:pPr>
        <w:divId w:val="1085110322"/>
        <w:rPr>
          <w:rFonts w:ascii="Georgia" w:hAnsi="Georgia" w:eastAsia="Times New Roman"/>
          <w:sz w:val="18"/>
          <w:szCs w:val="18"/>
        </w:rPr>
      </w:pPr>
      <w:r>
        <w:rPr>
          <w:rFonts w:ascii="Georgia" w:hAnsi="Georgia" w:eastAsia="Times New Roman"/>
          <w:noProof/>
          <w:sz w:val="18"/>
          <w:szCs w:val="18"/>
        </w:rPr>
        <w:drawing>
          <wp:inline distT="0" distB="0" distL="0" distR="0" wp14:anchorId="067DBACB" wp14:editId="52D2EC75">
            <wp:extent cx="304800" cy="30480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137768" w14:paraId="606A1201" w14:textId="77777777">
      <w:pPr>
        <w:shd w:val="clear" w:color="auto" w:fill="FFFFFF"/>
        <w:spacing w:before="100" w:beforeAutospacing="1" w:after="100" w:afterAutospacing="1"/>
        <w:jc w:val="right"/>
        <w:outlineLvl w:val="1"/>
        <w:divId w:val="1085110322"/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</w:pPr>
      <w:r>
        <w:rPr>
          <w:rStyle w:val="Emphasis"/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 xml:space="preserve">Elaeocarpus </w:t>
      </w:r>
      <w:proofErr w:type="spellStart"/>
      <w:r>
        <w:rPr>
          <w:rStyle w:val="Emphasis"/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>lanceifolius</w:t>
      </w:r>
      <w:proofErr w:type="spellEnd"/>
      <w:r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 xml:space="preserve"> - </w:t>
      </w:r>
      <w:proofErr w:type="spellStart"/>
      <w:r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>Roxb</w:t>
      </w:r>
      <w:proofErr w:type="spellEnd"/>
      <w:r>
        <w:rPr>
          <w:rFonts w:ascii="Georgia" w:hAnsi="Georgia" w:eastAsia="Times New Roman"/>
          <w:b/>
          <w:bCs/>
          <w:color w:val="000000"/>
          <w:kern w:val="36"/>
          <w:sz w:val="29"/>
          <w:szCs w:val="29"/>
        </w:rPr>
        <w:t>.</w:t>
      </w:r>
    </w:p>
    <w:p w:rsidR="00000000" w:rsidRDefault="00137768" w14:paraId="6041936B" w14:textId="77777777">
      <w:pPr>
        <w:jc w:val="right"/>
        <w:divId w:val="1085110322"/>
        <w:rPr>
          <w:rFonts w:ascii="Georgia" w:hAnsi="Georgia" w:eastAsia="Times New Roman"/>
          <w:sz w:val="18"/>
          <w:szCs w:val="18"/>
        </w:rPr>
      </w:pPr>
      <w:r>
        <w:rPr>
          <w:rFonts w:ascii="Georgia" w:hAnsi="Georgia" w:eastAsia="Times New Roman"/>
          <w:sz w:val="18"/>
          <w:szCs w:val="18"/>
        </w:rPr>
        <w:t xml:space="preserve">PLANTAE - TRACHEOPHYTA - MAGNOLIOPSIDA - OXALIDALES - ELAEOCARPACEAE - Elaeocarpus - </w:t>
      </w:r>
      <w:proofErr w:type="spellStart"/>
      <w:r>
        <w:rPr>
          <w:rFonts w:ascii="Georgia" w:hAnsi="Georgia" w:eastAsia="Times New Roman"/>
          <w:sz w:val="18"/>
          <w:szCs w:val="18"/>
        </w:rPr>
        <w:t>lanceifolius</w:t>
      </w:r>
      <w:proofErr w:type="spellEnd"/>
    </w:p>
    <w:p w:rsidR="00000000" w:rsidRDefault="00137768" w14:paraId="4EC14EA8" w14:textId="77777777">
      <w:pPr>
        <w:pStyle w:val="NormalWeb"/>
        <w:divId w:val="1275288834"/>
        <w:rPr>
          <w:rFonts w:ascii="Georgia" w:hAnsi="Georgia"/>
        </w:rPr>
      </w:pPr>
      <w:r>
        <w:rPr>
          <w:rStyle w:val="Strong"/>
          <w:rFonts w:ascii="Georgia" w:hAnsi="Georgia"/>
        </w:rPr>
        <w:t xml:space="preserve">Common Names: </w:t>
      </w:r>
      <w:proofErr w:type="spellStart"/>
      <w:r>
        <w:rPr>
          <w:rFonts w:ascii="Georgia" w:hAnsi="Georgia"/>
        </w:rPr>
        <w:t>Lanceleaf</w:t>
      </w:r>
      <w:proofErr w:type="spellEnd"/>
      <w:r>
        <w:rPr>
          <w:rFonts w:ascii="Georgia" w:hAnsi="Georgia"/>
        </w:rPr>
        <w:t xml:space="preserve"> Marble Tree (English), </w:t>
      </w:r>
      <w:proofErr w:type="spellStart"/>
      <w:r>
        <w:rPr>
          <w:rFonts w:ascii="Georgia" w:hAnsi="Georgia"/>
        </w:rPr>
        <w:t>Bhadraksh</w:t>
      </w:r>
      <w:proofErr w:type="spellEnd"/>
      <w:r>
        <w:rPr>
          <w:rFonts w:ascii="Georgia" w:hAnsi="Georgia"/>
        </w:rPr>
        <w:t xml:space="preserve"> (Sin</w:t>
      </w:r>
      <w:r>
        <w:rPr>
          <w:rFonts w:ascii="Georgia" w:hAnsi="Georgia"/>
        </w:rPr>
        <w:t xml:space="preserve">o-Tibetan (Other)), Blueberry Ash (English), </w:t>
      </w:r>
      <w:proofErr w:type="spellStart"/>
      <w:r>
        <w:rPr>
          <w:rFonts w:ascii="Georgia" w:hAnsi="Georgia"/>
        </w:rPr>
        <w:t>Gashathungshing</w:t>
      </w:r>
      <w:proofErr w:type="spellEnd"/>
      <w:r>
        <w:rPr>
          <w:rFonts w:ascii="Georgia" w:hAnsi="Georgia"/>
        </w:rPr>
        <w:t xml:space="preserve"> (Sino-Tibetan (Other)), Pi </w:t>
      </w:r>
      <w:proofErr w:type="spellStart"/>
      <w:r>
        <w:rPr>
          <w:rFonts w:ascii="Georgia" w:hAnsi="Georgia"/>
        </w:rPr>
        <w:t>zhen</w:t>
      </w:r>
      <w:proofErr w:type="spellEnd"/>
      <w:r>
        <w:rPr>
          <w:rFonts w:ascii="Georgia" w:hAnsi="Georgia"/>
        </w:rPr>
        <w:t xml:space="preserve"> ye du </w:t>
      </w:r>
      <w:proofErr w:type="spellStart"/>
      <w:r>
        <w:rPr>
          <w:rFonts w:ascii="Georgia" w:hAnsi="Georgia"/>
        </w:rPr>
        <w:t>ying</w:t>
      </w:r>
      <w:proofErr w:type="spellEnd"/>
      <w:r>
        <w:rPr>
          <w:rFonts w:ascii="Georgia" w:hAnsi="Georgia"/>
        </w:rPr>
        <w:t xml:space="preserve"> (Chinese)</w:t>
      </w:r>
      <w:r>
        <w:rPr>
          <w:rFonts w:ascii="Georgia" w:hAnsi="Georgia"/>
        </w:rPr>
        <w:br/>
      </w:r>
      <w:r>
        <w:rPr>
          <w:rStyle w:val="Strong"/>
          <w:rFonts w:ascii="Georgia" w:hAnsi="Georgia"/>
        </w:rPr>
        <w:t xml:space="preserve">Synonyms: </w:t>
      </w:r>
      <w:r>
        <w:rPr>
          <w:rFonts w:ascii="Georgia" w:hAnsi="Georgia"/>
        </w:rPr>
        <w:t xml:space="preserve">Elaeocarpus </w:t>
      </w:r>
      <w:proofErr w:type="spellStart"/>
      <w:r>
        <w:rPr>
          <w:rFonts w:ascii="Georgia" w:hAnsi="Georgia"/>
        </w:rPr>
        <w:t>lacunosus</w:t>
      </w:r>
      <w:proofErr w:type="spellEnd"/>
      <w:r>
        <w:rPr>
          <w:rFonts w:ascii="Georgia" w:hAnsi="Georgia"/>
        </w:rPr>
        <w:t xml:space="preserve"> Wall. ex Kurz.; Elaeocarpus </w:t>
      </w:r>
      <w:proofErr w:type="spellStart"/>
      <w:r>
        <w:rPr>
          <w:rFonts w:ascii="Georgia" w:hAnsi="Georgia"/>
        </w:rPr>
        <w:t>serrulatus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Benth</w:t>
      </w:r>
      <w:proofErr w:type="spellEnd"/>
      <w:r>
        <w:rPr>
          <w:rFonts w:ascii="Georgia" w:hAnsi="Georgia"/>
        </w:rPr>
        <w:t xml:space="preserve">.; Elaeocarpus </w:t>
      </w:r>
      <w:proofErr w:type="spellStart"/>
      <w:r>
        <w:rPr>
          <w:rFonts w:ascii="Georgia" w:hAnsi="Georgia"/>
        </w:rPr>
        <w:t>lanceolatus</w:t>
      </w:r>
      <w:proofErr w:type="spellEnd"/>
      <w:r>
        <w:rPr>
          <w:rFonts w:ascii="Georgia" w:hAnsi="Georgia"/>
        </w:rPr>
        <w:t xml:space="preserve"> Wall.</w:t>
      </w:r>
    </w:p>
    <w:p w:rsidR="00000000" w:rsidRDefault="00137768" w14:paraId="68F35440" w14:textId="77777777">
      <w:pPr>
        <w:pStyle w:val="NormalWeb"/>
        <w:divId w:val="127528883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Taxonomic Note: </w:t>
      </w:r>
    </w:p>
    <w:p w:rsidR="00000000" w:rsidRDefault="00137768" w14:paraId="59F4178E" w14:textId="36232703">
      <w:pPr>
        <w:pStyle w:val="NormalWeb"/>
        <w:divId w:val="1275288834"/>
        <w:rPr>
          <w:rFonts w:ascii="Georgia" w:hAnsi="Georgia"/>
        </w:rPr>
      </w:pPr>
      <w:r>
        <w:rPr>
          <w:rFonts w:ascii="Georgia" w:hAnsi="Georgia"/>
        </w:rPr>
        <w:t xml:space="preserve">In China, </w:t>
      </w:r>
      <w:proofErr w:type="spellStart"/>
      <w:r>
        <w:rPr>
          <w:rFonts w:ascii="Georgia" w:hAnsi="Georgia"/>
        </w:rPr>
        <w:t>Chaml</w:t>
      </w:r>
      <w:r>
        <w:rPr>
          <w:rFonts w:ascii="Georgia" w:hAnsi="Georgia"/>
        </w:rPr>
        <w:t>ong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Phengklai</w:t>
      </w:r>
      <w:proofErr w:type="spellEnd"/>
      <w:r>
        <w:rPr>
          <w:rFonts w:ascii="Georgia" w:hAnsi="Georgia"/>
        </w:rPr>
        <w:t xml:space="preserve"> believes that</w:t>
      </w:r>
      <w:r>
        <w:rPr>
          <w:rStyle w:val="Emphasis"/>
          <w:rFonts w:ascii="Georgia" w:hAnsi="Georgia"/>
        </w:rPr>
        <w:t xml:space="preserve"> Elaeocarpus </w:t>
      </w:r>
      <w:proofErr w:type="spellStart"/>
      <w:r>
        <w:rPr>
          <w:rStyle w:val="Emphasis"/>
          <w:rFonts w:ascii="Georgia" w:hAnsi="Georgia"/>
        </w:rPr>
        <w:t>lacunosus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 xml:space="preserve">is synonymous with this species, however, Tang </w:t>
      </w:r>
      <w:proofErr w:type="spellStart"/>
      <w:r>
        <w:rPr>
          <w:rFonts w:ascii="Georgia" w:hAnsi="Georgia"/>
        </w:rPr>
        <w:t>Ya</w:t>
      </w:r>
      <w:proofErr w:type="spellEnd"/>
      <w:r>
        <w:rPr>
          <w:rFonts w:ascii="Georgia" w:hAnsi="Georgia"/>
        </w:rPr>
        <w:t xml:space="preserve"> differentiates these on account of</w:t>
      </w:r>
      <w:r>
        <w:rPr>
          <w:rStyle w:val="Emphasis"/>
          <w:rFonts w:ascii="Georgia" w:hAnsi="Georgia"/>
        </w:rPr>
        <w:t xml:space="preserve"> E. </w:t>
      </w:r>
      <w:proofErr w:type="spellStart"/>
      <w:r>
        <w:rPr>
          <w:rStyle w:val="Emphasis"/>
          <w:rFonts w:ascii="Georgia" w:hAnsi="Georgia"/>
        </w:rPr>
        <w:t>lacunosus</w:t>
      </w:r>
      <w:proofErr w:type="spellEnd"/>
      <w:r>
        <w:rPr>
          <w:rStyle w:val="Emphasis"/>
          <w:rFonts w:ascii="Georgia" w:hAnsi="Georgia"/>
        </w:rPr>
        <w:t xml:space="preserve"> </w:t>
      </w:r>
      <w:r>
        <w:rPr>
          <w:rFonts w:ascii="Georgia" w:hAnsi="Georgia"/>
        </w:rPr>
        <w:t>having puberulent </w:t>
      </w:r>
      <w:r>
        <w:rPr>
          <w:rFonts w:ascii="Georgia" w:hAnsi="Georgia"/>
        </w:rPr>
        <w:t xml:space="preserve">branchlets and cuneate or obtuse leaf bases and </w:t>
      </w:r>
      <w:r>
        <w:rPr>
          <w:rStyle w:val="Emphasis"/>
          <w:rFonts w:ascii="Georgia" w:hAnsi="Georgia"/>
        </w:rPr>
        <w:t xml:space="preserve">E. </w:t>
      </w:r>
      <w:proofErr w:type="spellStart"/>
      <w:r>
        <w:rPr>
          <w:rStyle w:val="Emphasis"/>
          <w:rFonts w:ascii="Georgia" w:hAnsi="Georgia"/>
        </w:rPr>
        <w:t>lanceifolius</w:t>
      </w:r>
      <w:proofErr w:type="spellEnd"/>
      <w:r>
        <w:rPr>
          <w:rFonts w:ascii="Georgia" w:hAnsi="Georgia"/>
        </w:rPr>
        <w:t xml:space="preserve"> having </w:t>
      </w:r>
      <w:proofErr w:type="spellStart"/>
      <w:r>
        <w:rPr>
          <w:rFonts w:ascii="Georgia" w:hAnsi="Georgia"/>
        </w:rPr>
        <w:t>glabrous</w:t>
      </w:r>
      <w:proofErr w:type="spellEnd"/>
      <w:r>
        <w:rPr>
          <w:rFonts w:ascii="Georgia" w:hAnsi="Georgia"/>
        </w:rPr>
        <w:t xml:space="preserve"> branchlets and cuneate, decurrent leaf bases (Gaertner </w:t>
      </w:r>
      <w:ins w:author="Jack Plummer" w:date="2022-08-18T10:15:00Z" w:id="0">
        <w:r w:rsidR="006E0F78">
          <w:rPr>
            <w:rFonts w:ascii="Georgia" w:hAnsi="Georgia"/>
          </w:rPr>
          <w:t>and</w:t>
        </w:r>
      </w:ins>
      <w:del w:author="Jack Plummer" w:date="2022-08-18T10:15:00Z" w:id="1">
        <w:r w:rsidDel="006E0F78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Jack 2007).</w:t>
      </w:r>
    </w:p>
    <w:tbl>
      <w:tblPr>
        <w:tblW w:w="0" w:type="auto"/>
        <w:jc w:val="center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4"/>
      </w:tblGrid>
      <w:tr w:rsidR="00000000" w14:paraId="08013CA4" w14:textId="77777777">
        <w:trPr>
          <w:tblCellSpacing w:w="15" w:type="dxa"/>
          <w:jc w:val="center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438898B" w14:textId="77777777">
            <w:pPr>
              <w:spacing w:after="75"/>
              <w:jc w:val="center"/>
              <w:rPr>
                <w:rFonts w:ascii="Georgia" w:hAnsi="Georgia" w:eastAsia="Times New Roman"/>
                <w:b/>
                <w:bCs/>
                <w:sz w:val="20"/>
                <w:szCs w:val="20"/>
              </w:rPr>
            </w:pPr>
            <w:r>
              <w:rPr>
                <w:rFonts w:ascii="Georgia" w:hAnsi="Georgia" w:eastAsia="Times New Roman"/>
                <w:b/>
                <w:bCs/>
                <w:sz w:val="20"/>
                <w:szCs w:val="20"/>
              </w:rPr>
              <w:t>Red List Status</w:t>
            </w:r>
          </w:p>
        </w:tc>
      </w:tr>
      <w:tr w:rsidR="00000000" w14:paraId="777EA536" w14:textId="77777777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000000" w:rsidRDefault="00137768" w14:paraId="32801A53" w14:textId="77777777">
            <w:pPr>
              <w:spacing w:after="75"/>
              <w:rPr>
                <w:rFonts w:ascii="Georgia" w:hAnsi="Georgia" w:eastAsia="Times New Roman"/>
                <w:sz w:val="20"/>
                <w:szCs w:val="20"/>
              </w:rPr>
            </w:pPr>
            <w:r>
              <w:rPr>
                <w:rFonts w:ascii="Georgia" w:hAnsi="Georgia" w:eastAsia="Times New Roman"/>
                <w:sz w:val="20"/>
                <w:szCs w:val="20"/>
              </w:rPr>
              <w:t>LC - Least Concern, (IUCN version 3.1)</w:t>
            </w:r>
          </w:p>
        </w:tc>
      </w:tr>
    </w:tbl>
    <w:p w:rsidR="00000000" w:rsidRDefault="00137768" w14:paraId="5094F842" w14:textId="77777777">
      <w:pPr>
        <w:pStyle w:val="Heading1"/>
        <w:divId w:val="200289712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Red List Assessment</w:t>
      </w:r>
    </w:p>
    <w:p w:rsidR="00000000" w:rsidRDefault="00137768" w14:paraId="7E04EEB0" w14:textId="77777777">
      <w:pPr>
        <w:pStyle w:val="Heading2"/>
        <w:divId w:val="200289712"/>
        <w:rPr>
          <w:rFonts w:ascii="Georgia" w:hAnsi="Georgia" w:eastAsia="Times New Roman"/>
          <w:sz w:val="27"/>
          <w:szCs w:val="27"/>
        </w:rPr>
      </w:pPr>
      <w:commentRangeStart w:id="2"/>
      <w:r>
        <w:rPr>
          <w:rFonts w:ascii="Georgia" w:hAnsi="Georgia" w:eastAsia="Times New Roman"/>
          <w:sz w:val="27"/>
          <w:szCs w:val="27"/>
        </w:rPr>
        <w:t xml:space="preserve">Assessment </w:t>
      </w:r>
      <w:r>
        <w:rPr>
          <w:rFonts w:ascii="Georgia" w:hAnsi="Georgia" w:eastAsia="Times New Roman"/>
          <w:sz w:val="27"/>
          <w:szCs w:val="27"/>
        </w:rPr>
        <w:t>Information</w:t>
      </w:r>
      <w:commentRangeEnd w:id="2"/>
      <w:r w:rsidR="006E0F78">
        <w:rPr>
          <w:rStyle w:val="CommentReference"/>
          <w:b w:val="0"/>
          <w:bCs w:val="0"/>
          <w:sz w:val="20"/>
          <w:szCs w:val="20"/>
        </w:rPr>
        <w:commentReference w:id="2"/>
      </w:r>
    </w:p>
    <w:p w:rsidR="00000000" w:rsidRDefault="00137768" w14:paraId="1E45D9AA" w14:textId="77777777">
      <w:pPr>
        <w:pStyle w:val="NormalWeb"/>
        <w:divId w:val="2002897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Date of Assessment: </w:t>
      </w:r>
      <w:r>
        <w:rPr>
          <w:rFonts w:ascii="Georgia" w:hAnsi="Georgia"/>
        </w:rPr>
        <w:t>2022-06-08</w:t>
      </w:r>
    </w:p>
    <w:p w:rsidR="00000000" w:rsidRDefault="00137768" w14:paraId="78BC0ED2" w14:textId="77777777">
      <w:pPr>
        <w:pStyle w:val="NormalWeb"/>
        <w:divId w:val="200289712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Regions: </w:t>
      </w:r>
      <w:r>
        <w:rPr>
          <w:rFonts w:ascii="Georgia" w:hAnsi="Georgia"/>
        </w:rPr>
        <w:t>Global</w:t>
      </w:r>
    </w:p>
    <w:p w:rsidR="00000000" w:rsidRDefault="00137768" w14:paraId="619173BE" w14:textId="77777777">
      <w:pPr>
        <w:pStyle w:val="Heading2"/>
        <w:divId w:val="200289712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Assessment Rationale</w:t>
      </w:r>
    </w:p>
    <w:p w:rsidR="00000000" w:rsidRDefault="00137768" w14:paraId="241217C4" w14:textId="23CEC5C9">
      <w:pPr>
        <w:pStyle w:val="NormalWeb"/>
        <w:divId w:val="200289712"/>
        <w:rPr>
          <w:rStyle w:val="CommentReference"/>
        </w:rPr>
      </w:pPr>
      <w:r>
        <w:rPr>
          <w:rStyle w:val="Emphasis"/>
          <w:rFonts w:ascii="Georgia" w:hAnsi="Georgia"/>
        </w:rPr>
        <w:t xml:space="preserve">Elaeocarpus </w:t>
      </w:r>
      <w:proofErr w:type="spellStart"/>
      <w:r>
        <w:rPr>
          <w:rStyle w:val="Emphasis"/>
          <w:rFonts w:ascii="Georgia" w:hAnsi="Georgia"/>
        </w:rPr>
        <w:t>lanceifolius</w:t>
      </w:r>
      <w:proofErr w:type="spellEnd"/>
      <w:r>
        <w:rPr>
          <w:rFonts w:ascii="Georgia" w:hAnsi="Georgia"/>
        </w:rPr>
        <w:t xml:space="preserve"> is a</w:t>
      </w:r>
      <w:r>
        <w:rPr>
          <w:rStyle w:val="Emphasis"/>
          <w:rFonts w:ascii="Georgia" w:hAnsi="Georgia"/>
        </w:rPr>
        <w:t> </w:t>
      </w:r>
      <w:ins w:author="Jack Plummer" w:date="2022-08-18T10:16:00Z" w:id="3">
        <w:r w:rsidR="006E0F78">
          <w:rPr>
            <w:rFonts w:ascii="Georgia" w:hAnsi="Georgia"/>
          </w:rPr>
          <w:t>s</w:t>
        </w:r>
      </w:ins>
      <w:del w:author="Jack Plummer" w:date="2022-08-18T10:16:00Z" w:id="4">
        <w:r w:rsidDel="006E0F78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outheast Asian species </w:t>
      </w:r>
      <w:ins w:author="Jack Plummer" w:date="2022-08-18T10:19:00Z" w:id="5">
        <w:r w:rsidR="006E0F78">
          <w:rPr>
            <w:rFonts w:ascii="Georgia" w:hAnsi="Georgia"/>
          </w:rPr>
          <w:t xml:space="preserve">distributed across </w:t>
        </w:r>
      </w:ins>
      <w:del w:author="Jack Plummer" w:date="2022-08-18T10:19:00Z" w:id="6">
        <w:r w:rsidDel="006E0F78">
          <w:rPr>
            <w:rFonts w:ascii="Georgia" w:hAnsi="Georgia"/>
          </w:rPr>
          <w:delText>confine to </w:delText>
        </w:r>
      </w:del>
      <w:r>
        <w:rPr>
          <w:rFonts w:ascii="Georgia" w:hAnsi="Georgia"/>
        </w:rPr>
        <w:t xml:space="preserve">southwestern China and Himalayan foothills extending into India to </w:t>
      </w:r>
      <w:r>
        <w:rPr>
          <w:rFonts w:ascii="Georgia" w:hAnsi="Georgia"/>
        </w:rPr>
        <w:t>Indo</w:t>
      </w:r>
      <w:ins w:author="Jack Plummer" w:date="2022-08-18T10:17:00Z" w:id="7">
        <w:r w:rsidR="006E0F78">
          <w:rPr>
            <w:rFonts w:ascii="Georgia" w:hAnsi="Georgia"/>
          </w:rPr>
          <w:t>c</w:t>
        </w:r>
      </w:ins>
      <w:del w:author="Jack Plummer" w:date="2022-08-18T10:17:00Z" w:id="8">
        <w:r w:rsidDel="006E0F78">
          <w:rPr>
            <w:rFonts w:ascii="Georgia" w:hAnsi="Georgia"/>
          </w:rPr>
          <w:delText>C</w:delText>
        </w:r>
      </w:del>
      <w:r>
        <w:rPr>
          <w:rFonts w:ascii="Georgia" w:hAnsi="Georgia"/>
        </w:rPr>
        <w:t>hina</w:t>
      </w:r>
      <w:r>
        <w:rPr>
          <w:rFonts w:ascii="Georgia" w:hAnsi="Georgia"/>
        </w:rPr>
        <w:t xml:space="preserve">, Indonesia and Malaysia, </w:t>
      </w:r>
      <w:del w:author="Jack Plummer" w:date="2022-08-18T10:19:00Z" w:id="9">
        <w:r w:rsidDel="006E0F78">
          <w:rPr>
            <w:rFonts w:ascii="Georgia" w:hAnsi="Georgia"/>
          </w:rPr>
          <w:delText xml:space="preserve">which </w:delText>
        </w:r>
      </w:del>
      <w:ins w:author="Jack Plummer" w:date="2022-08-18T10:19:00Z" w:id="10">
        <w:r w:rsidR="006E0F78">
          <w:rPr>
            <w:rFonts w:ascii="Georgia" w:hAnsi="Georgia"/>
          </w:rPr>
          <w:t>and</w:t>
        </w:r>
        <w:r w:rsidR="006E0F78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occ</w:t>
      </w:r>
      <w:r>
        <w:rPr>
          <w:rFonts w:ascii="Georgia" w:hAnsi="Georgia"/>
        </w:rPr>
        <w:t>ur</w:t>
      </w:r>
      <w:ins w:author="Jack Plummer" w:date="2022-08-18T10:19:00Z" w:id="11">
        <w:r w:rsidR="006E0F78">
          <w:rPr>
            <w:rFonts w:ascii="Georgia" w:hAnsi="Georgia"/>
          </w:rPr>
          <w:t>ring</w:t>
        </w:r>
      </w:ins>
      <w:del w:author="Jack Plummer" w:date="2022-08-18T10:19:00Z" w:id="12">
        <w:r w:rsidDel="006E0F78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 xml:space="preserve"> between 500-2</w:t>
      </w:r>
      <w:ins w:author="Jack Plummer" w:date="2022-08-18T10:17:00Z" w:id="13">
        <w:r w:rsidR="006E0F78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600 m </w:t>
      </w:r>
      <w:ins w:author="Jack Plummer" w:date="2022-08-18T10:17:00Z" w:id="14">
        <w:r w:rsidR="006E0F78">
          <w:rPr>
            <w:rFonts w:ascii="Georgia" w:hAnsi="Georgia"/>
          </w:rPr>
          <w:t>asl</w:t>
        </w:r>
      </w:ins>
      <w:commentRangeStart w:id="15"/>
      <w:del w:author="Jack Plummer" w:date="2022-08-18T10:17:00Z" w:id="16">
        <w:r w:rsidDel="006E0F78">
          <w:rPr>
            <w:rFonts w:ascii="Georgia" w:hAnsi="Georgia"/>
          </w:rPr>
          <w:delText>(Grierson and Long 1991, Meitei &amp; Khuraijam, 2019</w:delText>
        </w:r>
      </w:del>
      <w:ins w:author="Jack Plummer" w:date="2022-08-18T10:20:00Z" w:id="17">
        <w:r w:rsidR="006E0F78">
          <w:rPr>
            <w:rFonts w:ascii="Georgia" w:hAnsi="Georgia"/>
          </w:rPr>
          <w:t xml:space="preserve">. </w:t>
        </w:r>
      </w:ins>
      <w:del w:author="Jack Plummer" w:date="2022-08-18T10:20:00Z" w:id="18">
        <w:r w:rsidDel="006E0F78">
          <w:rPr>
            <w:rFonts w:ascii="Georgia" w:hAnsi="Georgia"/>
          </w:rPr>
          <w:delText>)</w:delText>
        </w:r>
        <w:commentRangeEnd w:id="15"/>
        <w:r w:rsidDel="006E0F78" w:rsidR="006E0F78">
          <w:rPr>
            <w:rStyle w:val="CommentReference"/>
            <w:sz w:val="20"/>
            <w:szCs w:val="20"/>
          </w:rPr>
          <w:commentReference w:id="15"/>
        </w:r>
        <w:r w:rsidDel="006E0F78">
          <w:rPr>
            <w:rFonts w:ascii="Georgia" w:hAnsi="Georgia"/>
          </w:rPr>
          <w:delText xml:space="preserve">. </w:delText>
        </w:r>
      </w:del>
      <w:r>
        <w:rPr>
          <w:rFonts w:ascii="Georgia" w:hAnsi="Georgia"/>
        </w:rPr>
        <w:t xml:space="preserve">The population information is limited for this species, but the current population trend is considered stable as it occurs </w:t>
      </w:r>
      <w:del w:author="Jack Plummer" w:date="2022-08-18T10:18:00Z" w:id="19">
        <w:r w:rsidDel="006E0F78">
          <w:rPr>
            <w:rFonts w:ascii="Georgia" w:hAnsi="Georgia"/>
          </w:rPr>
          <w:delText>in larger areas</w:delText>
        </w:r>
      </w:del>
      <w:ins w:author="Jack Plummer" w:date="2022-08-18T10:18:00Z" w:id="20">
        <w:r w:rsidR="006E0F78">
          <w:rPr>
            <w:rFonts w:ascii="Georgia" w:hAnsi="Georgia"/>
          </w:rPr>
          <w:t>over a wide distribution</w:t>
        </w:r>
      </w:ins>
      <w:r>
        <w:rPr>
          <w:rFonts w:ascii="Georgia" w:hAnsi="Georgia"/>
        </w:rPr>
        <w:t xml:space="preserve"> and </w:t>
      </w:r>
      <w:ins w:author="Jack Plummer" w:date="2022-08-18T10:18:00Z" w:id="21">
        <w:r w:rsidR="006E0F78">
          <w:rPr>
            <w:rFonts w:ascii="Georgia" w:hAnsi="Georgia"/>
          </w:rPr>
          <w:t xml:space="preserve">range of </w:t>
        </w:r>
      </w:ins>
      <w:r>
        <w:rPr>
          <w:rFonts w:ascii="Georgia" w:hAnsi="Georgia"/>
        </w:rPr>
        <w:t>elevation</w:t>
      </w:r>
      <w:ins w:author="Jack Plummer" w:date="2022-08-18T10:18:00Z" w:id="22">
        <w:r w:rsidR="006E0F78">
          <w:rPr>
            <w:rFonts w:ascii="Georgia" w:hAnsi="Georgia"/>
          </w:rPr>
          <w:t>s</w:t>
        </w:r>
      </w:ins>
      <w:r>
        <w:rPr>
          <w:rFonts w:ascii="Georgia" w:hAnsi="Georgia"/>
        </w:rPr>
        <w:t>. Its extent of occurrence of</w:t>
      </w:r>
      <w:r>
        <w:rPr>
          <w:rFonts w:ascii="Georgia" w:hAnsi="Georgia"/>
        </w:rPr>
        <w:t xml:space="preserve"> 11</w:t>
      </w:r>
      <w:ins w:author="Jack Plummer" w:date="2022-08-18T10:19:00Z" w:id="23">
        <w:r w:rsidR="006E0F78">
          <w:rPr>
            <w:rFonts w:ascii="Georgia" w:hAnsi="Georgia"/>
          </w:rPr>
          <w:t>,</w:t>
        </w:r>
      </w:ins>
      <w:r>
        <w:rPr>
          <w:rFonts w:ascii="Georgia" w:hAnsi="Georgia"/>
        </w:rPr>
        <w:t>3</w:t>
      </w:r>
      <w:del w:author="Jack Plummer" w:date="2022-08-18T10:19:00Z" w:id="24">
        <w:r w:rsidDel="006E0F78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>41</w:t>
      </w:r>
      <w:ins w:author="Jack Plummer" w:date="2022-08-18T10:19:00Z" w:id="25">
        <w:r w:rsidR="006E0F78">
          <w:rPr>
            <w:rFonts w:ascii="Georgia" w:hAnsi="Georgia"/>
          </w:rPr>
          <w:t>,</w:t>
        </w:r>
      </w:ins>
      <w:r>
        <w:rPr>
          <w:rFonts w:ascii="Georgia" w:hAnsi="Georgia"/>
        </w:rPr>
        <w:t>073 km</w:t>
      </w:r>
      <w:r>
        <w:rPr>
          <w:rFonts w:ascii="Georgia" w:hAnsi="Georgia"/>
          <w:vertAlign w:val="superscript"/>
        </w:rPr>
        <w:t>2</w:t>
      </w:r>
      <w:r>
        <w:rPr>
          <w:rFonts w:ascii="Georgia" w:hAnsi="Georgia"/>
        </w:rPr>
        <w:t> exceeds the threshold values for threatened categories. </w:t>
      </w:r>
      <w:r>
        <w:rPr>
          <w:rStyle w:val="CommentReference"/>
          <w:rFonts w:ascii="Georgia" w:hAnsi="Georgia"/>
        </w:rPr>
        <w:t>The species has been recorded from both protected areas and unprotected areas within its native distribution. It is therefore suspected that the number of locations for the species comf</w:t>
      </w:r>
      <w:r>
        <w:rPr>
          <w:rStyle w:val="CommentReference"/>
          <w:rFonts w:ascii="Georgia" w:hAnsi="Georgia"/>
        </w:rPr>
        <w:t xml:space="preserve">ortably exceeds the threshold values for threatened categories. Moreover, the species is not known to be heavily exploited. The species is therefore assessed as </w:t>
      </w:r>
      <w:r>
        <w:rPr>
          <w:rStyle w:val="Strong"/>
          <w:rFonts w:ascii="Georgia" w:hAnsi="Georgia"/>
        </w:rPr>
        <w:t>Least Concern</w:t>
      </w:r>
      <w:r>
        <w:rPr>
          <w:rStyle w:val="CommentReference"/>
          <w:rFonts w:ascii="Georgia" w:hAnsi="Georgia"/>
        </w:rPr>
        <w:t xml:space="preserve">. Research to identify the current distribution, population status and trends, as </w:t>
      </w:r>
      <w:r>
        <w:rPr>
          <w:rStyle w:val="CommentReference"/>
          <w:rFonts w:ascii="Georgia" w:hAnsi="Georgia"/>
        </w:rPr>
        <w:t>well as an evaluation of the scale and severity of threats to the species, would be beneficial to validate this conservation status.</w:t>
      </w:r>
      <w:bookmarkStart w:name="_msocom_1" w:id="26"/>
      <w:bookmarkEnd w:id="26"/>
    </w:p>
    <w:p w:rsidR="00000000" w:rsidRDefault="00137768" w14:paraId="65268894" w14:textId="77777777">
      <w:pPr>
        <w:pStyle w:val="NormalWeb"/>
        <w:divId w:val="200289712"/>
      </w:pPr>
    </w:p>
    <w:p w:rsidR="00000000" w:rsidRDefault="00137768" w14:paraId="12526F75" w14:textId="77777777">
      <w:pPr>
        <w:pStyle w:val="Heading1"/>
        <w:divId w:val="1202596295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Distribution</w:t>
      </w:r>
    </w:p>
    <w:p w:rsidR="00000000" w:rsidRDefault="00137768" w14:paraId="7F8A9F3C" w14:textId="77777777">
      <w:pPr>
        <w:pStyle w:val="Heading2"/>
        <w:divId w:val="120259629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Geographic Range</w:t>
      </w:r>
    </w:p>
    <w:p w:rsidR="00000000" w:rsidRDefault="00137768" w14:paraId="040BC8CC" w14:textId="63CAEF96">
      <w:pPr>
        <w:pStyle w:val="NormalWeb"/>
        <w:divId w:val="1202596295"/>
        <w:rPr>
          <w:rFonts w:ascii="Georgia" w:hAnsi="Georgia"/>
        </w:rPr>
      </w:pPr>
      <w:r>
        <w:rPr>
          <w:rFonts w:ascii="Georgia" w:hAnsi="Georgia"/>
        </w:rPr>
        <w:lastRenderedPageBreak/>
        <w:t>This species is widely distributed </w:t>
      </w:r>
      <w:del w:author="Jack Plummer" w:date="2022-08-18T10:16:00Z" w:id="27">
        <w:r w:rsidDel="006E0F78">
          <w:rPr>
            <w:rFonts w:ascii="Georgia" w:hAnsi="Georgia"/>
          </w:rPr>
          <w:delText xml:space="preserve"> </w:delText>
        </w:r>
      </w:del>
      <w:ins w:author="Jack Plummer" w:date="2022-08-18T10:20:00Z" w:id="28">
        <w:r w:rsidR="00854AFE">
          <w:rPr>
            <w:rFonts w:ascii="Georgia" w:hAnsi="Georgia"/>
          </w:rPr>
          <w:t>across</w:t>
        </w:r>
      </w:ins>
      <w:del w:author="Jack Plummer" w:date="2022-08-18T10:20:00Z" w:id="29">
        <w:r w:rsidDel="00854AFE">
          <w:rPr>
            <w:rFonts w:ascii="Georgia" w:hAnsi="Georgia"/>
          </w:rPr>
          <w:delText>to</w:delText>
        </w:r>
      </w:del>
      <w:r>
        <w:rPr>
          <w:rFonts w:ascii="Georgia" w:hAnsi="Georgia"/>
        </w:rPr>
        <w:t xml:space="preserve"> </w:t>
      </w:r>
      <w:ins w:author="Jack Plummer" w:date="2022-08-18T10:20:00Z" w:id="30">
        <w:r w:rsidR="00854AFE">
          <w:rPr>
            <w:rFonts w:ascii="Georgia" w:hAnsi="Georgia"/>
          </w:rPr>
          <w:t>s</w:t>
        </w:r>
      </w:ins>
      <w:del w:author="Jack Plummer" w:date="2022-08-18T10:20:00Z" w:id="31">
        <w:r w:rsidDel="00854AFE">
          <w:rPr>
            <w:rFonts w:ascii="Georgia" w:hAnsi="Georgia"/>
          </w:rPr>
          <w:delText>S</w:delText>
        </w:r>
      </w:del>
      <w:r>
        <w:rPr>
          <w:rFonts w:ascii="Georgia" w:hAnsi="Georgia"/>
        </w:rPr>
        <w:t>outheast Asia </w:t>
      </w:r>
      <w:del w:author="Jack Plummer" w:date="2022-08-18T10:16:00Z" w:id="32">
        <w:r w:rsidDel="006E0F78">
          <w:rPr>
            <w:rFonts w:ascii="Georgia" w:hAnsi="Georgia"/>
          </w:rPr>
          <w:delText xml:space="preserve"> </w:delText>
        </w:r>
      </w:del>
      <w:ins w:author="Jack Plummer" w:date="2022-08-18T10:20:00Z" w:id="33">
        <w:r w:rsidR="00854AFE">
          <w:rPr>
            <w:rFonts w:ascii="Georgia" w:hAnsi="Georgia"/>
          </w:rPr>
          <w:t>from</w:t>
        </w:r>
      </w:ins>
      <w:del w:author="Jack Plummer" w:date="2022-08-18T10:20:00Z" w:id="34">
        <w:r w:rsidDel="00854AFE">
          <w:rPr>
            <w:rFonts w:ascii="Georgia" w:hAnsi="Georgia"/>
          </w:rPr>
          <w:delText>to</w:delText>
        </w:r>
      </w:del>
      <w:r>
        <w:rPr>
          <w:rFonts w:ascii="Georgia" w:hAnsi="Georgia"/>
        </w:rPr>
        <w:t> </w:t>
      </w:r>
      <w:r>
        <w:rPr>
          <w:rFonts w:ascii="Georgia" w:hAnsi="Georgia"/>
        </w:rPr>
        <w:t>southwestern China and the Himalayan foothills, extending into India</w:t>
      </w:r>
      <w:ins w:author="Jack Plummer" w:date="2022-08-18T10:20:00Z" w:id="35">
        <w:r w:rsidR="00854AFE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to Indo</w:t>
      </w:r>
      <w:del w:author="Jack Plummer" w:date="2022-08-18T10:16:00Z" w:id="36">
        <w:r w:rsidDel="006E0F78">
          <w:rPr>
            <w:rFonts w:ascii="Georgia" w:hAnsi="Georgia"/>
          </w:rPr>
          <w:delText>C</w:delText>
        </w:r>
      </w:del>
      <w:ins w:author="Jack Plummer" w:date="2022-08-18T10:16:00Z" w:id="37">
        <w:r w:rsidR="006E0F78">
          <w:rPr>
            <w:rFonts w:ascii="Georgia" w:hAnsi="Georgia"/>
          </w:rPr>
          <w:t>c</w:t>
        </w:r>
      </w:ins>
      <w:r>
        <w:rPr>
          <w:rFonts w:ascii="Georgia" w:hAnsi="Georgia"/>
        </w:rPr>
        <w:t xml:space="preserve">hina, </w:t>
      </w:r>
      <w:proofErr w:type="gramStart"/>
      <w:r>
        <w:rPr>
          <w:rFonts w:ascii="Georgia" w:hAnsi="Georgia"/>
        </w:rPr>
        <w:t>Indonesia</w:t>
      </w:r>
      <w:proofErr w:type="gramEnd"/>
      <w:r>
        <w:rPr>
          <w:rFonts w:ascii="Georgia" w:hAnsi="Georgia"/>
        </w:rPr>
        <w:t xml:space="preserve"> and Malaysia. It occurs between 520-2</w:t>
      </w:r>
      <w:ins w:author="Jack Plummer" w:date="2022-08-18T10:21:00Z" w:id="38">
        <w:r w:rsidR="00854AFE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600 m asl (Grierson and Long 1991, Meitei </w:t>
      </w:r>
      <w:ins w:author="Jack Plummer" w:date="2022-08-18T10:21:00Z" w:id="39">
        <w:r w:rsidR="00854AFE">
          <w:rPr>
            <w:rFonts w:ascii="Georgia" w:hAnsi="Georgia"/>
          </w:rPr>
          <w:t>and</w:t>
        </w:r>
      </w:ins>
      <w:del w:author="Jack Plummer" w:date="2022-08-18T10:21:00Z" w:id="40">
        <w:r w:rsidDel="00854AFE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Khuraijam</w:t>
      </w:r>
      <w:proofErr w:type="spellEnd"/>
      <w:del w:author="Jack Plummer" w:date="2022-08-18T10:21:00Z" w:id="41">
        <w:r w:rsidDel="00854AFE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2019). With limited literature, further study and survey of the species</w:t>
      </w:r>
      <w:r>
        <w:rPr>
          <w:rFonts w:ascii="Georgia" w:hAnsi="Georgia"/>
        </w:rPr>
        <w:t>’ distribution is recommended.</w:t>
      </w:r>
    </w:p>
    <w:p w:rsidR="00000000" w:rsidRDefault="00137768" w14:paraId="5322E14C" w14:textId="77777777">
      <w:pPr>
        <w:pStyle w:val="Heading2"/>
        <w:divId w:val="120259629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Area of Occupancy (AOO)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6109"/>
      </w:tblGrid>
      <w:tr w:rsidR="00000000" w14:paraId="7D37AE59" w14:textId="77777777">
        <w:trPr>
          <w:divId w:val="1202596295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7C29FA5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Estimated area of occupancy (AOO) - in km2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7176FF9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3A7E9C87" w14:textId="77777777">
        <w:trPr>
          <w:divId w:val="120259629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5C28879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276</w:t>
            </w:r>
          </w:p>
        </w:tc>
        <w:tc>
          <w:tcPr>
            <w:tcW w:w="0" w:type="auto"/>
            <w:vAlign w:val="center"/>
            <w:hideMark/>
          </w:tcPr>
          <w:p w:rsidR="00000000" w:rsidRDefault="00264AF6" w14:paraId="19E67E0E" w14:textId="6A4C6468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ins w:author="Jack Plummer" w:date="2022-08-18T10:51:00Z" w:id="42">
              <w:r w:rsidRPr="00264AF6">
                <w:rPr>
                  <w:rFonts w:ascii="Georgia" w:hAnsi="Georgia" w:eastAsia="Times New Roman"/>
                  <w:sz w:val="18"/>
                  <w:szCs w:val="18"/>
                </w:rPr>
                <w:t xml:space="preserve">Estimated from a 2 x 2 km grid cell for herbarium specimen point data mapped using </w:t>
              </w:r>
              <w:proofErr w:type="spellStart"/>
              <w:r w:rsidRPr="00264AF6">
                <w:rPr>
                  <w:rFonts w:ascii="Georgia" w:hAnsi="Georgia" w:eastAsia="Times New Roman"/>
                  <w:sz w:val="18"/>
                  <w:szCs w:val="18"/>
                </w:rPr>
                <w:t>GeoCAT</w:t>
              </w:r>
              <w:proofErr w:type="spellEnd"/>
              <w:r w:rsidRPr="00264AF6">
                <w:rPr>
                  <w:rFonts w:ascii="Georgia" w:hAnsi="Georgia" w:eastAsia="Times New Roman"/>
                  <w:sz w:val="18"/>
                  <w:szCs w:val="18"/>
                </w:rPr>
                <w:t xml:space="preserve"> (Bachman </w:t>
              </w:r>
              <w:r w:rsidRPr="00264AF6">
                <w:rPr>
                  <w:rFonts w:ascii="Georgia" w:hAnsi="Georgia" w:eastAsia="Times New Roman"/>
                  <w:i/>
                  <w:iCs/>
                  <w:sz w:val="18"/>
                  <w:szCs w:val="18"/>
                  <w:rPrChange w:author="Jack Plummer" w:date="2022-08-18T10:51:00Z" w:id="43">
                    <w:rPr>
                      <w:rFonts w:ascii="Georgia" w:hAnsi="Georgia" w:eastAsia="Times New Roman"/>
                      <w:sz w:val="18"/>
                      <w:szCs w:val="18"/>
                    </w:rPr>
                  </w:rPrChange>
                </w:rPr>
                <w:t>et al.</w:t>
              </w:r>
              <w:r w:rsidRPr="00264AF6">
                <w:rPr>
                  <w:rFonts w:ascii="Georgia" w:hAnsi="Georgia" w:eastAsia="Times New Roman"/>
                  <w:sz w:val="18"/>
                  <w:szCs w:val="18"/>
                </w:rPr>
                <w:t xml:space="preserve"> 2011).</w:t>
              </w:r>
              <w:r w:rsidRPr="00264AF6" w:rsidDel="00264AF6">
                <w:rPr>
                  <w:rFonts w:ascii="Georgia" w:hAnsi="Georgia" w:eastAsia="Times New Roman"/>
                  <w:sz w:val="18"/>
                  <w:szCs w:val="18"/>
                </w:rPr>
                <w:t xml:space="preserve"> </w:t>
              </w:r>
            </w:ins>
            <w:del w:author="Jack Plummer" w:date="2022-08-18T10:51:00Z" w:id="44">
              <w:r w:rsidDel="00264AF6" w:rsidR="00137768">
                <w:rPr>
                  <w:rFonts w:ascii="Georgia" w:hAnsi="Georgia" w:eastAsia="Times New Roman"/>
                  <w:sz w:val="18"/>
                  <w:szCs w:val="18"/>
                </w:rPr>
                <w:delText>-</w:delText>
              </w:r>
            </w:del>
          </w:p>
        </w:tc>
      </w:tr>
    </w:tbl>
    <w:p w:rsidR="00000000" w:rsidRDefault="00137768" w14:paraId="2647BEC9" w14:textId="77777777">
      <w:pPr>
        <w:pStyle w:val="Heading2"/>
        <w:divId w:val="120259629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Extent of Occurrence (EOO)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2343"/>
        <w:gridCol w:w="4532"/>
      </w:tblGrid>
      <w:tr w:rsidR="00000000" w14:paraId="432C26E0" w14:textId="77777777">
        <w:trPr>
          <w:divId w:val="1202596295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96EF365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Estimated extent of occurrence (EOO)- in km2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07C436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EOO estimate calculated from Minimum Convex Polygon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5A31CA56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</w:t>
            </w: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</w:t>
            </w:r>
          </w:p>
        </w:tc>
      </w:tr>
      <w:tr w:rsidR="00000000" w14:paraId="4E52A038" w14:textId="77777777">
        <w:trPr>
          <w:divId w:val="120259629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0FDC2CD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11341073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0CB179F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0FA1D41A" w14:textId="71645564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 xml:space="preserve">Estimated from a minimum convex polygon </w:t>
            </w:r>
            <w:del w:author="Jack Plummer" w:date="2022-08-18T10:54:00Z" w:id="45">
              <w:r w:rsidDel="00264AF6">
                <w:rPr>
                  <w:rFonts w:ascii="Georgia" w:hAnsi="Georgia" w:eastAsia="Times New Roman"/>
                  <w:sz w:val="18"/>
                  <w:szCs w:val="18"/>
                </w:rPr>
                <w:delText xml:space="preserve">from </w:delText>
              </w:r>
            </w:del>
            <w:ins w:author="Jack Plummer" w:date="2022-08-18T10:54:00Z" w:id="46">
              <w:r w:rsidR="00264AF6">
                <w:rPr>
                  <w:rFonts w:ascii="Georgia" w:hAnsi="Georgia" w:eastAsia="Times New Roman"/>
                  <w:sz w:val="18"/>
                  <w:szCs w:val="18"/>
                </w:rPr>
                <w:t>f</w:t>
              </w:r>
              <w:r w:rsidR="00264AF6">
                <w:rPr>
                  <w:rFonts w:ascii="Georgia" w:hAnsi="Georgia" w:eastAsia="Times New Roman"/>
                  <w:sz w:val="18"/>
                  <w:szCs w:val="18"/>
                </w:rPr>
                <w:t>or</w:t>
              </w:r>
              <w:r w:rsidR="00264AF6">
                <w:rPr>
                  <w:rFonts w:ascii="Georgia" w:hAnsi="Georgia" w:eastAsia="Times New Roman"/>
                  <w:sz w:val="18"/>
                  <w:szCs w:val="18"/>
                </w:rPr>
                <w:t xml:space="preserve"> </w:t>
              </w:r>
            </w:ins>
            <w:r>
              <w:rPr>
                <w:rFonts w:ascii="Georgia" w:hAnsi="Georgia" w:eastAsia="Times New Roman"/>
                <w:sz w:val="18"/>
                <w:szCs w:val="18"/>
              </w:rPr>
              <w:t>georeferenced herbarium specimens</w:t>
            </w:r>
            <w:ins w:author="Jack Plummer" w:date="2022-08-18T10:54:00Z" w:id="47">
              <w:r w:rsidR="00264AF6">
                <w:rPr>
                  <w:rFonts w:ascii="Georgia" w:hAnsi="Georgia" w:eastAsia="Times New Roman"/>
                  <w:sz w:val="18"/>
                  <w:szCs w:val="18"/>
                </w:rPr>
                <w:t xml:space="preserve">, </w:t>
              </w:r>
            </w:ins>
            <w:del w:author="Jack Plummer" w:date="2022-08-18T10:54:00Z" w:id="48">
              <w:r w:rsidDel="00264AF6">
                <w:rPr>
                  <w:rFonts w:ascii="Georgia" w:hAnsi="Georgia" w:eastAsia="Times New Roman"/>
                  <w:sz w:val="18"/>
                  <w:szCs w:val="18"/>
                </w:rPr>
                <w:delText xml:space="preserve"> </w:delText>
              </w:r>
              <w:r w:rsidDel="00264AF6">
                <w:rPr>
                  <w:rFonts w:ascii="Georgia" w:hAnsi="Georgia" w:eastAsia="Times New Roman"/>
                  <w:sz w:val="18"/>
                  <w:szCs w:val="18"/>
                </w:rPr>
                <w:delText xml:space="preserve">point data </w:delText>
              </w:r>
            </w:del>
            <w:r>
              <w:rPr>
                <w:rFonts w:ascii="Georgia" w:hAnsi="Georgia" w:eastAsia="Times New Roman"/>
                <w:sz w:val="18"/>
                <w:szCs w:val="18"/>
              </w:rPr>
              <w:t xml:space="preserve">mapped using </w:t>
            </w:r>
            <w:proofErr w:type="spellStart"/>
            <w:r>
              <w:rPr>
                <w:rFonts w:ascii="Georgia" w:hAnsi="Georgia" w:eastAsia="Times New Roman"/>
                <w:sz w:val="18"/>
                <w:szCs w:val="18"/>
              </w:rPr>
              <w:t>GeoCAT</w:t>
            </w:r>
            <w:proofErr w:type="spellEnd"/>
            <w:r>
              <w:rPr>
                <w:rFonts w:ascii="Georgia" w:hAnsi="Georgia" w:eastAsia="Times New Roman"/>
                <w:sz w:val="18"/>
                <w:szCs w:val="18"/>
              </w:rPr>
              <w:t xml:space="preserve"> (Bachman et al 2011). </w:t>
            </w:r>
          </w:p>
        </w:tc>
      </w:tr>
    </w:tbl>
    <w:p w:rsidR="00000000" w:rsidRDefault="00137768" w14:paraId="52D955B7" w14:textId="77777777">
      <w:pPr>
        <w:pStyle w:val="Heading2"/>
        <w:divId w:val="120259629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Elevation / Depth / Depth Zones</w:t>
      </w:r>
    </w:p>
    <w:p w:rsidR="00000000" w:rsidRDefault="00137768" w14:paraId="76BA315B" w14:textId="77777777">
      <w:pPr>
        <w:pStyle w:val="NormalWeb"/>
        <w:divId w:val="1202596295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Elevation Lower Limit (in metres above sea level): </w:t>
      </w:r>
      <w:r>
        <w:rPr>
          <w:rFonts w:ascii="Georgia" w:hAnsi="Georgia"/>
        </w:rPr>
        <w:t>520</w:t>
      </w:r>
    </w:p>
    <w:p w:rsidR="00000000" w:rsidRDefault="00137768" w14:paraId="60047521" w14:textId="77777777">
      <w:pPr>
        <w:pStyle w:val="NormalWeb"/>
        <w:divId w:val="1202596295"/>
        <w:rPr>
          <w:rFonts w:ascii="Georgia" w:hAnsi="Georgia"/>
        </w:rPr>
      </w:pPr>
      <w:r>
        <w:rPr>
          <w:rStyle w:val="datalabel1"/>
          <w:rFonts w:ascii="Georgia" w:hAnsi="Georgia"/>
        </w:rPr>
        <w:t>Elevation Upper Li</w:t>
      </w:r>
      <w:r>
        <w:rPr>
          <w:rStyle w:val="datalabel1"/>
          <w:rFonts w:ascii="Georgia" w:hAnsi="Georgia"/>
        </w:rPr>
        <w:t xml:space="preserve">mit (in metres above sea level): </w:t>
      </w:r>
      <w:r>
        <w:rPr>
          <w:rFonts w:ascii="Georgia" w:hAnsi="Georgia"/>
        </w:rPr>
        <w:t>2600</w:t>
      </w:r>
    </w:p>
    <w:p w:rsidR="00000000" w:rsidRDefault="00137768" w14:paraId="260E639B" w14:textId="77777777">
      <w:pPr>
        <w:pStyle w:val="Heading2"/>
        <w:divId w:val="120259629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Map Status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132"/>
        <w:gridCol w:w="1782"/>
        <w:gridCol w:w="971"/>
        <w:gridCol w:w="1001"/>
        <w:gridCol w:w="1228"/>
        <w:gridCol w:w="1137"/>
        <w:gridCol w:w="1085"/>
      </w:tblGrid>
      <w:tr w:rsidR="00000000" w14:paraId="7C776015" w14:textId="77777777">
        <w:trPr>
          <w:divId w:val="1202596295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11100B60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Map Status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F912217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Use map from previous assessment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6DD5996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How the map was created, including data sources/methods used: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366A13F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Please state reason for map not available: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1E8C38E8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Data Sensitive?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46FD7C7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51B5A94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Geographic range this applies to: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412D287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Date restriction imposed:</w:t>
            </w:r>
          </w:p>
        </w:tc>
      </w:tr>
      <w:tr w:rsidR="00000000" w14:paraId="2E024635" w14:textId="77777777">
        <w:trPr>
          <w:divId w:val="1202596295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0AADFE9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Done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500BBAB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D08027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 xml:space="preserve">Point data generated from herbarium specimen records and species observations </w:t>
            </w:r>
            <w:commentRangeStart w:id="49"/>
            <w:r>
              <w:rPr>
                <w:rFonts w:ascii="Georgia" w:hAnsi="Georgia" w:eastAsia="Times New Roman"/>
                <w:sz w:val="18"/>
                <w:szCs w:val="18"/>
              </w:rPr>
              <w:t>(</w:t>
            </w:r>
            <w:proofErr w:type="spellStart"/>
            <w:r>
              <w:rPr>
                <w:rFonts w:ascii="Georgia" w:hAnsi="Georgia" w:eastAsia="Times New Roman"/>
                <w:sz w:val="18"/>
                <w:szCs w:val="18"/>
              </w:rPr>
              <w:t>Sunarno</w:t>
            </w:r>
            <w:proofErr w:type="spellEnd"/>
            <w:r>
              <w:rPr>
                <w:rFonts w:ascii="Georgia" w:hAnsi="Georgia" w:eastAsia="Times New Roman"/>
                <w:sz w:val="18"/>
                <w:szCs w:val="18"/>
              </w:rPr>
              <w:t xml:space="preserve"> and Ohashi 1997, GBIF.org 2021). While the point data does not include all collections or observation</w:t>
            </w:r>
            <w:r>
              <w:rPr>
                <w:rFonts w:ascii="Georgia" w:hAnsi="Georgia" w:eastAsia="Times New Roman"/>
                <w:sz w:val="18"/>
                <w:szCs w:val="18"/>
              </w:rPr>
              <w:t xml:space="preserve">s, it is representative of the geographic range as described by </w:t>
            </w:r>
            <w:proofErr w:type="spellStart"/>
            <w:r>
              <w:rPr>
                <w:rFonts w:ascii="Georgia" w:hAnsi="Georgia" w:eastAsia="Times New Roman"/>
                <w:sz w:val="18"/>
                <w:szCs w:val="18"/>
              </w:rPr>
              <w:t>Adema</w:t>
            </w:r>
            <w:proofErr w:type="spellEnd"/>
            <w:r>
              <w:rPr>
                <w:rFonts w:ascii="Georgia" w:hAnsi="Georgia" w:eastAsia="Times New Roman"/>
                <w:sz w:val="18"/>
                <w:szCs w:val="18"/>
              </w:rPr>
              <w:t xml:space="preserve"> et al. (2016) and the Plants of the World Online (2019) database.</w:t>
            </w:r>
            <w:commentRangeEnd w:id="49"/>
            <w:r w:rsidR="00264AF6">
              <w:rPr>
                <w:rStyle w:val="CommentReference"/>
                <w:sz w:val="20"/>
                <w:szCs w:val="20"/>
              </w:rPr>
              <w:commentReference w:id="49"/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75330D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7D86CA4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370AFBE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3B6DCAC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7E08ADD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137768" w14:paraId="284C3A25" w14:textId="77777777">
      <w:pPr>
        <w:pStyle w:val="Heading2"/>
        <w:divId w:val="1202596295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Biogeographic Realms</w:t>
      </w:r>
    </w:p>
    <w:p w:rsidR="00000000" w:rsidRDefault="00137768" w14:paraId="0F5F5D95" w14:textId="77777777">
      <w:pPr>
        <w:pStyle w:val="NormalWeb"/>
        <w:divId w:val="1202596295"/>
        <w:rPr>
          <w:rFonts w:ascii="Georgia" w:hAnsi="Georgia"/>
        </w:rPr>
      </w:pPr>
      <w:r>
        <w:rPr>
          <w:rStyle w:val="datalabel1"/>
          <w:rFonts w:ascii="Georgia" w:hAnsi="Georgia"/>
        </w:rPr>
        <w:lastRenderedPageBreak/>
        <w:t xml:space="preserve">Biogeographic Realm: </w:t>
      </w:r>
      <w:proofErr w:type="spellStart"/>
      <w:r>
        <w:rPr>
          <w:rFonts w:ascii="Georgia" w:hAnsi="Georgia"/>
        </w:rPr>
        <w:t>Indomalayan</w:t>
      </w:r>
      <w:proofErr w:type="spellEnd"/>
    </w:p>
    <w:p w:rsidR="00000000" w:rsidRDefault="00137768" w14:paraId="5895E330" w14:textId="77777777">
      <w:pPr>
        <w:pStyle w:val="Heading1"/>
        <w:divId w:val="750200523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Occurrence</w:t>
      </w:r>
    </w:p>
    <w:p w:rsidR="00000000" w:rsidRDefault="00137768" w14:paraId="09397BE9" w14:textId="77777777">
      <w:pPr>
        <w:pStyle w:val="Heading2"/>
        <w:divId w:val="750200523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Countries of Occurrence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0"/>
        <w:gridCol w:w="901"/>
        <w:gridCol w:w="657"/>
        <w:gridCol w:w="1430"/>
        <w:gridCol w:w="1154"/>
      </w:tblGrid>
      <w:tr w:rsidR="00000000" w14:paraId="34BC1C59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7D535A7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1C218E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Presence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E429DC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Origin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CAAB94D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Formerly Bred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C9394B1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Seasonality</w:t>
            </w:r>
          </w:p>
        </w:tc>
      </w:tr>
      <w:tr w:rsidR="00000000" w14:paraId="294837FF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F98583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Bhutan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27C7C8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CC17B3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5A0CDB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500C31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1219F34A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298FCC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Cambodia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226B25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1948F1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B425D3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BFFDEF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7ECA7CD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89728E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A085F7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E43FBC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11ED21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66DA8A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2440A746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CEE2AB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China -&gt; Yunnan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7EA17C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AA02BC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DBD3BE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FAEE97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44695F0B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F5DDEE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F3D1FC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6F909A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AF44F3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990D5D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AA0F847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970083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Andhra Pradesh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9F8941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0568D0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36D087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8EA2BD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703062CA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C618A7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Arunachal Pradesh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509ECC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8CE015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217098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8D64C0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09B549F0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B4AD7F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Assam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14B1C6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98E86A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BD13EB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560B2B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594CD8FC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AE230C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Karnataka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2767C7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692AFB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46BACF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1D73D0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0F5E700E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42D122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Manipur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01EAE3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40DA56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A8E65B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3DFE4E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66C1929E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4FD8AA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Meghalaya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DBCD9A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0F76D6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F2C109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885F98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67C7219B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B229F8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Nagaland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A4FAA2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D3E9FE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688908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01D1BF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1373C78D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D6124B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India -&gt; Sikkim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2C9EEB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7D8072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598066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43AEBC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592CB5E5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BBB1DC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Indonesia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4712B1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48DD64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0618CD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964556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43B206AC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34AEEE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 xml:space="preserve">Indonesia -&gt; </w:t>
            </w:r>
            <w:proofErr w:type="spellStart"/>
            <w:r>
              <w:rPr>
                <w:rFonts w:ascii="Georgia" w:hAnsi="Georgia" w:eastAsia="Times New Roman"/>
                <w:sz w:val="18"/>
                <w:szCs w:val="18"/>
              </w:rPr>
              <w:t>Jawa</w:t>
            </w:r>
            <w:proofErr w:type="spellEnd"/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CBAFBA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C557EF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6F5FF7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656316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21BAB491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FB6CE8D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Lao People's Democratic Republic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31EB77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C7010B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23E0BD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158AB9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57A0524C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2ADDED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Myanmar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349BDF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F0A400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746C0A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058BEE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3373969C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C82182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Myanmar -&gt; Myanmar (mainland)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5E59B9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48F8AC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1CC161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D7743E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70D51C4B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465ABE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Nepal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B8160F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D72A54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23A4BE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17F044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  <w:tr w:rsidR="00000000" w14:paraId="6F1B28BB" w14:textId="77777777">
        <w:trPr>
          <w:divId w:val="750200523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AAB620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Viet Nam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BDC9F4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Extant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9D64BF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Native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D2E1EC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D5F610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</w:tr>
    </w:tbl>
    <w:p w:rsidR="00000000" w:rsidRDefault="00137768" w14:paraId="7FF6752E" w14:textId="77777777">
      <w:pPr>
        <w:pStyle w:val="Heading1"/>
        <w:divId w:val="1550729164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Population</w:t>
      </w:r>
    </w:p>
    <w:p w:rsidR="00000000" w:rsidRDefault="00137768" w14:paraId="2CFA719B" w14:textId="18DDB622">
      <w:pPr>
        <w:pStyle w:val="NormalWeb"/>
        <w:divId w:val="1550729164"/>
        <w:rPr>
          <w:rFonts w:ascii="Georgia" w:hAnsi="Georgia"/>
        </w:rPr>
      </w:pPr>
      <w:r>
        <w:rPr>
          <w:rFonts w:ascii="Georgia" w:hAnsi="Georgia"/>
        </w:rPr>
        <w:t>This species</w:t>
      </w:r>
      <w:ins w:author="Jack Plummer" w:date="2022-08-18T10:55:00Z" w:id="50">
        <w:r w:rsidR="00264AF6">
          <w:rPr>
            <w:rFonts w:ascii="Georgia" w:hAnsi="Georgia"/>
          </w:rPr>
          <w:t>’</w:t>
        </w:r>
      </w:ins>
      <w:r>
        <w:rPr>
          <w:rFonts w:ascii="Georgia" w:hAnsi="Georgia"/>
        </w:rPr>
        <w:t xml:space="preserve"> current population</w:t>
      </w:r>
      <w:ins w:author="Jack Plummer" w:date="2022-08-18T10:55:00Z" w:id="51">
        <w:r w:rsidR="00264AF6">
          <w:rPr>
            <w:rFonts w:ascii="Georgia" w:hAnsi="Georgia"/>
          </w:rPr>
          <w:t xml:space="preserve"> size</w:t>
        </w:r>
      </w:ins>
      <w:r>
        <w:rPr>
          <w:rFonts w:ascii="Georgia" w:hAnsi="Georgia"/>
        </w:rPr>
        <w:t xml:space="preserve"> is unknown. </w:t>
      </w:r>
      <w:del w:author="Jack Plummer" w:date="2022-08-18T10:56:00Z" w:id="52">
        <w:r w:rsidDel="00812F45">
          <w:rPr>
            <w:rFonts w:ascii="Georgia" w:hAnsi="Georgia"/>
          </w:rPr>
          <w:delText>Though t</w:delText>
        </w:r>
      </w:del>
      <w:ins w:author="Jack Plummer" w:date="2022-08-18T10:56:00Z" w:id="53">
        <w:r w:rsidR="00812F45">
          <w:rPr>
            <w:rFonts w:ascii="Georgia" w:hAnsi="Georgia"/>
          </w:rPr>
          <w:t>T</w:t>
        </w:r>
      </w:ins>
      <w:r>
        <w:rPr>
          <w:rFonts w:ascii="Georgia" w:hAnsi="Georgia"/>
        </w:rPr>
        <w:t xml:space="preserve">his species </w:t>
      </w:r>
      <w:del w:author="Jack Plummer" w:date="2022-08-18T10:56:00Z" w:id="54">
        <w:r w:rsidDel="00812F45">
          <w:rPr>
            <w:rFonts w:ascii="Georgia" w:hAnsi="Georgia"/>
          </w:rPr>
          <w:delText>seems to be</w:delText>
        </w:r>
      </w:del>
      <w:ins w:author="Jack Plummer" w:date="2022-08-18T10:56:00Z" w:id="55">
        <w:r w:rsidR="00812F45">
          <w:rPr>
            <w:rFonts w:ascii="Georgia" w:hAnsi="Georgia"/>
          </w:rPr>
          <w:t>is</w:t>
        </w:r>
      </w:ins>
      <w:r>
        <w:rPr>
          <w:rFonts w:ascii="Georgia" w:hAnsi="Georgia"/>
        </w:rPr>
        <w:t xml:space="preserve"> confined</w:t>
      </w:r>
      <w:ins w:author="Jack Plummer" w:date="2022-08-18T10:56:00Z" w:id="56">
        <w:r w:rsidR="00264AF6">
          <w:rPr>
            <w:rFonts w:ascii="Georgia" w:hAnsi="Georgia"/>
          </w:rPr>
          <w:t xml:space="preserve"> to</w:t>
        </w:r>
      </w:ins>
      <w:del w:author="Jack Plummer" w:date="2022-08-18T10:56:00Z" w:id="57">
        <w:r w:rsidDel="00264AF6">
          <w:rPr>
            <w:rFonts w:ascii="Georgia" w:hAnsi="Georgia"/>
          </w:rPr>
          <w:delText xml:space="preserve"> in</w:delText>
        </w:r>
      </w:del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south</w:t>
      </w:r>
      <w:del w:author="Jack Plummer" w:date="2022-08-18T10:56:00Z" w:id="58">
        <w:r w:rsidDel="00812F45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eastern</w:t>
      </w:r>
      <w:proofErr w:type="spellEnd"/>
      <w:r>
        <w:rPr>
          <w:rFonts w:ascii="Georgia" w:hAnsi="Georgia"/>
        </w:rPr>
        <w:t xml:space="preserve"> Asia, </w:t>
      </w:r>
      <w:ins w:author="Jack Plummer" w:date="2022-08-18T10:56:00Z" w:id="59">
        <w:r w:rsidR="00812F45">
          <w:rPr>
            <w:rFonts w:ascii="Georgia" w:hAnsi="Georgia"/>
          </w:rPr>
          <w:t xml:space="preserve">but </w:t>
        </w:r>
      </w:ins>
      <w:r>
        <w:rPr>
          <w:rFonts w:ascii="Georgia" w:hAnsi="Georgia"/>
        </w:rPr>
        <w:t>it is suspected the species may be more abundant than</w:t>
      </w:r>
      <w:ins w:author="Jack Plummer" w:date="2022-08-18T10:56:00Z" w:id="60">
        <w:r w:rsidR="00812F45">
          <w:rPr>
            <w:rFonts w:ascii="Georgia" w:hAnsi="Georgia"/>
          </w:rPr>
          <w:t xml:space="preserve"> </w:t>
        </w:r>
      </w:ins>
      <w:del w:author="Jack Plummer" w:date="2022-08-18T10:56:00Z" w:id="61">
        <w:r w:rsidDel="00812F45">
          <w:rPr>
            <w:rFonts w:ascii="Georgia" w:hAnsi="Georgia"/>
          </w:rPr>
          <w:delText xml:space="preserve"> </w:delText>
        </w:r>
        <w:r w:rsidDel="00812F45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 xml:space="preserve">existing </w:t>
      </w:r>
      <w:ins w:author="Jack Plummer" w:date="2022-08-18T10:56:00Z" w:id="62">
        <w:r w:rsidR="00812F45">
          <w:rPr>
            <w:rFonts w:ascii="Georgia" w:hAnsi="Georgia"/>
          </w:rPr>
          <w:t xml:space="preserve">specimen </w:t>
        </w:r>
      </w:ins>
      <w:r>
        <w:rPr>
          <w:rFonts w:ascii="Georgia" w:hAnsi="Georgia"/>
        </w:rPr>
        <w:t>information</w:t>
      </w:r>
      <w:ins w:author="Jack Plummer" w:date="2022-08-18T10:56:00Z" w:id="63">
        <w:r w:rsidR="00812F45">
          <w:rPr>
            <w:rFonts w:ascii="Georgia" w:hAnsi="Georgia"/>
          </w:rPr>
          <w:t xml:space="preserve"> suggests</w:t>
        </w:r>
      </w:ins>
      <w:r>
        <w:rPr>
          <w:rFonts w:ascii="Georgia" w:hAnsi="Georgia"/>
        </w:rPr>
        <w:t xml:space="preserve">, as </w:t>
      </w:r>
      <w:del w:author="Jack Plummer" w:date="2022-08-18T10:56:00Z" w:id="64">
        <w:r w:rsidDel="00812F45">
          <w:rPr>
            <w:rFonts w:ascii="Georgia" w:hAnsi="Georgia"/>
          </w:rPr>
          <w:delText>species tends to</w:delText>
        </w:r>
      </w:del>
      <w:ins w:author="Jack Plummer" w:date="2022-08-18T10:56:00Z" w:id="65">
        <w:r w:rsidR="00812F45">
          <w:rPr>
            <w:rFonts w:ascii="Georgia" w:hAnsi="Georgia"/>
          </w:rPr>
          <w:t>it</w:t>
        </w:r>
      </w:ins>
      <w:r>
        <w:rPr>
          <w:rFonts w:ascii="Georgia" w:hAnsi="Georgia"/>
        </w:rPr>
        <w:t xml:space="preserve"> grow</w:t>
      </w:r>
      <w:ins w:author="Jack Plummer" w:date="2022-08-18T10:56:00Z" w:id="66">
        <w:r w:rsidR="00812F45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</w:t>
      </w:r>
      <w:del w:author="Jack Plummer" w:date="2022-08-18T10:56:00Z" w:id="67">
        <w:r w:rsidDel="00812F45">
          <w:rPr>
            <w:rFonts w:ascii="Georgia" w:hAnsi="Georgia"/>
          </w:rPr>
          <w:delText xml:space="preserve">in </w:delText>
        </w:r>
      </w:del>
      <w:ins w:author="Jack Plummer" w:date="2022-08-18T10:56:00Z" w:id="68">
        <w:r w:rsidR="00812F45">
          <w:rPr>
            <w:rFonts w:ascii="Georgia" w:hAnsi="Georgia"/>
          </w:rPr>
          <w:t xml:space="preserve">over a </w:t>
        </w:r>
      </w:ins>
      <w:ins w:author="Jack Plummer" w:date="2022-08-18T10:57:00Z" w:id="69">
        <w:r w:rsidR="00812F45">
          <w:rPr>
            <w:rFonts w:ascii="Georgia" w:hAnsi="Georgia"/>
          </w:rPr>
          <w:t>wide</w:t>
        </w:r>
      </w:ins>
      <w:ins w:author="Jack Plummer" w:date="2022-08-18T10:56:00Z" w:id="70">
        <w:r w:rsidR="00812F45">
          <w:rPr>
            <w:rFonts w:ascii="Georgia" w:hAnsi="Georgia"/>
          </w:rPr>
          <w:t xml:space="preserve"> </w:t>
        </w:r>
      </w:ins>
      <w:del w:author="Jack Plummer" w:date="2022-08-18T10:57:00Z" w:id="71">
        <w:r w:rsidDel="00812F45">
          <w:rPr>
            <w:rFonts w:ascii="Georgia" w:hAnsi="Georgia"/>
          </w:rPr>
          <w:delText xml:space="preserve">large </w:delText>
        </w:r>
      </w:del>
      <w:r>
        <w:rPr>
          <w:rFonts w:ascii="Georgia" w:hAnsi="Georgia"/>
        </w:rPr>
        <w:t>range of elev</w:t>
      </w:r>
      <w:r>
        <w:rPr>
          <w:rFonts w:ascii="Georgia" w:hAnsi="Georgia"/>
        </w:rPr>
        <w:t>ation</w:t>
      </w:r>
      <w:ins w:author="Jack Plummer" w:date="2022-08-18T10:57:00Z" w:id="72">
        <w:r w:rsidR="00812F45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. With the lack of known threats to the species, it is inferred that the population trend is stable. </w:t>
      </w:r>
      <w:del w:author="Jack Plummer" w:date="2022-08-18T10:57:00Z" w:id="73">
        <w:r w:rsidDel="00812F45">
          <w:rPr>
            <w:rFonts w:ascii="Georgia" w:hAnsi="Georgia"/>
          </w:rPr>
          <w:delText xml:space="preserve">Thus, it is recommended for </w:delText>
        </w:r>
      </w:del>
      <w:ins w:author="Jack Plummer" w:date="2022-08-18T10:57:00Z" w:id="74">
        <w:r w:rsidR="00812F45">
          <w:rPr>
            <w:rFonts w:ascii="Georgia" w:hAnsi="Georgia"/>
          </w:rPr>
          <w:t>F</w:t>
        </w:r>
      </w:ins>
      <w:del w:author="Jack Plummer" w:date="2022-08-18T10:57:00Z" w:id="75">
        <w:r w:rsidDel="00812F45">
          <w:rPr>
            <w:rFonts w:ascii="Georgia" w:hAnsi="Georgia"/>
          </w:rPr>
          <w:delText>f</w:delText>
        </w:r>
      </w:del>
      <w:r>
        <w:rPr>
          <w:rFonts w:ascii="Georgia" w:hAnsi="Georgia"/>
        </w:rPr>
        <w:t>urther survey</w:t>
      </w:r>
      <w:ins w:author="Jack Plummer" w:date="2022-08-18T10:57:00Z" w:id="76">
        <w:r w:rsidR="00812F45">
          <w:rPr>
            <w:rFonts w:ascii="Georgia" w:hAnsi="Georgia"/>
          </w:rPr>
          <w:t xml:space="preserve"> work</w:t>
        </w:r>
      </w:ins>
      <w:r>
        <w:rPr>
          <w:rFonts w:ascii="Georgia" w:hAnsi="Georgia"/>
        </w:rPr>
        <w:t xml:space="preserve"> to quantify the population</w:t>
      </w:r>
      <w:ins w:author="Jack Plummer" w:date="2022-08-18T10:57:00Z" w:id="77">
        <w:r w:rsidR="00812F45">
          <w:rPr>
            <w:rFonts w:ascii="Georgia" w:hAnsi="Georgia"/>
          </w:rPr>
          <w:t xml:space="preserve"> is recommended</w:t>
        </w:r>
      </w:ins>
      <w:r>
        <w:rPr>
          <w:rFonts w:ascii="Georgia" w:hAnsi="Georgia"/>
        </w:rPr>
        <w:t>.</w:t>
      </w:r>
    </w:p>
    <w:p w:rsidR="00000000" w:rsidRDefault="00137768" w14:paraId="1EE4FF95" w14:textId="77777777">
      <w:pPr>
        <w:pStyle w:val="Heading2"/>
        <w:divId w:val="1550729164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Population Information</w:t>
      </w:r>
    </w:p>
    <w:p w:rsidR="00000000" w:rsidRDefault="00137768" w14:paraId="522DBA6A" w14:textId="77777777">
      <w:pPr>
        <w:pStyle w:val="NormalWeb"/>
        <w:divId w:val="1550729164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Current Population Trend: </w:t>
      </w:r>
      <w:r>
        <w:rPr>
          <w:rFonts w:ascii="Georgia" w:hAnsi="Georgia"/>
        </w:rPr>
        <w:t>Stable</w:t>
      </w:r>
    </w:p>
    <w:p w:rsidR="00000000" w:rsidRDefault="00137768" w14:paraId="3F5552B1" w14:textId="77777777">
      <w:pPr>
        <w:pStyle w:val="Heading1"/>
        <w:divId w:val="25300376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Habitats and Ecology</w:t>
      </w:r>
    </w:p>
    <w:p w:rsidR="00000000" w:rsidRDefault="00137768" w14:paraId="47523681" w14:textId="62ECF620">
      <w:pPr>
        <w:pStyle w:val="NormalWeb"/>
        <w:divId w:val="25300376"/>
        <w:rPr>
          <w:rFonts w:ascii="Georgia" w:hAnsi="Georgia"/>
        </w:rPr>
      </w:pPr>
      <w:r>
        <w:rPr>
          <w:rFonts w:ascii="Georgia" w:hAnsi="Georgia"/>
        </w:rPr>
        <w:lastRenderedPageBreak/>
        <w:t>Th</w:t>
      </w:r>
      <w:r>
        <w:rPr>
          <w:rFonts w:ascii="Georgia" w:hAnsi="Georgia"/>
        </w:rPr>
        <w:t xml:space="preserve">is species is </w:t>
      </w:r>
      <w:ins w:author="Jack Plummer" w:date="2022-08-18T10:57:00Z" w:id="78">
        <w:r w:rsidR="00812F45">
          <w:rPr>
            <w:rFonts w:ascii="Georgia" w:hAnsi="Georgia"/>
          </w:rPr>
          <w:t xml:space="preserve">a </w:t>
        </w:r>
      </w:ins>
      <w:r>
        <w:rPr>
          <w:rFonts w:ascii="Georgia" w:hAnsi="Georgia"/>
        </w:rPr>
        <w:t>medium to large size evergreen tree </w:t>
      </w:r>
      <w:del w:author="Jack Plummer" w:date="2022-08-18T10:57:00Z" w:id="79">
        <w:r w:rsidDel="00812F45">
          <w:rPr>
            <w:rFonts w:ascii="Georgia" w:hAnsi="Georgia"/>
          </w:rPr>
          <w:delText xml:space="preserve">occurs </w:delText>
        </w:r>
      </w:del>
      <w:ins w:author="Jack Plummer" w:date="2022-08-18T10:57:00Z" w:id="80">
        <w:r w:rsidR="00812F45">
          <w:rPr>
            <w:rFonts w:ascii="Georgia" w:hAnsi="Georgia"/>
          </w:rPr>
          <w:t>occur</w:t>
        </w:r>
        <w:r w:rsidR="00812F45">
          <w:rPr>
            <w:rFonts w:ascii="Georgia" w:hAnsi="Georgia"/>
          </w:rPr>
          <w:t>ring</w:t>
        </w:r>
      </w:ins>
      <w:del w:author="Jack Plummer" w:date="2022-08-18T10:57:00Z" w:id="81">
        <w:r w:rsidDel="00812F45">
          <w:rPr>
            <w:rFonts w:ascii="Georgia" w:hAnsi="Georgia"/>
          </w:rPr>
          <w:delText>c</w:delText>
        </w:r>
        <w:r w:rsidDel="00812F45">
          <w:rPr>
            <w:rFonts w:ascii="Georgia" w:hAnsi="Georgia"/>
          </w:rPr>
          <w:delText>omfortably</w:delText>
        </w:r>
      </w:del>
      <w:r>
        <w:rPr>
          <w:rFonts w:ascii="Georgia" w:hAnsi="Georgia"/>
        </w:rPr>
        <w:t> in moist, warm broad-leaved and evergreen oak forests between 500 and 2</w:t>
      </w:r>
      <w:ins w:author="Jack Plummer" w:date="2022-08-18T10:58:00Z" w:id="82">
        <w:r w:rsidR="00812F45">
          <w:rPr>
            <w:rFonts w:ascii="Georgia" w:hAnsi="Georgia"/>
          </w:rPr>
          <w:t>,</w:t>
        </w:r>
      </w:ins>
      <w:r>
        <w:rPr>
          <w:rFonts w:ascii="Georgia" w:hAnsi="Georgia"/>
        </w:rPr>
        <w:t>600 m</w:t>
      </w:r>
      <w:ins w:author="Jack Plummer" w:date="2022-08-18T10:58:00Z" w:id="83">
        <w:r w:rsidR="00812F45">
          <w:rPr>
            <w:rFonts w:ascii="Georgia" w:hAnsi="Georgia"/>
          </w:rPr>
          <w:t xml:space="preserve"> asl</w:t>
        </w:r>
      </w:ins>
      <w:r>
        <w:rPr>
          <w:rFonts w:ascii="Georgia" w:hAnsi="Georgia"/>
        </w:rPr>
        <w:t>, flowering in </w:t>
      </w:r>
      <w:del w:author="Jack Plummer" w:date="2022-08-18T10:58:00Z" w:id="84">
        <w:r w:rsidDel="00812F45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>April to June</w:t>
      </w:r>
      <w:ins w:author="Jack Plummer" w:date="2022-08-18T10:58:00Z" w:id="85">
        <w:r w:rsidR="00812F45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and fruiting in July </w:t>
      </w:r>
      <w:del w:author="Jack Plummer" w:date="2022-08-18T10:58:00Z" w:id="86">
        <w:r w:rsidDel="00812F45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to September (Grierson </w:t>
      </w:r>
      <w:ins w:author="Jack Plummer" w:date="2022-08-18T10:58:00Z" w:id="87">
        <w:r w:rsidR="00812F45">
          <w:rPr>
            <w:rFonts w:ascii="Georgia" w:hAnsi="Georgia"/>
          </w:rPr>
          <w:t>and</w:t>
        </w:r>
      </w:ins>
      <w:del w:author="Jack Plummer" w:date="2022-08-18T10:58:00Z" w:id="88">
        <w:r w:rsidDel="00812F45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Long 1991; Meitei </w:t>
      </w:r>
      <w:ins w:author="Jack Plummer" w:date="2022-08-18T10:58:00Z" w:id="89">
        <w:r w:rsidR="00812F45">
          <w:rPr>
            <w:rFonts w:ascii="Georgia" w:hAnsi="Georgia"/>
          </w:rPr>
          <w:t>and</w:t>
        </w:r>
      </w:ins>
      <w:del w:author="Jack Plummer" w:date="2022-08-18T10:58:00Z" w:id="90">
        <w:r w:rsidDel="00812F45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Khuraijam</w:t>
      </w:r>
      <w:proofErr w:type="spellEnd"/>
      <w:del w:author="Jack Plummer" w:date="2022-08-18T10:58:00Z" w:id="91">
        <w:r w:rsidDel="00812F45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201</w:t>
      </w:r>
      <w:r>
        <w:rPr>
          <w:rFonts w:ascii="Georgia" w:hAnsi="Georgia"/>
        </w:rPr>
        <w:t>9; Tanaka and Murat</w:t>
      </w:r>
      <w:ins w:author="Jack Plummer" w:date="2022-08-18T10:58:00Z" w:id="92">
        <w:r w:rsidR="00812F45">
          <w:rPr>
            <w:rFonts w:ascii="Georgia" w:hAnsi="Georgia"/>
          </w:rPr>
          <w:t>a</w:t>
        </w:r>
      </w:ins>
      <w:del w:author="Jack Plummer" w:date="2022-08-18T10:58:00Z" w:id="93">
        <w:r w:rsidDel="00812F45">
          <w:rPr>
            <w:rFonts w:ascii="Georgia" w:hAnsi="Georgia"/>
          </w:rPr>
          <w:delText>a</w:delText>
        </w:r>
        <w:r w:rsidDel="00812F45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2005).  The notable feature</w:t>
      </w:r>
      <w:ins w:author="Jack Plummer" w:date="2022-08-18T10:58:00Z" w:id="94">
        <w:r w:rsidR="00812F45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of this species </w:t>
      </w:r>
      <w:ins w:author="Jack Plummer" w:date="2022-08-18T10:58:00Z" w:id="95">
        <w:r w:rsidR="00812F45">
          <w:rPr>
            <w:rFonts w:ascii="Georgia" w:hAnsi="Georgia"/>
          </w:rPr>
          <w:t>are</w:t>
        </w:r>
      </w:ins>
      <w:del w:author="Jack Plummer" w:date="2022-08-18T10:58:00Z" w:id="96">
        <w:r w:rsidDel="00812F45">
          <w:rPr>
            <w:rFonts w:ascii="Georgia" w:hAnsi="Georgia"/>
          </w:rPr>
          <w:delText>is</w:delText>
        </w:r>
      </w:del>
      <w:r>
        <w:rPr>
          <w:rFonts w:ascii="Georgia" w:hAnsi="Georgia"/>
        </w:rPr>
        <w:t xml:space="preserve"> attractive flower</w:t>
      </w:r>
      <w:ins w:author="Jack Plummer" w:date="2022-08-18T10:58:00Z" w:id="97">
        <w:r w:rsidR="00812F45">
          <w:rPr>
            <w:rFonts w:ascii="Georgia" w:hAnsi="Georgia"/>
          </w:rPr>
          <w:t>s</w:t>
        </w:r>
      </w:ins>
      <w:del w:author="Jack Plummer" w:date="2022-08-18T10:58:00Z" w:id="98">
        <w:r w:rsidDel="00812F45">
          <w:rPr>
            <w:rFonts w:ascii="Georgia" w:hAnsi="Georgia"/>
          </w:rPr>
          <w:delText>,</w:delText>
        </w:r>
      </w:del>
      <w:ins w:author="Jack Plummer" w:date="2022-08-18T10:58:00Z" w:id="99">
        <w:r w:rsidR="00812F45">
          <w:rPr>
            <w:rFonts w:ascii="Georgia" w:hAnsi="Georgia"/>
          </w:rPr>
          <w:t xml:space="preserve"> and</w:t>
        </w:r>
      </w:ins>
      <w:r>
        <w:rPr>
          <w:rFonts w:ascii="Georgia" w:hAnsi="Georgia"/>
        </w:rPr>
        <w:t xml:space="preserve"> fragrant and pearl-like fruits</w:t>
      </w:r>
      <w:ins w:author="Jack Plummer" w:date="2022-08-18T10:58:00Z" w:id="100">
        <w:r w:rsidR="00812F45">
          <w:rPr>
            <w:rFonts w:ascii="Georgia" w:hAnsi="Georgia"/>
          </w:rPr>
          <w:t>.</w:t>
        </w:r>
      </w:ins>
      <w:del w:author="Jack Plummer" w:date="2022-08-18T10:59:00Z" w:id="101">
        <w:r w:rsidDel="00812F45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</w:t>
      </w:r>
      <w:del w:author="Jack Plummer" w:date="2022-08-18T10:59:00Z" w:id="103">
        <w:r w:rsidDel="00812F45">
          <w:rPr>
            <w:rFonts w:ascii="Georgia" w:hAnsi="Georgia"/>
          </w:rPr>
          <w:delText>fruits of this species are eaten fresh and used in making pickles (Meitei &amp; Khuraijam, 2019).</w:delText>
        </w:r>
      </w:del>
    </w:p>
    <w:p w:rsidR="00000000" w:rsidRDefault="00137768" w14:paraId="3801C369" w14:textId="77777777">
      <w:pPr>
        <w:pStyle w:val="Heading2"/>
        <w:divId w:val="25300376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IUCN Habitats Classification Scheme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9"/>
        <w:gridCol w:w="763"/>
        <w:gridCol w:w="1020"/>
        <w:gridCol w:w="1888"/>
      </w:tblGrid>
      <w:tr w:rsidR="00000000" w14:paraId="4E2A3F3F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36B2771A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Habita</w:t>
            </w: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778FDFC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Season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658801F9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Suitability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DC087E6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Major Importance?</w:t>
            </w:r>
          </w:p>
        </w:tc>
      </w:tr>
      <w:tr w:rsidR="00000000" w14:paraId="44AFFFE7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5C932A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commentRangeStart w:id="104"/>
            <w:r>
              <w:rPr>
                <w:rFonts w:ascii="Georgia" w:hAnsi="Georgia" w:eastAsia="Times New Roman"/>
                <w:sz w:val="18"/>
                <w:szCs w:val="18"/>
              </w:rPr>
              <w:t>1.1. Forest -&gt; Forest - Boreal</w:t>
            </w:r>
            <w:commentRangeEnd w:id="104"/>
            <w:r w:rsidR="00BD0E09">
              <w:rPr>
                <w:rStyle w:val="CommentReference"/>
                <w:sz w:val="20"/>
                <w:szCs w:val="20"/>
              </w:rPr>
              <w:commentReference w:id="104"/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2A9C1B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57912B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0CF1D9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1FA8CFE0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EF9220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1.6. Forest -&gt; Forest - Subtropical/Tropical Moist Lowland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69B299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997E89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3C2B50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05C20F85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A3B8C8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1.9. Forest -</w:t>
            </w:r>
            <w:r>
              <w:rPr>
                <w:rFonts w:ascii="Georgia" w:hAnsi="Georgia" w:eastAsia="Times New Roman"/>
                <w:sz w:val="18"/>
                <w:szCs w:val="18"/>
              </w:rPr>
              <w:t>&gt; Forest - Subtropical/Tropical Moist Montane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98B142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791C2D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DED5AD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5ADF898C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0DA240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3.5. Shrubland -&gt; Shrubland - Subtropical/Tropical Dry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BA4072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EB3B71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F82E03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4A3ED74E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CACA04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3.6. Shrubland -&gt; Shrubland - Subtropical/Tropical Moist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158E2E5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Resident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A93C7C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264A5F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137768" w14:paraId="67D6B37C" w14:textId="77777777">
      <w:pPr>
        <w:pStyle w:val="Heading2"/>
        <w:divId w:val="25300376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Continuing Decline in Habitat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5"/>
        <w:gridCol w:w="894"/>
        <w:gridCol w:w="1258"/>
      </w:tblGrid>
      <w:tr w:rsidR="00000000" w14:paraId="2926F2EA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32B08852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Continuing decline in area, extent and/or quality of habitat?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396A775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Qualifier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44707435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Justification</w:t>
            </w:r>
          </w:p>
        </w:tc>
      </w:tr>
      <w:tr w:rsidR="00000000" w14:paraId="645B111C" w14:textId="77777777">
        <w:trPr>
          <w:divId w:val="25300376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5641D6C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36DA172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7B6A16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137768" w14:paraId="14AC4274" w14:textId="77777777">
      <w:pPr>
        <w:pStyle w:val="Heading2"/>
        <w:divId w:val="25300376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Systems</w:t>
      </w:r>
    </w:p>
    <w:p w:rsidR="00000000" w:rsidRDefault="00137768" w14:paraId="2F7E2978" w14:textId="77777777">
      <w:pPr>
        <w:pStyle w:val="NormalWeb"/>
        <w:divId w:val="2530037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System: </w:t>
      </w:r>
      <w:r>
        <w:rPr>
          <w:rFonts w:ascii="Georgia" w:hAnsi="Georgia"/>
        </w:rPr>
        <w:t>Terrestrial</w:t>
      </w:r>
    </w:p>
    <w:p w:rsidR="00000000" w:rsidRDefault="00137768" w14:paraId="1609A575" w14:textId="77777777">
      <w:pPr>
        <w:pStyle w:val="Heading2"/>
        <w:divId w:val="25300376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Plant / Fungi Specific</w:t>
      </w:r>
    </w:p>
    <w:p w:rsidR="00000000" w:rsidRDefault="00137768" w14:paraId="0B1D2A36" w14:textId="77777777">
      <w:pPr>
        <w:pStyle w:val="NormalWeb"/>
        <w:divId w:val="25300376"/>
        <w:rPr>
          <w:rFonts w:ascii="Georgia" w:hAnsi="Georgia"/>
        </w:rPr>
      </w:pPr>
      <w:r>
        <w:rPr>
          <w:rStyle w:val="datalabel1"/>
          <w:rFonts w:ascii="Georgia" w:hAnsi="Georgia"/>
        </w:rPr>
        <w:t xml:space="preserve">Wild relative of a crop? </w:t>
      </w:r>
      <w:r>
        <w:rPr>
          <w:rFonts w:ascii="Georgia" w:hAnsi="Georgia"/>
        </w:rPr>
        <w:t>No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2"/>
      </w:tblGrid>
      <w:tr w:rsidR="00000000" w14:paraId="2009DEFF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78E90FA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Plant and Fungal Growth Forms</w:t>
            </w:r>
          </w:p>
        </w:tc>
      </w:tr>
      <w:tr w:rsidR="00000000" w14:paraId="1FDFE3F7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5BC9D0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Tree - large</w:t>
            </w:r>
          </w:p>
        </w:tc>
      </w:tr>
      <w:tr w:rsidR="00000000" w14:paraId="0E9F970C" w14:textId="77777777">
        <w:trPr>
          <w:divId w:val="25300376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B3941D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Tree - small</w:t>
            </w:r>
          </w:p>
        </w:tc>
      </w:tr>
    </w:tbl>
    <w:p w:rsidR="00000000" w:rsidRDefault="00137768" w14:paraId="1B7254D8" w14:textId="77777777" w14:noSpellErr="1">
      <w:pPr>
        <w:pStyle w:val="Heading1"/>
        <w:divId w:val="363677924"/>
        <w:rPr>
          <w:rFonts w:ascii="Georgia" w:hAnsi="Georgia" w:eastAsia="Times New Roman"/>
          <w:sz w:val="29"/>
          <w:szCs w:val="29"/>
        </w:rPr>
      </w:pPr>
      <w:r w:rsidRPr="16E845FF" w:rsidR="00137768">
        <w:rPr>
          <w:rFonts w:ascii="Georgia" w:hAnsi="Georgia" w:eastAsia="Times New Roman"/>
          <w:sz w:val="29"/>
          <w:szCs w:val="29"/>
        </w:rPr>
        <w:t>Use and Trad</w:t>
      </w:r>
      <w:commentRangeStart w:id="577623046"/>
      <w:r w:rsidRPr="16E845FF" w:rsidR="00137768">
        <w:rPr>
          <w:rFonts w:ascii="Georgia" w:hAnsi="Georgia" w:eastAsia="Times New Roman"/>
          <w:sz w:val="29"/>
          <w:szCs w:val="29"/>
        </w:rPr>
        <w:t>e</w:t>
      </w:r>
      <w:commentRangeEnd w:id="577623046"/>
      <w:r>
        <w:rPr>
          <w:rStyle w:val="CommentReference"/>
        </w:rPr>
        <w:commentReference w:id="577623046"/>
      </w:r>
    </w:p>
    <w:p w:rsidR="00000000" w:rsidRDefault="00137768" w14:paraId="0C2D9FC3" w14:textId="77777777">
      <w:pPr>
        <w:pStyle w:val="Heading2"/>
        <w:divId w:val="363677924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General Use and Trade Information</w:t>
      </w:r>
    </w:p>
    <w:p w:rsidR="00000000" w:rsidRDefault="00137768" w14:paraId="4D56C5A5" w14:textId="53302162">
      <w:pPr>
        <w:pStyle w:val="NormalWeb"/>
        <w:divId w:val="363677924"/>
        <w:rPr>
          <w:rFonts w:ascii="Georgia" w:hAnsi="Georgia"/>
        </w:rPr>
      </w:pPr>
      <w:r>
        <w:rPr>
          <w:rFonts w:ascii="Georgia" w:hAnsi="Georgia"/>
        </w:rPr>
        <w:t>This species</w:t>
      </w:r>
      <w:ins w:author="Jack Plummer" w:date="2022-08-18T10:59:00Z" w:id="105">
        <w:r w:rsidR="00812F45">
          <w:rPr>
            <w:rFonts w:ascii="Georgia" w:hAnsi="Georgia"/>
          </w:rPr>
          <w:t>’</w:t>
        </w:r>
      </w:ins>
      <w:r>
        <w:rPr>
          <w:rFonts w:ascii="Georgia" w:hAnsi="Georgia"/>
        </w:rPr>
        <w:t xml:space="preserve"> fruits are </w:t>
      </w:r>
      <w:del w:author="Jack Plummer" w:date="2022-08-18T10:59:00Z" w:id="106">
        <w:r w:rsidDel="00812F45">
          <w:rPr>
            <w:rFonts w:ascii="Georgia" w:hAnsi="Georgia"/>
          </w:rPr>
          <w:delText>edible</w:delText>
        </w:r>
      </w:del>
      <w:ins w:author="Jack Plummer" w:date="2022-08-18T10:59:00Z" w:id="108">
        <w:del w:author="Jack Plummer" w:date="2022-08-18T10:59:00Z" w:id="109">
          <w:r w:rsidDel="00812F45" w:rsidR="00812F45">
            <w:rPr>
              <w:rFonts w:ascii="Georgia" w:hAnsi="Georgia"/>
            </w:rPr>
            <w:delText xml:space="preserve">fruits of this species are </w:delText>
          </w:r>
        </w:del>
        <w:r w:rsidR="00812F45">
          <w:rPr>
            <w:rFonts w:ascii="Georgia" w:hAnsi="Georgia"/>
          </w:rPr>
          <w:t xml:space="preserve">eaten fresh and used in making pickles (Meitei </w:t>
        </w:r>
      </w:ins>
      <w:ins w:author="Jack Plummer" w:date="2022-08-18T10:59:00Z" w:id="110">
        <w:r w:rsidR="00812F45">
          <w:rPr>
            <w:rFonts w:ascii="Georgia" w:hAnsi="Georgia"/>
          </w:rPr>
          <w:t>and</w:t>
        </w:r>
      </w:ins>
      <w:ins w:author="Jack Plummer" w:date="2022-08-18T10:59:00Z" w:id="111">
        <w:del w:author="Jack Plummer" w:date="2022-08-18T10:59:00Z" w:id="112">
          <w:r w:rsidDel="00812F45" w:rsidR="00812F45">
            <w:rPr>
              <w:rFonts w:ascii="Georgia" w:hAnsi="Georgia"/>
            </w:rPr>
            <w:delText>&amp;</w:delText>
          </w:r>
        </w:del>
        <w:r w:rsidR="00812F45">
          <w:rPr>
            <w:rFonts w:ascii="Georgia" w:hAnsi="Georgia"/>
          </w:rPr>
          <w:t xml:space="preserve"> </w:t>
        </w:r>
        <w:proofErr w:type="spellStart"/>
        <w:r w:rsidR="00812F45">
          <w:rPr>
            <w:rFonts w:ascii="Georgia" w:hAnsi="Georgia"/>
          </w:rPr>
          <w:t>Khuraijam</w:t>
        </w:r>
        <w:proofErr w:type="spellEnd"/>
        <w:del w:author="Jack Plummer" w:date="2022-08-18T10:59:00Z" w:id="113">
          <w:r w:rsidDel="00812F45" w:rsidR="00812F45">
            <w:rPr>
              <w:rFonts w:ascii="Georgia" w:hAnsi="Georgia"/>
            </w:rPr>
            <w:delText>,</w:delText>
          </w:r>
        </w:del>
        <w:r w:rsidR="00812F45">
          <w:rPr>
            <w:rFonts w:ascii="Georgia" w:hAnsi="Georgia"/>
          </w:rPr>
          <w:t xml:space="preserve"> 2019).</w:t>
        </w:r>
      </w:ins>
      <w:r>
        <w:rPr>
          <w:rFonts w:ascii="Georgia" w:hAnsi="Georgia"/>
        </w:rPr>
        <w:t xml:space="preserve"> </w:t>
      </w:r>
      <w:del w:author="Jack Plummer" w:date="2022-08-18T10:59:00Z" w:id="114">
        <w:r w:rsidDel="00812F45">
          <w:rPr>
            <w:rFonts w:ascii="Georgia" w:hAnsi="Georgia"/>
          </w:rPr>
          <w:delText xml:space="preserve">and </w:delText>
        </w:r>
      </w:del>
      <w:ins w:author="Jack Plummer" w:date="2022-08-18T10:59:00Z" w:id="115">
        <w:r w:rsidR="00812F45">
          <w:rPr>
            <w:rFonts w:ascii="Georgia" w:hAnsi="Georgia"/>
          </w:rPr>
          <w:t>Its</w:t>
        </w:r>
        <w:r w:rsidR="00812F45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wood </w:t>
      </w:r>
      <w:del w:author="Jack Plummer" w:date="2022-08-18T10:59:00Z" w:id="116">
        <w:r w:rsidDel="00812F45">
          <w:rPr>
            <w:rFonts w:ascii="Georgia" w:hAnsi="Georgia"/>
          </w:rPr>
          <w:delText xml:space="preserve">are </w:delText>
        </w:r>
      </w:del>
      <w:ins w:author="Jack Plummer" w:date="2022-08-18T10:59:00Z" w:id="117">
        <w:r w:rsidR="00812F45">
          <w:rPr>
            <w:rFonts w:ascii="Georgia" w:hAnsi="Georgia"/>
          </w:rPr>
          <w:t>is</w:t>
        </w:r>
        <w:r w:rsidR="00812F45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 xml:space="preserve">used in making houses, tea boxes and for charcoal (Grierson </w:t>
      </w:r>
      <w:ins w:author="Jack Plummer" w:date="2022-08-18T10:59:00Z" w:id="118">
        <w:r w:rsidR="00812F45">
          <w:rPr>
            <w:rFonts w:ascii="Georgia" w:hAnsi="Georgia"/>
          </w:rPr>
          <w:t>and</w:t>
        </w:r>
      </w:ins>
      <w:del w:author="Jack Plummer" w:date="2022-08-18T10:59:00Z" w:id="119">
        <w:r w:rsidDel="00812F45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Long 1991</w:t>
      </w:r>
      <w:del w:author="Jack Plummer" w:date="2022-08-18T11:00:00Z" w:id="120">
        <w:r w:rsidDel="00812F45">
          <w:rPr>
            <w:rFonts w:ascii="Georgia" w:hAnsi="Georgia"/>
          </w:rPr>
          <w:delText>;</w:delText>
        </w:r>
      </w:del>
      <w:ins w:author="Jack Plummer" w:date="2022-08-18T11:00:00Z" w:id="121">
        <w:r w:rsidR="00812F45">
          <w:rPr>
            <w:rFonts w:ascii="Georgia" w:hAnsi="Georgia"/>
          </w:rPr>
          <w:t>,</w:t>
        </w:r>
      </w:ins>
      <w:r>
        <w:rPr>
          <w:rFonts w:ascii="Georgia" w:hAnsi="Georgia"/>
        </w:rPr>
        <w:t xml:space="preserve"> Meitei </w:t>
      </w:r>
      <w:ins w:author="Jack Plummer" w:date="2022-08-18T11:00:00Z" w:id="122">
        <w:r w:rsidR="00812F45">
          <w:rPr>
            <w:rFonts w:ascii="Georgia" w:hAnsi="Georgia"/>
          </w:rPr>
          <w:t>and</w:t>
        </w:r>
      </w:ins>
      <w:del w:author="Jack Plummer" w:date="2022-08-18T11:00:00Z" w:id="123">
        <w:r w:rsidDel="00812F45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Khuraijam</w:t>
      </w:r>
      <w:proofErr w:type="spellEnd"/>
      <w:del w:author="Jack Plummer" w:date="2022-08-18T11:00:00Z" w:id="124">
        <w:r w:rsidDel="00812F45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2019). Its nuts are used as rosaries</w:t>
      </w:r>
      <w:ins w:author="Jack Plummer" w:date="2022-08-18T11:00:00Z" w:id="125">
        <w:r w:rsidR="00812F45">
          <w:rPr>
            <w:rFonts w:ascii="Georgia" w:hAnsi="Georgia"/>
          </w:rPr>
          <w:t>, in</w:t>
        </w:r>
      </w:ins>
      <w:r>
        <w:rPr>
          <w:rFonts w:ascii="Georgia" w:hAnsi="Georgia"/>
        </w:rPr>
        <w:t xml:space="preserve"> necklace</w:t>
      </w:r>
      <w:ins w:author="Jack Plummer" w:date="2022-08-18T11:00:00Z" w:id="126">
        <w:r w:rsidR="00812F45"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and bracelets (Murti 1993</w:t>
      </w:r>
      <w:r>
        <w:rPr>
          <w:rFonts w:ascii="Georgia" w:hAnsi="Georgia"/>
        </w:rPr>
        <w:t>) and </w:t>
      </w:r>
      <w:ins w:author="Jack Plummer" w:date="2022-08-18T11:00:00Z" w:id="127">
        <w:r w:rsidR="00812F45">
          <w:rPr>
            <w:rFonts w:ascii="Georgia" w:hAnsi="Georgia"/>
          </w:rPr>
          <w:t xml:space="preserve">its </w:t>
        </w:r>
      </w:ins>
      <w:del w:author="Jack Plummer" w:date="2022-08-18T11:00:00Z" w:id="128">
        <w:r w:rsidDel="00812F45">
          <w:rPr>
            <w:rFonts w:ascii="Georgia" w:hAnsi="Georgia"/>
          </w:rPr>
          <w:delText xml:space="preserve"> </w:delText>
        </w:r>
      </w:del>
      <w:r>
        <w:rPr>
          <w:rFonts w:ascii="Georgia" w:hAnsi="Georgia"/>
        </w:rPr>
        <w:t xml:space="preserve">seeds are also used as a local medicine in Myanmar (Meitei </w:t>
      </w:r>
      <w:ins w:author="Jack Plummer" w:date="2022-08-18T11:00:00Z" w:id="129">
        <w:r w:rsidR="00812F45">
          <w:rPr>
            <w:rFonts w:ascii="Georgia" w:hAnsi="Georgia"/>
          </w:rPr>
          <w:t>and</w:t>
        </w:r>
      </w:ins>
      <w:del w:author="Jack Plummer" w:date="2022-08-18T11:00:00Z" w:id="130">
        <w:r w:rsidDel="00812F45">
          <w:rPr>
            <w:rFonts w:ascii="Georgia" w:hAnsi="Georgia"/>
          </w:rPr>
          <w:delText>&amp;</w:delText>
        </w:r>
      </w:del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Khuraijam</w:t>
      </w:r>
      <w:proofErr w:type="spellEnd"/>
      <w:del w:author="Jack Plummer" w:date="2022-08-18T11:00:00Z" w:id="131">
        <w:r w:rsidDel="00812F45">
          <w:rPr>
            <w:rFonts w:ascii="Georgia" w:hAnsi="Georgia"/>
          </w:rPr>
          <w:delText>,</w:delText>
        </w:r>
      </w:del>
      <w:r>
        <w:rPr>
          <w:rFonts w:ascii="Georgia" w:hAnsi="Georgia"/>
        </w:rPr>
        <w:t xml:space="preserve"> 2019).</w:t>
      </w:r>
    </w:p>
    <w:p w:rsidR="00000000" w:rsidRDefault="00137768" w14:paraId="14E92190" w14:textId="77777777">
      <w:pPr>
        <w:pStyle w:val="Heading1"/>
        <w:divId w:val="142551962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Threats</w:t>
      </w:r>
    </w:p>
    <w:p w:rsidR="00000000" w:rsidRDefault="00137768" w14:paraId="4EB943E3" w14:textId="3B7036B9">
      <w:pPr>
        <w:pStyle w:val="NormalWeb"/>
        <w:divId w:val="142551962"/>
        <w:rPr>
          <w:rFonts w:ascii="Georgia" w:hAnsi="Georgia"/>
        </w:rPr>
      </w:pPr>
      <w:commentRangeStart w:id="132"/>
      <w:del w:author="Jack Plummer" w:date="2022-08-18T11:03:00Z" w:id="133">
        <w:r w:rsidDel="00BD0E09">
          <w:rPr>
            <w:rFonts w:ascii="Georgia" w:hAnsi="Georgia"/>
          </w:rPr>
          <w:delText xml:space="preserve">This species fruits are edible and wood are used in making houses, tea boxes and for charcoal (Grierson &amp; Long 1991; Meitei &amp; Khuraijam, 2019), seeds are also </w:delText>
        </w:r>
        <w:r w:rsidDel="00BD0E09">
          <w:rPr>
            <w:rFonts w:ascii="Georgia" w:hAnsi="Georgia"/>
          </w:rPr>
          <w:delText>used as a local medicine in Myanmar (Meitei &amp; Khuraijam, 2019). </w:delText>
        </w:r>
      </w:del>
      <w:del w:author="Jack Plummer" w:date="2022-08-18T11:01:00Z" w:id="134">
        <w:r w:rsidDel="00BD0E09">
          <w:rPr>
            <w:rFonts w:ascii="Georgia" w:hAnsi="Georgia"/>
          </w:rPr>
          <w:delText>However,</w:delText>
        </w:r>
      </w:del>
      <w:ins w:author="Jack Plummer" w:date="2022-08-18T11:01:00Z" w:id="135">
        <w:r w:rsidR="00BD0E09">
          <w:rPr>
            <w:rFonts w:ascii="Georgia" w:hAnsi="Georgia"/>
          </w:rPr>
          <w:t>While this</w:t>
        </w:r>
      </w:ins>
      <w:r>
        <w:rPr>
          <w:rFonts w:ascii="Georgia" w:hAnsi="Georgia"/>
        </w:rPr>
        <w:t xml:space="preserve"> </w:t>
      </w:r>
      <w:del w:author="Jack Plummer" w:date="2022-08-18T11:02:00Z" w:id="136">
        <w:r w:rsidDel="00BD0E09">
          <w:rPr>
            <w:rFonts w:ascii="Georgia" w:hAnsi="Georgia"/>
          </w:rPr>
          <w:delText xml:space="preserve">the </w:delText>
        </w:r>
      </w:del>
      <w:r>
        <w:rPr>
          <w:rFonts w:ascii="Georgia" w:hAnsi="Georgia"/>
        </w:rPr>
        <w:t xml:space="preserve">species is </w:t>
      </w:r>
      <w:ins w:author="Jack Plummer" w:date="2022-08-18T11:02:00Z" w:id="137">
        <w:r w:rsidR="00BD0E09">
          <w:rPr>
            <w:rFonts w:ascii="Georgia" w:hAnsi="Georgia"/>
          </w:rPr>
          <w:t>utilised</w:t>
        </w:r>
      </w:ins>
      <w:ins w:author="Jack Plummer" w:date="2022-08-18T11:03:00Z" w:id="138">
        <w:commentRangeEnd w:id="132"/>
        <w:r w:rsidR="00BD0E09">
          <w:rPr>
            <w:rStyle w:val="CommentReference"/>
            <w:sz w:val="20"/>
            <w:szCs w:val="20"/>
          </w:rPr>
          <w:commentReference w:id="132"/>
        </w:r>
      </w:ins>
      <w:ins w:author="Jack Plummer" w:date="2022-08-18T11:02:00Z" w:id="139">
        <w:r w:rsidR="00BD0E09">
          <w:rPr>
            <w:rFonts w:ascii="Georgia" w:hAnsi="Georgia"/>
          </w:rPr>
          <w:t xml:space="preserve">, it is not </w:t>
        </w:r>
      </w:ins>
      <w:r>
        <w:rPr>
          <w:rFonts w:ascii="Georgia" w:hAnsi="Georgia"/>
        </w:rPr>
        <w:t xml:space="preserve">thought to be </w:t>
      </w:r>
      <w:del w:author="Jack Plummer" w:date="2022-08-18T11:02:00Z" w:id="140">
        <w:r w:rsidDel="00BD0E09">
          <w:rPr>
            <w:rFonts w:ascii="Georgia" w:hAnsi="Georgia"/>
          </w:rPr>
          <w:delText xml:space="preserve">not </w:delText>
        </w:r>
      </w:del>
      <w:r>
        <w:rPr>
          <w:rFonts w:ascii="Georgia" w:hAnsi="Georgia"/>
        </w:rPr>
        <w:t>overexploited</w:t>
      </w:r>
      <w:ins w:author="Jack Plummer" w:date="2022-08-18T11:02:00Z" w:id="141">
        <w:r w:rsidR="00BD0E09">
          <w:rPr>
            <w:rFonts w:ascii="Georgia" w:hAnsi="Georgia"/>
          </w:rPr>
          <w:t>.</w:t>
        </w:r>
      </w:ins>
      <w:ins w:author="Jack Plummer" w:date="2022-08-18T11:04:00Z" w:id="142">
        <w:r w:rsidR="00BD0E09">
          <w:rPr>
            <w:rFonts w:ascii="Georgia" w:hAnsi="Georgia"/>
          </w:rPr>
          <w:t xml:space="preserve"> </w:t>
        </w:r>
      </w:ins>
      <w:ins w:author="Jack Plummer" w:date="2022-08-18T11:04:00Z" w:id="144">
        <w:r w:rsidR="00BD0E09">
          <w:rPr>
            <w:rFonts w:ascii="Georgia" w:hAnsi="Georgia"/>
          </w:rPr>
          <w:t xml:space="preserve">However, </w:t>
        </w:r>
      </w:ins>
      <w:ins w:author="Jack Plummer" w:date="2022-08-18T11:05:00Z" w:id="145">
        <w:r w:rsidR="00BD0E09">
          <w:rPr>
            <w:rFonts w:ascii="Georgia" w:hAnsi="Georgia"/>
          </w:rPr>
          <w:t>a</w:t>
        </w:r>
        <w:r w:rsidR="00BD0E09">
          <w:rPr>
            <w:rFonts w:ascii="Georgia" w:hAnsi="Georgia"/>
          </w:rPr>
          <w:t xml:space="preserve"> holistic stud</w:t>
        </w:r>
        <w:r w:rsidR="00BD0E09">
          <w:rPr>
            <w:rFonts w:ascii="Georgia" w:hAnsi="Georgia"/>
          </w:rPr>
          <w:t>y</w:t>
        </w:r>
        <w:r w:rsidR="00BD0E09">
          <w:rPr>
            <w:rFonts w:ascii="Georgia" w:hAnsi="Georgia"/>
          </w:rPr>
          <w:t xml:space="preserve"> on </w:t>
        </w:r>
        <w:r w:rsidR="00BD0E09">
          <w:rPr>
            <w:rFonts w:ascii="Georgia" w:hAnsi="Georgia"/>
          </w:rPr>
          <w:t>its</w:t>
        </w:r>
        <w:r w:rsidR="00BD0E09">
          <w:rPr>
            <w:rFonts w:ascii="Georgia" w:hAnsi="Georgia"/>
          </w:rPr>
          <w:t xml:space="preserve"> utility and population density is required to </w:t>
        </w:r>
        <w:r w:rsidR="00BD0E09">
          <w:rPr>
            <w:rFonts w:ascii="Georgia" w:hAnsi="Georgia"/>
          </w:rPr>
          <w:t xml:space="preserve">better </w:t>
        </w:r>
        <w:r w:rsidR="00BD0E09">
          <w:rPr>
            <w:rFonts w:ascii="Georgia" w:hAnsi="Georgia"/>
          </w:rPr>
          <w:t>understand th</w:t>
        </w:r>
        <w:r w:rsidR="00BD0E09">
          <w:rPr>
            <w:rFonts w:ascii="Georgia" w:hAnsi="Georgia"/>
          </w:rPr>
          <w:t>is</w:t>
        </w:r>
        <w:r w:rsidR="00BD0E09">
          <w:rPr>
            <w:rFonts w:ascii="Georgia" w:hAnsi="Georgia"/>
          </w:rPr>
          <w:t xml:space="preserve"> </w:t>
        </w:r>
        <w:r w:rsidR="00BD0E09">
          <w:rPr>
            <w:rFonts w:ascii="Georgia" w:hAnsi="Georgia"/>
          </w:rPr>
          <w:t>potential threat</w:t>
        </w:r>
        <w:r w:rsidR="00BD0E09">
          <w:rPr>
            <w:rFonts w:ascii="Georgia" w:hAnsi="Georgia"/>
          </w:rPr>
          <w:t>.</w:t>
        </w:r>
      </w:ins>
      <w:ins w:author="Jack Plummer" w:date="2022-08-18T11:04:00Z" w:id="146">
        <w:del w:author="Jack Plummer" w:date="2022-08-18T11:05:00Z" w:id="147">
          <w:r w:rsidDel="00BD0E09" w:rsidR="00BD0E09">
            <w:rPr>
              <w:rFonts w:ascii="Georgia" w:hAnsi="Georgia"/>
            </w:rPr>
            <w:delText xml:space="preserve">the appropriate </w:delText>
          </w:r>
          <w:r w:rsidDel="00BD0E09" w:rsidR="00BD0E09">
            <w:rPr>
              <w:rFonts w:ascii="Georgia" w:hAnsi="Georgia"/>
            </w:rPr>
            <w:lastRenderedPageBreak/>
            <w:delText>threat is not known about the collection on species.</w:delText>
          </w:r>
        </w:del>
        <w:r w:rsidR="00BD0E09">
          <w:rPr>
            <w:rFonts w:ascii="Georgia" w:hAnsi="Georgia"/>
          </w:rPr>
          <w:t xml:space="preserve"> </w:t>
        </w:r>
      </w:ins>
      <w:del w:author="Jack Plummer" w:date="2022-08-18T11:05:00Z" w:id="148">
        <w:r w:rsidDel="00BD0E09">
          <w:rPr>
            <w:rFonts w:ascii="Georgia" w:hAnsi="Georgia"/>
          </w:rPr>
          <w:delText xml:space="preserve"> </w:delText>
        </w:r>
      </w:del>
      <w:del w:author="Jack Plummer" w:date="2022-08-18T11:04:00Z" w:id="149">
        <w:r w:rsidDel="00BD0E09">
          <w:rPr>
            <w:rFonts w:ascii="Georgia" w:hAnsi="Georgia"/>
          </w:rPr>
          <w:delText>and  habit</w:delText>
        </w:r>
      </w:del>
      <w:ins w:author="Jack Plummer" w:date="2022-08-18T11:04:00Z" w:id="150">
        <w:r w:rsidR="00BD0E09">
          <w:rPr>
            <w:rFonts w:ascii="Georgia" w:hAnsi="Georgia"/>
          </w:rPr>
          <w:t xml:space="preserve">Settlement </w:t>
        </w:r>
      </w:ins>
      <w:r>
        <w:rPr>
          <w:rFonts w:ascii="Georgia" w:hAnsi="Georgia"/>
        </w:rPr>
        <w:t xml:space="preserve">and road construction are common causes of disturbance to </w:t>
      </w:r>
      <w:del w:author="Jack Plummer" w:date="2022-08-18T11:04:00Z" w:id="151">
        <w:r w:rsidDel="00BD0E09">
          <w:rPr>
            <w:rFonts w:ascii="Georgia" w:hAnsi="Georgia"/>
          </w:rPr>
          <w:delText xml:space="preserve">the </w:delText>
        </w:r>
      </w:del>
      <w:ins w:author="Jack Plummer" w:date="2022-08-18T11:04:00Z" w:id="152">
        <w:r w:rsidR="00BD0E09">
          <w:rPr>
            <w:rFonts w:ascii="Georgia" w:hAnsi="Georgia"/>
          </w:rPr>
          <w:t>its</w:t>
        </w:r>
        <w:r w:rsidR="00BD0E09">
          <w:rPr>
            <w:rFonts w:ascii="Georgia" w:hAnsi="Georgia"/>
          </w:rPr>
          <w:t xml:space="preserve"> </w:t>
        </w:r>
      </w:ins>
      <w:r>
        <w:rPr>
          <w:rFonts w:ascii="Georgia" w:hAnsi="Georgia"/>
        </w:rPr>
        <w:t>habitat quality.</w:t>
      </w:r>
      <w:del w:author="Jack Plummer" w:date="2022-08-18T11:04:00Z" w:id="154">
        <w:r w:rsidDel="00BD0E09">
          <w:rPr>
            <w:rFonts w:ascii="Georgia" w:hAnsi="Georgia"/>
          </w:rPr>
          <w:delText xml:space="preserve"> However, the appropriate threat is not known</w:delText>
        </w:r>
        <w:r w:rsidDel="00BD0E09">
          <w:rPr>
            <w:rFonts w:ascii="Georgia" w:hAnsi="Georgia"/>
          </w:rPr>
          <w:delText xml:space="preserve"> about the collection on species. </w:delText>
        </w:r>
      </w:del>
      <w:r>
        <w:rPr>
          <w:rFonts w:ascii="Georgia" w:hAnsi="Georgia"/>
        </w:rPr>
        <w:t> </w:t>
      </w:r>
      <w:del w:author="Jack Plummer" w:date="2022-08-18T11:05:00Z" w:id="155">
        <w:r w:rsidDel="00BD0E09">
          <w:rPr>
            <w:rFonts w:ascii="Georgia" w:hAnsi="Georgia"/>
          </w:rPr>
          <w:delText>A holistic studies on the plants utility and their population density is required to understand the interactions.</w:delText>
        </w:r>
      </w:del>
    </w:p>
    <w:p w:rsidR="00000000" w:rsidRDefault="00137768" w14:paraId="7E7B91C2" w14:textId="77777777">
      <w:pPr>
        <w:divId w:val="142551962"/>
        <w:rPr>
          <w:rFonts w:ascii="Georgia" w:hAnsi="Georgia" w:eastAsia="Times New Roman"/>
          <w:sz w:val="18"/>
          <w:szCs w:val="18"/>
        </w:rPr>
      </w:pPr>
    </w:p>
    <w:p w:rsidR="00000000" w:rsidRDefault="00137768" w14:paraId="6593AF7E" w14:textId="77777777">
      <w:pPr>
        <w:pStyle w:val="Heading2"/>
        <w:divId w:val="142551962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Threats Classification Scheme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6"/>
        <w:gridCol w:w="842"/>
        <w:gridCol w:w="609"/>
        <w:gridCol w:w="815"/>
        <w:gridCol w:w="1098"/>
      </w:tblGrid>
      <w:tr w:rsidR="00000000" w14:paraId="0A29ED61" w14:textId="77777777">
        <w:trPr>
          <w:divId w:val="142551962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6DC063E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Threat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8C509FB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Timing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A1CA83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Scope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086F25F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Severity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B116874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Impact Score</w:t>
            </w:r>
          </w:p>
        </w:tc>
      </w:tr>
      <w:tr w:rsidR="00000000" w14:paraId="41F89238" w14:textId="77777777">
        <w:trPr>
          <w:divId w:val="142551962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55E0E23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 xml:space="preserve">1.1. Residential &amp; </w:t>
            </w:r>
            <w:r>
              <w:rPr>
                <w:rFonts w:ascii="Georgia" w:hAnsi="Georgia" w:eastAsia="Times New Roman"/>
                <w:sz w:val="18"/>
                <w:szCs w:val="18"/>
              </w:rPr>
              <w:t>commercial development -&gt; Housing &amp; urban areas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7CA96F4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0B1E1C0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1D27204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010DF972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585E3473" w14:textId="77777777">
        <w:trPr>
          <w:divId w:val="142551962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10273FF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commentRangeStart w:id="156"/>
            <w:r>
              <w:rPr>
                <w:rFonts w:ascii="Georgia" w:hAnsi="Georgia" w:eastAsia="Times New Roman"/>
                <w:sz w:val="18"/>
                <w:szCs w:val="18"/>
              </w:rPr>
              <w:t>2.1.4. Agriculture &amp; aquaculture -&gt; Annual &amp; perennial non-timber crops -&gt; Scale Unknown/Unrecorded</w:t>
            </w:r>
            <w:commentRangeEnd w:id="156"/>
            <w:r>
              <w:rPr>
                <w:rStyle w:val="CommentReference"/>
                <w:sz w:val="20"/>
                <w:szCs w:val="20"/>
              </w:rPr>
              <w:commentReference w:id="156"/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2E25195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04992E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01960E5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74B04E8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2925D612" w14:textId="77777777">
        <w:trPr>
          <w:divId w:val="142551962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2AC1A31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 xml:space="preserve">5.2.4. Biological resource use -&gt; Gathering terrestrial plants -&gt; </w:t>
            </w:r>
            <w:r>
              <w:rPr>
                <w:rFonts w:ascii="Georgia" w:hAnsi="Georgia" w:eastAsia="Times New Roman"/>
                <w:sz w:val="18"/>
                <w:szCs w:val="18"/>
              </w:rPr>
              <w:t>Motivation Unknown/Unrecorded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7040184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5EFF724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41E9057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23832A21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  <w:tr w:rsidR="00000000" w14:paraId="20DE3ABB" w14:textId="77777777">
        <w:trPr>
          <w:divId w:val="142551962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79F3F88B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5.3.5. Biological resource use -&gt; Logging &amp; wood harvesting -&gt; Motivation Unknown/Unrecorded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3B7738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0FD7E6E6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8C1CBC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DB2D93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Unknown</w:t>
            </w:r>
          </w:p>
        </w:tc>
      </w:tr>
    </w:tbl>
    <w:p w:rsidR="00000000" w:rsidRDefault="00137768" w14:paraId="014524D3" w14:textId="77777777">
      <w:pPr>
        <w:pStyle w:val="Heading1"/>
        <w:divId w:val="1247691560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Conservation</w:t>
      </w:r>
    </w:p>
    <w:p w:rsidRPr="00137768" w:rsidR="00000000" w:rsidRDefault="00137768" w14:paraId="42FDEC82" w14:textId="6956ED6E">
      <w:pPr>
        <w:pStyle w:val="NormalWeb"/>
        <w:divId w:val="1247691560"/>
        <w:rPr>
          <w:rFonts w:ascii="Georgia" w:hAnsi="Georgia"/>
        </w:rPr>
      </w:pPr>
      <w:r>
        <w:rPr>
          <w:rFonts w:ascii="Georgia" w:hAnsi="Georgia"/>
        </w:rPr>
        <w:t>The species has been recorded from both</w:t>
      </w:r>
      <w:del w:author="Jack Plummer" w:date="2022-08-18T11:08:00Z" w:id="157">
        <w:r w:rsidDel="00137768">
          <w:rPr>
            <w:rFonts w:ascii="Georgia" w:hAnsi="Georgia"/>
          </w:rPr>
          <w:delText xml:space="preserve"> </w:delText>
        </w:r>
        <w:r w:rsidDel="00137768">
          <w:rPr>
            <w:rFonts w:ascii="Georgia" w:hAnsi="Georgia"/>
          </w:rPr>
          <w:delText>buffer zone and</w:delText>
        </w:r>
      </w:del>
      <w:r>
        <w:rPr>
          <w:rFonts w:ascii="Georgia" w:hAnsi="Georgia"/>
        </w:rPr>
        <w:t xml:space="preserve"> protected areas</w:t>
      </w:r>
      <w:ins w:author="Jack Plummer" w:date="2022-08-18T11:08:00Z" w:id="158">
        <w:r>
          <w:rPr>
            <w:rFonts w:ascii="Georgia" w:hAnsi="Georgia"/>
          </w:rPr>
          <w:t xml:space="preserve"> </w:t>
        </w:r>
        <w:r>
          <w:rPr>
            <w:rFonts w:ascii="Georgia" w:hAnsi="Georgia"/>
          </w:rPr>
          <w:t>and</w:t>
        </w:r>
        <w:r>
          <w:rPr>
            <w:rFonts w:ascii="Georgia" w:hAnsi="Georgia"/>
          </w:rPr>
          <w:t xml:space="preserve"> </w:t>
        </w:r>
        <w:r>
          <w:rPr>
            <w:rFonts w:ascii="Georgia" w:hAnsi="Georgia"/>
          </w:rPr>
          <w:t>buffer zone</w:t>
        </w:r>
        <w:r>
          <w:rPr>
            <w:rFonts w:ascii="Georgia" w:hAnsi="Georgia"/>
          </w:rPr>
          <w:t>s</w:t>
        </w:r>
      </w:ins>
      <w:r>
        <w:rPr>
          <w:rFonts w:ascii="Georgia" w:hAnsi="Georgia"/>
        </w:rPr>
        <w:t xml:space="preserve"> where passive conservation is presumed, but it is not known whether active management is practised (UNEP-WCMC and IUCN 2020).</w:t>
      </w:r>
      <w:ins w:author="Jack Plummer" w:date="2022-08-18T11:08:00Z" w:id="159">
        <w:r>
          <w:rPr>
            <w:rFonts w:ascii="Georgia" w:hAnsi="Georgia"/>
          </w:rPr>
          <w:t xml:space="preserve"> </w:t>
        </w:r>
      </w:ins>
      <w:ins w:author="Jack Plummer" w:date="2022-08-18T11:10:00Z" w:id="160">
        <w:r>
          <w:rPr>
            <w:rFonts w:ascii="Georgia" w:hAnsi="Georgia"/>
          </w:rPr>
          <w:t xml:space="preserve">The species is held in at least four </w:t>
        </w:r>
        <w:r>
          <w:rPr>
            <w:rFonts w:ascii="Georgia" w:hAnsi="Georgia"/>
            <w:i/>
            <w:iCs/>
          </w:rPr>
          <w:t>ex situ</w:t>
        </w:r>
        <w:r>
          <w:rPr>
            <w:rFonts w:ascii="Georgia" w:hAnsi="Georgia"/>
          </w:rPr>
          <w:t xml:space="preserve"> collections (BGCI 2022).</w:t>
        </w:r>
      </w:ins>
    </w:p>
    <w:p w:rsidR="00000000" w:rsidRDefault="00137768" w14:paraId="22671F87" w14:textId="77777777">
      <w:pPr>
        <w:pStyle w:val="Heading2"/>
        <w:divId w:val="124769156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Conservation Actions In- Place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530"/>
      </w:tblGrid>
      <w:tr w:rsidR="00000000" w14:paraId="0A15F9AE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693151E3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Occur in at least one PA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241F551F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</w:t>
            </w: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te</w:t>
            </w:r>
          </w:p>
        </w:tc>
      </w:tr>
      <w:tr w:rsidR="00000000" w14:paraId="236EEF5B" w14:textId="77777777">
        <w:trPr>
          <w:divId w:val="1247691560"/>
          <w:tblCellSpacing w:w="15" w:type="dxa"/>
        </w:trPr>
        <w:tc>
          <w:tcPr>
            <w:tcW w:w="0" w:type="auto"/>
            <w:vAlign w:val="center"/>
            <w:hideMark/>
          </w:tcPr>
          <w:p w:rsidR="00000000" w:rsidRDefault="00137768" w14:paraId="6111501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000000" w:rsidRDefault="00137768" w14:paraId="66F5AEA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137768" w14:paraId="7A3B60CA" w14:textId="77777777">
      <w:pPr>
        <w:pStyle w:val="Heading2"/>
        <w:divId w:val="124769156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Important Conservation Actions Needed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0"/>
        <w:gridCol w:w="530"/>
      </w:tblGrid>
      <w:tr w:rsidR="00000000" w14:paraId="7107B3A1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71E13286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Conservation Actions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675C2EEC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758DE35C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5680F17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3.4.2. Species management -&gt; Ex-situ conservation -&gt; Genome resource bank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766F1E9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137768" w14:paraId="1FF60204" w14:textId="77777777">
      <w:pPr>
        <w:pStyle w:val="Heading2"/>
        <w:divId w:val="1247691560"/>
        <w:rPr>
          <w:rFonts w:ascii="Georgia" w:hAnsi="Georgia" w:eastAsia="Times New Roman"/>
          <w:sz w:val="27"/>
          <w:szCs w:val="27"/>
        </w:rPr>
      </w:pPr>
      <w:r>
        <w:rPr>
          <w:rFonts w:ascii="Georgia" w:hAnsi="Georgia" w:eastAsia="Times New Roman"/>
          <w:sz w:val="27"/>
          <w:szCs w:val="27"/>
        </w:rPr>
        <w:t>Research Needed</w:t>
      </w:r>
    </w:p>
    <w:tbl>
      <w:tblPr>
        <w:tblW w:w="0" w:type="auto"/>
        <w:tblCellSpacing w:w="15" w:type="dxa"/>
        <w:tblBorders>
          <w:top w:val="single" w:color="808080" w:sz="6" w:space="0"/>
          <w:left w:val="single" w:color="808080" w:sz="6" w:space="0"/>
          <w:bottom w:val="single" w:color="808080" w:sz="6" w:space="0"/>
          <w:right w:val="single" w:color="80808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84"/>
        <w:gridCol w:w="530"/>
      </w:tblGrid>
      <w:tr w:rsidR="00000000" w14:paraId="048D5468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5F58262C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Research</w:t>
            </w:r>
          </w:p>
        </w:tc>
        <w:tc>
          <w:tcPr>
            <w:tcW w:w="0" w:type="auto"/>
            <w:tcBorders>
              <w:bottom w:val="single" w:color="000000" w:sz="6" w:space="0"/>
            </w:tcBorders>
            <w:shd w:val="clear" w:color="auto" w:fill="BBBBBB"/>
            <w:vAlign w:val="center"/>
            <w:hideMark/>
          </w:tcPr>
          <w:p w:rsidR="00000000" w:rsidRDefault="00137768" w14:paraId="53BD5999" w14:textId="77777777">
            <w:pPr>
              <w:spacing w:after="75"/>
              <w:rPr>
                <w:rFonts w:ascii="Georgia" w:hAnsi="Georgia" w:eastAsia="Times New Roman"/>
                <w:b/>
                <w:bCs/>
                <w:sz w:val="18"/>
                <w:szCs w:val="18"/>
              </w:rPr>
            </w:pPr>
            <w:r>
              <w:rPr>
                <w:rFonts w:ascii="Georgia" w:hAnsi="Georgia" w:eastAsia="Times New Roman"/>
                <w:b/>
                <w:bCs/>
                <w:sz w:val="18"/>
                <w:szCs w:val="18"/>
              </w:rPr>
              <w:t>Note</w:t>
            </w:r>
          </w:p>
        </w:tc>
      </w:tr>
      <w:tr w:rsidR="00000000" w14:paraId="3B344569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222326D7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1.2. Research -</w:t>
            </w:r>
            <w:r>
              <w:rPr>
                <w:rFonts w:ascii="Georgia" w:hAnsi="Georgia" w:eastAsia="Times New Roman"/>
                <w:sz w:val="18"/>
                <w:szCs w:val="18"/>
              </w:rPr>
              <w:t>&gt; Population size, distribution &amp;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0311879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4012AA34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684B5E5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1.4. Research -&gt; Harvest, use &amp; livelihoods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DAAE8FC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6CF37392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0B8E443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3.1. Monitoring -&gt; Population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36178A3F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35D87F6E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401F5B7E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3.3. Monitoring -&gt; Trade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F491A10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  <w:tr w:rsidR="00000000" w14:paraId="2BA0941F" w14:textId="77777777">
        <w:trPr>
          <w:divId w:val="1247691560"/>
          <w:tblCellSpacing w:w="15" w:type="dxa"/>
        </w:trPr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02799C9A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3.4. Monitoring -&gt; Habitat trends</w:t>
            </w:r>
          </w:p>
        </w:tc>
        <w:tc>
          <w:tcPr>
            <w:tcW w:w="0" w:type="auto"/>
            <w:tcBorders>
              <w:bottom w:val="single" w:color="CCCCCC" w:sz="6" w:space="0"/>
            </w:tcBorders>
            <w:vAlign w:val="center"/>
            <w:hideMark/>
          </w:tcPr>
          <w:p w:rsidR="00000000" w:rsidRDefault="00137768" w14:paraId="62D818B8" w14:textId="77777777">
            <w:pPr>
              <w:spacing w:after="75"/>
              <w:rPr>
                <w:rFonts w:ascii="Georgia" w:hAnsi="Georgia" w:eastAsia="Times New Roman"/>
                <w:sz w:val="18"/>
                <w:szCs w:val="18"/>
              </w:rPr>
            </w:pPr>
            <w:r>
              <w:rPr>
                <w:rFonts w:ascii="Georgia" w:hAnsi="Georgia" w:eastAsia="Times New Roman"/>
                <w:sz w:val="18"/>
                <w:szCs w:val="18"/>
              </w:rPr>
              <w:t>-</w:t>
            </w:r>
          </w:p>
        </w:tc>
      </w:tr>
    </w:tbl>
    <w:p w:rsidR="00000000" w:rsidRDefault="00137768" w14:paraId="173939E4" w14:textId="77777777">
      <w:pPr>
        <w:pStyle w:val="Heading1"/>
        <w:rPr>
          <w:rFonts w:ascii="Georgia" w:hAnsi="Georgia" w:eastAsia="Times New Roman"/>
          <w:sz w:val="29"/>
          <w:szCs w:val="29"/>
        </w:rPr>
      </w:pPr>
      <w:r>
        <w:rPr>
          <w:rFonts w:ascii="Georgia" w:hAnsi="Georgia" w:eastAsia="Times New Roman"/>
          <w:sz w:val="29"/>
          <w:szCs w:val="29"/>
        </w:rPr>
        <w:t>Bibliography</w:t>
      </w:r>
    </w:p>
    <w:p w:rsidR="00000000" w:rsidRDefault="00137768" w14:paraId="784978C5" w14:textId="6CB1C90F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lastRenderedPageBreak/>
        <w:t xml:space="preserve">- BGCI. 2021. </w:t>
      </w:r>
      <w:proofErr w:type="spellStart"/>
      <w:r>
        <w:rPr>
          <w:rFonts w:ascii="Georgia" w:hAnsi="Georgia"/>
        </w:rPr>
        <w:t>PlantSearch</w:t>
      </w:r>
      <w:proofErr w:type="spellEnd"/>
      <w:r>
        <w:rPr>
          <w:rFonts w:ascii="Georgia" w:hAnsi="Georgia"/>
        </w:rPr>
        <w:t xml:space="preserve">. London: Botanic Gardens Conservation </w:t>
      </w:r>
      <w:proofErr w:type="gramStart"/>
      <w:r>
        <w:rPr>
          <w:rFonts w:ascii="Georgia" w:hAnsi="Georgia"/>
        </w:rPr>
        <w:t>International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author="Jack Plummer" w:date="2022-08-18T11:10:00Z" w:id="161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reviews/www.bgci.org/plant_search.php."</w:instrText>
        </w:r>
      </w:ins>
      <w:del w:author="Jack Plummer" w:date="2022-08-18T11:10:00Z" w:id="162">
        <w:r w:rsidDel="00137768">
          <w:rPr>
            <w:rFonts w:ascii="Georgia" w:hAnsi="Georgia"/>
          </w:rPr>
          <w:delInstrText xml:space="preserve"> </w:delInstrText>
        </w:r>
        <w:r w:rsidDel="00137768">
          <w:rPr>
            <w:rFonts w:ascii="Georgia" w:hAnsi="Georgia"/>
          </w:rPr>
          <w:delInstrText>HYPERLINK " www.bgci.org/plant_search.php."</w:delInstrText>
        </w:r>
        <w:r w:rsidDel="00137768">
          <w:rPr>
            <w:rFonts w:ascii="Georgia" w:hAnsi="Georgia"/>
          </w:rPr>
          <w:delInstrText xml:space="preserve"> </w:delInstrText>
        </w:r>
      </w:del>
      <w:ins w:author="Jack Plummer" w:date="2022-08-18T11:10:00Z" w:id="163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www.bgci.org/plant_search.php.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:rsidR="00000000" w:rsidRDefault="00137768" w14:paraId="35AB02CC" w14:textId="77777777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t xml:space="preserve">BBSP. 2021. Bhutan Biodiversity Specimen Portal, </w:t>
      </w:r>
      <w:proofErr w:type="spellStart"/>
      <w:r>
        <w:rPr>
          <w:rFonts w:ascii="Georgia" w:hAnsi="Georgia"/>
        </w:rPr>
        <w:t>Drimycarpus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racemosus</w:t>
      </w:r>
      <w:proofErr w:type="spellEnd"/>
      <w:r>
        <w:rPr>
          <w:rFonts w:ascii="Georgia" w:hAnsi="Georgia"/>
        </w:rPr>
        <w:t>. Available</w:t>
      </w:r>
      <w:r>
        <w:rPr>
          <w:rFonts w:ascii="Georgia" w:hAnsi="Georgia"/>
        </w:rPr>
        <w:t xml:space="preserve"> at: </w:t>
      </w:r>
      <w:hyperlink w:history="1" r:id="rId14">
        <w:r>
          <w:rPr>
            <w:rStyle w:val="Hyperlink"/>
            <w:rFonts w:ascii="Georgia" w:hAnsi="Georgia"/>
          </w:rPr>
          <w:t>http://bhutanbiodiversity.net/taxa. (Accessed: 10/12/2021).</w:t>
        </w:r>
      </w:hyperlink>
      <w:r>
        <w:rPr>
          <w:rFonts w:ascii="Georgia" w:hAnsi="Georgia"/>
        </w:rPr>
        <w:t xml:space="preserve">. </w:t>
      </w:r>
    </w:p>
    <w:p w:rsidR="00000000" w:rsidRDefault="00137768" w14:paraId="7C970EDE" w14:textId="77777777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t>GBIF. 2021. Global Biodiversity Information Facility (GBIF) data portal. Collection of online herbarium specimens</w:t>
      </w:r>
      <w:r>
        <w:rPr>
          <w:rFonts w:ascii="Georgia" w:hAnsi="Georgia"/>
        </w:rPr>
        <w:t xml:space="preserve">. Available at: </w:t>
      </w:r>
      <w:hyperlink w:history="1" r:id="rId15">
        <w:r>
          <w:rPr>
            <w:rStyle w:val="Hyperlink"/>
            <w:rFonts w:ascii="Georgia" w:hAnsi="Georgia"/>
          </w:rPr>
          <w:t>http://data.gbif.org.</w:t>
        </w:r>
      </w:hyperlink>
      <w:r>
        <w:rPr>
          <w:rFonts w:ascii="Georgia" w:hAnsi="Georgia"/>
        </w:rPr>
        <w:t xml:space="preserve">. </w:t>
      </w:r>
    </w:p>
    <w:p w:rsidR="00000000" w:rsidRDefault="00137768" w14:paraId="4A2254C8" w14:textId="77777777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t xml:space="preserve">Grierson, A.J.C. and Long, D.G. 1991. </w:t>
      </w:r>
      <w:r>
        <w:rPr>
          <w:rFonts w:ascii="Georgia" w:hAnsi="Georgia"/>
          <w:i/>
          <w:iCs/>
        </w:rPr>
        <w:t>Flora of Bhutan Volume 2 Part 1</w:t>
      </w:r>
      <w:r>
        <w:rPr>
          <w:rFonts w:ascii="Georgia" w:hAnsi="Georgia"/>
        </w:rPr>
        <w:t>. Edinburgh and Royal Government of Bhutan, Edinburgh.</w:t>
      </w:r>
    </w:p>
    <w:p w:rsidR="00000000" w:rsidRDefault="00137768" w14:paraId="221B597F" w14:textId="77777777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t xml:space="preserve">POWO. 2019. Plants of the World Online. Facilitated by the Royal Botanic Gardens, Kew. Available at: </w:t>
      </w:r>
      <w:hyperlink w:history="1" r:id="rId16">
        <w:r>
          <w:rPr>
            <w:rStyle w:val="Hyperlink"/>
            <w:rFonts w:ascii="Georgia" w:hAnsi="Georgia"/>
          </w:rPr>
          <w:t>http://www.plantsoftheworldonline.org/</w:t>
        </w:r>
      </w:hyperlink>
      <w:r>
        <w:rPr>
          <w:rFonts w:ascii="Georgia" w:hAnsi="Georgia"/>
        </w:rPr>
        <w:t xml:space="preserve">. </w:t>
      </w:r>
    </w:p>
    <w:p w:rsidR="00000000" w:rsidRDefault="00137768" w14:paraId="0E4512A4" w14:textId="5CA35F98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t>Protected Planet. 2021. Protected Planet: The World Databas</w:t>
      </w:r>
      <w:r>
        <w:rPr>
          <w:rFonts w:ascii="Georgia" w:hAnsi="Georgia"/>
        </w:rPr>
        <w:t xml:space="preserve">e on Protected Areas (WDPA). Cambridge, </w:t>
      </w:r>
      <w:proofErr w:type="gramStart"/>
      <w:r>
        <w:rPr>
          <w:rFonts w:ascii="Georgia" w:hAnsi="Georgia"/>
        </w:rPr>
        <w:t>UK .</w:t>
      </w:r>
      <w:proofErr w:type="gramEnd"/>
      <w:r>
        <w:rPr>
          <w:rFonts w:ascii="Georgia" w:hAnsi="Georgia"/>
        </w:rPr>
        <w:t xml:space="preserve"> Available at: </w:t>
      </w:r>
      <w:r>
        <w:rPr>
          <w:rFonts w:ascii="Georgia" w:hAnsi="Georgia"/>
        </w:rPr>
        <w:fldChar w:fldCharType="begin"/>
      </w:r>
      <w:ins w:author="Jack Plummer" w:date="2022-08-18T11:10:00Z" w:id="164">
        <w:r>
          <w:rPr>
            <w:rFonts w:ascii="Georgia" w:hAnsi="Georgia"/>
          </w:rPr>
          <w:instrText>HYPERLINK "https://rbgkew.sharepoint.com/sites/KewPlantAssessment2022-2/Shared Documents/General/Projects/Threatened Biodiversity Hotspots Programme/Bhutan/Bhutan reviews/www.protectedplanet.net. (Accessed: 2021)"</w:instrText>
        </w:r>
      </w:ins>
      <w:del w:author="Jack Plummer" w:date="2022-08-18T11:10:00Z" w:id="165">
        <w:r w:rsidDel="00137768">
          <w:rPr>
            <w:rFonts w:ascii="Georgia" w:hAnsi="Georgia"/>
          </w:rPr>
          <w:delInstrText xml:space="preserve"> </w:delInstrText>
        </w:r>
        <w:r w:rsidDel="00137768">
          <w:rPr>
            <w:rFonts w:ascii="Georgia" w:hAnsi="Georgia"/>
          </w:rPr>
          <w:delInstrText>HYPERLINK "www.protectedplanet.net. (Accessed: 2021)"</w:delInstrText>
        </w:r>
        <w:r w:rsidDel="00137768">
          <w:rPr>
            <w:rFonts w:ascii="Georgia" w:hAnsi="Georgia"/>
          </w:rPr>
          <w:delInstrText xml:space="preserve"> </w:delInstrText>
        </w:r>
      </w:del>
      <w:ins w:author="Jack Plummer" w:date="2022-08-18T11:10:00Z" w:id="166">
        <w:r>
          <w:rPr>
            <w:rFonts w:ascii="Georgia" w:hAnsi="Georgia"/>
          </w:rPr>
        </w:r>
      </w:ins>
      <w:r>
        <w:rPr>
          <w:rFonts w:ascii="Georgia" w:hAnsi="Georgia"/>
        </w:rPr>
        <w:fldChar w:fldCharType="separate"/>
      </w:r>
      <w:r>
        <w:rPr>
          <w:rStyle w:val="Hyperlink"/>
          <w:rFonts w:ascii="Georgia" w:hAnsi="Georgia"/>
        </w:rPr>
        <w:t>www.protectedplanet.net. (Accessed: 2021)</w:t>
      </w:r>
      <w:r>
        <w:rPr>
          <w:rFonts w:ascii="Georgia" w:hAnsi="Georgia"/>
        </w:rPr>
        <w:fldChar w:fldCharType="end"/>
      </w:r>
      <w:r>
        <w:rPr>
          <w:rFonts w:ascii="Georgia" w:hAnsi="Georgia"/>
        </w:rPr>
        <w:t xml:space="preserve">. </w:t>
      </w:r>
    </w:p>
    <w:p w:rsidR="00000000" w:rsidRDefault="00137768" w14:paraId="0AE8C538" w14:textId="77777777">
      <w:pPr>
        <w:pStyle w:val="NormalWeb"/>
        <w:divId w:val="2029215101"/>
        <w:rPr>
          <w:rFonts w:ascii="Georgia" w:hAnsi="Georgia"/>
        </w:rPr>
      </w:pPr>
      <w:r>
        <w:rPr>
          <w:rFonts w:ascii="Georgia" w:hAnsi="Georgia"/>
        </w:rPr>
        <w:t xml:space="preserve">Tanaka, N &amp; Murata, J. 2005. A Medicinal Use of Elaeocarpus </w:t>
      </w:r>
      <w:proofErr w:type="spellStart"/>
      <w:r>
        <w:rPr>
          <w:rFonts w:ascii="Georgia" w:hAnsi="Georgia"/>
        </w:rPr>
        <w:t>lanceifolius</w:t>
      </w:r>
      <w:proofErr w:type="spell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</w:rPr>
        <w:t>Roxb.Seed</w:t>
      </w:r>
      <w:proofErr w:type="spellEnd"/>
      <w:r>
        <w:rPr>
          <w:rFonts w:ascii="Georgia" w:hAnsi="Georgia"/>
        </w:rPr>
        <w:t xml:space="preserve"> in </w:t>
      </w:r>
      <w:proofErr w:type="gramStart"/>
      <w:r>
        <w:rPr>
          <w:rFonts w:ascii="Georgia" w:hAnsi="Georgia"/>
        </w:rPr>
        <w:t>Myanmar .</w:t>
      </w:r>
      <w:proofErr w:type="gramEnd"/>
      <w:r>
        <w:rPr>
          <w:rFonts w:ascii="Georgia" w:hAnsi="Georgia"/>
        </w:rPr>
        <w:t xml:space="preserve"> </w:t>
      </w:r>
      <w:proofErr w:type="spellStart"/>
      <w:r>
        <w:rPr>
          <w:rFonts w:ascii="Georgia" w:hAnsi="Georgia"/>
          <w:i/>
          <w:iCs/>
        </w:rPr>
        <w:t>Joumal</w:t>
      </w:r>
      <w:proofErr w:type="spellEnd"/>
      <w:r>
        <w:rPr>
          <w:rFonts w:ascii="Georgia" w:hAnsi="Georgia"/>
          <w:i/>
          <w:iCs/>
        </w:rPr>
        <w:t xml:space="preserve"> of Japanese Botany</w:t>
      </w:r>
      <w:r>
        <w:rPr>
          <w:rFonts w:ascii="Georgia" w:hAnsi="Georgia"/>
        </w:rPr>
        <w:t xml:space="preserve"> 80 (6).</w:t>
      </w:r>
    </w:p>
    <w:sectPr w:rsidR="00000000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nitials="JP" w:author="Jack Plummer" w:date="2022-08-18T10:15:00Z" w:id="2">
    <w:p w:rsidR="006E0F78" w:rsidP="00F66051" w:rsidRDefault="006E0F78" w14:paraId="4EAF66B4" w14:textId="77777777">
      <w:pPr>
        <w:pStyle w:val="CommentText"/>
      </w:pPr>
      <w:r>
        <w:rPr>
          <w:rStyle w:val="CommentReference"/>
        </w:rPr>
        <w:annotationRef/>
      </w:r>
      <w:r>
        <w:t>Add assessor</w:t>
      </w:r>
    </w:p>
  </w:comment>
  <w:comment w:initials="JP" w:author="Jack Plummer" w:date="2022-08-18T10:18:00Z" w:id="15">
    <w:p w:rsidR="006E0F78" w:rsidP="003E3112" w:rsidRDefault="006E0F78" w14:paraId="4637F0DF" w14:textId="77777777">
      <w:pPr>
        <w:pStyle w:val="CommentText"/>
      </w:pPr>
      <w:r>
        <w:rPr>
          <w:rStyle w:val="CommentReference"/>
        </w:rPr>
        <w:annotationRef/>
      </w:r>
      <w:r>
        <w:t>Don't need to cite in assessment rationale, if cited elsewhere in text</w:t>
      </w:r>
    </w:p>
  </w:comment>
  <w:comment w:initials="JP" w:author="Jack Plummer" w:date="2022-08-18T10:55:00Z" w:id="49">
    <w:p w:rsidR="00264AF6" w:rsidP="009C09D3" w:rsidRDefault="00264AF6" w14:paraId="00F05C2B" w14:textId="77777777">
      <w:pPr>
        <w:pStyle w:val="CommentText"/>
      </w:pPr>
      <w:r>
        <w:rPr>
          <w:rStyle w:val="CommentReference"/>
        </w:rPr>
        <w:annotationRef/>
      </w:r>
      <w:r>
        <w:t>Needs updating</w:t>
      </w:r>
    </w:p>
  </w:comment>
  <w:comment w:initials="JP" w:author="Jack Plummer" w:date="2022-08-18T11:03:00Z" w:id="104">
    <w:p w:rsidR="00BD0E09" w:rsidP="008037C5" w:rsidRDefault="00BD0E09" w14:paraId="0BF504DA" w14:textId="77777777">
      <w:pPr>
        <w:pStyle w:val="CommentText"/>
      </w:pPr>
      <w:r>
        <w:rPr>
          <w:rStyle w:val="CommentReference"/>
        </w:rPr>
        <w:annotationRef/>
      </w:r>
      <w:r>
        <w:t>Temperate?</w:t>
      </w:r>
    </w:p>
  </w:comment>
  <w:comment w:initials="JP" w:author="Jack Plummer" w:date="2022-08-18T11:03:00Z" w:id="132">
    <w:p w:rsidR="00BD0E09" w:rsidP="006306EF" w:rsidRDefault="00BD0E09" w14:paraId="7A59C3A9" w14:textId="77777777">
      <w:pPr>
        <w:pStyle w:val="CommentText"/>
      </w:pPr>
      <w:r>
        <w:rPr>
          <w:rStyle w:val="CommentReference"/>
        </w:rPr>
        <w:annotationRef/>
      </w:r>
      <w:r>
        <w:t>Don't need to outline the uses fully again.</w:t>
      </w:r>
    </w:p>
  </w:comment>
  <w:comment w:initials="JP" w:author="Jack Plummer" w:date="2022-08-18T11:08:00Z" w:id="156">
    <w:p w:rsidR="00137768" w:rsidP="0055796F" w:rsidRDefault="00137768" w14:paraId="204047D9" w14:textId="77777777">
      <w:pPr>
        <w:pStyle w:val="CommentText"/>
      </w:pPr>
      <w:r>
        <w:rPr>
          <w:rStyle w:val="CommentReference"/>
        </w:rPr>
        <w:annotationRef/>
      </w:r>
      <w:r>
        <w:t>Mention agriculture in above if included here, and code 4.1 for road construction</w:t>
      </w:r>
    </w:p>
  </w:comment>
  <w:comment w:initials="JP" w:author="Jack Plummer" w:date="2022-08-18T11:45:26" w:id="577623046">
    <w:p w:rsidR="16E845FF" w:rsidRDefault="16E845FF" w14:paraId="056CB330" w14:textId="1E947F56">
      <w:pPr>
        <w:pStyle w:val="CommentText"/>
      </w:pPr>
      <w:r w:rsidR="16E845FF">
        <w:rPr/>
        <w:t>Fill out use and trade table</w:t>
      </w: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4EAF66B4"/>
  <w15:commentEx w15:done="0" w15:paraId="4637F0DF"/>
  <w15:commentEx w15:done="0" w15:paraId="00F05C2B"/>
  <w15:commentEx w15:done="0" w15:paraId="0BF504DA"/>
  <w15:commentEx w15:done="0" w15:paraId="7A59C3A9"/>
  <w15:commentEx w15:done="0" w15:paraId="204047D9"/>
  <w15:commentEx w15:done="0" w15:paraId="056CB33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26A88FD3" w16cex:dateUtc="2022-08-18T09:15:00Z"/>
  <w16cex:commentExtensible w16cex:durableId="26A8906F" w16cex:dateUtc="2022-08-18T09:18:00Z"/>
  <w16cex:commentExtensible w16cex:durableId="26A89917" w16cex:dateUtc="2022-08-18T09:55:00Z"/>
  <w16cex:commentExtensible w16cex:durableId="26A89AEF" w16cex:dateUtc="2022-08-18T10:03:00Z"/>
  <w16cex:commentExtensible w16cex:durableId="26A89B11" w16cex:dateUtc="2022-08-18T10:03:00Z"/>
  <w16cex:commentExtensible w16cex:durableId="26A89C10" w16cex:dateUtc="2022-08-18T10:08:00Z"/>
  <w16cex:commentExtensible w16cex:durableId="30FA0285" w16cex:dateUtc="2022-08-18T10:45:26.63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EAF66B4" w16cid:durableId="26A88FD3"/>
  <w16cid:commentId w16cid:paraId="4637F0DF" w16cid:durableId="26A8906F"/>
  <w16cid:commentId w16cid:paraId="00F05C2B" w16cid:durableId="26A89917"/>
  <w16cid:commentId w16cid:paraId="0BF504DA" w16cid:durableId="26A89AEF"/>
  <w16cid:commentId w16cid:paraId="7A59C3A9" w16cid:durableId="26A89B11"/>
  <w16cid:commentId w16cid:paraId="204047D9" w16cid:durableId="26A89C10"/>
  <w16cid:commentId w16cid:paraId="056CB330" w16cid:durableId="30FA028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people.xml><?xml version="1.0" encoding="utf-8"?>
<w15:people xmlns:mc="http://schemas.openxmlformats.org/markup-compatibility/2006" xmlns:w15="http://schemas.microsoft.com/office/word/2012/wordml" mc:Ignorable="w15">
  <w15:person w15:author="Jack Plummer">
    <w15:presenceInfo w15:providerId="AD" w15:userId="S::j.plummer@kew.org::a7ccb40d-b5f1-45e6-963c-3f9b10b74b0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true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78"/>
    <w:rsid w:val="00137768"/>
    <w:rsid w:val="00264AF6"/>
    <w:rsid w:val="006E0F78"/>
    <w:rsid w:val="00812F45"/>
    <w:rsid w:val="00854AFE"/>
    <w:rsid w:val="00BD0E09"/>
    <w:rsid w:val="16E84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8A530"/>
  <w15:chartTrackingRefBased/>
  <w15:docId w15:val="{C1525B1F-A7E3-4220-A4FD-CF44CD71D9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top w:val="single" w:color="000000" w:sz="12" w:space="4"/>
        <w:bottom w:val="single" w:color="000000" w:sz="12" w:space="4"/>
      </w:pBdr>
      <w:shd w:val="clear" w:color="auto" w:fill="CCCCCC"/>
      <w:spacing w:before="100" w:beforeAutospacing="1" w:after="100" w:afterAutospacing="1"/>
      <w:jc w:val="right"/>
      <w:outlineLvl w:val="0"/>
    </w:pPr>
    <w:rPr>
      <w:b/>
      <w:bCs/>
      <w:color w:val="000000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color="808080" w:sz="6" w:space="0"/>
      </w:pBd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31"/>
      <w:szCs w:val="31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  <w:sz w:val="29"/>
      <w:szCs w:val="29"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4"/>
      <w:szCs w:val="24"/>
    </w:rPr>
  </w:style>
  <w:style w:type="paragraph" w:styleId="msonormal0" w:customStyle="1">
    <w:name w:val="msonormal"/>
    <w:basedOn w:val="Normal"/>
    <w:pPr>
      <w:spacing w:before="100" w:beforeAutospacing="1" w:after="100" w:afterAutospacing="1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  <w:rPr>
      <w:sz w:val="18"/>
      <w:szCs w:val="18"/>
    </w:rPr>
  </w:style>
  <w:style w:type="paragraph" w:styleId="databorder" w:customStyle="1">
    <w:name w:val="databorder"/>
    <w:basedOn w:val="Normal"/>
    <w:pPr>
      <w:pBdr>
        <w:bottom w:val="single" w:color="CCCCCC" w:sz="6" w:space="0"/>
      </w:pBdr>
      <w:spacing w:before="100" w:beforeAutospacing="1" w:after="100" w:afterAutospacing="1"/>
    </w:pPr>
  </w:style>
  <w:style w:type="paragraph" w:styleId="datalabel" w:customStyle="1">
    <w:name w:val="datalabel"/>
    <w:basedOn w:val="Normal"/>
    <w:pPr>
      <w:spacing w:before="100" w:beforeAutospacing="1" w:after="100" w:afterAutospacing="1"/>
    </w:pPr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datalabel1" w:customStyle="1">
    <w:name w:val="datalabel1"/>
    <w:basedOn w:val="DefaultParagraphFont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Pr>
      <w:rFonts w:eastAsiaTheme="minorEastAsia"/>
      <w:b/>
      <w:bCs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Revision">
    <w:name w:val="Revision"/>
    <w:hidden/>
    <w:uiPriority w:val="99"/>
    <w:semiHidden/>
    <w:rsid w:val="006E0F78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0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1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97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79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0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103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726572">
          <w:marLeft w:val="0"/>
          <w:marRight w:val="0"/>
          <w:marTop w:val="0"/>
          <w:marBottom w:val="150"/>
          <w:divBdr>
            <w:top w:val="single" w:sz="12" w:space="0" w:color="000000"/>
            <w:left w:val="none" w:sz="0" w:space="0" w:color="auto"/>
            <w:bottom w:val="single" w:sz="12" w:space="0" w:color="000000"/>
            <w:right w:val="none" w:sz="0" w:space="0" w:color="auto"/>
          </w:divBdr>
        </w:div>
      </w:divsChild>
    </w:div>
    <w:div w:id="12025962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1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8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9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plantsoftheworldonline.org/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customXml" Target="../customXml/item5.xml"/><Relationship Id="rId15" Type="http://schemas.openxmlformats.org/officeDocument/2006/relationships/hyperlink" Target="http://data.gbif.org." TargetMode="External"/><Relationship Id="rId10" Type="http://schemas.openxmlformats.org/officeDocument/2006/relationships/comments" Target="comment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https://rbgkew.sharepoint.com/sites/KewPlantAssessment2022-2/Shared%20Documents/General/Projects/Threatened%20Biodiversity%20Hotspots%20Programme/resources/redListLogo.jpg" TargetMode="External"/><Relationship Id="rId14" Type="http://schemas.openxmlformats.org/officeDocument/2006/relationships/hyperlink" Target="http://bhutanbiodiversity.net/taxa.%20(Accessed:%2010/12/2021)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DB2FC3823E56459E6430ADD130773C" ma:contentTypeVersion="18" ma:contentTypeDescription="Create a new document." ma:contentTypeScope="" ma:versionID="c66b068e8ecb950d6d3b301a7d5dec76">
  <xsd:schema xmlns:xsd="http://www.w3.org/2001/XMLSchema" xmlns:xs="http://www.w3.org/2001/XMLSchema" xmlns:p="http://schemas.microsoft.com/office/2006/metadata/properties" xmlns:ns2="150f78d0-e5c4-40ba-9879-1115501c63e5" xmlns:ns3="590658d6-28a4-43df-8461-354b94568f6c" xmlns:ns4="3174fa65-5130-4218-be7b-3006b691958f" targetNamespace="http://schemas.microsoft.com/office/2006/metadata/properties" ma:root="true" ma:fieldsID="842de796646282b1ee4d11e1617248ee" ns2:_="" ns3:_="" ns4:_="">
    <xsd:import namespace="150f78d0-e5c4-40ba-9879-1115501c63e5"/>
    <xsd:import namespace="590658d6-28a4-43df-8461-354b94568f6c"/>
    <xsd:import namespace="3174fa65-5130-4218-be7b-3006b691958f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0f78d0-e5c4-40ba-9879-1115501c63e5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0658d6-28a4-43df-8461-354b94568f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874f941-1732-4aa1-804a-4f99632a590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74fa65-5130-4218-be7b-3006b691958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f1f8cb-e9ca-4f89-a220-5d9d266a2a9f}" ma:internalName="TaxCatchAll" ma:showField="CatchAllData" ma:web="3174fa65-5130-4218-be7b-3006b69195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haredContentType xmlns="Microsoft.SharePoint.Taxonomy.ContentTypeSync" SourceId="4874f941-1732-4aa1-804a-4f99632a5909" ContentTypeId="0x0101" PreviousValue="false"/>
</file>

<file path=customXml/item3.xml><?xml version="1.0" encoding="utf-8"?>
<?mso-contentType ?>
<spe:Receivers xmlns:spe="http://schemas.microsoft.com/sharepoint/events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174fa65-5130-4218-be7b-3006b691958f" xsi:nil="true"/>
    <lcf76f155ced4ddcb4097134ff3c332f xmlns="590658d6-28a4-43df-8461-354b94568f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2AB9F32-D2CF-4DA7-A84E-F8E3E834BD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0f78d0-e5c4-40ba-9879-1115501c63e5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4A1F3FE-2FBB-4769-BE67-F2D724C00536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B5E3C806-93DE-4A1F-94C9-9192619C03C6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746F6AF-3551-4F7A-A7C4-8D8A3E4DB89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3BC7D06-78CF-454A-BFBB-C09E841E3C2E}">
  <ds:schemaRefs>
    <ds:schemaRef ds:uri="150f78d0-e5c4-40ba-9879-1115501c63e5"/>
    <ds:schemaRef ds:uri="http://purl.org/dc/terms/"/>
    <ds:schemaRef ds:uri="590658d6-28a4-43df-8461-354b94568f6c"/>
    <ds:schemaRef ds:uri="3174fa65-5130-4218-be7b-3006b691958f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Elaeocarpus lanceifolius</dc:title>
  <dc:subject/>
  <dc:creator>Jack Plummer</dc:creator>
  <cp:keywords/>
  <dc:description/>
  <cp:lastModifiedBy>Jack Plummer</cp:lastModifiedBy>
  <cp:revision>3</cp:revision>
  <dcterms:created xsi:type="dcterms:W3CDTF">2022-08-18T10:10:00Z</dcterms:created>
  <dcterms:modified xsi:type="dcterms:W3CDTF">2022-08-18T10:45:38Z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0x01010051DB2FC3823E56459E6430ADD130773C</vt:lpwstr>
  </property>
  <property fmtid="{D5CDD505-2E9C-101B-9397-08002B2CF9AE}" pid="3" name="MediaServiceImageTags">
    <vt:lpwstr/>
  </property>
</Properties>
</file>