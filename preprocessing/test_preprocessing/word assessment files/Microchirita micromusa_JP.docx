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3A9FA" w14:textId="77777777" w:rsidR="00E22CC4" w:rsidRDefault="00000000">
      <w:pPr>
        <w:jc w:val="center"/>
        <w:divId w:val="51099024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557CBA14" w14:textId="77777777" w:rsidR="00E22CC4" w:rsidRDefault="00000000">
      <w:pPr>
        <w:divId w:val="70910874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46EB1AA2" wp14:editId="44698A60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7E70" w14:textId="77777777" w:rsidR="00E22CC4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709108741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micromusa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B.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L.Burtt</w:t>
      </w:r>
      <w:proofErr w:type="spellEnd"/>
      <w:proofErr w:type="gram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)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A.Weber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&amp;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D.J.Middleton</w:t>
      </w:r>
      <w:proofErr w:type="spellEnd"/>
    </w:p>
    <w:p w14:paraId="472E5B1D" w14:textId="77777777" w:rsidR="00E22CC4" w:rsidRDefault="00000000">
      <w:pPr>
        <w:jc w:val="right"/>
        <w:divId w:val="70910874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micromusa</w:t>
      </w:r>
      <w:proofErr w:type="spellEnd"/>
    </w:p>
    <w:p w14:paraId="586A4BDD" w14:textId="77777777" w:rsidR="00E22CC4" w:rsidRDefault="00000000">
      <w:pPr>
        <w:pStyle w:val="NormalWeb"/>
        <w:divId w:val="1486899511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kham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yat</w:t>
      </w:r>
      <w:proofErr w:type="spellEnd"/>
      <w:r>
        <w:rPr>
          <w:rFonts w:ascii="Georgia" w:hAnsi="Georgia"/>
        </w:rPr>
        <w:t xml:space="preserve">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Chirita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micromusa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B.</w:t>
      </w:r>
      <w:proofErr w:type="gramStart"/>
      <w:r>
        <w:rPr>
          <w:rFonts w:ascii="Georgia" w:hAnsi="Georgia"/>
        </w:rPr>
        <w:t>L.Burtt</w:t>
      </w:r>
      <w:proofErr w:type="spellEnd"/>
      <w:proofErr w:type="gramEnd"/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</w:tblGrid>
      <w:tr w:rsidR="00E22CC4" w14:paraId="28A7A9F2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0ED3F72" w14:textId="77777777" w:rsidR="00E22CC4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E22CC4" w14:paraId="0B57213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2F5EDD" w14:textId="77777777" w:rsidR="00E22CC4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commentRangeStart w:id="0"/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 (IUCN version 3.1)</w:t>
            </w:r>
            <w:commentRangeEnd w:id="0"/>
            <w:r w:rsidR="00386C4D">
              <w:rPr>
                <w:rStyle w:val="CommentReference"/>
              </w:rPr>
              <w:commentReference w:id="0"/>
            </w:r>
          </w:p>
        </w:tc>
      </w:tr>
    </w:tbl>
    <w:p w14:paraId="28A2CDF8" w14:textId="77777777" w:rsidR="00E22CC4" w:rsidRDefault="00000000">
      <w:pPr>
        <w:pStyle w:val="Heading1"/>
        <w:divId w:val="134586518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08C46E66" w14:textId="77777777" w:rsidR="00E22CC4" w:rsidRDefault="00000000">
      <w:pPr>
        <w:pStyle w:val="Heading2"/>
        <w:divId w:val="13458651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72CC0795" w14:textId="77777777" w:rsidR="00E22CC4" w:rsidRDefault="00000000">
      <w:pPr>
        <w:pStyle w:val="NormalWeb"/>
        <w:divId w:val="134586518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2022-08-18</w:t>
      </w:r>
    </w:p>
    <w:p w14:paraId="184BD8BE" w14:textId="77777777" w:rsidR="00E22CC4" w:rsidRDefault="00000000">
      <w:pPr>
        <w:pStyle w:val="NormalWeb"/>
        <w:divId w:val="134586518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30C69D02" w14:textId="77777777" w:rsidR="00E22CC4" w:rsidRDefault="00000000">
      <w:pPr>
        <w:pStyle w:val="NormalWeb"/>
        <w:divId w:val="134586518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4E82211B" w14:textId="77777777" w:rsidR="00E22CC4" w:rsidRDefault="00000000">
      <w:pPr>
        <w:pStyle w:val="Heading2"/>
        <w:divId w:val="13458651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713CD84E" w14:textId="102BD11F" w:rsidR="00E22CC4" w:rsidRDefault="00000000">
      <w:pPr>
        <w:pStyle w:val="NormalWeb"/>
        <w:divId w:val="1345865187"/>
        <w:rPr>
          <w:rStyle w:val="fontstyle01"/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micromusa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is listed as Endangered (EN). This species is endemic to Thailand. The extent of occurrence </w:t>
      </w:r>
      <w:ins w:id="1" w:author="Jack Plummer" w:date="2022-10-18T14:09:00Z">
        <w:r w:rsidR="008D1CE4">
          <w:rPr>
            <w:rFonts w:ascii="Georgia" w:hAnsi="Georgia"/>
          </w:rPr>
          <w:t xml:space="preserve">(EOO) </w:t>
        </w:r>
      </w:ins>
      <w:r>
        <w:rPr>
          <w:rFonts w:ascii="Georgia" w:hAnsi="Georgia"/>
        </w:rPr>
        <w:t>is 1,432 km</w:t>
      </w:r>
      <w:r>
        <w:rPr>
          <w:rFonts w:ascii="Georgia" w:hAnsi="Georgia"/>
          <w:vertAlign w:val="superscript"/>
        </w:rPr>
        <w:t xml:space="preserve">2 </w:t>
      </w:r>
      <w:r>
        <w:rPr>
          <w:rFonts w:ascii="Georgia" w:hAnsi="Georgia"/>
        </w:rPr>
        <w:t>and the area of occupancy</w:t>
      </w:r>
      <w:ins w:id="2" w:author="Jack Plummer" w:date="2022-10-18T14:09:00Z">
        <w:r w:rsidR="008D1CE4">
          <w:rPr>
            <w:rFonts w:ascii="Georgia" w:hAnsi="Georgia"/>
          </w:rPr>
          <w:t xml:space="preserve"> (AOO)</w:t>
        </w:r>
      </w:ins>
      <w:r>
        <w:rPr>
          <w:rFonts w:ascii="Georgia" w:hAnsi="Georgia"/>
        </w:rPr>
        <w:t xml:space="preserve"> is 12 km</w:t>
      </w:r>
      <w:r>
        <w:rPr>
          <w:rFonts w:ascii="Georgia" w:hAnsi="Georgia"/>
          <w:vertAlign w:val="superscript"/>
        </w:rPr>
        <w:t>2</w:t>
      </w:r>
      <w:ins w:id="3" w:author="Jack Plummer" w:date="2022-10-18T13:29:00Z">
        <w:r w:rsidR="00A02477">
          <w:rPr>
            <w:rFonts w:ascii="Georgia" w:hAnsi="Georgia"/>
          </w:rPr>
          <w:t xml:space="preserve">, </w:t>
        </w:r>
      </w:ins>
      <w:del w:id="4" w:author="Jack Plummer" w:date="2022-10-18T13:29:00Z">
        <w:r w:rsidDel="00A02477">
          <w:rPr>
            <w:rFonts w:ascii="Georgia" w:hAnsi="Georgia"/>
          </w:rPr>
          <w:delText xml:space="preserve">. The EOO and the AOO are </w:delText>
        </w:r>
      </w:del>
      <w:ins w:id="5" w:author="Jack Plummer" w:date="2022-10-18T13:29:00Z">
        <w:r w:rsidR="00A02477">
          <w:rPr>
            <w:rFonts w:ascii="Georgia" w:hAnsi="Georgia"/>
          </w:rPr>
          <w:t xml:space="preserve">both </w:t>
        </w:r>
      </w:ins>
      <w:r>
        <w:rPr>
          <w:rFonts w:ascii="Georgia" w:hAnsi="Georgia"/>
        </w:rPr>
        <w:t xml:space="preserve">within the </w:t>
      </w:r>
      <w:del w:id="6" w:author="Jack Plummer" w:date="2022-10-18T13:29:00Z">
        <w:r w:rsidDel="00A02477">
          <w:rPr>
            <w:rFonts w:ascii="Georgia" w:hAnsi="Georgia"/>
          </w:rPr>
          <w:delText xml:space="preserve">boundary </w:delText>
        </w:r>
      </w:del>
      <w:ins w:id="7" w:author="Jack Plummer" w:date="2022-10-18T13:29:00Z">
        <w:r w:rsidR="00A02477">
          <w:rPr>
            <w:rFonts w:ascii="Georgia" w:hAnsi="Georgia"/>
          </w:rPr>
          <w:t xml:space="preserve">threshold values </w:t>
        </w:r>
      </w:ins>
      <w:r>
        <w:rPr>
          <w:rFonts w:ascii="Georgia" w:hAnsi="Georgia"/>
        </w:rPr>
        <w:t xml:space="preserve">for </w:t>
      </w:r>
      <w:ins w:id="8" w:author="Jack Plummer" w:date="2022-10-18T13:29:00Z">
        <w:r w:rsidR="00A02477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Endangered</w:t>
      </w:r>
      <w:ins w:id="9" w:author="Jack Plummer" w:date="2022-10-18T13:29:00Z">
        <w:r w:rsidR="00A02477">
          <w:rPr>
            <w:rFonts w:ascii="Georgia" w:hAnsi="Georgia"/>
          </w:rPr>
          <w:t xml:space="preserve"> category under criterion B</w:t>
        </w:r>
      </w:ins>
      <w:r>
        <w:rPr>
          <w:rFonts w:ascii="Georgia" w:hAnsi="Georgia"/>
        </w:rPr>
        <w:t xml:space="preserve">. The </w:t>
      </w:r>
      <w:del w:id="10" w:author="Jack Plummer" w:date="2022-10-18T13:29:00Z">
        <w:r w:rsidDel="00A02477">
          <w:rPr>
            <w:rFonts w:ascii="Georgia" w:hAnsi="Georgia"/>
          </w:rPr>
          <w:delText>number of</w:delText>
        </w:r>
      </w:del>
      <w:ins w:id="11" w:author="Jack Plummer" w:date="2022-10-18T13:29:00Z">
        <w:r w:rsidR="00A02477">
          <w:rPr>
            <w:rFonts w:ascii="Georgia" w:hAnsi="Georgia"/>
          </w:rPr>
          <w:t>species is known from three</w:t>
        </w:r>
      </w:ins>
      <w:r>
        <w:rPr>
          <w:rFonts w:ascii="Georgia" w:hAnsi="Georgia"/>
        </w:rPr>
        <w:t xml:space="preserve"> locations</w:t>
      </w:r>
      <w:del w:id="12" w:author="Jack Plummer" w:date="2022-10-18T13:30:00Z">
        <w:r w:rsidDel="00A02477">
          <w:rPr>
            <w:rFonts w:ascii="Georgia" w:hAnsi="Georgia"/>
          </w:rPr>
          <w:delText xml:space="preserve"> is less than 10 locations</w:delText>
        </w:r>
      </w:del>
      <w:r>
        <w:rPr>
          <w:rFonts w:ascii="Georgia" w:hAnsi="Georgia"/>
        </w:rPr>
        <w:t xml:space="preserve">. </w:t>
      </w:r>
      <w:ins w:id="13" w:author="Jack Plummer" w:date="2022-10-18T13:30:00Z">
        <w:r w:rsidR="00A02477">
          <w:rPr>
            <w:rFonts w:ascii="Georgia" w:hAnsi="Georgia"/>
          </w:rPr>
          <w:t xml:space="preserve">While </w:t>
        </w:r>
      </w:ins>
      <w:del w:id="14" w:author="Jack Plummer" w:date="2022-10-18T13:30:00Z">
        <w:r w:rsidDel="00A02477">
          <w:rPr>
            <w:rStyle w:val="fontstyle01"/>
            <w:rFonts w:ascii="Georgia" w:hAnsi="Georgia"/>
          </w:rPr>
          <w:delText>A</w:delText>
        </w:r>
      </w:del>
      <w:ins w:id="15" w:author="Jack Plummer" w:date="2022-10-18T13:30:00Z">
        <w:r w:rsidR="00A02477">
          <w:rPr>
            <w:rStyle w:val="fontstyle01"/>
            <w:rFonts w:ascii="Georgia" w:hAnsi="Georgia"/>
          </w:rPr>
          <w:t>a</w:t>
        </w:r>
      </w:ins>
      <w:r>
        <w:rPr>
          <w:rStyle w:val="fontstyle01"/>
          <w:rFonts w:ascii="Georgia" w:hAnsi="Georgia"/>
        </w:rPr>
        <w:t>ll known localities are in protected areas</w:t>
      </w:r>
      <w:ins w:id="16" w:author="Jack Plummer" w:date="2022-10-18T13:30:00Z">
        <w:r w:rsidR="00A02477">
          <w:rPr>
            <w:rStyle w:val="fontstyle01"/>
            <w:rFonts w:ascii="Georgia" w:hAnsi="Georgia"/>
          </w:rPr>
          <w:t>,</w:t>
        </w:r>
      </w:ins>
      <w:del w:id="17" w:author="Jack Plummer" w:date="2022-10-18T13:30:00Z">
        <w:r w:rsidDel="00A02477">
          <w:rPr>
            <w:rStyle w:val="fontstyle01"/>
            <w:rFonts w:ascii="Georgia" w:hAnsi="Georgia"/>
          </w:rPr>
          <w:delText>.</w:delText>
        </w:r>
      </w:del>
      <w:r>
        <w:rPr>
          <w:rStyle w:val="fontstyle01"/>
          <w:rFonts w:ascii="Georgia" w:hAnsi="Georgia"/>
        </w:rPr>
        <w:t xml:space="preserve"> </w:t>
      </w:r>
      <w:ins w:id="18" w:author="Jack Plummer" w:date="2022-10-18T13:30:00Z">
        <w:r w:rsidR="00A02477">
          <w:rPr>
            <w:rStyle w:val="fontstyle01"/>
            <w:rFonts w:ascii="Georgia" w:hAnsi="Georgia"/>
          </w:rPr>
          <w:t>t</w:t>
        </w:r>
      </w:ins>
      <w:del w:id="19" w:author="Jack Plummer" w:date="2022-10-18T13:30:00Z">
        <w:r w:rsidDel="00A02477">
          <w:rPr>
            <w:rStyle w:val="fontstyle01"/>
            <w:rFonts w:ascii="Georgia" w:hAnsi="Georgia"/>
          </w:rPr>
          <w:delText>T</w:delText>
        </w:r>
      </w:del>
      <w:r>
        <w:rPr>
          <w:rStyle w:val="fontstyle01"/>
          <w:rFonts w:ascii="Georgia" w:hAnsi="Georgia"/>
        </w:rPr>
        <w:t xml:space="preserve">he </w:t>
      </w:r>
      <w:ins w:id="20" w:author="Jack Plummer" w:date="2022-10-18T13:30:00Z">
        <w:r w:rsidR="00A02477">
          <w:rPr>
            <w:rStyle w:val="fontstyle01"/>
            <w:rFonts w:ascii="Georgia" w:hAnsi="Georgia"/>
          </w:rPr>
          <w:t>sub</w:t>
        </w:r>
      </w:ins>
      <w:r>
        <w:rPr>
          <w:rStyle w:val="fontstyle01"/>
          <w:rFonts w:ascii="Georgia" w:hAnsi="Georgia"/>
        </w:rPr>
        <w:t>population at Nang Rong Waterfall was found beside the walkway from the parking</w:t>
      </w:r>
      <w:ins w:id="21" w:author="Jack Plummer" w:date="2022-10-18T13:30:00Z">
        <w:r w:rsidR="00A02477">
          <w:rPr>
            <w:rStyle w:val="fontstyle01"/>
            <w:rFonts w:ascii="Georgia" w:hAnsi="Georgia"/>
          </w:rPr>
          <w:t xml:space="preserve"> area</w:t>
        </w:r>
      </w:ins>
      <w:r>
        <w:rPr>
          <w:rStyle w:val="fontstyle01"/>
          <w:rFonts w:ascii="Georgia" w:hAnsi="Georgia"/>
        </w:rPr>
        <w:t xml:space="preserve"> to the waterfall</w:t>
      </w:r>
      <w:ins w:id="22" w:author="Jack Plummer" w:date="2022-10-18T13:30:00Z">
        <w:r w:rsidR="00A02477">
          <w:rPr>
            <w:rStyle w:val="fontstyle01"/>
            <w:rFonts w:ascii="Georgia" w:hAnsi="Georgia"/>
          </w:rPr>
          <w:t xml:space="preserve"> and</w:t>
        </w:r>
      </w:ins>
      <w:del w:id="23" w:author="Jack Plummer" w:date="2022-10-18T13:30:00Z">
        <w:r w:rsidDel="00A02477">
          <w:rPr>
            <w:rStyle w:val="fontstyle01"/>
            <w:rFonts w:ascii="Georgia" w:hAnsi="Georgia"/>
          </w:rPr>
          <w:delText>. Then this species</w:delText>
        </w:r>
      </w:del>
      <w:r>
        <w:rPr>
          <w:rStyle w:val="fontstyle01"/>
          <w:rFonts w:ascii="Georgia" w:hAnsi="Georgia"/>
        </w:rPr>
        <w:t xml:space="preserve"> is at high risk of being trampled by tourists. </w:t>
      </w:r>
      <w:commentRangeStart w:id="24"/>
      <w:r w:rsidRPr="008D1CE4">
        <w:rPr>
          <w:rStyle w:val="fontstyle01"/>
          <w:rFonts w:ascii="Georgia" w:hAnsi="Georgia"/>
          <w:strike/>
          <w:rPrChange w:id="25" w:author="Jack Plummer" w:date="2022-10-18T14:08:00Z">
            <w:rPr>
              <w:rStyle w:val="fontstyle01"/>
              <w:rFonts w:ascii="Georgia" w:hAnsi="Georgia"/>
            </w:rPr>
          </w:rPrChange>
        </w:rPr>
        <w:t xml:space="preserve">Moreover, it </w:t>
      </w:r>
      <w:proofErr w:type="gramStart"/>
      <w:r w:rsidRPr="008D1CE4">
        <w:rPr>
          <w:rStyle w:val="fontstyle01"/>
          <w:rFonts w:ascii="Georgia" w:hAnsi="Georgia"/>
          <w:strike/>
          <w:rPrChange w:id="26" w:author="Jack Plummer" w:date="2022-10-18T14:08:00Z">
            <w:rPr>
              <w:rStyle w:val="fontstyle01"/>
              <w:rFonts w:ascii="Georgia" w:hAnsi="Georgia"/>
            </w:rPr>
          </w:rPrChange>
        </w:rPr>
        <w:t>consist</w:t>
      </w:r>
      <w:proofErr w:type="gramEnd"/>
      <w:r w:rsidRPr="008D1CE4">
        <w:rPr>
          <w:rStyle w:val="fontstyle01"/>
          <w:rFonts w:ascii="Georgia" w:hAnsi="Georgia"/>
          <w:strike/>
          <w:rPrChange w:id="27" w:author="Jack Plummer" w:date="2022-10-18T14:08:00Z">
            <w:rPr>
              <w:rStyle w:val="fontstyle01"/>
              <w:rFonts w:ascii="Georgia" w:hAnsi="Georgia"/>
            </w:rPr>
          </w:rPrChange>
        </w:rPr>
        <w:t xml:space="preserve"> of less than 1,000 mature individuals.</w:t>
      </w:r>
      <w:commentRangeEnd w:id="24"/>
      <w:r w:rsidR="008D1CE4" w:rsidRPr="008D1CE4">
        <w:rPr>
          <w:rStyle w:val="CommentReference"/>
          <w:strike/>
          <w:rPrChange w:id="28" w:author="Jack Plummer" w:date="2022-10-18T14:08:00Z">
            <w:rPr>
              <w:rStyle w:val="CommentReference"/>
            </w:rPr>
          </w:rPrChange>
        </w:rPr>
        <w:commentReference w:id="24"/>
      </w:r>
      <w:r>
        <w:rPr>
          <w:rStyle w:val="fontstyle01"/>
          <w:rFonts w:ascii="Georgia" w:hAnsi="Georgia"/>
        </w:rPr>
        <w:t xml:space="preserve"> Th</w:t>
      </w:r>
      <w:ins w:id="29" w:author="Jack Plummer" w:date="2022-10-18T14:08:00Z">
        <w:r w:rsidR="008D1CE4">
          <w:rPr>
            <w:rStyle w:val="fontstyle01"/>
            <w:rFonts w:ascii="Georgia" w:hAnsi="Georgia"/>
          </w:rPr>
          <w:t>e</w:t>
        </w:r>
      </w:ins>
      <w:del w:id="30" w:author="Jack Plummer" w:date="2022-10-18T14:08:00Z">
        <w:r w:rsidDel="008D1CE4">
          <w:rPr>
            <w:rStyle w:val="fontstyle01"/>
            <w:rFonts w:ascii="Georgia" w:hAnsi="Georgia"/>
          </w:rPr>
          <w:delText>is</w:delText>
        </w:r>
      </w:del>
      <w:r>
        <w:rPr>
          <w:rStyle w:val="fontstyle01"/>
          <w:rFonts w:ascii="Georgia" w:hAnsi="Georgia"/>
        </w:rPr>
        <w:t xml:space="preserve"> </w:t>
      </w:r>
      <w:ins w:id="31" w:author="Jack Plummer" w:date="2022-10-18T14:08:00Z">
        <w:r w:rsidR="008D1CE4">
          <w:rPr>
            <w:rStyle w:val="fontstyle01"/>
            <w:rFonts w:ascii="Georgia" w:hAnsi="Georgia"/>
          </w:rPr>
          <w:t>sub</w:t>
        </w:r>
      </w:ins>
      <w:r>
        <w:rPr>
          <w:rStyle w:val="fontstyle01"/>
          <w:rFonts w:ascii="Georgia" w:hAnsi="Georgia"/>
        </w:rPr>
        <w:t>population</w:t>
      </w:r>
      <w:ins w:id="32" w:author="Jack Plummer" w:date="2022-10-18T14:10:00Z">
        <w:r w:rsidR="008D1CE4">
          <w:rPr>
            <w:rStyle w:val="fontstyle01"/>
            <w:rFonts w:ascii="Georgia" w:hAnsi="Georgia"/>
          </w:rPr>
          <w:t>s</w:t>
        </w:r>
      </w:ins>
      <w:r>
        <w:rPr>
          <w:rStyle w:val="fontstyle01"/>
          <w:rFonts w:ascii="Georgia" w:hAnsi="Georgia"/>
        </w:rPr>
        <w:t xml:space="preserve"> occur</w:t>
      </w:r>
      <w:del w:id="33" w:author="Jack Plummer" w:date="2022-10-18T14:08:00Z">
        <w:r w:rsidDel="008D1CE4">
          <w:rPr>
            <w:rStyle w:val="fontstyle01"/>
            <w:rFonts w:ascii="Georgia" w:hAnsi="Georgia"/>
          </w:rPr>
          <w:delText>s</w:delText>
        </w:r>
      </w:del>
      <w:r>
        <w:rPr>
          <w:rStyle w:val="fontstyle01"/>
          <w:rFonts w:ascii="Georgia" w:hAnsi="Georgia"/>
        </w:rPr>
        <w:t xml:space="preserve"> in small and very restrict</w:t>
      </w:r>
      <w:ins w:id="34" w:author="Jack Plummer" w:date="2022-10-18T14:09:00Z">
        <w:r w:rsidR="008D1CE4">
          <w:rPr>
            <w:rStyle w:val="fontstyle01"/>
            <w:rFonts w:ascii="Georgia" w:hAnsi="Georgia"/>
          </w:rPr>
          <w:t>ed</w:t>
        </w:r>
      </w:ins>
      <w:r>
        <w:rPr>
          <w:rStyle w:val="fontstyle01"/>
          <w:rFonts w:ascii="Georgia" w:hAnsi="Georgia"/>
        </w:rPr>
        <w:t xml:space="preserve"> areas</w:t>
      </w:r>
      <w:ins w:id="35" w:author="Jack Plummer" w:date="2022-10-18T14:09:00Z">
        <w:r w:rsidR="008D1CE4">
          <w:rPr>
            <w:rStyle w:val="fontstyle01"/>
            <w:rFonts w:ascii="Georgia" w:hAnsi="Georgia"/>
          </w:rPr>
          <w:t>,</w:t>
        </w:r>
      </w:ins>
      <w:del w:id="36" w:author="Jack Plummer" w:date="2022-10-18T14:09:00Z">
        <w:r w:rsidDel="008D1CE4">
          <w:rPr>
            <w:rStyle w:val="fontstyle01"/>
            <w:rFonts w:ascii="Georgia" w:hAnsi="Georgia"/>
          </w:rPr>
          <w:delText>. T</w:delText>
        </w:r>
      </w:del>
      <w:ins w:id="37" w:author="Jack Plummer" w:date="2022-10-18T14:09:00Z">
        <w:r w:rsidR="008D1CE4">
          <w:rPr>
            <w:rStyle w:val="fontstyle01"/>
            <w:rFonts w:ascii="Georgia" w:hAnsi="Georgia"/>
          </w:rPr>
          <w:t xml:space="preserve"> t</w:t>
        </w:r>
      </w:ins>
      <w:r>
        <w:rPr>
          <w:rStyle w:val="fontstyle01"/>
          <w:rFonts w:ascii="Georgia" w:hAnsi="Georgia"/>
        </w:rPr>
        <w:t>he habitat of this species is</w:t>
      </w:r>
      <w:del w:id="38" w:author="Jack Plummer" w:date="2022-10-18T14:10:00Z">
        <w:r w:rsidDel="008D1CE4">
          <w:rPr>
            <w:rStyle w:val="fontstyle01"/>
            <w:rFonts w:ascii="Georgia" w:hAnsi="Georgia"/>
          </w:rPr>
          <w:delText xml:space="preserve"> </w:delText>
        </w:r>
      </w:del>
      <w:ins w:id="39" w:author="Jack Plummer" w:date="2022-10-18T14:10:00Z">
        <w:r w:rsidR="008D1CE4">
          <w:rPr>
            <w:rStyle w:val="fontstyle01"/>
            <w:rFonts w:ascii="Georgia" w:hAnsi="Georgia"/>
          </w:rPr>
          <w:t xml:space="preserve"> undergoing continued degradation</w:t>
        </w:r>
      </w:ins>
      <w:del w:id="40" w:author="Jack Plummer" w:date="2022-10-18T14:10:00Z">
        <w:r w:rsidDel="008D1CE4">
          <w:rPr>
            <w:rStyle w:val="fontstyle01"/>
            <w:rFonts w:ascii="Georgia" w:hAnsi="Georgia"/>
          </w:rPr>
          <w:delText>degraded</w:delText>
        </w:r>
      </w:del>
      <w:ins w:id="41" w:author="Jack Plummer" w:date="2022-10-18T14:09:00Z">
        <w:r w:rsidR="008D1CE4">
          <w:rPr>
            <w:rStyle w:val="fontstyle01"/>
            <w:rFonts w:ascii="Georgia" w:hAnsi="Georgia"/>
          </w:rPr>
          <w:t>, and</w:t>
        </w:r>
      </w:ins>
      <w:del w:id="42" w:author="Jack Plummer" w:date="2022-10-18T14:09:00Z">
        <w:r w:rsidDel="008D1CE4">
          <w:rPr>
            <w:rStyle w:val="fontstyle01"/>
            <w:rFonts w:ascii="Georgia" w:hAnsi="Georgia"/>
          </w:rPr>
          <w:delText>.</w:delText>
        </w:r>
      </w:del>
      <w:r>
        <w:rPr>
          <w:rStyle w:val="fontstyle01"/>
          <w:rFonts w:ascii="Georgia" w:hAnsi="Georgia"/>
        </w:rPr>
        <w:t xml:space="preserve"> </w:t>
      </w:r>
      <w:ins w:id="43" w:author="Jack Plummer" w:date="2022-10-18T14:09:00Z">
        <w:r w:rsidR="008D1CE4">
          <w:rPr>
            <w:rStyle w:val="fontstyle01"/>
            <w:rFonts w:ascii="Georgia" w:hAnsi="Georgia"/>
          </w:rPr>
          <w:t>t</w:t>
        </w:r>
      </w:ins>
      <w:del w:id="44" w:author="Jack Plummer" w:date="2022-10-18T14:09:00Z">
        <w:r w:rsidDel="008D1CE4">
          <w:rPr>
            <w:rStyle w:val="fontstyle01"/>
            <w:rFonts w:ascii="Georgia" w:hAnsi="Georgia"/>
          </w:rPr>
          <w:delText>T</w:delText>
        </w:r>
      </w:del>
      <w:r>
        <w:rPr>
          <w:rStyle w:val="fontstyle01"/>
          <w:rFonts w:ascii="Georgia" w:hAnsi="Georgia"/>
        </w:rPr>
        <w:t xml:space="preserve">he population trend is suspected to be decreasing. However, </w:t>
      </w:r>
      <w:del w:id="45" w:author="Jack Plummer" w:date="2022-10-18T14:09:00Z">
        <w:r w:rsidDel="008D1CE4">
          <w:rPr>
            <w:rStyle w:val="fontstyle01"/>
            <w:rFonts w:ascii="Georgia" w:hAnsi="Georgia"/>
          </w:rPr>
          <w:delText xml:space="preserve">the </w:delText>
        </w:r>
      </w:del>
      <w:r>
        <w:rPr>
          <w:rStyle w:val="fontstyle01"/>
          <w:rFonts w:ascii="Georgia" w:hAnsi="Georgia"/>
        </w:rPr>
        <w:t xml:space="preserve">information </w:t>
      </w:r>
      <w:ins w:id="46" w:author="Jack Plummer" w:date="2022-10-18T14:09:00Z">
        <w:r w:rsidR="008D1CE4">
          <w:rPr>
            <w:rStyle w:val="fontstyle01"/>
            <w:rFonts w:ascii="Georgia" w:hAnsi="Georgia"/>
          </w:rPr>
          <w:t>on the</w:t>
        </w:r>
      </w:ins>
      <w:del w:id="47" w:author="Jack Plummer" w:date="2022-10-18T14:09:00Z">
        <w:r w:rsidDel="008D1CE4">
          <w:rPr>
            <w:rStyle w:val="fontstyle01"/>
            <w:rFonts w:ascii="Georgia" w:hAnsi="Georgia"/>
          </w:rPr>
          <w:delText>of</w:delText>
        </w:r>
      </w:del>
      <w:r>
        <w:rPr>
          <w:rStyle w:val="fontstyle01"/>
          <w:rFonts w:ascii="Georgia" w:hAnsi="Georgia"/>
        </w:rPr>
        <w:t xml:space="preserve"> </w:t>
      </w:r>
      <w:ins w:id="48" w:author="Jack Plummer" w:date="2022-10-18T14:09:00Z">
        <w:r w:rsidR="008D1CE4">
          <w:rPr>
            <w:rStyle w:val="fontstyle01"/>
            <w:rFonts w:ascii="Georgia" w:hAnsi="Georgia"/>
          </w:rPr>
          <w:t>sub</w:t>
        </w:r>
      </w:ins>
      <w:r>
        <w:rPr>
          <w:rStyle w:val="fontstyle01"/>
          <w:rFonts w:ascii="Georgia" w:hAnsi="Georgia"/>
        </w:rPr>
        <w:t xml:space="preserve">population size and threats at </w:t>
      </w:r>
      <w:proofErr w:type="spellStart"/>
      <w:r>
        <w:rPr>
          <w:rStyle w:val="fontstyle01"/>
          <w:rFonts w:ascii="Georgia" w:hAnsi="Georgia"/>
        </w:rPr>
        <w:t>Samrong</w:t>
      </w:r>
      <w:proofErr w:type="spellEnd"/>
      <w:r>
        <w:rPr>
          <w:rStyle w:val="fontstyle01"/>
          <w:rFonts w:ascii="Georgia" w:hAnsi="Georgia"/>
        </w:rPr>
        <w:t xml:space="preserve"> </w:t>
      </w:r>
      <w:proofErr w:type="spellStart"/>
      <w:r>
        <w:rPr>
          <w:rStyle w:val="fontstyle01"/>
          <w:rFonts w:ascii="Georgia" w:hAnsi="Georgia"/>
        </w:rPr>
        <w:t>Kiat</w:t>
      </w:r>
      <w:proofErr w:type="spellEnd"/>
      <w:r>
        <w:rPr>
          <w:rStyle w:val="fontstyle01"/>
          <w:rFonts w:ascii="Georgia" w:hAnsi="Georgia"/>
        </w:rPr>
        <w:t xml:space="preserve"> Waterfall are still required to confirm whether a </w:t>
      </w:r>
      <w:ins w:id="49" w:author="Jack Plummer" w:date="2022-10-18T14:10:00Z">
        <w:r w:rsidR="008D1CE4">
          <w:rPr>
            <w:rStyle w:val="fontstyle01"/>
            <w:rFonts w:ascii="Georgia" w:hAnsi="Georgia"/>
          </w:rPr>
          <w:t xml:space="preserve">population </w:t>
        </w:r>
      </w:ins>
      <w:r>
        <w:rPr>
          <w:rStyle w:val="fontstyle01"/>
          <w:rFonts w:ascii="Georgia" w:hAnsi="Georgia"/>
        </w:rPr>
        <w:t>decline is apparent and ongoing. Given its restricted EOO, AOO and number of locations alongside a continuing decline in habitat, it is assessed as Endangered B1ab(iii)+2ab(iii).</w:t>
      </w:r>
    </w:p>
    <w:p w14:paraId="46431DD3" w14:textId="77777777" w:rsidR="00E22CC4" w:rsidRDefault="00000000">
      <w:pPr>
        <w:pStyle w:val="Heading1"/>
        <w:divId w:val="780148433"/>
        <w:rPr>
          <w:rFonts w:eastAsia="Times New Roman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17DBFA4D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D1E1CDC" w14:textId="70AD9467" w:rsidR="00E22CC4" w:rsidRDefault="00000000">
      <w:pPr>
        <w:pStyle w:val="NormalWeb"/>
        <w:divId w:val="780148433"/>
        <w:rPr>
          <w:rStyle w:val="fontstyle01"/>
        </w:rPr>
      </w:pPr>
      <w:r>
        <w:rPr>
          <w:rFonts w:ascii="Georgia" w:hAnsi="Georgia"/>
        </w:rPr>
        <w:t xml:space="preserve">This species is known from </w:t>
      </w:r>
      <w:r>
        <w:rPr>
          <w:rStyle w:val="fontstyle01"/>
          <w:rFonts w:ascii="Georgia" w:hAnsi="Georgia"/>
        </w:rPr>
        <w:t xml:space="preserve">Nang Rong Waterfall (Nakhon Nayok province) and </w:t>
      </w:r>
      <w:proofErr w:type="spellStart"/>
      <w:r>
        <w:rPr>
          <w:rStyle w:val="fontstyle01"/>
          <w:rFonts w:ascii="Georgia" w:hAnsi="Georgia"/>
        </w:rPr>
        <w:t>Samrong</w:t>
      </w:r>
      <w:proofErr w:type="spellEnd"/>
      <w:r>
        <w:rPr>
          <w:rStyle w:val="fontstyle01"/>
          <w:rFonts w:ascii="Georgia" w:hAnsi="Georgia"/>
        </w:rPr>
        <w:t xml:space="preserve"> </w:t>
      </w:r>
      <w:proofErr w:type="spellStart"/>
      <w:r>
        <w:rPr>
          <w:rStyle w:val="fontstyle01"/>
          <w:rFonts w:ascii="Georgia" w:hAnsi="Georgia"/>
        </w:rPr>
        <w:t>Kiat</w:t>
      </w:r>
      <w:proofErr w:type="spellEnd"/>
      <w:r>
        <w:rPr>
          <w:rStyle w:val="fontstyle01"/>
          <w:rFonts w:ascii="Georgia" w:hAnsi="Georgia"/>
        </w:rPr>
        <w:t xml:space="preserve"> Waterfall (</w:t>
      </w:r>
      <w:proofErr w:type="spellStart"/>
      <w:r>
        <w:rPr>
          <w:rStyle w:val="fontstyle01"/>
          <w:rFonts w:ascii="Georgia" w:hAnsi="Georgia"/>
        </w:rPr>
        <w:t>Sisaket</w:t>
      </w:r>
      <w:proofErr w:type="spellEnd"/>
      <w:r>
        <w:rPr>
          <w:rStyle w:val="fontstyle01"/>
          <w:rFonts w:ascii="Georgia" w:hAnsi="Georgia"/>
        </w:rPr>
        <w:t xml:space="preserve"> province). </w:t>
      </w:r>
      <w:del w:id="50" w:author="Jack Plummer" w:date="2022-10-18T13:31:00Z">
        <w:r w:rsidDel="00A02477">
          <w:rPr>
            <w:rStyle w:val="fontstyle01"/>
            <w:rFonts w:ascii="Georgia" w:hAnsi="Georgia"/>
          </w:rPr>
          <w:delText xml:space="preserve">All locations are within the boundary of protected areas. </w:delText>
        </w:r>
      </w:del>
      <w:r>
        <w:rPr>
          <w:rStyle w:val="fontstyle01"/>
          <w:rFonts w:ascii="Georgia" w:hAnsi="Georgia"/>
        </w:rPr>
        <w:t>The extent of occurrence is 1,432 km</w:t>
      </w:r>
      <w:r>
        <w:rPr>
          <w:rStyle w:val="fontstyle01"/>
          <w:rFonts w:ascii="Georgia" w:hAnsi="Georgia"/>
          <w:vertAlign w:val="superscript"/>
        </w:rPr>
        <w:t xml:space="preserve">2 </w:t>
      </w:r>
      <w:r>
        <w:rPr>
          <w:rStyle w:val="fontstyle01"/>
          <w:rFonts w:ascii="Georgia" w:hAnsi="Georgia"/>
        </w:rPr>
        <w:t>and the area of occupancy is 12 km</w:t>
      </w:r>
      <w:r>
        <w:rPr>
          <w:rStyle w:val="fontstyle01"/>
          <w:rFonts w:ascii="Georgia" w:hAnsi="Georgia"/>
          <w:vertAlign w:val="superscript"/>
        </w:rPr>
        <w:t>2</w:t>
      </w:r>
      <w:r>
        <w:rPr>
          <w:rStyle w:val="fontstyle01"/>
          <w:rFonts w:ascii="Georgia" w:hAnsi="Georgia"/>
        </w:rPr>
        <w:t>. It has an altitud</w:t>
      </w:r>
      <w:ins w:id="51" w:author="Jack Plummer" w:date="2022-10-18T13:31:00Z">
        <w:r w:rsidR="00A02477">
          <w:rPr>
            <w:rStyle w:val="fontstyle01"/>
            <w:rFonts w:ascii="Georgia" w:hAnsi="Georgia"/>
          </w:rPr>
          <w:t>inal</w:t>
        </w:r>
      </w:ins>
      <w:del w:id="52" w:author="Jack Plummer" w:date="2022-10-18T13:31:00Z">
        <w:r w:rsidDel="00A02477">
          <w:rPr>
            <w:rStyle w:val="fontstyle01"/>
            <w:rFonts w:ascii="Georgia" w:hAnsi="Georgia"/>
          </w:rPr>
          <w:delText>e</w:delText>
        </w:r>
      </w:del>
      <w:r>
        <w:rPr>
          <w:rStyle w:val="fontstyle01"/>
          <w:rFonts w:ascii="Georgia" w:hAnsi="Georgia"/>
        </w:rPr>
        <w:t xml:space="preserve"> range </w:t>
      </w:r>
      <w:del w:id="53" w:author="Jack Plummer" w:date="2022-10-18T13:31:00Z">
        <w:r w:rsidDel="00A02477">
          <w:rPr>
            <w:rStyle w:val="fontstyle01"/>
            <w:rFonts w:ascii="Georgia" w:hAnsi="Georgia"/>
          </w:rPr>
          <w:delText xml:space="preserve">occurring </w:delText>
        </w:r>
      </w:del>
      <w:r>
        <w:rPr>
          <w:rStyle w:val="fontstyle01"/>
          <w:rFonts w:ascii="Georgia" w:hAnsi="Georgia"/>
        </w:rPr>
        <w:t>between 75 and 450 m</w:t>
      </w:r>
      <w:ins w:id="54" w:author="Jack Plummer" w:date="2022-10-18T13:31:00Z">
        <w:r w:rsidR="00A02477">
          <w:rPr>
            <w:rStyle w:val="fontstyle01"/>
            <w:rFonts w:ascii="Georgia" w:hAnsi="Georgia"/>
          </w:rPr>
          <w:t xml:space="preserve"> asl</w:t>
        </w:r>
      </w:ins>
      <w:r>
        <w:rPr>
          <w:rStyle w:val="fontstyle01"/>
          <w:rFonts w:ascii="Georgia" w:hAnsi="Georgia"/>
        </w:rPr>
        <w:t>.</w:t>
      </w:r>
    </w:p>
    <w:p w14:paraId="3746094D" w14:textId="77777777" w:rsidR="00E22CC4" w:rsidRDefault="00000000">
      <w:pPr>
        <w:pStyle w:val="Heading2"/>
        <w:divId w:val="780148433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593"/>
      </w:tblGrid>
      <w:tr w:rsidR="00E22CC4" w14:paraId="4EB33186" w14:textId="77777777">
        <w:trPr>
          <w:divId w:val="78014843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DF9FA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FD5503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E22CC4" w14:paraId="7D081AFA" w14:textId="77777777">
        <w:trPr>
          <w:divId w:val="780148433"/>
          <w:tblCellSpacing w:w="15" w:type="dxa"/>
        </w:trPr>
        <w:tc>
          <w:tcPr>
            <w:tcW w:w="0" w:type="auto"/>
            <w:vAlign w:val="center"/>
            <w:hideMark/>
          </w:tcPr>
          <w:p w14:paraId="4B7FCEED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322D7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Based on point data for three documented localities. </w:t>
            </w:r>
          </w:p>
        </w:tc>
      </w:tr>
    </w:tbl>
    <w:p w14:paraId="3AFFF1B7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382"/>
        <w:gridCol w:w="4464"/>
      </w:tblGrid>
      <w:tr w:rsidR="00E22CC4" w14:paraId="75D91CD3" w14:textId="77777777">
        <w:trPr>
          <w:divId w:val="78014843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E8D978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EB77D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61ED4B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E22CC4" w14:paraId="1D8B9EB8" w14:textId="77777777">
        <w:trPr>
          <w:divId w:val="780148433"/>
          <w:tblCellSpacing w:w="15" w:type="dxa"/>
        </w:trPr>
        <w:tc>
          <w:tcPr>
            <w:tcW w:w="0" w:type="auto"/>
            <w:vAlign w:val="center"/>
            <w:hideMark/>
          </w:tcPr>
          <w:p w14:paraId="2533CEE7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1432</w:t>
            </w:r>
          </w:p>
        </w:tc>
        <w:tc>
          <w:tcPr>
            <w:tcW w:w="0" w:type="auto"/>
            <w:vAlign w:val="center"/>
            <w:hideMark/>
          </w:tcPr>
          <w:p w14:paraId="4F953E52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B84B7CB" w14:textId="725B0A60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55" w:author="Jack Plummer" w:date="2022-10-18T14:10:00Z">
              <w:r w:rsidDel="008D1CE4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56" w:author="Jack Plummer" w:date="2022-10-18T14:10:00Z">
              <w:r w:rsidR="008D1CE4">
                <w:rPr>
                  <w:rFonts w:ascii="Georgia" w:eastAsia="Times New Roman" w:hAnsi="Georgia"/>
                  <w:sz w:val="18"/>
                  <w:szCs w:val="18"/>
                </w:rPr>
                <w:t>m</w:t>
              </w:r>
              <w:r w:rsidR="008D1CE4">
                <w:rPr>
                  <w:rFonts w:eastAsia="Times New Roman"/>
                  <w:sz w:val="18"/>
                  <w:szCs w:val="18"/>
                </w:rPr>
                <w:t>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1054C69F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7400"/>
      </w:tblGrid>
      <w:tr w:rsidR="008D1CE4" w14:paraId="33ACA060" w14:textId="77777777">
        <w:trPr>
          <w:divId w:val="78014843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548A12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4192E2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8D1CE4" w14:paraId="3027F278" w14:textId="77777777">
        <w:trPr>
          <w:divId w:val="780148433"/>
          <w:tblCellSpacing w:w="15" w:type="dxa"/>
        </w:trPr>
        <w:tc>
          <w:tcPr>
            <w:tcW w:w="0" w:type="auto"/>
            <w:vAlign w:val="center"/>
            <w:hideMark/>
          </w:tcPr>
          <w:p w14:paraId="0091462A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3D7114" w14:textId="17285AEB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Collection localities occur in three disjunct clusters between Nakhon Nayok and Si Sa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Ket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  <w:ins w:id="57" w:author="Jack Plummer" w:date="2022-10-18T14:11:00Z">
              <w:r w:rsidR="008D1CE4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  <w:r w:rsidR="008D1CE4">
                <w:rPr>
                  <w:rFonts w:eastAsia="Times New Roman"/>
                  <w:sz w:val="18"/>
                  <w:szCs w:val="18"/>
                </w:rPr>
                <w:t>As threats are localised, these are viewed as distinct locations.</w:t>
              </w:r>
            </w:ins>
          </w:p>
        </w:tc>
      </w:tr>
    </w:tbl>
    <w:p w14:paraId="078DC19C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9"/>
        <w:gridCol w:w="3491"/>
        <w:tblGridChange w:id="58">
          <w:tblGrid>
            <w:gridCol w:w="5519"/>
            <w:gridCol w:w="211"/>
            <w:gridCol w:w="3280"/>
          </w:tblGrid>
        </w:tblGridChange>
      </w:tblGrid>
      <w:tr w:rsidR="00E22CC4" w14:paraId="15A2C6A7" w14:textId="77777777">
        <w:trPr>
          <w:divId w:val="78014843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449333E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3FCCDA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E22CC4" w14:paraId="6E39AE90" w14:textId="77777777" w:rsidTr="008D1CE4">
        <w:tblPrEx>
          <w:tblW w:w="0" w:type="auto"/>
          <w:tblCellSpacing w:w="15" w:type="dxa"/>
          <w:tbl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blBorders>
          <w:tblCellMar>
            <w:top w:w="15" w:type="dxa"/>
            <w:left w:w="15" w:type="dxa"/>
            <w:bottom w:w="15" w:type="dxa"/>
            <w:right w:w="15" w:type="dxa"/>
          </w:tblCellMar>
          <w:tblPrExChange w:id="59" w:author="Jack Plummer" w:date="2022-10-18T14:11:00Z">
            <w:tblPrEx>
              <w:tblW w:w="0" w:type="auto"/>
              <w:tblCellSpacing w:w="15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rPr>
          <w:divId w:val="780148433"/>
          <w:trHeight w:val="546"/>
          <w:tblCellSpacing w:w="15" w:type="dxa"/>
          <w:trPrChange w:id="60" w:author="Jack Plummer" w:date="2022-10-18T14:11:00Z">
            <w:trPr>
              <w:divId w:val="780148433"/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61" w:author="Jack Plummer" w:date="2022-10-18T14:11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0ABA706" w14:textId="77777777" w:rsidR="00E22CC4" w:rsidRPr="00E22CC4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62" w:author="Jack Plummer" w:date="2022-10-18T14:1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commentRangeStart w:id="63"/>
            <w:r w:rsidRPr="008D1CE4">
              <w:rPr>
                <w:rFonts w:ascii="Georgia" w:eastAsia="Times New Roman" w:hAnsi="Georgia"/>
                <w:strike/>
                <w:sz w:val="18"/>
                <w:szCs w:val="18"/>
                <w:rPrChange w:id="64" w:author="Jack Plummer" w:date="2022-10-18T14:1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vAlign w:val="center"/>
            <w:hideMark/>
            <w:tcPrChange w:id="65" w:author="Jack Plummer" w:date="2022-10-18T14:11:00Z">
              <w:tcPr>
                <w:tcW w:w="0" w:type="auto"/>
                <w:vAlign w:val="center"/>
                <w:hideMark/>
              </w:tcPr>
            </w:tcPrChange>
          </w:tcPr>
          <w:p w14:paraId="7433470D" w14:textId="77777777" w:rsidR="00E22CC4" w:rsidRPr="00E22CC4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66" w:author="Jack Plummer" w:date="2022-10-18T14:1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8D1CE4">
              <w:rPr>
                <w:rFonts w:ascii="Georgia" w:eastAsia="Times New Roman" w:hAnsi="Georgia"/>
                <w:strike/>
                <w:sz w:val="18"/>
                <w:szCs w:val="18"/>
                <w:rPrChange w:id="67" w:author="Jack Plummer" w:date="2022-10-18T14:1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This species is described from 3 locations.</w:t>
            </w:r>
            <w:commentRangeEnd w:id="63"/>
            <w:r w:rsidR="008D1CE4">
              <w:rPr>
                <w:rStyle w:val="CommentReference"/>
              </w:rPr>
              <w:commentReference w:id="63"/>
            </w:r>
          </w:p>
        </w:tc>
      </w:tr>
    </w:tbl>
    <w:p w14:paraId="35EAB96F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08D89931" w14:textId="77777777" w:rsidR="00E22CC4" w:rsidRDefault="00000000">
      <w:pPr>
        <w:pStyle w:val="NormalWeb"/>
        <w:divId w:val="78014843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75</w:t>
      </w:r>
    </w:p>
    <w:p w14:paraId="78799350" w14:textId="77777777" w:rsidR="00E22CC4" w:rsidRDefault="00000000">
      <w:pPr>
        <w:pStyle w:val="NormalWeb"/>
        <w:divId w:val="78014843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450</w:t>
      </w:r>
    </w:p>
    <w:p w14:paraId="6B154BD6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E22CC4" w14:paraId="78D14381" w14:textId="77777777">
        <w:trPr>
          <w:divId w:val="78014843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0B409D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BA81DA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147897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62FE04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B7AC07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4F7ACF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27312F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96DE0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E22CC4" w14:paraId="0F868448" w14:textId="77777777">
        <w:trPr>
          <w:divId w:val="780148433"/>
          <w:tblCellSpacing w:w="15" w:type="dxa"/>
        </w:trPr>
        <w:tc>
          <w:tcPr>
            <w:tcW w:w="0" w:type="auto"/>
            <w:vAlign w:val="center"/>
            <w:hideMark/>
          </w:tcPr>
          <w:p w14:paraId="0F17A134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8900CC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45F8D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3C674650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01437A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86860D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D15553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C31843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68D6BA3" w14:textId="77777777" w:rsidR="00E22CC4" w:rsidRDefault="00000000">
      <w:pPr>
        <w:pStyle w:val="Heading2"/>
        <w:divId w:val="78014843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Biogeographic Realms</w:t>
      </w:r>
    </w:p>
    <w:p w14:paraId="6A672FDE" w14:textId="77777777" w:rsidR="00E22CC4" w:rsidRDefault="00000000">
      <w:pPr>
        <w:pStyle w:val="NormalWeb"/>
        <w:divId w:val="78014843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13A447D2" w14:textId="77777777" w:rsidR="00E22CC4" w:rsidRDefault="00000000">
      <w:pPr>
        <w:pStyle w:val="Heading1"/>
        <w:divId w:val="10685245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2063F38C" w14:textId="77777777" w:rsidR="00E22CC4" w:rsidRDefault="00000000">
      <w:pPr>
        <w:pStyle w:val="Heading2"/>
        <w:divId w:val="10685245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E22CC4" w14:paraId="33B384A3" w14:textId="77777777">
        <w:trPr>
          <w:divId w:val="10685245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82F470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E83776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A4B4B6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B573E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2CFB5B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E22CC4" w14:paraId="5C1140A4" w14:textId="77777777">
        <w:trPr>
          <w:divId w:val="10685245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F42BF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4893C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591CD7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B45A1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7F20E09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1CE9B776" w14:textId="77777777" w:rsidR="00E22CC4" w:rsidRDefault="00000000">
      <w:pPr>
        <w:pStyle w:val="Heading1"/>
        <w:divId w:val="58268679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4D2FE236" w14:textId="3C160BD8" w:rsidR="00E22CC4" w:rsidRDefault="00000000">
      <w:pPr>
        <w:pStyle w:val="NormalWeb"/>
        <w:divId w:val="582686791"/>
        <w:rPr>
          <w:rStyle w:val="fontstyle01"/>
        </w:rPr>
      </w:pPr>
      <w:del w:id="68" w:author="Jack Plummer" w:date="2022-10-18T14:11:00Z">
        <w:r w:rsidDel="008D1CE4">
          <w:rPr>
            <w:rStyle w:val="fontstyle01"/>
            <w:rFonts w:ascii="Georgia" w:hAnsi="Georgia"/>
          </w:rPr>
          <w:delText xml:space="preserve">All known localities are in protected areas. </w:delText>
        </w:r>
      </w:del>
      <w:r>
        <w:rPr>
          <w:rStyle w:val="fontstyle01"/>
          <w:rFonts w:ascii="Georgia" w:hAnsi="Georgia"/>
        </w:rPr>
        <w:t xml:space="preserve">The population at Nang Rong Waterfall </w:t>
      </w:r>
      <w:del w:id="69" w:author="Jack Plummer" w:date="2022-10-18T14:12:00Z">
        <w:r w:rsidDel="008D1CE4">
          <w:rPr>
            <w:rStyle w:val="fontstyle01"/>
            <w:rFonts w:ascii="Georgia" w:hAnsi="Georgia"/>
          </w:rPr>
          <w:delText xml:space="preserve">was found beside the walkway from the parking to the waterfall. Then this species is at high risk of being trampled by tourists. Moreover, it </w:delText>
        </w:r>
      </w:del>
      <w:r>
        <w:rPr>
          <w:rStyle w:val="fontstyle01"/>
          <w:rFonts w:ascii="Georgia" w:hAnsi="Georgia"/>
        </w:rPr>
        <w:t>consist</w:t>
      </w:r>
      <w:ins w:id="70" w:author="Jack Plummer" w:date="2022-10-18T14:12:00Z">
        <w:r w:rsidR="008D1CE4">
          <w:rPr>
            <w:rStyle w:val="fontstyle01"/>
            <w:rFonts w:ascii="Georgia" w:hAnsi="Georgia"/>
          </w:rPr>
          <w:t>s</w:t>
        </w:r>
      </w:ins>
      <w:r>
        <w:rPr>
          <w:rStyle w:val="fontstyle01"/>
          <w:rFonts w:ascii="Georgia" w:hAnsi="Georgia"/>
        </w:rPr>
        <w:t xml:space="preserve"> of less than 1,000 mature individuals. Th</w:t>
      </w:r>
      <w:ins w:id="71" w:author="Jack Plummer" w:date="2022-10-18T14:12:00Z">
        <w:r w:rsidR="008D1CE4">
          <w:rPr>
            <w:rStyle w:val="fontstyle01"/>
            <w:rFonts w:ascii="Georgia" w:hAnsi="Georgia"/>
          </w:rPr>
          <w:t>e</w:t>
        </w:r>
      </w:ins>
      <w:del w:id="72" w:author="Jack Plummer" w:date="2022-10-18T14:12:00Z">
        <w:r w:rsidDel="008D1CE4">
          <w:rPr>
            <w:rStyle w:val="fontstyle01"/>
            <w:rFonts w:ascii="Georgia" w:hAnsi="Georgia"/>
          </w:rPr>
          <w:delText>is</w:delText>
        </w:r>
      </w:del>
      <w:r>
        <w:rPr>
          <w:rStyle w:val="fontstyle01"/>
          <w:rFonts w:ascii="Georgia" w:hAnsi="Georgia"/>
        </w:rPr>
        <w:t xml:space="preserve"> </w:t>
      </w:r>
      <w:ins w:id="73" w:author="Jack Plummer" w:date="2022-10-18T14:12:00Z">
        <w:r w:rsidR="008D1CE4">
          <w:rPr>
            <w:rStyle w:val="fontstyle01"/>
            <w:rFonts w:ascii="Georgia" w:hAnsi="Georgia"/>
          </w:rPr>
          <w:t>sub</w:t>
        </w:r>
      </w:ins>
      <w:r>
        <w:rPr>
          <w:rStyle w:val="fontstyle01"/>
          <w:rFonts w:ascii="Georgia" w:hAnsi="Georgia"/>
        </w:rPr>
        <w:t>population</w:t>
      </w:r>
      <w:ins w:id="74" w:author="Jack Plummer" w:date="2022-10-18T14:12:00Z">
        <w:r w:rsidR="008D1CE4">
          <w:rPr>
            <w:rStyle w:val="fontstyle01"/>
            <w:rFonts w:ascii="Georgia" w:hAnsi="Georgia"/>
          </w:rPr>
          <w:t>s</w:t>
        </w:r>
      </w:ins>
      <w:r>
        <w:rPr>
          <w:rStyle w:val="fontstyle01"/>
          <w:rFonts w:ascii="Georgia" w:hAnsi="Georgia"/>
        </w:rPr>
        <w:t xml:space="preserve"> occur</w:t>
      </w:r>
      <w:del w:id="75" w:author="Jack Plummer" w:date="2022-10-18T14:12:00Z">
        <w:r w:rsidDel="008D1CE4">
          <w:rPr>
            <w:rStyle w:val="fontstyle01"/>
            <w:rFonts w:ascii="Georgia" w:hAnsi="Georgia"/>
          </w:rPr>
          <w:delText>s</w:delText>
        </w:r>
      </w:del>
      <w:r>
        <w:rPr>
          <w:rStyle w:val="fontstyle01"/>
          <w:rFonts w:ascii="Georgia" w:hAnsi="Georgia"/>
        </w:rPr>
        <w:t xml:space="preserve"> in small and very restrict</w:t>
      </w:r>
      <w:ins w:id="76" w:author="Jack Plummer" w:date="2022-10-18T14:12:00Z">
        <w:r w:rsidR="008D1CE4">
          <w:rPr>
            <w:rStyle w:val="fontstyle01"/>
            <w:rFonts w:ascii="Georgia" w:hAnsi="Georgia"/>
          </w:rPr>
          <w:t>ed</w:t>
        </w:r>
      </w:ins>
      <w:r>
        <w:rPr>
          <w:rStyle w:val="fontstyle01"/>
          <w:rFonts w:ascii="Georgia" w:hAnsi="Georgia"/>
        </w:rPr>
        <w:t xml:space="preserve"> areas</w:t>
      </w:r>
      <w:del w:id="77" w:author="Jack Plummer" w:date="2022-10-18T14:12:00Z">
        <w:r w:rsidDel="008D1CE4">
          <w:rPr>
            <w:rStyle w:val="fontstyle01"/>
            <w:rFonts w:ascii="Georgia" w:hAnsi="Georgia"/>
          </w:rPr>
          <w:delText>. The habitat of this species is degraded. T</w:delText>
        </w:r>
      </w:del>
      <w:ins w:id="78" w:author="Jack Plummer" w:date="2022-10-18T14:12:00Z">
        <w:r w:rsidR="008D1CE4">
          <w:rPr>
            <w:rStyle w:val="fontstyle01"/>
            <w:rFonts w:ascii="Georgia" w:hAnsi="Georgia"/>
          </w:rPr>
          <w:t xml:space="preserve"> and t</w:t>
        </w:r>
      </w:ins>
      <w:r>
        <w:rPr>
          <w:rStyle w:val="fontstyle01"/>
          <w:rFonts w:ascii="Georgia" w:hAnsi="Georgia"/>
        </w:rPr>
        <w:t xml:space="preserve">he population trend is suspected to be decreasing. However, </w:t>
      </w:r>
      <w:del w:id="79" w:author="Jack Plummer" w:date="2022-10-18T14:12:00Z">
        <w:r w:rsidDel="008D1CE4">
          <w:rPr>
            <w:rStyle w:val="fontstyle01"/>
            <w:rFonts w:ascii="Georgia" w:hAnsi="Georgia"/>
          </w:rPr>
          <w:delText xml:space="preserve">the </w:delText>
        </w:r>
      </w:del>
      <w:r>
        <w:rPr>
          <w:rStyle w:val="fontstyle01"/>
          <w:rFonts w:ascii="Georgia" w:hAnsi="Georgia"/>
        </w:rPr>
        <w:t>information o</w:t>
      </w:r>
      <w:del w:id="80" w:author="Jack Plummer" w:date="2022-10-18T14:12:00Z">
        <w:r w:rsidDel="008D1CE4">
          <w:rPr>
            <w:rStyle w:val="fontstyle01"/>
            <w:rFonts w:ascii="Georgia" w:hAnsi="Georgia"/>
          </w:rPr>
          <w:delText>f</w:delText>
        </w:r>
      </w:del>
      <w:ins w:id="81" w:author="Jack Plummer" w:date="2022-10-18T14:12:00Z">
        <w:r w:rsidR="008D1CE4">
          <w:rPr>
            <w:rStyle w:val="fontstyle01"/>
            <w:rFonts w:ascii="Georgia" w:hAnsi="Georgia"/>
          </w:rPr>
          <w:t>n the</w:t>
        </w:r>
      </w:ins>
      <w:r>
        <w:rPr>
          <w:rStyle w:val="fontstyle01"/>
          <w:rFonts w:ascii="Georgia" w:hAnsi="Georgia"/>
        </w:rPr>
        <w:t xml:space="preserve"> population size and </w:t>
      </w:r>
      <w:del w:id="82" w:author="Jack Plummer" w:date="2022-10-18T14:12:00Z">
        <w:r w:rsidDel="008D1CE4">
          <w:rPr>
            <w:rStyle w:val="fontstyle01"/>
            <w:rFonts w:ascii="Georgia" w:hAnsi="Georgia"/>
          </w:rPr>
          <w:delText xml:space="preserve">threats </w:delText>
        </w:r>
      </w:del>
      <w:ins w:id="83" w:author="Jack Plummer" w:date="2022-10-18T14:12:00Z">
        <w:r w:rsidR="008D1CE4">
          <w:rPr>
            <w:rStyle w:val="fontstyle01"/>
            <w:rFonts w:ascii="Georgia" w:hAnsi="Georgia"/>
          </w:rPr>
          <w:t xml:space="preserve">trend </w:t>
        </w:r>
      </w:ins>
      <w:r>
        <w:rPr>
          <w:rStyle w:val="fontstyle01"/>
          <w:rFonts w:ascii="Georgia" w:hAnsi="Georgia"/>
        </w:rPr>
        <w:t xml:space="preserve">at </w:t>
      </w:r>
      <w:proofErr w:type="spellStart"/>
      <w:r>
        <w:rPr>
          <w:rStyle w:val="fontstyle01"/>
          <w:rFonts w:ascii="Georgia" w:hAnsi="Georgia"/>
        </w:rPr>
        <w:t>Samrong</w:t>
      </w:r>
      <w:proofErr w:type="spellEnd"/>
      <w:r>
        <w:rPr>
          <w:rStyle w:val="fontstyle01"/>
          <w:rFonts w:ascii="Georgia" w:hAnsi="Georgia"/>
        </w:rPr>
        <w:t xml:space="preserve"> </w:t>
      </w:r>
      <w:proofErr w:type="spellStart"/>
      <w:r>
        <w:rPr>
          <w:rStyle w:val="fontstyle01"/>
          <w:rFonts w:ascii="Georgia" w:hAnsi="Georgia"/>
        </w:rPr>
        <w:t>Kiat</w:t>
      </w:r>
      <w:proofErr w:type="spellEnd"/>
      <w:r>
        <w:rPr>
          <w:rStyle w:val="fontstyle01"/>
          <w:rFonts w:ascii="Georgia" w:hAnsi="Georgia"/>
        </w:rPr>
        <w:t xml:space="preserve"> Waterfall, Si Sa </w:t>
      </w:r>
      <w:proofErr w:type="spellStart"/>
      <w:r>
        <w:rPr>
          <w:rStyle w:val="fontstyle01"/>
          <w:rFonts w:ascii="Georgia" w:hAnsi="Georgia"/>
        </w:rPr>
        <w:t>Ket</w:t>
      </w:r>
      <w:proofErr w:type="spellEnd"/>
      <w:r>
        <w:rPr>
          <w:rStyle w:val="fontstyle01"/>
          <w:rFonts w:ascii="Georgia" w:hAnsi="Georgia"/>
        </w:rPr>
        <w:t xml:space="preserve"> is still required to confirm </w:t>
      </w:r>
      <w:del w:id="84" w:author="Jack Plummer" w:date="2022-10-18T14:12:00Z">
        <w:r w:rsidDel="008D1CE4">
          <w:rPr>
            <w:rStyle w:val="fontstyle01"/>
            <w:rFonts w:ascii="Georgia" w:hAnsi="Georgia"/>
          </w:rPr>
          <w:delText>the population trend of this species</w:delText>
        </w:r>
      </w:del>
      <w:ins w:id="85" w:author="Jack Plummer" w:date="2022-10-18T14:12:00Z">
        <w:r w:rsidR="008D1CE4">
          <w:rPr>
            <w:rStyle w:val="fontstyle01"/>
            <w:rFonts w:ascii="Georgia" w:hAnsi="Georgia"/>
          </w:rPr>
          <w:t>wheth</w:t>
        </w:r>
      </w:ins>
      <w:ins w:id="86" w:author="Jack Plummer" w:date="2022-10-18T14:13:00Z">
        <w:r w:rsidR="008D1CE4">
          <w:rPr>
            <w:rStyle w:val="fontstyle01"/>
            <w:rFonts w:ascii="Georgia" w:hAnsi="Georgia"/>
          </w:rPr>
          <w:t>er a continuing population decline is evident</w:t>
        </w:r>
      </w:ins>
      <w:r>
        <w:rPr>
          <w:rStyle w:val="fontstyle01"/>
          <w:rFonts w:ascii="Georgia" w:hAnsi="Georgia"/>
        </w:rPr>
        <w:t>.</w:t>
      </w:r>
    </w:p>
    <w:p w14:paraId="4106223C" w14:textId="77777777" w:rsidR="00E22CC4" w:rsidRDefault="00000000">
      <w:pPr>
        <w:pStyle w:val="Heading2"/>
        <w:divId w:val="582686791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235C31DD" w14:textId="77777777" w:rsidR="00E22CC4" w:rsidRDefault="00000000">
      <w:pPr>
        <w:pStyle w:val="NormalWeb"/>
        <w:divId w:val="58268679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22F1AB80" w14:textId="77777777" w:rsidR="00E22CC4" w:rsidRDefault="00000000">
      <w:pPr>
        <w:pStyle w:val="NormalWeb"/>
        <w:divId w:val="58268679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87"/>
      <w:r>
        <w:rPr>
          <w:rFonts w:ascii="Georgia" w:hAnsi="Georgia"/>
        </w:rPr>
        <w:t>1000</w:t>
      </w:r>
      <w:commentRangeEnd w:id="87"/>
      <w:r w:rsidR="008D1CE4">
        <w:rPr>
          <w:rStyle w:val="CommentReference"/>
        </w:rPr>
        <w:commentReference w:id="87"/>
      </w:r>
    </w:p>
    <w:p w14:paraId="2C4D1A87" w14:textId="77777777" w:rsidR="00E22CC4" w:rsidRDefault="00000000">
      <w:pPr>
        <w:pStyle w:val="Heading1"/>
        <w:divId w:val="16817902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24FF7C65" w14:textId="77777777" w:rsidR="00E22CC4" w:rsidRDefault="00000000">
      <w:pPr>
        <w:pStyle w:val="NormalWeb"/>
        <w:divId w:val="168179025"/>
        <w:rPr>
          <w:rFonts w:ascii="Georgia" w:hAnsi="Georgia"/>
        </w:rPr>
      </w:pPr>
      <w:r>
        <w:rPr>
          <w:rFonts w:ascii="Georgia" w:hAnsi="Georgia"/>
        </w:rPr>
        <w:t xml:space="preserve">This </w:t>
      </w:r>
      <w:commentRangeStart w:id="88"/>
      <w:r>
        <w:rPr>
          <w:rFonts w:ascii="Georgia" w:hAnsi="Georgia"/>
        </w:rPr>
        <w:t>species</w:t>
      </w:r>
      <w:commentRangeEnd w:id="88"/>
      <w:r w:rsidR="008D1CE4">
        <w:rPr>
          <w:rStyle w:val="CommentReference"/>
        </w:rPr>
        <w:commentReference w:id="88"/>
      </w:r>
      <w:r>
        <w:rPr>
          <w:rFonts w:ascii="Georgia" w:hAnsi="Georgia"/>
        </w:rPr>
        <w:t xml:space="preserve"> is found on sandy soil in deciduous forest.</w:t>
      </w:r>
    </w:p>
    <w:p w14:paraId="7853EFE0" w14:textId="77777777" w:rsidR="00E22CC4" w:rsidRDefault="00000000">
      <w:pPr>
        <w:pStyle w:val="Heading2"/>
        <w:divId w:val="1681790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E22CC4" w14:paraId="45BC0EE5" w14:textId="77777777">
        <w:trPr>
          <w:divId w:val="1681790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2665A0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1591B4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83736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EF9F39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E22CC4" w14:paraId="366AB0A3" w14:textId="77777777">
        <w:trPr>
          <w:divId w:val="16817902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944D94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711BF5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4A3CC7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70A6FAB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6073BED" w14:textId="77777777" w:rsidR="00E22CC4" w:rsidRDefault="00000000">
      <w:pPr>
        <w:pStyle w:val="Heading2"/>
        <w:divId w:val="1681790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741"/>
        <w:gridCol w:w="4634"/>
      </w:tblGrid>
      <w:tr w:rsidR="008D1CE4" w14:paraId="0AF59231" w14:textId="77777777">
        <w:trPr>
          <w:divId w:val="1681790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92BD5A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76FFC2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3E9C0D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8D1CE4" w14:paraId="0B1D6476" w14:textId="77777777">
        <w:trPr>
          <w:divId w:val="168179025"/>
          <w:tblCellSpacing w:w="15" w:type="dxa"/>
        </w:trPr>
        <w:tc>
          <w:tcPr>
            <w:tcW w:w="0" w:type="auto"/>
            <w:vAlign w:val="center"/>
            <w:hideMark/>
          </w:tcPr>
          <w:p w14:paraId="09F611C2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13FC8B" w14:textId="6BC8C8BF" w:rsidR="00E22CC4" w:rsidRDefault="008D1CE4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89"/>
            <w:ins w:id="90" w:author="Jack Plummer" w:date="2022-10-18T14:14:00Z">
              <w:r>
                <w:rPr>
                  <w:rFonts w:ascii="Georgia" w:eastAsia="Times New Roman" w:hAnsi="Georgia"/>
                  <w:sz w:val="18"/>
                  <w:szCs w:val="18"/>
                </w:rPr>
                <w:t>I</w:t>
              </w:r>
              <w:r>
                <w:rPr>
                  <w:rFonts w:eastAsia="Times New Roman"/>
                  <w:sz w:val="18"/>
                  <w:szCs w:val="18"/>
                </w:rPr>
                <w:t>nferred</w:t>
              </w:r>
            </w:ins>
            <w:commentRangeEnd w:id="89"/>
            <w:ins w:id="91" w:author="Jack Plummer" w:date="2022-10-18T14:15:00Z">
              <w:r>
                <w:rPr>
                  <w:rStyle w:val="CommentReference"/>
                </w:rPr>
                <w:commentReference w:id="89"/>
              </w:r>
            </w:ins>
            <w:del w:id="92" w:author="Jack Plummer" w:date="2022-10-18T14:14:00Z">
              <w:r w:rsidDel="008D1CE4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</w:p>
        </w:tc>
        <w:tc>
          <w:tcPr>
            <w:tcW w:w="0" w:type="auto"/>
            <w:vAlign w:val="center"/>
            <w:hideMark/>
          </w:tcPr>
          <w:p w14:paraId="59CC3BC2" w14:textId="75636BFB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habitat at Nang Rong Waterfall </w:t>
            </w:r>
            <w:del w:id="93" w:author="Jack Plummer" w:date="2022-10-18T14:15:00Z">
              <w:r w:rsidDel="008D1CE4">
                <w:rPr>
                  <w:rFonts w:ascii="Georgia" w:eastAsia="Times New Roman" w:hAnsi="Georgia"/>
                  <w:sz w:val="18"/>
                  <w:szCs w:val="18"/>
                </w:rPr>
                <w:delText xml:space="preserve">was </w:delText>
              </w:r>
            </w:del>
            <w:ins w:id="94" w:author="Jack Plummer" w:date="2022-10-18T14:15:00Z">
              <w:r w:rsidR="008D1CE4">
                <w:rPr>
                  <w:rFonts w:ascii="Georgia" w:eastAsia="Times New Roman" w:hAnsi="Georgia"/>
                  <w:sz w:val="18"/>
                  <w:szCs w:val="18"/>
                </w:rPr>
                <w:t xml:space="preserve">is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threatened by trampling and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tourism</w:t>
            </w:r>
            <w:ins w:id="95" w:author="Jack Plummer" w:date="2022-10-18T14:15:00Z">
              <w:r w:rsidR="008D1CE4">
                <w:rPr>
                  <w:rFonts w:ascii="Georgia" w:eastAsia="Times New Roman" w:hAnsi="Georgia"/>
                  <w:sz w:val="18"/>
                  <w:szCs w:val="18"/>
                </w:rPr>
                <w:t>, and</w:t>
              </w:r>
              <w:proofErr w:type="gramEnd"/>
              <w:r w:rsidR="008D1CE4">
                <w:rPr>
                  <w:rFonts w:ascii="Georgia" w:eastAsia="Times New Roman" w:hAnsi="Georgia"/>
                  <w:sz w:val="18"/>
                  <w:szCs w:val="18"/>
                </w:rPr>
                <w:t xml:space="preserve"> is inferred to be experiencing ongoing decline in quality.</w:t>
              </w:r>
            </w:ins>
            <w:del w:id="96" w:author="Jack Plummer" w:date="2022-10-18T14:15:00Z">
              <w:r w:rsidDel="008D1CE4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</w:p>
        </w:tc>
      </w:tr>
    </w:tbl>
    <w:p w14:paraId="01A3B453" w14:textId="77777777" w:rsidR="00E22CC4" w:rsidRDefault="00000000">
      <w:pPr>
        <w:pStyle w:val="Heading2"/>
        <w:divId w:val="1681790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00498323" w14:textId="77777777" w:rsidR="00E22CC4" w:rsidRDefault="00000000">
      <w:pPr>
        <w:pStyle w:val="NormalWeb"/>
        <w:divId w:val="16817902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1F3884EC" w14:textId="77777777" w:rsidR="00E22CC4" w:rsidRDefault="00000000">
      <w:pPr>
        <w:pStyle w:val="Heading2"/>
        <w:divId w:val="1681790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56502158" w14:textId="77777777" w:rsidR="00E22CC4" w:rsidRDefault="00000000">
      <w:pPr>
        <w:pStyle w:val="NormalWeb"/>
        <w:divId w:val="168179025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E22CC4" w14:paraId="5D1006F0" w14:textId="77777777">
        <w:trPr>
          <w:divId w:val="1681790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1C059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E22CC4" w14:paraId="1EE31267" w14:textId="77777777">
        <w:trPr>
          <w:divId w:val="16817902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E71A26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E22CC4" w14:paraId="749C1823" w14:textId="77777777">
        <w:trPr>
          <w:divId w:val="16817902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45B0CB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2356DFFE" w14:textId="77777777" w:rsidR="00E22CC4" w:rsidRDefault="00000000">
      <w:pPr>
        <w:pStyle w:val="Heading1"/>
        <w:divId w:val="197868437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56DBCEB1" w14:textId="77777777" w:rsidR="00E22CC4" w:rsidRDefault="00000000">
      <w:pPr>
        <w:pStyle w:val="Heading2"/>
        <w:divId w:val="19786843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499537B7" w14:textId="1FCDC0A5" w:rsidR="00E22CC4" w:rsidRDefault="00000000">
      <w:pPr>
        <w:pStyle w:val="NormalWeb"/>
        <w:divId w:val="1978684370"/>
        <w:rPr>
          <w:ins w:id="97" w:author="Jack Plummer" w:date="2022-10-18T14:15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3364380F" w14:textId="3A15DFBE" w:rsidR="008D1CE4" w:rsidRDefault="008D1CE4">
      <w:pPr>
        <w:pStyle w:val="NormalWeb"/>
        <w:divId w:val="1978684370"/>
        <w:rPr>
          <w:rFonts w:ascii="Georgia" w:hAnsi="Georgia"/>
        </w:rPr>
      </w:pPr>
      <w:ins w:id="98" w:author="Jack Plummer" w:date="2022-10-18T14:15:00Z">
        <w:r>
          <w:rPr>
            <w:rFonts w:ascii="Georgia" w:hAnsi="Georgia"/>
          </w:rPr>
          <w:t>This species is not known to be utilised.</w:t>
        </w:r>
      </w:ins>
    </w:p>
    <w:p w14:paraId="7C873208" w14:textId="77777777" w:rsidR="00E22CC4" w:rsidRDefault="00000000">
      <w:pPr>
        <w:pStyle w:val="Heading2"/>
        <w:divId w:val="19786843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699752D7" w14:textId="77777777" w:rsidR="00E22CC4" w:rsidRDefault="00000000">
      <w:pPr>
        <w:pStyle w:val="NormalWeb"/>
        <w:divId w:val="1978684370"/>
        <w:rPr>
          <w:rFonts w:ascii="Georgia" w:hAnsi="Georgia"/>
        </w:rPr>
      </w:pPr>
      <w:commentRangeStart w:id="99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99"/>
      <w:r w:rsidR="008D1CE4">
        <w:rPr>
          <w:rStyle w:val="CommentReference"/>
        </w:rPr>
        <w:commentReference w:id="99"/>
      </w:r>
    </w:p>
    <w:p w14:paraId="6D51FEB5" w14:textId="77777777" w:rsidR="00E22CC4" w:rsidRDefault="00000000">
      <w:pPr>
        <w:pStyle w:val="Heading1"/>
        <w:divId w:val="1832603786"/>
        <w:rPr>
          <w:rFonts w:ascii="Georgia" w:eastAsia="Times New Roman" w:hAnsi="Georgia"/>
          <w:sz w:val="29"/>
          <w:szCs w:val="29"/>
        </w:rPr>
      </w:pPr>
      <w:commentRangeStart w:id="100"/>
      <w:r>
        <w:rPr>
          <w:rFonts w:ascii="Georgia" w:eastAsia="Times New Roman" w:hAnsi="Georgia"/>
          <w:sz w:val="29"/>
          <w:szCs w:val="29"/>
        </w:rPr>
        <w:t>Threats</w:t>
      </w:r>
      <w:commentRangeEnd w:id="100"/>
      <w:r w:rsidR="00386C4D">
        <w:rPr>
          <w:rStyle w:val="CommentReference"/>
          <w:b w:val="0"/>
          <w:bCs w:val="0"/>
          <w:color w:val="auto"/>
          <w:kern w:val="0"/>
        </w:rPr>
        <w:commentReference w:id="100"/>
      </w:r>
    </w:p>
    <w:p w14:paraId="7DA56893" w14:textId="77777777" w:rsidR="00E22CC4" w:rsidRDefault="00000000">
      <w:pPr>
        <w:pStyle w:val="NormalWeb"/>
        <w:divId w:val="1832603786"/>
        <w:rPr>
          <w:rFonts w:ascii="Georgia" w:hAnsi="Georgia"/>
        </w:rPr>
      </w:pPr>
      <w:r>
        <w:rPr>
          <w:rFonts w:ascii="Georgia" w:hAnsi="Georgia"/>
        </w:rPr>
        <w:t xml:space="preserve">Its habitat is threatened by trampling and tourism which are inferred to be contributing to a continuing decline in habitat area, </w:t>
      </w:r>
      <w:proofErr w:type="gramStart"/>
      <w:r>
        <w:rPr>
          <w:rFonts w:ascii="Georgia" w:hAnsi="Georgia"/>
        </w:rPr>
        <w:t>extent</w:t>
      </w:r>
      <w:proofErr w:type="gramEnd"/>
      <w:r>
        <w:rPr>
          <w:rFonts w:ascii="Georgia" w:hAnsi="Georgia"/>
        </w:rPr>
        <w:t xml:space="preserve"> and quality.</w:t>
      </w:r>
    </w:p>
    <w:p w14:paraId="4DA9D54C" w14:textId="77777777" w:rsidR="00E22CC4" w:rsidRDefault="00000000">
      <w:pPr>
        <w:pStyle w:val="Heading2"/>
        <w:divId w:val="18326037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6"/>
        <w:gridCol w:w="740"/>
        <w:gridCol w:w="842"/>
        <w:gridCol w:w="842"/>
        <w:gridCol w:w="1300"/>
      </w:tblGrid>
      <w:tr w:rsidR="00E22CC4" w14:paraId="6C2C8D06" w14:textId="77777777">
        <w:trPr>
          <w:divId w:val="18326037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68B53B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6FD4C22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5E9AEE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6A697D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5DAFC2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E22CC4" w14:paraId="27F5009B" w14:textId="77777777">
        <w:trPr>
          <w:divId w:val="1832603786"/>
          <w:tblCellSpacing w:w="15" w:type="dxa"/>
        </w:trPr>
        <w:tc>
          <w:tcPr>
            <w:tcW w:w="0" w:type="auto"/>
            <w:vAlign w:val="center"/>
            <w:hideMark/>
          </w:tcPr>
          <w:p w14:paraId="042B2096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058DC248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A6308F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45AD5A6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BC321D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E22CC4" w14:paraId="719140CC" w14:textId="77777777">
        <w:trPr>
          <w:divId w:val="1832603786"/>
          <w:tblCellSpacing w:w="15" w:type="dxa"/>
        </w:trPr>
        <w:tc>
          <w:tcPr>
            <w:tcW w:w="0" w:type="auto"/>
            <w:vAlign w:val="center"/>
            <w:hideMark/>
          </w:tcPr>
          <w:p w14:paraId="7D24FE3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4.1. Transportation &amp; service corridors -&gt; Roads &amp; railroads</w:t>
            </w:r>
          </w:p>
        </w:tc>
        <w:tc>
          <w:tcPr>
            <w:tcW w:w="0" w:type="auto"/>
            <w:vAlign w:val="center"/>
            <w:hideMark/>
          </w:tcPr>
          <w:p w14:paraId="0F388D5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7943AD3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CA164CD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6A4F67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E22CC4" w14:paraId="0FB0D102" w14:textId="77777777">
        <w:trPr>
          <w:divId w:val="1832603786"/>
          <w:tblCellSpacing w:w="15" w:type="dxa"/>
        </w:trPr>
        <w:tc>
          <w:tcPr>
            <w:tcW w:w="0" w:type="auto"/>
            <w:vAlign w:val="center"/>
            <w:hideMark/>
          </w:tcPr>
          <w:p w14:paraId="6C6FCA11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101"/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17A7E70A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F571DA9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C19AA9E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FB36184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  <w:commentRangeEnd w:id="101"/>
            <w:r w:rsidR="008D1CE4">
              <w:rPr>
                <w:rStyle w:val="CommentReference"/>
              </w:rPr>
              <w:commentReference w:id="101"/>
            </w:r>
          </w:p>
        </w:tc>
      </w:tr>
    </w:tbl>
    <w:p w14:paraId="0D4EFB38" w14:textId="77777777" w:rsidR="00E22CC4" w:rsidRDefault="00000000">
      <w:pPr>
        <w:pStyle w:val="Heading1"/>
        <w:divId w:val="14805407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2A083D61" w14:textId="77777777" w:rsidR="00E22CC4" w:rsidRDefault="00000000">
      <w:pPr>
        <w:pStyle w:val="NormalWeb"/>
        <w:divId w:val="1480540754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 xml:space="preserve">conservation in botanic gardens or gene bank.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been recorded from </w:t>
      </w:r>
      <w:commentRangeStart w:id="102"/>
      <w:r>
        <w:rPr>
          <w:rFonts w:ascii="Georgia" w:hAnsi="Georgia"/>
        </w:rPr>
        <w:t xml:space="preserve">protected areas </w:t>
      </w:r>
      <w:commentRangeEnd w:id="102"/>
      <w:r w:rsidR="008D1CE4">
        <w:rPr>
          <w:rStyle w:val="CommentReference"/>
        </w:rPr>
        <w:commentReference w:id="102"/>
      </w:r>
      <w:r>
        <w:rPr>
          <w:rFonts w:ascii="Georgia" w:hAnsi="Georgia"/>
        </w:rPr>
        <w:t xml:space="preserve">across its range.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19278842" w14:textId="77777777" w:rsidR="00E22CC4" w:rsidRDefault="00E22CC4">
      <w:pPr>
        <w:divId w:val="1480540754"/>
        <w:rPr>
          <w:rFonts w:ascii="Georgia" w:eastAsia="Times New Roman" w:hAnsi="Georgia"/>
          <w:sz w:val="18"/>
          <w:szCs w:val="18"/>
        </w:rPr>
      </w:pPr>
    </w:p>
    <w:p w14:paraId="1CA31389" w14:textId="77777777" w:rsidR="00E22CC4" w:rsidRDefault="00000000">
      <w:pPr>
        <w:pStyle w:val="Heading2"/>
        <w:divId w:val="14805407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E22CC4" w14:paraId="2D6ECF35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313427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AA9DA6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E22CC4" w14:paraId="684963F7" w14:textId="77777777">
        <w:trPr>
          <w:divId w:val="1480540754"/>
          <w:tblCellSpacing w:w="15" w:type="dxa"/>
        </w:trPr>
        <w:tc>
          <w:tcPr>
            <w:tcW w:w="0" w:type="auto"/>
            <w:vAlign w:val="center"/>
            <w:hideMark/>
          </w:tcPr>
          <w:p w14:paraId="0F0FFF4C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Yes, over part of range</w:t>
            </w:r>
          </w:p>
        </w:tc>
        <w:tc>
          <w:tcPr>
            <w:tcW w:w="0" w:type="auto"/>
            <w:vAlign w:val="center"/>
            <w:hideMark/>
          </w:tcPr>
          <w:p w14:paraId="73C1AE52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28CF563" w14:textId="77777777" w:rsidR="00E22CC4" w:rsidRDefault="00E22CC4">
      <w:pPr>
        <w:divId w:val="1480540754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E22CC4" w14:paraId="79E6AB43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AEBE11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BE699E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E22CC4" w14:paraId="15A80E07" w14:textId="77777777">
        <w:trPr>
          <w:divId w:val="1480540754"/>
          <w:tblCellSpacing w:w="15" w:type="dxa"/>
        </w:trPr>
        <w:tc>
          <w:tcPr>
            <w:tcW w:w="0" w:type="auto"/>
            <w:vAlign w:val="center"/>
            <w:hideMark/>
          </w:tcPr>
          <w:p w14:paraId="21451384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720A7143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B2EF197" w14:textId="77777777" w:rsidR="00E22CC4" w:rsidRDefault="00000000">
      <w:pPr>
        <w:pStyle w:val="Heading2"/>
        <w:divId w:val="14805407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E22CC4" w14:paraId="65235C0F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F71FE7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8F7FB6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E22CC4" w14:paraId="1769E2C0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8F8E5B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5509E8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E22CC4" w14:paraId="1ABE5232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2C8E94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C66B1C3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E22CC4" w14:paraId="4966A580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63FF2A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40AE2D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1E7FF56" w14:textId="77777777" w:rsidR="00E22CC4" w:rsidRDefault="00000000">
      <w:pPr>
        <w:pStyle w:val="Heading2"/>
        <w:divId w:val="14805407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E22CC4" w14:paraId="390F3986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3B45EF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F6A470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E22CC4" w14:paraId="1F444C5A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1EA58B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C1937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E22CC4" w14:paraId="3DFE119C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A31CAAD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39083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E22CC4" w14:paraId="7CC387E7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F65468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310F63E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E22CC4" w14:paraId="468D9E7F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41B1E2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7522CCE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E22CC4" w14:paraId="22732EF6" w14:textId="77777777">
        <w:trPr>
          <w:divId w:val="14805407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20648CD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23B213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7DD65B7" w14:textId="77777777" w:rsidR="00E22CC4" w:rsidRDefault="00000000">
      <w:pPr>
        <w:pStyle w:val="Heading1"/>
        <w:divId w:val="165834019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4393E8DC" w14:textId="77777777" w:rsidR="00E22CC4" w:rsidRDefault="00000000">
      <w:pPr>
        <w:pStyle w:val="Heading2"/>
        <w:divId w:val="165834019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E22CC4" w14:paraId="7556A911" w14:textId="77777777">
        <w:trPr>
          <w:divId w:val="165834019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590F6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B1715C" w14:textId="77777777" w:rsidR="00E22CC4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E22CC4" w14:paraId="0933B130" w14:textId="77777777">
        <w:trPr>
          <w:divId w:val="1658340192"/>
          <w:tblCellSpacing w:w="15" w:type="dxa"/>
        </w:trPr>
        <w:tc>
          <w:tcPr>
            <w:tcW w:w="0" w:type="auto"/>
            <w:vAlign w:val="center"/>
            <w:hideMark/>
          </w:tcPr>
          <w:p w14:paraId="18A0D86E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D9BB31F" w14:textId="77777777" w:rsidR="00E22CC4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F213AE8" w14:textId="77777777" w:rsidR="00E22CC4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58DDA029" w14:textId="77777777" w:rsidR="00E22CC4" w:rsidRDefault="00000000">
      <w:pPr>
        <w:pStyle w:val="NormalWeb"/>
        <w:divId w:val="1744600287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4956227B" w14:textId="77777777" w:rsidR="00E22CC4" w:rsidRDefault="00000000">
      <w:pPr>
        <w:pStyle w:val="NormalWeb"/>
        <w:divId w:val="1744600287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08759D82" w14:textId="77777777" w:rsidR="00E22CC4" w:rsidRDefault="00000000">
      <w:pPr>
        <w:pStyle w:val="NormalWeb"/>
        <w:divId w:val="1744600287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23282905" w14:textId="77777777" w:rsidR="00E22CC4" w:rsidRDefault="00000000">
      <w:pPr>
        <w:pStyle w:val="NormalWeb"/>
        <w:divId w:val="1744600287"/>
        <w:rPr>
          <w:rFonts w:ascii="Georgia" w:hAnsi="Georgia"/>
        </w:rPr>
      </w:pPr>
      <w:commentRangeStart w:id="103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56BA5F69" w14:textId="77777777" w:rsidR="008B7C18" w:rsidRDefault="00000000">
      <w:pPr>
        <w:pStyle w:val="NormalWeb"/>
        <w:divId w:val="1744600287"/>
        <w:rPr>
          <w:rFonts w:ascii="Georgia" w:hAnsi="Georgia"/>
        </w:rPr>
      </w:pPr>
      <w:r>
        <w:rPr>
          <w:rFonts w:ascii="Georgia" w:hAnsi="Georgia"/>
        </w:rPr>
        <w:t xml:space="preserve">Puglisi, </w:t>
      </w:r>
      <w:proofErr w:type="gramStart"/>
      <w:r>
        <w:rPr>
          <w:rFonts w:ascii="Georgia" w:hAnsi="Georgia"/>
        </w:rPr>
        <w:t>C.</w:t>
      </w:r>
      <w:proofErr w:type="gramEnd"/>
      <w:r>
        <w:rPr>
          <w:rFonts w:ascii="Georgia" w:hAnsi="Georgia"/>
        </w:rPr>
        <w:t xml:space="preserve"> and Middleton, D.J. 2017. A revision of </w:t>
      </w:r>
      <w:proofErr w:type="spellStart"/>
      <w:r>
        <w:rPr>
          <w:rFonts w:ascii="Georgia" w:hAnsi="Georgia"/>
        </w:rPr>
        <w:t>Microchirita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  <w:commentRangeEnd w:id="103"/>
      <w:r w:rsidR="008D1CE4">
        <w:rPr>
          <w:rStyle w:val="CommentReference"/>
        </w:rPr>
        <w:commentReference w:id="103"/>
      </w:r>
    </w:p>
    <w:sectPr w:rsidR="008B7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10-18T14:54:00Z" w:initials="JP">
    <w:p w14:paraId="5434D231" w14:textId="77777777" w:rsidR="00386C4D" w:rsidRDefault="00386C4D" w:rsidP="001C797F">
      <w:pPr>
        <w:pStyle w:val="CommentText"/>
      </w:pPr>
      <w:r>
        <w:rPr>
          <w:rStyle w:val="CommentReference"/>
        </w:rPr>
        <w:annotationRef/>
      </w:r>
      <w:r>
        <w:t>Probably ok, but would be good to make clearer that two of the three sites are almost certainly under threat.</w:t>
      </w:r>
    </w:p>
  </w:comment>
  <w:comment w:id="24" w:author="Jack Plummer" w:date="2022-10-18T14:08:00Z" w:initials="JP">
    <w:p w14:paraId="1FAE23B1" w14:textId="6CB574E8" w:rsidR="008D1CE4" w:rsidRDefault="008D1CE4" w:rsidP="00CB5A17">
      <w:pPr>
        <w:pStyle w:val="CommentText"/>
      </w:pPr>
      <w:r>
        <w:rPr>
          <w:rStyle w:val="CommentReference"/>
        </w:rPr>
        <w:annotationRef/>
      </w:r>
      <w:r>
        <w:t>Not relevant to assessment category</w:t>
      </w:r>
    </w:p>
  </w:comment>
  <w:comment w:id="63" w:author="Jack Plummer" w:date="2022-10-18T14:11:00Z" w:initials="JP">
    <w:p w14:paraId="10B1657A" w14:textId="77777777" w:rsidR="008D1CE4" w:rsidRDefault="008D1CE4" w:rsidP="0006580B">
      <w:pPr>
        <w:pStyle w:val="CommentText"/>
      </w:pPr>
      <w:r>
        <w:rPr>
          <w:rStyle w:val="CommentReference"/>
        </w:rPr>
        <w:annotationRef/>
      </w:r>
      <w:r>
        <w:t>Remove as not assessing as VU D2</w:t>
      </w:r>
    </w:p>
  </w:comment>
  <w:comment w:id="87" w:author="Jack Plummer" w:date="2022-10-18T14:14:00Z" w:initials="JP">
    <w:p w14:paraId="4456A1A4" w14:textId="77777777" w:rsidR="008D1CE4" w:rsidRDefault="008D1CE4" w:rsidP="00842D8C">
      <w:pPr>
        <w:pStyle w:val="CommentText"/>
      </w:pPr>
      <w:r>
        <w:rPr>
          <w:rStyle w:val="CommentReference"/>
        </w:rPr>
        <w:annotationRef/>
      </w:r>
      <w:r>
        <w:t>Remove this - this should be a fairly robust estimate of overall population size - I don't think we have this information</w:t>
      </w:r>
    </w:p>
  </w:comment>
  <w:comment w:id="88" w:author="Jack Plummer" w:date="2022-10-18T14:14:00Z" w:initials="JP">
    <w:p w14:paraId="59FA5341" w14:textId="77777777" w:rsidR="008D1CE4" w:rsidRDefault="008D1CE4" w:rsidP="00F122F0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89" w:author="Jack Plummer" w:date="2022-10-18T14:15:00Z" w:initials="JP">
    <w:p w14:paraId="53323F2D" w14:textId="77777777" w:rsidR="008D1CE4" w:rsidRDefault="008D1CE4" w:rsidP="00DB0E1B">
      <w:pPr>
        <w:pStyle w:val="CommentText"/>
      </w:pPr>
      <w:r>
        <w:rPr>
          <w:rStyle w:val="CommentReference"/>
        </w:rPr>
        <w:annotationRef/>
      </w:r>
      <w:r>
        <w:t>Only use observed if certain and applies to all sites.</w:t>
      </w:r>
    </w:p>
  </w:comment>
  <w:comment w:id="99" w:author="Jack Plummer" w:date="2022-10-18T14:15:00Z" w:initials="JP">
    <w:p w14:paraId="754EE457" w14:textId="77777777" w:rsidR="008D1CE4" w:rsidRDefault="008D1CE4" w:rsidP="00857B3D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  <w:comment w:id="100" w:author="Jack Plummer" w:date="2022-10-18T14:53:00Z" w:initials="JP">
    <w:p w14:paraId="1E0A5E61" w14:textId="77777777" w:rsidR="00386C4D" w:rsidRDefault="00386C4D" w:rsidP="0013705A">
      <w:pPr>
        <w:pStyle w:val="CommentText"/>
      </w:pPr>
      <w:r>
        <w:rPr>
          <w:rStyle w:val="CommentReference"/>
        </w:rPr>
        <w:annotationRef/>
      </w:r>
      <w:r>
        <w:t>I think it would be good to explain which sites we know are under threat i.e. both sites in Nakhon Nayok and what possible threats are at Si Sa Ket</w:t>
      </w:r>
    </w:p>
  </w:comment>
  <w:comment w:id="101" w:author="Jack Plummer" w:date="2022-10-18T14:16:00Z" w:initials="JP">
    <w:p w14:paraId="70BF72A1" w14:textId="02867F8F" w:rsidR="008D1CE4" w:rsidRDefault="008D1CE4" w:rsidP="00E76002">
      <w:pPr>
        <w:pStyle w:val="CommentText"/>
      </w:pPr>
      <w:r>
        <w:rPr>
          <w:rStyle w:val="CommentReference"/>
        </w:rPr>
        <w:annotationRef/>
      </w:r>
      <w:r>
        <w:t>If coding these, they should be mentioned in above text documentation.</w:t>
      </w:r>
    </w:p>
  </w:comment>
  <w:comment w:id="102" w:author="Jack Plummer" w:date="2022-10-18T14:16:00Z" w:initials="JP">
    <w:p w14:paraId="2FB6EAC6" w14:textId="77777777" w:rsidR="008D1CE4" w:rsidRDefault="008D1CE4" w:rsidP="004D73AC">
      <w:pPr>
        <w:pStyle w:val="CommentText"/>
      </w:pPr>
      <w:r>
        <w:rPr>
          <w:rStyle w:val="CommentReference"/>
        </w:rPr>
        <w:annotationRef/>
      </w:r>
      <w:r>
        <w:t>Name them</w:t>
      </w:r>
    </w:p>
  </w:comment>
  <w:comment w:id="103" w:author="Jack Plummer" w:date="2022-10-18T14:17:00Z" w:initials="JP">
    <w:p w14:paraId="4E3A8031" w14:textId="77777777" w:rsidR="008D1CE4" w:rsidRDefault="008D1CE4" w:rsidP="00487D1D">
      <w:pPr>
        <w:pStyle w:val="CommentText"/>
      </w:pPr>
      <w:r>
        <w:rPr>
          <w:rStyle w:val="CommentReference"/>
        </w:rPr>
        <w:annotationRef/>
      </w:r>
      <w:r>
        <w:t>Refer to these in assessment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34D231" w15:done="0"/>
  <w15:commentEx w15:paraId="1FAE23B1" w15:done="0"/>
  <w15:commentEx w15:paraId="10B1657A" w15:done="0"/>
  <w15:commentEx w15:paraId="4456A1A4" w15:done="0"/>
  <w15:commentEx w15:paraId="59FA5341" w15:done="0"/>
  <w15:commentEx w15:paraId="53323F2D" w15:done="0"/>
  <w15:commentEx w15:paraId="754EE457" w15:done="0"/>
  <w15:commentEx w15:paraId="1E0A5E61" w15:done="0"/>
  <w15:commentEx w15:paraId="70BF72A1" w15:done="0"/>
  <w15:commentEx w15:paraId="2FB6EAC6" w15:done="0"/>
  <w15:commentEx w15:paraId="4E3A80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93CAF" w16cex:dateUtc="2022-10-18T13:54:00Z"/>
  <w16cex:commentExtensible w16cex:durableId="26F931E9" w16cex:dateUtc="2022-10-18T13:08:00Z"/>
  <w16cex:commentExtensible w16cex:durableId="26F9329B" w16cex:dateUtc="2022-10-18T13:11:00Z"/>
  <w16cex:commentExtensible w16cex:durableId="26F9333A" w16cex:dateUtc="2022-10-18T13:14:00Z"/>
  <w16cex:commentExtensible w16cex:durableId="26F93344" w16cex:dateUtc="2022-10-18T13:14:00Z"/>
  <w16cex:commentExtensible w16cex:durableId="26F9336B" w16cex:dateUtc="2022-10-18T13:15:00Z"/>
  <w16cex:commentExtensible w16cex:durableId="26F9338C" w16cex:dateUtc="2022-10-18T13:15:00Z"/>
  <w16cex:commentExtensible w16cex:durableId="26F93C7D" w16cex:dateUtc="2022-10-18T13:53:00Z"/>
  <w16cex:commentExtensible w16cex:durableId="26F933B4" w16cex:dateUtc="2022-10-18T13:16:00Z"/>
  <w16cex:commentExtensible w16cex:durableId="26F933C7" w16cex:dateUtc="2022-10-18T13:16:00Z"/>
  <w16cex:commentExtensible w16cex:durableId="26F933FC" w16cex:dateUtc="2022-10-18T1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34D231" w16cid:durableId="26F93CAF"/>
  <w16cid:commentId w16cid:paraId="1FAE23B1" w16cid:durableId="26F931E9"/>
  <w16cid:commentId w16cid:paraId="10B1657A" w16cid:durableId="26F9329B"/>
  <w16cid:commentId w16cid:paraId="4456A1A4" w16cid:durableId="26F9333A"/>
  <w16cid:commentId w16cid:paraId="59FA5341" w16cid:durableId="26F93344"/>
  <w16cid:commentId w16cid:paraId="53323F2D" w16cid:durableId="26F9336B"/>
  <w16cid:commentId w16cid:paraId="754EE457" w16cid:durableId="26F9338C"/>
  <w16cid:commentId w16cid:paraId="1E0A5E61" w16cid:durableId="26F93C7D"/>
  <w16cid:commentId w16cid:paraId="70BF72A1" w16cid:durableId="26F933B4"/>
  <w16cid:commentId w16cid:paraId="2FB6EAC6" w16cid:durableId="26F933C7"/>
  <w16cid:commentId w16cid:paraId="4E3A8031" w16cid:durableId="26F933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77"/>
    <w:rsid w:val="00386C4D"/>
    <w:rsid w:val="008B7C18"/>
    <w:rsid w:val="008D1CE4"/>
    <w:rsid w:val="00A02477"/>
    <w:rsid w:val="00E2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C7CFC"/>
  <w15:chartTrackingRefBased/>
  <w15:docId w15:val="{32F77C96-3B9F-4C02-8212-C071233A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A02477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C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1C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1CE4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C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CE4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2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8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024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780148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0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23C23B-8E5E-4680-8FD0-334CC24B1ACE}"/>
</file>

<file path=customXml/itemProps2.xml><?xml version="1.0" encoding="utf-8"?>
<ds:datastoreItem xmlns:ds="http://schemas.openxmlformats.org/officeDocument/2006/customXml" ds:itemID="{8DB8390D-4513-400C-87EF-EFF4211D578C}"/>
</file>

<file path=customXml/itemProps3.xml><?xml version="1.0" encoding="utf-8"?>
<ds:datastoreItem xmlns:ds="http://schemas.openxmlformats.org/officeDocument/2006/customXml" ds:itemID="{5125BEC5-9D2F-47BF-B87D-F2880AFC7C01}"/>
</file>

<file path=customXml/itemProps4.xml><?xml version="1.0" encoding="utf-8"?>
<ds:datastoreItem xmlns:ds="http://schemas.openxmlformats.org/officeDocument/2006/customXml" ds:itemID="{F641505F-2E68-47BC-B4F8-57DF56A6C1C4}"/>
</file>

<file path=customXml/itemProps5.xml><?xml version="1.0" encoding="utf-8"?>
<ds:datastoreItem xmlns:ds="http://schemas.openxmlformats.org/officeDocument/2006/customXml" ds:itemID="{66439C63-8A2F-422B-8DC2-D39A317169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micromusa</vt:lpstr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micromusa</dc:title>
  <dc:subject/>
  <dc:creator>Jack Plummer</dc:creator>
  <cp:keywords/>
  <dc:description/>
  <cp:lastModifiedBy>Jack Plummer</cp:lastModifiedBy>
  <cp:revision>3</cp:revision>
  <dcterms:created xsi:type="dcterms:W3CDTF">2022-10-18T13:18:00Z</dcterms:created>
  <dcterms:modified xsi:type="dcterms:W3CDTF">2022-10-18T13:54:00Z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