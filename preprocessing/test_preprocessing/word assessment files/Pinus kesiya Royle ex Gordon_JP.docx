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95758" w14:textId="77777777" w:rsidR="00000000" w:rsidRDefault="006C1835">
      <w:pPr>
        <w:jc w:val="center"/>
        <w:divId w:val="958954647"/>
        <w:rPr>
          <w:rFonts w:ascii="Georgia" w:eastAsia="Times New Roman" w:hAnsi="Georgia"/>
          <w:b/>
          <w:bCs/>
          <w:sz w:val="29"/>
          <w:szCs w:val="29"/>
        </w:rPr>
      </w:pPr>
      <w:r>
        <w:rPr>
          <w:rFonts w:ascii="Georgia" w:eastAsia="Times New Roman" w:hAnsi="Georgia"/>
          <w:b/>
          <w:bCs/>
          <w:sz w:val="29"/>
          <w:szCs w:val="29"/>
        </w:rPr>
        <w:t>Draft</w:t>
      </w:r>
    </w:p>
    <w:p w14:paraId="10A8AC61" w14:textId="77777777" w:rsidR="00000000" w:rsidRDefault="006C1835">
      <w:pPr>
        <w:divId w:val="1743142124"/>
        <w:rPr>
          <w:rFonts w:ascii="Georgia" w:eastAsia="Times New Roman" w:hAnsi="Georgia"/>
          <w:sz w:val="18"/>
          <w:szCs w:val="18"/>
        </w:rPr>
      </w:pPr>
      <w:r>
        <w:rPr>
          <w:rFonts w:ascii="Georgia" w:eastAsia="Times New Roman" w:hAnsi="Georgia"/>
          <w:noProof/>
          <w:sz w:val="18"/>
          <w:szCs w:val="18"/>
        </w:rPr>
        <w:drawing>
          <wp:inline distT="0" distB="0" distL="0" distR="0" wp14:anchorId="47B9BD46" wp14:editId="3B9EEEBC">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31E9BDCF" w14:textId="77777777" w:rsidR="00000000" w:rsidRDefault="006C1835">
      <w:pPr>
        <w:shd w:val="clear" w:color="auto" w:fill="FFFFFF"/>
        <w:spacing w:before="100" w:beforeAutospacing="1" w:after="100" w:afterAutospacing="1"/>
        <w:jc w:val="right"/>
        <w:outlineLvl w:val="1"/>
        <w:divId w:val="1743142124"/>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Pinus </w:t>
      </w:r>
      <w:proofErr w:type="spellStart"/>
      <w:r>
        <w:rPr>
          <w:rStyle w:val="Emphasis"/>
          <w:rFonts w:ascii="Georgia" w:eastAsia="Times New Roman" w:hAnsi="Georgia"/>
          <w:b/>
          <w:bCs/>
          <w:color w:val="000000"/>
          <w:kern w:val="36"/>
          <w:sz w:val="29"/>
          <w:szCs w:val="29"/>
        </w:rPr>
        <w:t>kesiya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Royle</w:t>
      </w:r>
      <w:proofErr w:type="spellEnd"/>
      <w:r>
        <w:rPr>
          <w:rFonts w:ascii="Georgia" w:eastAsia="Times New Roman" w:hAnsi="Georgia"/>
          <w:b/>
          <w:bCs/>
          <w:color w:val="000000"/>
          <w:kern w:val="36"/>
          <w:sz w:val="29"/>
          <w:szCs w:val="29"/>
        </w:rPr>
        <w:t xml:space="preserve"> ex Gordon</w:t>
      </w:r>
    </w:p>
    <w:p w14:paraId="6F238D5B" w14:textId="77777777" w:rsidR="00000000" w:rsidRDefault="006C1835">
      <w:pPr>
        <w:jc w:val="right"/>
        <w:divId w:val="1743142124"/>
        <w:rPr>
          <w:rFonts w:ascii="Georgia" w:eastAsia="Times New Roman" w:hAnsi="Georgia"/>
          <w:sz w:val="18"/>
          <w:szCs w:val="18"/>
        </w:rPr>
      </w:pPr>
      <w:r>
        <w:rPr>
          <w:rFonts w:ascii="Georgia" w:eastAsia="Times New Roman" w:hAnsi="Georgia"/>
          <w:sz w:val="18"/>
          <w:szCs w:val="18"/>
        </w:rPr>
        <w:t xml:space="preserve">PLANTAE - TRACHEOPHYTA - PINOPSIDA - PINALES - PINACEAE - Pinus - </w:t>
      </w:r>
      <w:proofErr w:type="spellStart"/>
      <w:r>
        <w:rPr>
          <w:rFonts w:ascii="Georgia" w:eastAsia="Times New Roman" w:hAnsi="Georgia"/>
          <w:sz w:val="18"/>
          <w:szCs w:val="18"/>
        </w:rPr>
        <w:t>kesiya</w:t>
      </w:r>
      <w:proofErr w:type="spellEnd"/>
    </w:p>
    <w:p w14:paraId="41F2D01F" w14:textId="77777777" w:rsidR="00000000" w:rsidRDefault="006C1835">
      <w:pPr>
        <w:pStyle w:val="NormalWeb"/>
        <w:divId w:val="985091976"/>
        <w:rPr>
          <w:rFonts w:ascii="Georgia" w:hAnsi="Georgia"/>
        </w:rPr>
      </w:pPr>
      <w:r>
        <w:rPr>
          <w:rStyle w:val="Strong"/>
          <w:rFonts w:ascii="Georgia" w:hAnsi="Georgia"/>
        </w:rPr>
        <w:t xml:space="preserve">Common Names: </w:t>
      </w:r>
      <w:proofErr w:type="spellStart"/>
      <w:r>
        <w:rPr>
          <w:rFonts w:ascii="Georgia" w:hAnsi="Georgia"/>
        </w:rPr>
        <w:t>Khasia</w:t>
      </w:r>
      <w:proofErr w:type="spellEnd"/>
      <w:r>
        <w:rPr>
          <w:rFonts w:ascii="Georgia" w:hAnsi="Georgia"/>
        </w:rPr>
        <w:t xml:space="preserve"> Pine (English), Benguet Pine (English), Khasi Pine (English), Luzon</w:t>
      </w:r>
      <w:r>
        <w:rPr>
          <w:rFonts w:ascii="Georgia" w:hAnsi="Georgia"/>
        </w:rPr>
        <w:t xml:space="preserve"> Pine (English), </w:t>
      </w:r>
      <w:proofErr w:type="spellStart"/>
      <w:r>
        <w:rPr>
          <w:rFonts w:ascii="Georgia" w:hAnsi="Georgia"/>
        </w:rPr>
        <w:t>Tinyu</w:t>
      </w:r>
      <w:proofErr w:type="spellEnd"/>
      <w:r>
        <w:rPr>
          <w:rFonts w:ascii="Georgia" w:hAnsi="Georgia"/>
        </w:rPr>
        <w:t xml:space="preserve"> (Burmese)</w:t>
      </w:r>
      <w:r>
        <w:rPr>
          <w:rFonts w:ascii="Georgia" w:hAnsi="Georgia"/>
        </w:rPr>
        <w:br/>
      </w:r>
      <w:r>
        <w:rPr>
          <w:rStyle w:val="Strong"/>
          <w:rFonts w:ascii="Georgia" w:hAnsi="Georgia"/>
        </w:rPr>
        <w:t xml:space="preserve">Synonyms: </w:t>
      </w:r>
      <w:r>
        <w:rPr>
          <w:rFonts w:ascii="Georgia" w:hAnsi="Georgia"/>
        </w:rPr>
        <w:t xml:space="preserve">Pinus </w:t>
      </w:r>
      <w:proofErr w:type="spellStart"/>
      <w:r>
        <w:rPr>
          <w:rFonts w:ascii="Georgia" w:hAnsi="Georgia"/>
        </w:rPr>
        <w:t>insularis</w:t>
      </w:r>
      <w:proofErr w:type="spellEnd"/>
      <w:r>
        <w:rPr>
          <w:rFonts w:ascii="Georgia" w:hAnsi="Georgia"/>
        </w:rPr>
        <w:t xml:space="preserve"> </w:t>
      </w:r>
      <w:proofErr w:type="spellStart"/>
      <w:r>
        <w:rPr>
          <w:rFonts w:ascii="Georgia" w:hAnsi="Georgia"/>
        </w:rPr>
        <w:t>Endl</w:t>
      </w:r>
      <w:proofErr w:type="spellEnd"/>
      <w:r>
        <w:rPr>
          <w:rFonts w:ascii="Georgia" w:hAnsi="Georgia"/>
        </w:rPr>
        <w:t>.</w:t>
      </w:r>
    </w:p>
    <w:p w14:paraId="1B271D0A" w14:textId="77777777" w:rsidR="00000000" w:rsidRDefault="006C1835">
      <w:pPr>
        <w:pStyle w:val="NormalWeb"/>
        <w:divId w:val="985091976"/>
        <w:rPr>
          <w:rFonts w:ascii="Georgia" w:hAnsi="Georgia"/>
        </w:rPr>
      </w:pPr>
      <w:r>
        <w:rPr>
          <w:rStyle w:val="datalabel1"/>
          <w:rFonts w:ascii="Georgia" w:hAnsi="Georgia"/>
        </w:rPr>
        <w:t xml:space="preserve">Taxonomic Note: </w:t>
      </w:r>
      <w:r>
        <w:rPr>
          <w:rFonts w:ascii="Georgia" w:hAnsi="Georgia"/>
        </w:rPr>
        <w:br/>
        <w:t xml:space="preserve">Two varieties are recognized. The non-typical variety (var. </w:t>
      </w:r>
      <w:proofErr w:type="spellStart"/>
      <w:r>
        <w:rPr>
          <w:rStyle w:val="Emphasis"/>
          <w:rFonts w:ascii="Georgia" w:hAnsi="Georgia"/>
        </w:rPr>
        <w:t>langbianensis</w:t>
      </w:r>
      <w:proofErr w:type="spellEnd"/>
      <w:r>
        <w:rPr>
          <w:rStyle w:val="Emphasis"/>
          <w:rFonts w:ascii="Georgia" w:hAnsi="Georgia"/>
        </w:rPr>
        <w:t xml:space="preserve"> </w:t>
      </w:r>
      <w:r>
        <w:rPr>
          <w:rFonts w:ascii="Georgia" w:hAnsi="Georgia"/>
        </w:rPr>
        <w:t>(</w:t>
      </w:r>
      <w:proofErr w:type="spellStart"/>
      <w:proofErr w:type="gramStart"/>
      <w:r>
        <w:rPr>
          <w:rFonts w:ascii="Georgia" w:hAnsi="Georgia"/>
        </w:rPr>
        <w:t>A.Chev</w:t>
      </w:r>
      <w:proofErr w:type="spellEnd"/>
      <w:proofErr w:type="gramEnd"/>
      <w:r>
        <w:rPr>
          <w:rFonts w:ascii="Georgia" w:hAnsi="Georgia"/>
        </w:rPr>
        <w:t xml:space="preserve">.) </w:t>
      </w:r>
      <w:proofErr w:type="spellStart"/>
      <w:r>
        <w:rPr>
          <w:rFonts w:ascii="Georgia" w:hAnsi="Georgia"/>
        </w:rPr>
        <w:t>Gaussen</w:t>
      </w:r>
      <w:proofErr w:type="spellEnd"/>
      <w:r>
        <w:rPr>
          <w:rFonts w:ascii="Georgia" w:hAnsi="Georgia"/>
        </w:rPr>
        <w:t xml:space="preserve"> ex N.-</w:t>
      </w:r>
      <w:proofErr w:type="spellStart"/>
      <w:proofErr w:type="gramStart"/>
      <w:r>
        <w:rPr>
          <w:rFonts w:ascii="Georgia" w:hAnsi="Georgia"/>
        </w:rPr>
        <w:t>S.Bui</w:t>
      </w:r>
      <w:proofErr w:type="spellEnd"/>
      <w:proofErr w:type="gramEnd"/>
      <w:r>
        <w:rPr>
          <w:rFonts w:ascii="Georgia" w:hAnsi="Georgia"/>
        </w:rPr>
        <w:t xml:space="preserve">) co-occurs with the typical variety throughout </w:t>
      </w:r>
      <w:r>
        <w:rPr>
          <w:rStyle w:val="Emphasis"/>
          <w:rFonts w:ascii="Georgia" w:hAnsi="Georgia"/>
        </w:rPr>
        <w:t xml:space="preserve">P. </w:t>
      </w:r>
      <w:proofErr w:type="spellStart"/>
      <w:r>
        <w:rPr>
          <w:rStyle w:val="Emphasis"/>
          <w:rFonts w:ascii="Georgia" w:hAnsi="Georgia"/>
        </w:rPr>
        <w:t>kesiya</w:t>
      </w:r>
      <w:r>
        <w:rPr>
          <w:rFonts w:ascii="Georgia" w:hAnsi="Georgia"/>
        </w:rPr>
        <w:t>'s</w:t>
      </w:r>
      <w:proofErr w:type="spellEnd"/>
      <w:r>
        <w:rPr>
          <w:rFonts w:ascii="Georgia" w:hAnsi="Georgia"/>
        </w:rPr>
        <w:t xml:space="preserve"> range. Neither variety is threatened.</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000000" w14:paraId="633489F3" w14:textId="77777777">
        <w:trPr>
          <w:tblCellSpacing w:w="15" w:type="dxa"/>
          <w:jc w:val="center"/>
        </w:trPr>
        <w:tc>
          <w:tcPr>
            <w:tcW w:w="0" w:type="auto"/>
            <w:tcBorders>
              <w:bottom w:val="single" w:sz="6" w:space="0" w:color="000000"/>
            </w:tcBorders>
            <w:shd w:val="clear" w:color="auto" w:fill="BBBBBB"/>
            <w:vAlign w:val="center"/>
            <w:hideMark/>
          </w:tcPr>
          <w:p w14:paraId="4691D210" w14:textId="77777777" w:rsidR="00000000" w:rsidRDefault="006C1835">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3367938F" w14:textId="77777777">
        <w:trPr>
          <w:tblCellSpacing w:w="15" w:type="dxa"/>
          <w:jc w:val="center"/>
        </w:trPr>
        <w:tc>
          <w:tcPr>
            <w:tcW w:w="0" w:type="auto"/>
            <w:vAlign w:val="center"/>
            <w:hideMark/>
          </w:tcPr>
          <w:p w14:paraId="719D1CD2" w14:textId="77777777" w:rsidR="00000000" w:rsidRDefault="006C1835">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2794A4C0" w14:textId="77777777" w:rsidR="00000000" w:rsidRDefault="006C1835">
      <w:pPr>
        <w:pStyle w:val="Heading1"/>
        <w:divId w:val="791022737"/>
        <w:rPr>
          <w:rFonts w:ascii="Georgia" w:eastAsia="Times New Roman" w:hAnsi="Georgia"/>
          <w:sz w:val="29"/>
          <w:szCs w:val="29"/>
        </w:rPr>
      </w:pPr>
      <w:r>
        <w:rPr>
          <w:rFonts w:ascii="Georgia" w:eastAsia="Times New Roman" w:hAnsi="Georgia"/>
          <w:sz w:val="29"/>
          <w:szCs w:val="29"/>
        </w:rPr>
        <w:t>Red List Assessment</w:t>
      </w:r>
    </w:p>
    <w:p w14:paraId="0C811E63" w14:textId="77777777" w:rsidR="00000000" w:rsidRDefault="006C1835">
      <w:pPr>
        <w:pStyle w:val="Heading2"/>
        <w:divId w:val="791022737"/>
        <w:rPr>
          <w:rFonts w:ascii="Georgia" w:eastAsia="Times New Roman" w:hAnsi="Georgia"/>
          <w:sz w:val="27"/>
          <w:szCs w:val="27"/>
        </w:rPr>
      </w:pPr>
      <w:r>
        <w:rPr>
          <w:rFonts w:ascii="Georgia" w:eastAsia="Times New Roman" w:hAnsi="Georgia"/>
          <w:sz w:val="27"/>
          <w:szCs w:val="27"/>
        </w:rPr>
        <w:t>Assessment Information</w:t>
      </w:r>
    </w:p>
    <w:p w14:paraId="50777E20" w14:textId="77777777" w:rsidR="00000000" w:rsidRDefault="006C1835">
      <w:pPr>
        <w:pStyle w:val="NormalWeb"/>
        <w:divId w:val="791022737"/>
        <w:rPr>
          <w:rFonts w:ascii="Georgia" w:hAnsi="Georgia"/>
        </w:rPr>
      </w:pPr>
      <w:r>
        <w:rPr>
          <w:rStyle w:val="datalabel1"/>
          <w:rFonts w:ascii="Georgia" w:hAnsi="Georgia"/>
        </w:rPr>
        <w:t xml:space="preserve">Date of Assessment: </w:t>
      </w:r>
      <w:r>
        <w:rPr>
          <w:rFonts w:ascii="Georgia" w:hAnsi="Georgia"/>
        </w:rPr>
        <w:t>2022-05-18</w:t>
      </w:r>
    </w:p>
    <w:p w14:paraId="132E7A61" w14:textId="77777777" w:rsidR="00000000" w:rsidRDefault="006C1835">
      <w:pPr>
        <w:pStyle w:val="NormalWeb"/>
        <w:divId w:val="791022737"/>
        <w:rPr>
          <w:rFonts w:ascii="Georgia" w:hAnsi="Georgia"/>
        </w:rPr>
      </w:pPr>
      <w:r>
        <w:rPr>
          <w:rStyle w:val="datalabel1"/>
          <w:rFonts w:ascii="Georgia" w:hAnsi="Georgia"/>
        </w:rPr>
        <w:t xml:space="preserve">Assessor(s): </w:t>
      </w:r>
      <w:proofErr w:type="spellStart"/>
      <w:r>
        <w:rPr>
          <w:rFonts w:ascii="Georgia" w:hAnsi="Georgia"/>
        </w:rPr>
        <w:t>Farjon</w:t>
      </w:r>
      <w:proofErr w:type="spellEnd"/>
      <w:r>
        <w:rPr>
          <w:rFonts w:ascii="Georgia" w:hAnsi="Georgia"/>
        </w:rPr>
        <w:t>, A. &amp; Pakkad, G.</w:t>
      </w:r>
    </w:p>
    <w:p w14:paraId="79198C2A" w14:textId="77777777" w:rsidR="00000000" w:rsidRDefault="006C1835">
      <w:pPr>
        <w:pStyle w:val="NormalWeb"/>
        <w:divId w:val="791022737"/>
        <w:rPr>
          <w:rFonts w:ascii="Georgia" w:hAnsi="Georgia"/>
        </w:rPr>
      </w:pPr>
      <w:r>
        <w:rPr>
          <w:rStyle w:val="datalabel1"/>
          <w:rFonts w:ascii="Georgia" w:hAnsi="Georgia"/>
        </w:rPr>
        <w:t xml:space="preserve">Regions: </w:t>
      </w:r>
      <w:r>
        <w:rPr>
          <w:rFonts w:ascii="Georgia" w:hAnsi="Georgia"/>
        </w:rPr>
        <w:t>Global</w:t>
      </w:r>
    </w:p>
    <w:p w14:paraId="6423188C" w14:textId="77777777" w:rsidR="00000000" w:rsidRDefault="006C1835">
      <w:pPr>
        <w:pStyle w:val="Heading2"/>
        <w:divId w:val="791022737"/>
        <w:rPr>
          <w:rFonts w:ascii="Georgia" w:eastAsia="Times New Roman" w:hAnsi="Georgia"/>
          <w:sz w:val="27"/>
          <w:szCs w:val="27"/>
        </w:rPr>
      </w:pPr>
      <w:r>
        <w:rPr>
          <w:rFonts w:ascii="Georgia" w:eastAsia="Times New Roman" w:hAnsi="Georgia"/>
          <w:sz w:val="27"/>
          <w:szCs w:val="27"/>
        </w:rPr>
        <w:t xml:space="preserve">Assessment </w:t>
      </w:r>
      <w:r>
        <w:rPr>
          <w:rFonts w:ascii="Georgia" w:eastAsia="Times New Roman" w:hAnsi="Georgia"/>
          <w:sz w:val="27"/>
          <w:szCs w:val="27"/>
        </w:rPr>
        <w:t>Rationale</w:t>
      </w:r>
    </w:p>
    <w:p w14:paraId="3171A547" w14:textId="1ADFFF14" w:rsidR="00000000" w:rsidRDefault="006C1835">
      <w:pPr>
        <w:pStyle w:val="NormalWeb"/>
        <w:divId w:val="791022737"/>
        <w:rPr>
          <w:rFonts w:ascii="Georgia" w:hAnsi="Georgia"/>
        </w:rPr>
      </w:pPr>
      <w:r>
        <w:rPr>
          <w:rFonts w:ascii="Georgia" w:hAnsi="Georgia"/>
        </w:rPr>
        <w:t xml:space="preserve">This species has a widespread distribution in south and southeast Asia occurring in China, </w:t>
      </w:r>
      <w:ins w:id="0" w:author="Jack Plummer" w:date="2022-08-19T21:16:00Z">
        <w:r w:rsidR="00D00F97">
          <w:rPr>
            <w:rFonts w:ascii="Georgia" w:hAnsi="Georgia"/>
          </w:rPr>
          <w:t>northeast</w:t>
        </w:r>
      </w:ins>
      <w:del w:id="1" w:author="Jack Plummer" w:date="2022-08-19T21:16:00Z">
        <w:r w:rsidDel="00D00F97">
          <w:rPr>
            <w:rFonts w:ascii="Georgia" w:hAnsi="Georgia"/>
          </w:rPr>
          <w:delText>NE</w:delText>
        </w:r>
      </w:del>
      <w:r>
        <w:rPr>
          <w:rFonts w:ascii="Georgia" w:hAnsi="Georgia"/>
        </w:rPr>
        <w:t xml:space="preserve"> India, Lao PDR, Thailand, Cambodia, Viet </w:t>
      </w:r>
      <w:proofErr w:type="gramStart"/>
      <w:r>
        <w:rPr>
          <w:rFonts w:ascii="Georgia" w:hAnsi="Georgia"/>
        </w:rPr>
        <w:t>Nam</w:t>
      </w:r>
      <w:proofErr w:type="gramEnd"/>
      <w:r>
        <w:rPr>
          <w:rFonts w:ascii="Georgia" w:hAnsi="Georgia"/>
        </w:rPr>
        <w:t xml:space="preserve"> and the Philippines (Luzon). Its extent of occurrence (EOO) of 4,732,508 km</w:t>
      </w:r>
      <w:r>
        <w:rPr>
          <w:rFonts w:ascii="Georgia" w:hAnsi="Georgia"/>
          <w:vertAlign w:val="superscript"/>
        </w:rPr>
        <w:t>2</w:t>
      </w:r>
      <w:r>
        <w:rPr>
          <w:rFonts w:ascii="Georgia" w:hAnsi="Georgia"/>
        </w:rPr>
        <w:t> comfortably exceeds the thresh</w:t>
      </w:r>
      <w:r>
        <w:rPr>
          <w:rFonts w:ascii="Georgia" w:hAnsi="Georgia"/>
        </w:rPr>
        <w:t>old value for a threatened category under criterion B1. Based on georeferenced herbarium specimens, the area of occupancy (AOO) is estimated as 376 km</w:t>
      </w:r>
      <w:r>
        <w:rPr>
          <w:rFonts w:ascii="Georgia" w:hAnsi="Georgia"/>
          <w:vertAlign w:val="superscript"/>
        </w:rPr>
        <w:t>2</w:t>
      </w:r>
      <w:r>
        <w:rPr>
          <w:rFonts w:ascii="Georgia" w:hAnsi="Georgia"/>
        </w:rPr>
        <w:t xml:space="preserve">, </w:t>
      </w:r>
      <w:ins w:id="2" w:author="Jack Plummer" w:date="2022-08-19T21:16:00Z">
        <w:r w:rsidR="00D00F97">
          <w:rPr>
            <w:rFonts w:ascii="Georgia" w:hAnsi="Georgia"/>
          </w:rPr>
          <w:t xml:space="preserve">falling within the </w:t>
        </w:r>
      </w:ins>
      <w:r>
        <w:rPr>
          <w:rFonts w:ascii="Georgia" w:hAnsi="Georgia"/>
        </w:rPr>
        <w:t xml:space="preserve">threshold for threatened categories under criterion B2. However, this is likely to be an underestimate </w:t>
      </w:r>
      <w:r>
        <w:rPr>
          <w:rFonts w:ascii="Georgia" w:hAnsi="Georgia"/>
        </w:rPr>
        <w:t xml:space="preserve">as the species is </w:t>
      </w:r>
      <w:del w:id="3" w:author="Jack Plummer" w:date="2022-08-19T21:16:00Z">
        <w:r w:rsidDel="00D00F97">
          <w:rPr>
            <w:rFonts w:ascii="Georgia" w:hAnsi="Georgia"/>
          </w:rPr>
          <w:delText>considered widely distribution</w:delText>
        </w:r>
      </w:del>
      <w:ins w:id="4" w:author="Jack Plummer" w:date="2022-08-19T21:16:00Z">
        <w:r w:rsidR="00D00F97">
          <w:rPr>
            <w:rFonts w:ascii="Georgia" w:hAnsi="Georgia"/>
          </w:rPr>
          <w:t>very widely distributed</w:t>
        </w:r>
      </w:ins>
      <w:r>
        <w:rPr>
          <w:rFonts w:ascii="Georgia" w:hAnsi="Georgia"/>
        </w:rPr>
        <w:t>.</w:t>
      </w:r>
      <w:del w:id="5" w:author="Jack Plummer" w:date="2022-08-19T21:16:00Z">
        <w:r w:rsidDel="00D00F97">
          <w:rPr>
            <w:rFonts w:ascii="Georgia" w:hAnsi="Georgia"/>
          </w:rPr>
          <w:delText xml:space="preserve"> The botanical inventory is incomplete across its distribution range. </w:delText>
        </w:r>
      </w:del>
      <w:ins w:id="6" w:author="Jack Plummer" w:date="2022-08-19T21:17:00Z">
        <w:r w:rsidR="00D00F97">
          <w:rPr>
            <w:rFonts w:ascii="Georgia" w:hAnsi="Georgia"/>
          </w:rPr>
          <w:t xml:space="preserve"> </w:t>
        </w:r>
      </w:ins>
      <w:r>
        <w:rPr>
          <w:rFonts w:ascii="Georgia" w:hAnsi="Georgia"/>
        </w:rPr>
        <w:t xml:space="preserve">The </w:t>
      </w:r>
      <w:del w:id="7" w:author="Jack Plummer" w:date="2022-08-19T21:17:00Z">
        <w:r w:rsidDel="00D00F97">
          <w:rPr>
            <w:rFonts w:ascii="Georgia" w:hAnsi="Georgia"/>
          </w:rPr>
          <w:delText xml:space="preserve">number of </w:delText>
        </w:r>
      </w:del>
      <w:r>
        <w:rPr>
          <w:rFonts w:ascii="Georgia" w:hAnsi="Georgia"/>
        </w:rPr>
        <w:t xml:space="preserve">population </w:t>
      </w:r>
      <w:del w:id="8" w:author="Jack Plummer" w:date="2022-08-19T21:17:00Z">
        <w:r w:rsidDel="00D00F97">
          <w:rPr>
            <w:rFonts w:ascii="Georgia" w:hAnsi="Georgia"/>
          </w:rPr>
          <w:delText>for the species</w:delText>
        </w:r>
      </w:del>
      <w:ins w:id="9" w:author="Jack Plummer" w:date="2022-08-19T21:17:00Z">
        <w:r w:rsidR="00D00F97">
          <w:rPr>
            <w:rFonts w:ascii="Georgia" w:hAnsi="Georgia"/>
          </w:rPr>
          <w:t>size</w:t>
        </w:r>
      </w:ins>
      <w:r>
        <w:rPr>
          <w:rFonts w:ascii="Georgia" w:hAnsi="Georgia"/>
        </w:rPr>
        <w:t xml:space="preserve"> is unknown</w:t>
      </w:r>
      <w:ins w:id="10" w:author="Jack Plummer" w:date="2022-08-19T21:17:00Z">
        <w:r w:rsidR="00D00F97">
          <w:rPr>
            <w:rFonts w:ascii="Georgia" w:hAnsi="Georgia"/>
          </w:rPr>
          <w:t xml:space="preserve"> but is </w:t>
        </w:r>
      </w:ins>
      <w:del w:id="11" w:author="Jack Plummer" w:date="2022-08-19T21:17:00Z">
        <w:r w:rsidDel="00D00F97">
          <w:rPr>
            <w:rFonts w:ascii="Georgia" w:hAnsi="Georgia"/>
          </w:rPr>
          <w:delText xml:space="preserve">, </w:delText>
        </w:r>
        <w:r w:rsidDel="00D00F97">
          <w:rPr>
            <w:rFonts w:ascii="Georgia" w:hAnsi="Georgia"/>
          </w:rPr>
          <w:delText>however the species considered occurs a widespread distribution, the population is i</w:delText>
        </w:r>
        <w:r w:rsidDel="00D00F97">
          <w:rPr>
            <w:rFonts w:ascii="Georgia" w:hAnsi="Georgia"/>
          </w:rPr>
          <w:delText xml:space="preserve">t </w:delText>
        </w:r>
      </w:del>
      <w:r>
        <w:rPr>
          <w:rFonts w:ascii="Georgia" w:hAnsi="Georgia"/>
        </w:rPr>
        <w:t>expected to be large and to exceed the threshold values for threatened categories, though further research and survey work would be necessary to confirm this. The population trend is unknown. The population is not known to be severely fragmented or subje</w:t>
      </w:r>
      <w:r>
        <w:rPr>
          <w:rFonts w:ascii="Georgia" w:hAnsi="Georgia"/>
        </w:rPr>
        <w:t>ct to extreme fluctuations. The species has been documented from multiple protected areas and is known to be represented in </w:t>
      </w:r>
      <w:r>
        <w:rPr>
          <w:rStyle w:val="Emphasis"/>
          <w:rFonts w:ascii="Georgia" w:hAnsi="Georgia"/>
        </w:rPr>
        <w:t>ex situ</w:t>
      </w:r>
      <w:r>
        <w:rPr>
          <w:rFonts w:ascii="Georgia" w:hAnsi="Georgia"/>
        </w:rPr>
        <w:t xml:space="preserve"> conservation in botanic gardens. It is considered unlikely that any threats would </w:t>
      </w:r>
      <w:del w:id="12" w:author="Jack Plummer" w:date="2022-08-19T21:17:00Z">
        <w:r w:rsidDel="00D00F97">
          <w:rPr>
            <w:rFonts w:ascii="Georgia" w:hAnsi="Georgia"/>
          </w:rPr>
          <w:delText>effect</w:delText>
        </w:r>
      </w:del>
      <w:ins w:id="13" w:author="Jack Plummer" w:date="2022-08-19T21:17:00Z">
        <w:r w:rsidR="00D00F97">
          <w:rPr>
            <w:rFonts w:ascii="Georgia" w:hAnsi="Georgia"/>
          </w:rPr>
          <w:t>affect</w:t>
        </w:r>
      </w:ins>
      <w:r>
        <w:rPr>
          <w:rFonts w:ascii="Georgia" w:hAnsi="Georgia"/>
        </w:rPr>
        <w:t xml:space="preserve"> the extinction risk of the species </w:t>
      </w:r>
      <w:r>
        <w:rPr>
          <w:rFonts w:ascii="Georgia" w:hAnsi="Georgia"/>
        </w:rPr>
        <w:t>in a short time. It is assessed at Least Concern.</w:t>
      </w:r>
    </w:p>
    <w:p w14:paraId="6FDE5647" w14:textId="77777777" w:rsidR="00000000" w:rsidRDefault="006C1835">
      <w:pPr>
        <w:pStyle w:val="Heading1"/>
        <w:divId w:val="2087453842"/>
        <w:rPr>
          <w:rFonts w:ascii="Georgia" w:eastAsia="Times New Roman" w:hAnsi="Georgia"/>
          <w:sz w:val="29"/>
          <w:szCs w:val="29"/>
        </w:rPr>
      </w:pPr>
      <w:r>
        <w:rPr>
          <w:rFonts w:ascii="Georgia" w:eastAsia="Times New Roman" w:hAnsi="Georgia"/>
          <w:sz w:val="29"/>
          <w:szCs w:val="29"/>
        </w:rPr>
        <w:t>Distribution</w:t>
      </w:r>
    </w:p>
    <w:p w14:paraId="3FA0D88E" w14:textId="77777777" w:rsidR="00000000" w:rsidRDefault="006C1835">
      <w:pPr>
        <w:pStyle w:val="Heading2"/>
        <w:divId w:val="2087453842"/>
        <w:rPr>
          <w:rFonts w:ascii="Georgia" w:eastAsia="Times New Roman" w:hAnsi="Georgia"/>
          <w:sz w:val="27"/>
          <w:szCs w:val="27"/>
        </w:rPr>
      </w:pPr>
      <w:r>
        <w:rPr>
          <w:rFonts w:ascii="Georgia" w:eastAsia="Times New Roman" w:hAnsi="Georgia"/>
          <w:sz w:val="27"/>
          <w:szCs w:val="27"/>
        </w:rPr>
        <w:t>Geographic Range</w:t>
      </w:r>
    </w:p>
    <w:p w14:paraId="18A095AE" w14:textId="70E1CA95" w:rsidR="00000000" w:rsidRDefault="006C1835">
      <w:pPr>
        <w:pStyle w:val="NormalWeb"/>
        <w:divId w:val="2087453842"/>
        <w:rPr>
          <w:rFonts w:ascii="Georgia" w:hAnsi="Georgia"/>
        </w:rPr>
      </w:pPr>
      <w:r>
        <w:rPr>
          <w:rFonts w:ascii="Georgia" w:hAnsi="Georgia"/>
        </w:rPr>
        <w:br/>
      </w:r>
      <w:r>
        <w:rPr>
          <w:rStyle w:val="Emphasis"/>
          <w:rFonts w:ascii="Georgia" w:hAnsi="Georgia"/>
        </w:rPr>
        <w:t xml:space="preserve">Pinus </w:t>
      </w:r>
      <w:proofErr w:type="spellStart"/>
      <w:r>
        <w:rPr>
          <w:rStyle w:val="Emphasis"/>
          <w:rFonts w:ascii="Georgia" w:hAnsi="Georgia"/>
        </w:rPr>
        <w:t>kesiya</w:t>
      </w:r>
      <w:proofErr w:type="spellEnd"/>
      <w:r>
        <w:rPr>
          <w:rFonts w:ascii="Georgia" w:hAnsi="Georgia"/>
        </w:rPr>
        <w:t> </w:t>
      </w:r>
      <w:r>
        <w:rPr>
          <w:rFonts w:ascii="Georgia" w:hAnsi="Georgia"/>
        </w:rPr>
        <w:t xml:space="preserve">is native to </w:t>
      </w:r>
      <w:del w:id="14" w:author="Jack Plummer" w:date="2022-08-19T21:17:00Z">
        <w:r w:rsidDel="00D00F97">
          <w:rPr>
            <w:rFonts w:ascii="Georgia" w:hAnsi="Georgia"/>
          </w:rPr>
          <w:delText>South-East</w:delText>
        </w:r>
      </w:del>
      <w:ins w:id="15" w:author="Jack Plummer" w:date="2022-08-19T21:17:00Z">
        <w:r w:rsidR="00D00F97">
          <w:rPr>
            <w:rFonts w:ascii="Georgia" w:hAnsi="Georgia"/>
          </w:rPr>
          <w:t>southeast</w:t>
        </w:r>
      </w:ins>
      <w:r>
        <w:rPr>
          <w:rFonts w:ascii="Georgia" w:hAnsi="Georgia"/>
        </w:rPr>
        <w:t xml:space="preserve"> Asia. This species occupies a wide distribution </w:t>
      </w:r>
      <w:del w:id="16" w:author="Jack Plummer" w:date="2022-08-19T21:17:00Z">
        <w:r w:rsidDel="00D00F97">
          <w:rPr>
            <w:rFonts w:ascii="Georgia" w:hAnsi="Georgia"/>
          </w:rPr>
          <w:delText xml:space="preserve">in south and southeast Asia </w:delText>
        </w:r>
      </w:del>
      <w:del w:id="17" w:author="Jack Plummer" w:date="2022-08-19T21:18:00Z">
        <w:r w:rsidDel="00D00F97">
          <w:rPr>
            <w:rFonts w:ascii="Georgia" w:hAnsi="Georgia"/>
          </w:rPr>
          <w:delText>occurring in</w:delText>
        </w:r>
      </w:del>
      <w:ins w:id="18" w:author="Jack Plummer" w:date="2022-08-19T21:18:00Z">
        <w:r w:rsidR="00D00F97">
          <w:rPr>
            <w:rFonts w:ascii="Georgia" w:hAnsi="Georgia"/>
          </w:rPr>
          <w:t>spanning from</w:t>
        </w:r>
      </w:ins>
      <w:r>
        <w:rPr>
          <w:rFonts w:ascii="Georgia" w:hAnsi="Georgia"/>
        </w:rPr>
        <w:t xml:space="preserve"> </w:t>
      </w:r>
      <w:ins w:id="19" w:author="Jack Plummer" w:date="2022-08-19T21:18:00Z">
        <w:r w:rsidR="00D00F97">
          <w:rPr>
            <w:rFonts w:ascii="Georgia" w:hAnsi="Georgia"/>
          </w:rPr>
          <w:t xml:space="preserve">southwest </w:t>
        </w:r>
      </w:ins>
      <w:r>
        <w:rPr>
          <w:rFonts w:ascii="Georgia" w:hAnsi="Georgia"/>
        </w:rPr>
        <w:t>China</w:t>
      </w:r>
      <w:del w:id="20" w:author="Jack Plummer" w:date="2022-08-19T21:18:00Z">
        <w:r w:rsidDel="00D00F97">
          <w:rPr>
            <w:rFonts w:ascii="Georgia" w:hAnsi="Georgia"/>
          </w:rPr>
          <w:delText xml:space="preserve">: </w:delText>
        </w:r>
      </w:del>
      <w:ins w:id="21" w:author="Jack Plummer" w:date="2022-08-19T21:18:00Z">
        <w:r w:rsidR="00D00F97">
          <w:rPr>
            <w:rFonts w:ascii="Georgia" w:hAnsi="Georgia"/>
          </w:rPr>
          <w:t xml:space="preserve"> and northeast India, across </w:t>
        </w:r>
      </w:ins>
      <w:del w:id="22" w:author="Jack Plummer" w:date="2022-08-19T21:18:00Z">
        <w:r w:rsidDel="00D00F97">
          <w:rPr>
            <w:rFonts w:ascii="Georgia" w:hAnsi="Georgia"/>
          </w:rPr>
          <w:delText>Yunnan, extreme SE Xizang [Tibet], S Sichuan; NE India: Assam; Myanmar; Lao PDR; Thailand; Cambodia; Viet Nam (Lai Chau, Lang Son, Cao B</w:delText>
        </w:r>
        <w:r w:rsidDel="00D00F97">
          <w:rPr>
            <w:rFonts w:ascii="Georgia" w:hAnsi="Georgia"/>
          </w:rPr>
          <w:delText>ang, and Quang Ninh);</w:delText>
        </w:r>
      </w:del>
      <w:ins w:id="23" w:author="Jack Plummer" w:date="2022-08-19T21:18:00Z">
        <w:r w:rsidR="00D00F97">
          <w:rPr>
            <w:rFonts w:ascii="Georgia" w:hAnsi="Georgia"/>
          </w:rPr>
          <w:t>Indochina</w:t>
        </w:r>
      </w:ins>
      <w:r>
        <w:rPr>
          <w:rFonts w:ascii="Georgia" w:hAnsi="Georgia"/>
        </w:rPr>
        <w:t xml:space="preserve"> </w:t>
      </w:r>
      <w:del w:id="24" w:author="Jack Plummer" w:date="2022-08-19T21:19:00Z">
        <w:r w:rsidDel="00D00F97">
          <w:rPr>
            <w:rFonts w:ascii="Georgia" w:hAnsi="Georgia"/>
          </w:rPr>
          <w:delText xml:space="preserve">and </w:delText>
        </w:r>
      </w:del>
      <w:ins w:id="25" w:author="Jack Plummer" w:date="2022-08-19T21:19:00Z">
        <w:r w:rsidR="00D00F97">
          <w:rPr>
            <w:rFonts w:ascii="Georgia" w:hAnsi="Georgia"/>
          </w:rPr>
          <w:t>to</w:t>
        </w:r>
        <w:r w:rsidR="00D00F97">
          <w:rPr>
            <w:rFonts w:ascii="Georgia" w:hAnsi="Georgia"/>
          </w:rPr>
          <w:t xml:space="preserve"> </w:t>
        </w:r>
      </w:ins>
      <w:r>
        <w:rPr>
          <w:rFonts w:ascii="Georgia" w:hAnsi="Georgia"/>
        </w:rPr>
        <w:t xml:space="preserve">the Philippines (Luzon). </w:t>
      </w:r>
      <w:del w:id="26" w:author="Jack Plummer" w:date="2022-08-19T21:19:00Z">
        <w:r w:rsidDel="00D00F97">
          <w:rPr>
            <w:rFonts w:ascii="Georgia" w:hAnsi="Georgia"/>
          </w:rPr>
          <w:delText xml:space="preserve">A widespread species whose extent of occurrence and area of occupancy are well beyond the thresholds for a threatened category. </w:delText>
        </w:r>
      </w:del>
      <w:r>
        <w:rPr>
          <w:rFonts w:ascii="Georgia" w:hAnsi="Georgia"/>
        </w:rPr>
        <w:t xml:space="preserve">In Cambodia it is only known from a single stand (Thomas </w:t>
      </w:r>
      <w:r>
        <w:rPr>
          <w:rStyle w:val="Emphasis"/>
          <w:rFonts w:ascii="Georgia" w:hAnsi="Georgia"/>
        </w:rPr>
        <w:t>et al</w:t>
      </w:r>
      <w:r>
        <w:rPr>
          <w:rFonts w:ascii="Georgia" w:hAnsi="Georgia"/>
        </w:rPr>
        <w:t>. 2007). It occ</w:t>
      </w:r>
      <w:r>
        <w:rPr>
          <w:rFonts w:ascii="Georgia" w:hAnsi="Georgia"/>
        </w:rPr>
        <w:t>urs at elevation between </w:t>
      </w:r>
      <w:del w:id="27" w:author="Jack Plummer" w:date="2022-08-19T21:19:00Z">
        <w:r w:rsidDel="00D00F97">
          <w:rPr>
            <w:rFonts w:ascii="Georgia" w:hAnsi="Georgia"/>
            <w:shd w:val="clear" w:color="auto" w:fill="FFFFFF"/>
          </w:rPr>
          <w:delText> </w:delText>
        </w:r>
      </w:del>
      <w:r>
        <w:rPr>
          <w:rFonts w:ascii="Georgia" w:hAnsi="Georgia"/>
          <w:shd w:val="clear" w:color="auto" w:fill="FFFFFF"/>
        </w:rPr>
        <w:t>(300–)600–1800(–3000)</w:t>
      </w:r>
      <w:r>
        <w:rPr>
          <w:rFonts w:ascii="Georgia" w:hAnsi="Georgia"/>
        </w:rPr>
        <w:t> m asl (</w:t>
      </w:r>
      <w:proofErr w:type="spellStart"/>
      <w:r>
        <w:rPr>
          <w:rFonts w:ascii="Georgia" w:hAnsi="Georgia"/>
        </w:rPr>
        <w:t>Phengklai</w:t>
      </w:r>
      <w:proofErr w:type="spellEnd"/>
      <w:r>
        <w:rPr>
          <w:rFonts w:ascii="Georgia" w:hAnsi="Georgia"/>
        </w:rPr>
        <w:t xml:space="preserve"> 1973, </w:t>
      </w:r>
      <w:proofErr w:type="spellStart"/>
      <w:r>
        <w:rPr>
          <w:rFonts w:ascii="Georgia" w:hAnsi="Georgia"/>
        </w:rPr>
        <w:t>Prota</w:t>
      </w:r>
      <w:proofErr w:type="spellEnd"/>
      <w:r>
        <w:rPr>
          <w:rFonts w:ascii="Georgia" w:hAnsi="Georgia"/>
        </w:rPr>
        <w:t xml:space="preserve"> 2022, </w:t>
      </w:r>
      <w:proofErr w:type="spellStart"/>
      <w:r>
        <w:rPr>
          <w:rFonts w:ascii="Georgia" w:hAnsi="Georgia"/>
        </w:rPr>
        <w:t>Santisuk</w:t>
      </w:r>
      <w:proofErr w:type="spellEnd"/>
      <w:r>
        <w:rPr>
          <w:rFonts w:ascii="Georgia" w:hAnsi="Georgia"/>
        </w:rPr>
        <w:t xml:space="preserve"> 1997).</w:t>
      </w:r>
    </w:p>
    <w:p w14:paraId="639B02BC" w14:textId="77777777" w:rsidR="00000000" w:rsidRDefault="006C1835">
      <w:pPr>
        <w:pStyle w:val="Heading2"/>
        <w:divId w:val="2087453842"/>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37"/>
        <w:gridCol w:w="6973"/>
      </w:tblGrid>
      <w:tr w:rsidR="00000000" w14:paraId="29E25B3D" w14:textId="77777777">
        <w:trPr>
          <w:divId w:val="2087453842"/>
          <w:tblCellSpacing w:w="15" w:type="dxa"/>
        </w:trPr>
        <w:tc>
          <w:tcPr>
            <w:tcW w:w="0" w:type="auto"/>
            <w:tcBorders>
              <w:bottom w:val="single" w:sz="6" w:space="0" w:color="000000"/>
            </w:tcBorders>
            <w:shd w:val="clear" w:color="auto" w:fill="BBBBBB"/>
            <w:vAlign w:val="center"/>
            <w:hideMark/>
          </w:tcPr>
          <w:p w14:paraId="4CC4CDEC"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351CB89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0E5A044" w14:textId="77777777">
        <w:trPr>
          <w:divId w:val="2087453842"/>
          <w:tblCellSpacing w:w="15" w:type="dxa"/>
        </w:trPr>
        <w:tc>
          <w:tcPr>
            <w:tcW w:w="0" w:type="auto"/>
            <w:vAlign w:val="center"/>
            <w:hideMark/>
          </w:tcPr>
          <w:p w14:paraId="6BD2F99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376</w:t>
            </w:r>
          </w:p>
        </w:tc>
        <w:tc>
          <w:tcPr>
            <w:tcW w:w="0" w:type="auto"/>
            <w:vAlign w:val="center"/>
            <w:hideMark/>
          </w:tcPr>
          <w:p w14:paraId="17BE0C2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Estimated from a 2 x 2 km grid cell for herbarium specimen point data m</w:t>
            </w:r>
            <w:r>
              <w:rPr>
                <w:rFonts w:ascii="Georgia" w:eastAsia="Times New Roman" w:hAnsi="Georgia"/>
                <w:sz w:val="18"/>
                <w:szCs w:val="18"/>
              </w:rPr>
              <w:t xml:space="preserve">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 While the point data does not include all collections or observations, it is representative of the geographic range.</w:t>
            </w:r>
          </w:p>
        </w:tc>
      </w:tr>
    </w:tbl>
    <w:p w14:paraId="344237F5" w14:textId="77777777" w:rsidR="00000000" w:rsidRDefault="006C1835">
      <w:pPr>
        <w:pStyle w:val="Heading2"/>
        <w:divId w:val="2087453842"/>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316BEE60" w14:textId="77777777">
        <w:trPr>
          <w:divId w:val="2087453842"/>
          <w:tblCellSpacing w:w="15" w:type="dxa"/>
        </w:trPr>
        <w:tc>
          <w:tcPr>
            <w:tcW w:w="0" w:type="auto"/>
            <w:tcBorders>
              <w:bottom w:val="single" w:sz="6" w:space="0" w:color="000000"/>
            </w:tcBorders>
            <w:shd w:val="clear" w:color="auto" w:fill="BBBBBB"/>
            <w:vAlign w:val="center"/>
            <w:hideMark/>
          </w:tcPr>
          <w:p w14:paraId="6B69712B"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7275D2E"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EOO estim</w:t>
            </w:r>
            <w:r>
              <w:rPr>
                <w:rFonts w:ascii="Georgia" w:eastAsia="Times New Roman" w:hAnsi="Georgia"/>
                <w:b/>
                <w:bCs/>
                <w:sz w:val="18"/>
                <w:szCs w:val="18"/>
              </w:rPr>
              <w:t>ate calculated from Minimum Convex Polygon</w:t>
            </w:r>
          </w:p>
        </w:tc>
        <w:tc>
          <w:tcPr>
            <w:tcW w:w="0" w:type="auto"/>
            <w:tcBorders>
              <w:bottom w:val="single" w:sz="6" w:space="0" w:color="000000"/>
            </w:tcBorders>
            <w:shd w:val="clear" w:color="auto" w:fill="BBBBBB"/>
            <w:vAlign w:val="center"/>
            <w:hideMark/>
          </w:tcPr>
          <w:p w14:paraId="4C2E908A"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EC05B4F" w14:textId="77777777">
        <w:trPr>
          <w:divId w:val="2087453842"/>
          <w:tblCellSpacing w:w="15" w:type="dxa"/>
        </w:trPr>
        <w:tc>
          <w:tcPr>
            <w:tcW w:w="0" w:type="auto"/>
            <w:vAlign w:val="center"/>
            <w:hideMark/>
          </w:tcPr>
          <w:p w14:paraId="14A4B67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4732508</w:t>
            </w:r>
          </w:p>
        </w:tc>
        <w:tc>
          <w:tcPr>
            <w:tcW w:w="0" w:type="auto"/>
            <w:vAlign w:val="center"/>
            <w:hideMark/>
          </w:tcPr>
          <w:p w14:paraId="0DF8A1B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65FA818" w14:textId="47EF4373" w:rsidR="00000000" w:rsidRDefault="006C1835">
            <w:pPr>
              <w:spacing w:after="75"/>
              <w:rPr>
                <w:rFonts w:ascii="Georgia" w:eastAsia="Times New Roman" w:hAnsi="Georgia"/>
                <w:sz w:val="18"/>
                <w:szCs w:val="18"/>
              </w:rPr>
            </w:pPr>
            <w:r>
              <w:rPr>
                <w:rFonts w:ascii="Georgia" w:eastAsia="Times New Roman" w:hAnsi="Georgia"/>
                <w:sz w:val="18"/>
                <w:szCs w:val="18"/>
              </w:rPr>
              <w:t xml:space="preserve">Estimated from a </w:t>
            </w:r>
            <w:del w:id="28" w:author="Jack Plummer" w:date="2022-08-19T21:19:00Z">
              <w:r w:rsidDel="004226FA">
                <w:rPr>
                  <w:rFonts w:ascii="Georgia" w:eastAsia="Times New Roman" w:hAnsi="Georgia"/>
                  <w:sz w:val="18"/>
                  <w:szCs w:val="18"/>
                </w:rPr>
                <w:delText>2 x 2 km grid cell</w:delText>
              </w:r>
            </w:del>
            <w:ins w:id="29" w:author="Jack Plummer" w:date="2022-08-19T21:19:00Z">
              <w:r w:rsidR="004226FA">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647BE78C" w14:textId="77777777" w:rsidR="00000000" w:rsidRDefault="006C1835">
      <w:pPr>
        <w:pStyle w:val="Heading2"/>
        <w:divId w:val="2087453842"/>
        <w:rPr>
          <w:rFonts w:ascii="Georgia" w:eastAsia="Times New Roman" w:hAnsi="Georgia"/>
          <w:sz w:val="27"/>
          <w:szCs w:val="27"/>
        </w:rPr>
      </w:pPr>
      <w:r>
        <w:rPr>
          <w:rFonts w:ascii="Georgia" w:eastAsia="Times New Roman" w:hAnsi="Georgia"/>
          <w:sz w:val="27"/>
          <w:szCs w:val="27"/>
        </w:rPr>
        <w:t>Elevation / Depth / Depth Zones</w:t>
      </w:r>
    </w:p>
    <w:p w14:paraId="006EDDD3" w14:textId="77777777" w:rsidR="00000000" w:rsidRDefault="006C1835">
      <w:pPr>
        <w:pStyle w:val="NormalWeb"/>
        <w:divId w:val="2087453842"/>
        <w:rPr>
          <w:rFonts w:ascii="Georgia" w:hAnsi="Georgia"/>
        </w:rPr>
      </w:pPr>
      <w:r>
        <w:rPr>
          <w:rStyle w:val="datalabel1"/>
          <w:rFonts w:ascii="Georgia" w:hAnsi="Georgia"/>
        </w:rPr>
        <w:t xml:space="preserve">Elevation Lower Limit (in metres above </w:t>
      </w:r>
      <w:r>
        <w:rPr>
          <w:rStyle w:val="datalabel1"/>
          <w:rFonts w:ascii="Georgia" w:hAnsi="Georgia"/>
        </w:rPr>
        <w:t xml:space="preserve">sea level): </w:t>
      </w:r>
      <w:r>
        <w:rPr>
          <w:rFonts w:ascii="Georgia" w:hAnsi="Georgia"/>
        </w:rPr>
        <w:t>300</w:t>
      </w:r>
    </w:p>
    <w:p w14:paraId="384093B6" w14:textId="77777777" w:rsidR="00000000" w:rsidRDefault="006C1835">
      <w:pPr>
        <w:pStyle w:val="NormalWeb"/>
        <w:divId w:val="2087453842"/>
        <w:rPr>
          <w:rFonts w:ascii="Georgia" w:hAnsi="Georgia"/>
        </w:rPr>
      </w:pPr>
      <w:r>
        <w:rPr>
          <w:rStyle w:val="datalabel1"/>
          <w:rFonts w:ascii="Georgia" w:hAnsi="Georgia"/>
        </w:rPr>
        <w:t xml:space="preserve">Elevation Upper Limit (in metres above sea level): </w:t>
      </w:r>
      <w:r>
        <w:rPr>
          <w:rFonts w:ascii="Georgia" w:hAnsi="Georgia"/>
        </w:rPr>
        <w:t>3000</w:t>
      </w:r>
    </w:p>
    <w:p w14:paraId="206F7F78" w14:textId="77777777" w:rsidR="00000000" w:rsidRDefault="006C1835">
      <w:pPr>
        <w:pStyle w:val="Heading2"/>
        <w:divId w:val="2087453842"/>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5F1058E0" w14:textId="77777777">
        <w:trPr>
          <w:divId w:val="2087453842"/>
          <w:tblCellSpacing w:w="15" w:type="dxa"/>
        </w:trPr>
        <w:tc>
          <w:tcPr>
            <w:tcW w:w="0" w:type="auto"/>
            <w:tcBorders>
              <w:bottom w:val="single" w:sz="6" w:space="0" w:color="000000"/>
            </w:tcBorders>
            <w:shd w:val="clear" w:color="auto" w:fill="BBBBBB"/>
            <w:vAlign w:val="center"/>
            <w:hideMark/>
          </w:tcPr>
          <w:p w14:paraId="7079CF12"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0C09D363"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6FFF3B8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D9B9D95"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45F93A90"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5489390"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4C51A858"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3B4182D"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6A03D956" w14:textId="77777777">
        <w:trPr>
          <w:divId w:val="2087453842"/>
          <w:tblCellSpacing w:w="15" w:type="dxa"/>
        </w:trPr>
        <w:tc>
          <w:tcPr>
            <w:tcW w:w="0" w:type="auto"/>
            <w:vAlign w:val="center"/>
            <w:hideMark/>
          </w:tcPr>
          <w:p w14:paraId="112E843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091CDC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8F0DF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6F16FCE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FF099F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C4F31D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5378C72"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F13E9F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30B59707" w14:textId="77777777" w:rsidR="00000000" w:rsidRDefault="006C1835">
      <w:pPr>
        <w:pStyle w:val="Heading2"/>
        <w:divId w:val="2087453842"/>
        <w:rPr>
          <w:rFonts w:ascii="Georgia" w:eastAsia="Times New Roman" w:hAnsi="Georgia"/>
          <w:sz w:val="27"/>
          <w:szCs w:val="27"/>
        </w:rPr>
      </w:pPr>
      <w:r>
        <w:rPr>
          <w:rFonts w:ascii="Georgia" w:eastAsia="Times New Roman" w:hAnsi="Georgia"/>
          <w:sz w:val="27"/>
          <w:szCs w:val="27"/>
        </w:rPr>
        <w:t>Biogeographic Realms</w:t>
      </w:r>
    </w:p>
    <w:p w14:paraId="416FB8C4" w14:textId="77777777" w:rsidR="00000000" w:rsidRDefault="006C1835">
      <w:pPr>
        <w:pStyle w:val="NormalWeb"/>
        <w:divId w:val="2087453842"/>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r>
        <w:rPr>
          <w:rFonts w:ascii="Georgia" w:hAnsi="Georgia"/>
        </w:rPr>
        <w:t>, Palearctic</w:t>
      </w:r>
    </w:p>
    <w:p w14:paraId="76100D25" w14:textId="77777777" w:rsidR="00000000" w:rsidRDefault="006C1835">
      <w:pPr>
        <w:pStyle w:val="Heading1"/>
        <w:divId w:val="1289970856"/>
        <w:rPr>
          <w:rFonts w:ascii="Georgia" w:eastAsia="Times New Roman" w:hAnsi="Georgia"/>
          <w:sz w:val="29"/>
          <w:szCs w:val="29"/>
        </w:rPr>
      </w:pPr>
      <w:r>
        <w:rPr>
          <w:rFonts w:ascii="Georgia" w:eastAsia="Times New Roman" w:hAnsi="Georgia"/>
          <w:sz w:val="29"/>
          <w:szCs w:val="29"/>
        </w:rPr>
        <w:t>Occurrence</w:t>
      </w:r>
    </w:p>
    <w:p w14:paraId="60D52B64" w14:textId="77777777" w:rsidR="00000000" w:rsidRDefault="006C1835">
      <w:pPr>
        <w:pStyle w:val="Heading2"/>
        <w:divId w:val="1289970856"/>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000000" w14:paraId="1F39FE87" w14:textId="77777777">
        <w:trPr>
          <w:divId w:val="1289970856"/>
          <w:tblCellSpacing w:w="15" w:type="dxa"/>
        </w:trPr>
        <w:tc>
          <w:tcPr>
            <w:tcW w:w="0" w:type="auto"/>
            <w:tcBorders>
              <w:bottom w:val="single" w:sz="6" w:space="0" w:color="000000"/>
            </w:tcBorders>
            <w:shd w:val="clear" w:color="auto" w:fill="BBBBBB"/>
            <w:vAlign w:val="center"/>
            <w:hideMark/>
          </w:tcPr>
          <w:p w14:paraId="6CEE8B58"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6649E04"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D0EBA6C"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9129934"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98C1CCF"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4B1EE281" w14:textId="77777777">
        <w:trPr>
          <w:divId w:val="1289970856"/>
          <w:tblCellSpacing w:w="15" w:type="dxa"/>
        </w:trPr>
        <w:tc>
          <w:tcPr>
            <w:tcW w:w="0" w:type="auto"/>
            <w:tcBorders>
              <w:bottom w:val="single" w:sz="6" w:space="0" w:color="CCCCCC"/>
            </w:tcBorders>
            <w:vAlign w:val="center"/>
            <w:hideMark/>
          </w:tcPr>
          <w:p w14:paraId="0EE645E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Cambodia</w:t>
            </w:r>
          </w:p>
        </w:tc>
        <w:tc>
          <w:tcPr>
            <w:tcW w:w="0" w:type="auto"/>
            <w:tcBorders>
              <w:bottom w:val="single" w:sz="6" w:space="0" w:color="CCCCCC"/>
            </w:tcBorders>
            <w:vAlign w:val="center"/>
            <w:hideMark/>
          </w:tcPr>
          <w:p w14:paraId="331485F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564F0EF"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C7BD93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649DFE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Resident</w:t>
            </w:r>
          </w:p>
        </w:tc>
      </w:tr>
      <w:tr w:rsidR="00000000" w14:paraId="0304BB9E" w14:textId="77777777">
        <w:trPr>
          <w:divId w:val="1289970856"/>
          <w:tblCellSpacing w:w="15" w:type="dxa"/>
        </w:trPr>
        <w:tc>
          <w:tcPr>
            <w:tcW w:w="0" w:type="auto"/>
            <w:tcBorders>
              <w:bottom w:val="single" w:sz="6" w:space="0" w:color="CCCCCC"/>
            </w:tcBorders>
            <w:vAlign w:val="center"/>
            <w:hideMark/>
          </w:tcPr>
          <w:p w14:paraId="7AE43CEF" w14:textId="77777777" w:rsidR="00000000" w:rsidRDefault="006C1835">
            <w:pPr>
              <w:spacing w:after="75"/>
              <w:rPr>
                <w:rFonts w:ascii="Georgia" w:eastAsia="Times New Roman" w:hAnsi="Georgia"/>
                <w:sz w:val="18"/>
                <w:szCs w:val="18"/>
              </w:rPr>
            </w:pPr>
            <w:commentRangeStart w:id="30"/>
            <w:r>
              <w:rPr>
                <w:rFonts w:ascii="Georgia" w:eastAsia="Times New Roman" w:hAnsi="Georgia"/>
                <w:sz w:val="18"/>
                <w:szCs w:val="18"/>
              </w:rPr>
              <w:lastRenderedPageBreak/>
              <w:t>China</w:t>
            </w:r>
            <w:commentRangeEnd w:id="30"/>
            <w:r w:rsidR="004226FA">
              <w:rPr>
                <w:rStyle w:val="CommentReference"/>
              </w:rPr>
              <w:commentReference w:id="30"/>
            </w:r>
          </w:p>
        </w:tc>
        <w:tc>
          <w:tcPr>
            <w:tcW w:w="0" w:type="auto"/>
            <w:tcBorders>
              <w:bottom w:val="single" w:sz="6" w:space="0" w:color="CCCCCC"/>
            </w:tcBorders>
            <w:vAlign w:val="center"/>
            <w:hideMark/>
          </w:tcPr>
          <w:p w14:paraId="2102A75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DDB957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C00F72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C166A9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1C745058" w14:textId="77777777">
        <w:trPr>
          <w:divId w:val="1289970856"/>
          <w:tblCellSpacing w:w="15" w:type="dxa"/>
        </w:trPr>
        <w:tc>
          <w:tcPr>
            <w:tcW w:w="0" w:type="auto"/>
            <w:tcBorders>
              <w:bottom w:val="single" w:sz="6" w:space="0" w:color="CCCCCC"/>
            </w:tcBorders>
            <w:vAlign w:val="center"/>
            <w:hideMark/>
          </w:tcPr>
          <w:p w14:paraId="679E40E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3D2C2FE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337009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01F9AB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77F5F3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1188AD3A" w14:textId="77777777">
        <w:trPr>
          <w:divId w:val="1289970856"/>
          <w:tblCellSpacing w:w="15" w:type="dxa"/>
        </w:trPr>
        <w:tc>
          <w:tcPr>
            <w:tcW w:w="0" w:type="auto"/>
            <w:tcBorders>
              <w:bottom w:val="single" w:sz="6" w:space="0" w:color="CCCCCC"/>
            </w:tcBorders>
            <w:vAlign w:val="center"/>
            <w:hideMark/>
          </w:tcPr>
          <w:p w14:paraId="353AFC83" w14:textId="77777777" w:rsidR="00000000" w:rsidRDefault="006C1835">
            <w:pPr>
              <w:spacing w:after="75"/>
              <w:rPr>
                <w:rFonts w:ascii="Georgia" w:eastAsia="Times New Roman" w:hAnsi="Georgia"/>
                <w:sz w:val="18"/>
                <w:szCs w:val="18"/>
              </w:rPr>
            </w:pPr>
            <w:commentRangeStart w:id="31"/>
            <w:r>
              <w:rPr>
                <w:rFonts w:ascii="Georgia" w:eastAsia="Times New Roman" w:hAnsi="Georgia"/>
                <w:sz w:val="18"/>
                <w:szCs w:val="18"/>
              </w:rPr>
              <w:t>India</w:t>
            </w:r>
            <w:commentRangeEnd w:id="31"/>
            <w:r w:rsidR="004226FA">
              <w:rPr>
                <w:rStyle w:val="CommentReference"/>
              </w:rPr>
              <w:commentReference w:id="31"/>
            </w:r>
          </w:p>
        </w:tc>
        <w:tc>
          <w:tcPr>
            <w:tcW w:w="0" w:type="auto"/>
            <w:tcBorders>
              <w:bottom w:val="single" w:sz="6" w:space="0" w:color="CCCCCC"/>
            </w:tcBorders>
            <w:vAlign w:val="center"/>
            <w:hideMark/>
          </w:tcPr>
          <w:p w14:paraId="32F5FE7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22EE82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C8CF55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6ADB86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77D80837" w14:textId="77777777">
        <w:trPr>
          <w:divId w:val="1289970856"/>
          <w:tblCellSpacing w:w="15" w:type="dxa"/>
        </w:trPr>
        <w:tc>
          <w:tcPr>
            <w:tcW w:w="0" w:type="auto"/>
            <w:tcBorders>
              <w:bottom w:val="single" w:sz="6" w:space="0" w:color="CCCCCC"/>
            </w:tcBorders>
            <w:vAlign w:val="center"/>
            <w:hideMark/>
          </w:tcPr>
          <w:p w14:paraId="436A411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India -&gt; Meghalaya</w:t>
            </w:r>
          </w:p>
        </w:tc>
        <w:tc>
          <w:tcPr>
            <w:tcW w:w="0" w:type="auto"/>
            <w:tcBorders>
              <w:bottom w:val="single" w:sz="6" w:space="0" w:color="CCCCCC"/>
            </w:tcBorders>
            <w:vAlign w:val="center"/>
            <w:hideMark/>
          </w:tcPr>
          <w:p w14:paraId="5E4F0F7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A10ACA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CBC88D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DB6C5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1C940A80" w14:textId="77777777">
        <w:trPr>
          <w:divId w:val="1289970856"/>
          <w:tblCellSpacing w:w="15" w:type="dxa"/>
        </w:trPr>
        <w:tc>
          <w:tcPr>
            <w:tcW w:w="0" w:type="auto"/>
            <w:tcBorders>
              <w:bottom w:val="single" w:sz="6" w:space="0" w:color="CCCCCC"/>
            </w:tcBorders>
            <w:vAlign w:val="center"/>
            <w:hideMark/>
          </w:tcPr>
          <w:p w14:paraId="35C0122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24862D4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A83C9F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CE80C6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D2FC48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Resident</w:t>
            </w:r>
          </w:p>
        </w:tc>
      </w:tr>
      <w:tr w:rsidR="00000000" w14:paraId="7396A5A2" w14:textId="77777777">
        <w:trPr>
          <w:divId w:val="1289970856"/>
          <w:tblCellSpacing w:w="15" w:type="dxa"/>
        </w:trPr>
        <w:tc>
          <w:tcPr>
            <w:tcW w:w="0" w:type="auto"/>
            <w:tcBorders>
              <w:bottom w:val="single" w:sz="6" w:space="0" w:color="CCCCCC"/>
            </w:tcBorders>
            <w:vAlign w:val="center"/>
            <w:hideMark/>
          </w:tcPr>
          <w:p w14:paraId="7663899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Malaysia</w:t>
            </w:r>
          </w:p>
        </w:tc>
        <w:tc>
          <w:tcPr>
            <w:tcW w:w="0" w:type="auto"/>
            <w:tcBorders>
              <w:bottom w:val="single" w:sz="6" w:space="0" w:color="CCCCCC"/>
            </w:tcBorders>
            <w:vAlign w:val="center"/>
            <w:hideMark/>
          </w:tcPr>
          <w:p w14:paraId="63A275C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A8DC40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BA67E8F"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D52265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08EF5B54" w14:textId="77777777">
        <w:trPr>
          <w:divId w:val="1289970856"/>
          <w:tblCellSpacing w:w="15" w:type="dxa"/>
        </w:trPr>
        <w:tc>
          <w:tcPr>
            <w:tcW w:w="0" w:type="auto"/>
            <w:tcBorders>
              <w:bottom w:val="single" w:sz="6" w:space="0" w:color="CCCCCC"/>
            </w:tcBorders>
            <w:vAlign w:val="center"/>
            <w:hideMark/>
          </w:tcPr>
          <w:p w14:paraId="755D2E9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Philippines</w:t>
            </w:r>
          </w:p>
        </w:tc>
        <w:tc>
          <w:tcPr>
            <w:tcW w:w="0" w:type="auto"/>
            <w:tcBorders>
              <w:bottom w:val="single" w:sz="6" w:space="0" w:color="CCCCCC"/>
            </w:tcBorders>
            <w:vAlign w:val="center"/>
            <w:hideMark/>
          </w:tcPr>
          <w:p w14:paraId="12D2132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034A79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F0E141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A256DB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42263CB1" w14:textId="77777777">
        <w:trPr>
          <w:divId w:val="1289970856"/>
          <w:tblCellSpacing w:w="15" w:type="dxa"/>
        </w:trPr>
        <w:tc>
          <w:tcPr>
            <w:tcW w:w="0" w:type="auto"/>
            <w:tcBorders>
              <w:bottom w:val="single" w:sz="6" w:space="0" w:color="CCCCCC"/>
            </w:tcBorders>
            <w:vAlign w:val="center"/>
            <w:hideMark/>
          </w:tcPr>
          <w:p w14:paraId="618F689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55ABBF0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8CCFB9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ADB92B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49924D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Resident</w:t>
            </w:r>
          </w:p>
        </w:tc>
      </w:tr>
      <w:tr w:rsidR="00000000" w14:paraId="4FDFBC0E" w14:textId="77777777">
        <w:trPr>
          <w:divId w:val="1289970856"/>
          <w:tblCellSpacing w:w="15" w:type="dxa"/>
        </w:trPr>
        <w:tc>
          <w:tcPr>
            <w:tcW w:w="0" w:type="auto"/>
            <w:tcBorders>
              <w:bottom w:val="single" w:sz="6" w:space="0" w:color="CCCCCC"/>
            </w:tcBorders>
            <w:vAlign w:val="center"/>
            <w:hideMark/>
          </w:tcPr>
          <w:p w14:paraId="4FF3392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40E55C3F" w14:textId="77777777" w:rsidR="00000000" w:rsidRDefault="006C1835">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A10C21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FF3BB9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470364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Resident</w:t>
            </w:r>
          </w:p>
        </w:tc>
      </w:tr>
    </w:tbl>
    <w:p w14:paraId="553E32A3" w14:textId="77777777" w:rsidR="00000000" w:rsidRDefault="006C1835">
      <w:pPr>
        <w:pStyle w:val="Heading1"/>
        <w:divId w:val="751198676"/>
        <w:rPr>
          <w:rFonts w:ascii="Georgia" w:eastAsia="Times New Roman" w:hAnsi="Georgia"/>
          <w:sz w:val="29"/>
          <w:szCs w:val="29"/>
        </w:rPr>
      </w:pPr>
      <w:r>
        <w:rPr>
          <w:rFonts w:ascii="Georgia" w:eastAsia="Times New Roman" w:hAnsi="Georgia"/>
          <w:sz w:val="29"/>
          <w:szCs w:val="29"/>
        </w:rPr>
        <w:t>Population</w:t>
      </w:r>
    </w:p>
    <w:p w14:paraId="4E2970FA" w14:textId="77777777" w:rsidR="00000000" w:rsidRDefault="006C1835">
      <w:pPr>
        <w:pStyle w:val="NormalWeb"/>
        <w:divId w:val="751198676"/>
        <w:rPr>
          <w:rFonts w:ascii="Georgia" w:hAnsi="Georgia"/>
        </w:rPr>
      </w:pPr>
      <w:r>
        <w:rPr>
          <w:rFonts w:ascii="Georgia" w:hAnsi="Georgia"/>
        </w:rPr>
        <w:t>This species occupies a wide distribution in south and southeast Asia. It is suspected that the global population is large. However, no numerical population information is available, and the current population trend is unknown. Further research would be ne</w:t>
      </w:r>
      <w:r>
        <w:rPr>
          <w:rFonts w:ascii="Georgia" w:hAnsi="Georgia"/>
        </w:rPr>
        <w:t>cessary to establish the population status and trend.</w:t>
      </w:r>
    </w:p>
    <w:p w14:paraId="26E017E4" w14:textId="77777777" w:rsidR="00000000" w:rsidRDefault="006C1835">
      <w:pPr>
        <w:pStyle w:val="Heading2"/>
        <w:divId w:val="751198676"/>
        <w:rPr>
          <w:rFonts w:ascii="Georgia" w:eastAsia="Times New Roman" w:hAnsi="Georgia"/>
          <w:sz w:val="27"/>
          <w:szCs w:val="27"/>
        </w:rPr>
      </w:pPr>
      <w:r>
        <w:rPr>
          <w:rFonts w:ascii="Georgia" w:eastAsia="Times New Roman" w:hAnsi="Georgia"/>
          <w:sz w:val="27"/>
          <w:szCs w:val="27"/>
        </w:rPr>
        <w:t>Population Information</w:t>
      </w:r>
    </w:p>
    <w:p w14:paraId="7E013CF9" w14:textId="32703E03" w:rsidR="00000000" w:rsidRDefault="006C1835">
      <w:pPr>
        <w:pStyle w:val="NormalWeb"/>
        <w:divId w:val="751198676"/>
        <w:rPr>
          <w:rFonts w:ascii="Georgia" w:hAnsi="Georgia"/>
        </w:rPr>
      </w:pPr>
      <w:r>
        <w:rPr>
          <w:rStyle w:val="datalabel1"/>
          <w:rFonts w:ascii="Georgia" w:hAnsi="Georgia"/>
        </w:rPr>
        <w:t xml:space="preserve">Current Population Trend: </w:t>
      </w:r>
      <w:del w:id="32" w:author="Jack Plummer" w:date="2022-08-19T21:20:00Z">
        <w:r w:rsidDel="004226FA">
          <w:rPr>
            <w:rFonts w:ascii="Georgia" w:hAnsi="Georgia"/>
          </w:rPr>
          <w:delText>Stable</w:delText>
        </w:r>
      </w:del>
      <w:ins w:id="33" w:author="Jack Plummer" w:date="2022-08-19T21:20:00Z">
        <w:r w:rsidR="004226FA">
          <w:rPr>
            <w:rFonts w:ascii="Georgia" w:hAnsi="Georgia"/>
          </w:rPr>
          <w:t>Unknown</w:t>
        </w:r>
      </w:ins>
    </w:p>
    <w:p w14:paraId="108D10AD" w14:textId="77777777" w:rsidR="00000000" w:rsidRDefault="006C1835">
      <w:pPr>
        <w:pStyle w:val="Heading1"/>
        <w:divId w:val="796414094"/>
        <w:rPr>
          <w:rFonts w:ascii="Georgia" w:eastAsia="Times New Roman" w:hAnsi="Georgia"/>
          <w:sz w:val="29"/>
          <w:szCs w:val="29"/>
        </w:rPr>
      </w:pPr>
      <w:r>
        <w:rPr>
          <w:rFonts w:ascii="Georgia" w:eastAsia="Times New Roman" w:hAnsi="Georgia"/>
          <w:sz w:val="29"/>
          <w:szCs w:val="29"/>
        </w:rPr>
        <w:t>Habitats and Ecology</w:t>
      </w:r>
    </w:p>
    <w:p w14:paraId="0EC565D6" w14:textId="01E69061" w:rsidR="00000000" w:rsidRDefault="006C1835">
      <w:pPr>
        <w:pStyle w:val="NormalWeb"/>
        <w:divId w:val="796414094"/>
        <w:rPr>
          <w:rFonts w:ascii="Georgia" w:hAnsi="Georgia"/>
        </w:rPr>
      </w:pPr>
      <w:r>
        <w:rPr>
          <w:rStyle w:val="Emphasis"/>
          <w:rFonts w:ascii="Georgia" w:hAnsi="Georgia"/>
        </w:rPr>
        <w:t xml:space="preserve">Pinus </w:t>
      </w:r>
      <w:proofErr w:type="spellStart"/>
      <w:r>
        <w:rPr>
          <w:rStyle w:val="Emphasis"/>
          <w:rFonts w:ascii="Georgia" w:hAnsi="Georgia"/>
        </w:rPr>
        <w:t>kesiya</w:t>
      </w:r>
      <w:proofErr w:type="spellEnd"/>
      <w:r>
        <w:rPr>
          <w:rFonts w:ascii="Georgia" w:hAnsi="Georgia"/>
        </w:rPr>
        <w:t xml:space="preserve"> occurs in pine savannas, pure stands with nearly closed canopy, and mixed pine-broad-leaved forests in valleys w</w:t>
      </w:r>
      <w:r>
        <w:rPr>
          <w:rFonts w:ascii="Georgia" w:hAnsi="Georgia"/>
        </w:rPr>
        <w:t xml:space="preserve">ith </w:t>
      </w:r>
      <w:proofErr w:type="gramStart"/>
      <w:r>
        <w:rPr>
          <w:rFonts w:ascii="Georgia" w:hAnsi="Georgia"/>
        </w:rPr>
        <w:t>e.g.</w:t>
      </w:r>
      <w:proofErr w:type="gramEnd"/>
      <w:r>
        <w:rPr>
          <w:rFonts w:ascii="Georgia" w:hAnsi="Georgia"/>
        </w:rPr>
        <w:t xml:space="preserve"> </w:t>
      </w:r>
      <w:r>
        <w:rPr>
          <w:rStyle w:val="Emphasis"/>
          <w:rFonts w:ascii="Georgia" w:hAnsi="Georgia"/>
        </w:rPr>
        <w:t>Quercus serrata</w:t>
      </w:r>
      <w:r>
        <w:rPr>
          <w:rFonts w:ascii="Georgia" w:hAnsi="Georgia"/>
        </w:rPr>
        <w:t xml:space="preserve"> and </w:t>
      </w:r>
      <w:r>
        <w:rPr>
          <w:rStyle w:val="Emphasis"/>
          <w:rFonts w:ascii="Georgia" w:hAnsi="Georgia"/>
        </w:rPr>
        <w:t xml:space="preserve">Alnus </w:t>
      </w:r>
      <w:proofErr w:type="spellStart"/>
      <w:r>
        <w:rPr>
          <w:rStyle w:val="Emphasis"/>
          <w:rFonts w:ascii="Georgia" w:hAnsi="Georgia"/>
        </w:rPr>
        <w:t>nepalensis</w:t>
      </w:r>
      <w:proofErr w:type="spellEnd"/>
      <w:ins w:id="34" w:author="Jack Plummer" w:date="2022-08-19T21:20:00Z">
        <w:r w:rsidR="004226FA">
          <w:rPr>
            <w:rStyle w:val="Emphasis"/>
            <w:rFonts w:ascii="Georgia" w:hAnsi="Georgia"/>
            <w:i w:val="0"/>
            <w:iCs w:val="0"/>
          </w:rPr>
          <w:t>,</w:t>
        </w:r>
      </w:ins>
      <w:r>
        <w:rPr>
          <w:rFonts w:ascii="Georgia" w:hAnsi="Georgia"/>
        </w:rPr>
        <w:t xml:space="preserve"> along streams. It occupies drier sites in </w:t>
      </w:r>
      <w:del w:id="35" w:author="Jack Plummer" w:date="2022-08-19T21:20:00Z">
        <w:r w:rsidDel="004226FA">
          <w:rPr>
            <w:rFonts w:ascii="Georgia" w:hAnsi="Georgia"/>
          </w:rPr>
          <w:delText xml:space="preserve">NE </w:delText>
        </w:r>
      </w:del>
      <w:ins w:id="36" w:author="Jack Plummer" w:date="2022-08-19T21:20:00Z">
        <w:r w:rsidR="004226FA">
          <w:rPr>
            <w:rFonts w:ascii="Georgia" w:hAnsi="Georgia"/>
          </w:rPr>
          <w:t>northeast</w:t>
        </w:r>
        <w:r w:rsidR="004226FA">
          <w:rPr>
            <w:rFonts w:ascii="Georgia" w:hAnsi="Georgia"/>
          </w:rPr>
          <w:t xml:space="preserve"> </w:t>
        </w:r>
      </w:ins>
      <w:r>
        <w:rPr>
          <w:rFonts w:ascii="Georgia" w:hAnsi="Georgia"/>
        </w:rPr>
        <w:t xml:space="preserve">India, </w:t>
      </w:r>
      <w:proofErr w:type="gramStart"/>
      <w:r>
        <w:rPr>
          <w:rFonts w:ascii="Georgia" w:hAnsi="Georgia"/>
        </w:rPr>
        <w:t>Myanmar</w:t>
      </w:r>
      <w:proofErr w:type="gramEnd"/>
      <w:r>
        <w:rPr>
          <w:rFonts w:ascii="Georgia" w:hAnsi="Georgia"/>
        </w:rPr>
        <w:t xml:space="preserve"> and Thailand, at altitudes generally between 800 and 1,500 m a</w:t>
      </w:r>
      <w:ins w:id="37" w:author="Jack Plummer" w:date="2022-08-19T21:20:00Z">
        <w:r w:rsidR="004226FA">
          <w:rPr>
            <w:rFonts w:ascii="Georgia" w:hAnsi="Georgia"/>
          </w:rPr>
          <w:t>sl</w:t>
        </w:r>
      </w:ins>
      <w:del w:id="38" w:author="Jack Plummer" w:date="2022-08-19T21:20:00Z">
        <w:r w:rsidDel="004226FA">
          <w:rPr>
            <w:rFonts w:ascii="Georgia" w:hAnsi="Georgia"/>
          </w:rPr>
          <w:delText>.s.l</w:delText>
        </w:r>
        <w:r w:rsidDel="004226FA">
          <w:rPr>
            <w:rFonts w:ascii="Georgia" w:hAnsi="Georgia"/>
          </w:rPr>
          <w:delText>.</w:delText>
        </w:r>
      </w:del>
      <w:r>
        <w:rPr>
          <w:rFonts w:ascii="Georgia" w:hAnsi="Georgia"/>
        </w:rPr>
        <w:t>, occasionally to 2,000 m</w:t>
      </w:r>
      <w:ins w:id="39" w:author="Jack Plummer" w:date="2022-08-19T21:20:00Z">
        <w:r w:rsidR="004226FA">
          <w:rPr>
            <w:rFonts w:ascii="Georgia" w:hAnsi="Georgia"/>
          </w:rPr>
          <w:t xml:space="preserve"> asl</w:t>
        </w:r>
      </w:ins>
      <w:r>
        <w:rPr>
          <w:rFonts w:ascii="Georgia" w:hAnsi="Georgia"/>
        </w:rPr>
        <w:t xml:space="preserve">. Further east, in Lao PDR, Viet Nam and on the island of </w:t>
      </w:r>
      <w:r>
        <w:rPr>
          <w:rFonts w:ascii="Georgia" w:hAnsi="Georgia"/>
        </w:rPr>
        <w:t xml:space="preserve">Luzon in the Philippines, its altitudinal range is </w:t>
      </w:r>
      <w:proofErr w:type="gramStart"/>
      <w:r>
        <w:rPr>
          <w:rFonts w:ascii="Georgia" w:hAnsi="Georgia"/>
        </w:rPr>
        <w:t>greater</w:t>
      </w:r>
      <w:proofErr w:type="gramEnd"/>
      <w:r>
        <w:rPr>
          <w:rFonts w:ascii="Georgia" w:hAnsi="Georgia"/>
        </w:rPr>
        <w:t xml:space="preserve"> and it is found up to 2,700-3,000 m a</w:t>
      </w:r>
      <w:del w:id="40" w:author="Jack Plummer" w:date="2022-08-19T21:21:00Z">
        <w:r w:rsidDel="004226FA">
          <w:rPr>
            <w:rFonts w:ascii="Georgia" w:hAnsi="Georgia"/>
          </w:rPr>
          <w:delText>.</w:delText>
        </w:r>
      </w:del>
      <w:r>
        <w:rPr>
          <w:rFonts w:ascii="Georgia" w:hAnsi="Georgia"/>
        </w:rPr>
        <w:t>s</w:t>
      </w:r>
      <w:del w:id="41" w:author="Jack Plummer" w:date="2022-08-19T21:20:00Z">
        <w:r w:rsidDel="004226FA">
          <w:rPr>
            <w:rFonts w:ascii="Georgia" w:hAnsi="Georgia"/>
          </w:rPr>
          <w:delText>.</w:delText>
        </w:r>
      </w:del>
      <w:r>
        <w:rPr>
          <w:rFonts w:ascii="Georgia" w:hAnsi="Georgia"/>
        </w:rPr>
        <w:t>l</w:t>
      </w:r>
      <w:del w:id="42" w:author="Jack Plummer" w:date="2022-08-19T21:21:00Z">
        <w:r w:rsidDel="004226FA">
          <w:rPr>
            <w:rFonts w:ascii="Georgia" w:hAnsi="Georgia"/>
          </w:rPr>
          <w:delText>.</w:delText>
        </w:r>
      </w:del>
      <w:r>
        <w:rPr>
          <w:rFonts w:ascii="Georgia" w:hAnsi="Georgia"/>
        </w:rPr>
        <w:t xml:space="preserve"> in a much wetter climate. In Lao PDR</w:t>
      </w:r>
      <w:ins w:id="43" w:author="Jack Plummer" w:date="2022-08-19T21:21:00Z">
        <w:r w:rsidR="004226FA">
          <w:rPr>
            <w:rFonts w:ascii="Georgia" w:hAnsi="Georgia"/>
          </w:rPr>
          <w:t>,</w:t>
        </w:r>
      </w:ins>
      <w:r>
        <w:rPr>
          <w:rFonts w:ascii="Georgia" w:hAnsi="Georgia"/>
        </w:rPr>
        <w:t xml:space="preserve"> it grows in pure stands or mixed with </w:t>
      </w:r>
      <w:r>
        <w:rPr>
          <w:rStyle w:val="Emphasis"/>
          <w:rFonts w:ascii="Georgia" w:hAnsi="Georgia"/>
        </w:rPr>
        <w:t xml:space="preserve">Pinus </w:t>
      </w:r>
      <w:proofErr w:type="spellStart"/>
      <w:r>
        <w:rPr>
          <w:rStyle w:val="Emphasis"/>
          <w:rFonts w:ascii="Georgia" w:hAnsi="Georgia"/>
        </w:rPr>
        <w:t>merkusii</w:t>
      </w:r>
      <w:proofErr w:type="spellEnd"/>
      <w:r>
        <w:rPr>
          <w:rFonts w:ascii="Georgia" w:hAnsi="Georgia"/>
        </w:rPr>
        <w:t xml:space="preserve"> (</w:t>
      </w:r>
      <w:proofErr w:type="spellStart"/>
      <w:r>
        <w:rPr>
          <w:rFonts w:ascii="Georgia" w:hAnsi="Georgia"/>
        </w:rPr>
        <w:t>Paek</w:t>
      </w:r>
      <w:proofErr w:type="spellEnd"/>
      <w:r>
        <w:rPr>
          <w:rFonts w:ascii="Georgia" w:hAnsi="Georgia"/>
        </w:rPr>
        <w:t xml:space="preserve"> </w:t>
      </w:r>
      <w:proofErr w:type="spellStart"/>
      <w:r>
        <w:rPr>
          <w:rFonts w:ascii="Georgia" w:hAnsi="Georgia"/>
        </w:rPr>
        <w:t>Sorng</w:t>
      </w:r>
      <w:proofErr w:type="spellEnd"/>
      <w:r>
        <w:rPr>
          <w:rFonts w:ascii="Georgia" w:hAnsi="Georgia"/>
        </w:rPr>
        <w:t xml:space="preserve"> Bai) and </w:t>
      </w:r>
      <w:proofErr w:type="spellStart"/>
      <w:r>
        <w:rPr>
          <w:rStyle w:val="Emphasis"/>
          <w:rFonts w:ascii="Georgia" w:hAnsi="Georgia"/>
        </w:rPr>
        <w:t>Keteleeria</w:t>
      </w:r>
      <w:proofErr w:type="spellEnd"/>
      <w:r>
        <w:rPr>
          <w:rStyle w:val="Emphasis"/>
          <w:rFonts w:ascii="Georgia" w:hAnsi="Georgia"/>
        </w:rPr>
        <w:t xml:space="preserve"> </w:t>
      </w:r>
      <w:proofErr w:type="spellStart"/>
      <w:r>
        <w:rPr>
          <w:rStyle w:val="Emphasis"/>
          <w:rFonts w:ascii="Georgia" w:hAnsi="Georgia"/>
        </w:rPr>
        <w:t>evelyniana</w:t>
      </w:r>
      <w:proofErr w:type="spellEnd"/>
      <w:r>
        <w:rPr>
          <w:rFonts w:ascii="Georgia" w:hAnsi="Georgia"/>
        </w:rPr>
        <w:t xml:space="preserve"> (Hing). Angiosperm as</w:t>
      </w:r>
      <w:r>
        <w:rPr>
          <w:rFonts w:ascii="Georgia" w:hAnsi="Georgia"/>
        </w:rPr>
        <w:t xml:space="preserve">sociates includes </w:t>
      </w:r>
      <w:proofErr w:type="spellStart"/>
      <w:r>
        <w:rPr>
          <w:rStyle w:val="Emphasis"/>
          <w:rFonts w:ascii="Georgia" w:hAnsi="Georgia"/>
        </w:rPr>
        <w:t>Schima</w:t>
      </w:r>
      <w:proofErr w:type="spellEnd"/>
      <w:r>
        <w:rPr>
          <w:rStyle w:val="Emphasis"/>
          <w:rFonts w:ascii="Georgia" w:hAnsi="Georgia"/>
        </w:rPr>
        <w:t xml:space="preserve"> </w:t>
      </w:r>
      <w:proofErr w:type="spellStart"/>
      <w:r>
        <w:rPr>
          <w:rStyle w:val="Emphasis"/>
          <w:rFonts w:ascii="Georgia" w:hAnsi="Georgia"/>
        </w:rPr>
        <w:t>wallichii</w:t>
      </w:r>
      <w:proofErr w:type="spellEnd"/>
      <w:r>
        <w:rPr>
          <w:rFonts w:ascii="Georgia" w:hAnsi="Georgia"/>
        </w:rPr>
        <w:t xml:space="preserve">, </w:t>
      </w:r>
      <w:r>
        <w:rPr>
          <w:rStyle w:val="Emphasis"/>
          <w:rFonts w:ascii="Georgia" w:hAnsi="Georgia"/>
        </w:rPr>
        <w:t>Quercus serrata</w:t>
      </w:r>
      <w:r>
        <w:rPr>
          <w:rFonts w:ascii="Georgia" w:hAnsi="Georgia"/>
        </w:rPr>
        <w:t xml:space="preserve"> and </w:t>
      </w:r>
      <w:r>
        <w:rPr>
          <w:rStyle w:val="Emphasis"/>
          <w:rFonts w:ascii="Georgia" w:hAnsi="Georgia"/>
        </w:rPr>
        <w:t xml:space="preserve">Quercus </w:t>
      </w:r>
      <w:proofErr w:type="spellStart"/>
      <w:r>
        <w:rPr>
          <w:rStyle w:val="Emphasis"/>
          <w:rFonts w:ascii="Georgia" w:hAnsi="Georgia"/>
        </w:rPr>
        <w:t>griffithii</w:t>
      </w:r>
      <w:proofErr w:type="spellEnd"/>
      <w:r>
        <w:rPr>
          <w:rFonts w:ascii="Georgia" w:hAnsi="Georgia"/>
        </w:rPr>
        <w:t>. Despite the wetter climate</w:t>
      </w:r>
      <w:ins w:id="44" w:author="Jack Plummer" w:date="2022-08-19T21:21:00Z">
        <w:r w:rsidR="004226FA">
          <w:rPr>
            <w:rFonts w:ascii="Georgia" w:hAnsi="Georgia"/>
          </w:rPr>
          <w:t>,</w:t>
        </w:r>
      </w:ins>
      <w:r>
        <w:rPr>
          <w:rFonts w:ascii="Georgia" w:hAnsi="Georgia"/>
        </w:rPr>
        <w:t xml:space="preserve"> fires are frequent, creating an open, grass-dominated woodland or savanna with scattered stands of pines or solitary trees. The soils are usually sandy o</w:t>
      </w:r>
      <w:r>
        <w:rPr>
          <w:rFonts w:ascii="Georgia" w:hAnsi="Georgia"/>
        </w:rPr>
        <w:t xml:space="preserve">r loamy and derived from sandstone or </w:t>
      </w:r>
      <w:proofErr w:type="spellStart"/>
      <w:r>
        <w:rPr>
          <w:rFonts w:ascii="Georgia" w:hAnsi="Georgia"/>
        </w:rPr>
        <w:t>quarzite</w:t>
      </w:r>
      <w:proofErr w:type="spellEnd"/>
      <w:r>
        <w:rPr>
          <w:rFonts w:ascii="Georgia" w:hAnsi="Georgia"/>
        </w:rPr>
        <w:t xml:space="preserve">. </w:t>
      </w:r>
      <w:r>
        <w:rPr>
          <w:rStyle w:val="Emphasis"/>
          <w:rFonts w:ascii="Georgia" w:hAnsi="Georgia"/>
        </w:rPr>
        <w:t xml:space="preserve">Pinus </w:t>
      </w:r>
      <w:proofErr w:type="spellStart"/>
      <w:r>
        <w:rPr>
          <w:rStyle w:val="Emphasis"/>
          <w:rFonts w:ascii="Georgia" w:hAnsi="Georgia"/>
        </w:rPr>
        <w:t>kesiya</w:t>
      </w:r>
      <w:proofErr w:type="spellEnd"/>
      <w:r>
        <w:rPr>
          <w:rFonts w:ascii="Georgia" w:hAnsi="Georgia"/>
        </w:rPr>
        <w:t xml:space="preserve"> is often a pioneer in deforested secondary vegetation, especially if fire has been a factor in the disturbance.</w:t>
      </w:r>
    </w:p>
    <w:p w14:paraId="45E083EE" w14:textId="77777777" w:rsidR="00000000" w:rsidRDefault="006C1835">
      <w:pPr>
        <w:pStyle w:val="Heading2"/>
        <w:divId w:val="796414094"/>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18"/>
        <w:gridCol w:w="1020"/>
        <w:gridCol w:w="1888"/>
      </w:tblGrid>
      <w:tr w:rsidR="00000000" w14:paraId="38245AE1" w14:textId="77777777">
        <w:trPr>
          <w:divId w:val="796414094"/>
          <w:tblCellSpacing w:w="15" w:type="dxa"/>
        </w:trPr>
        <w:tc>
          <w:tcPr>
            <w:tcW w:w="0" w:type="auto"/>
            <w:tcBorders>
              <w:bottom w:val="single" w:sz="6" w:space="0" w:color="000000"/>
            </w:tcBorders>
            <w:shd w:val="clear" w:color="auto" w:fill="BBBBBB"/>
            <w:vAlign w:val="center"/>
            <w:hideMark/>
          </w:tcPr>
          <w:p w14:paraId="51321C59"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A7668D6"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BA09FCC"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5C1F4EF1"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65AC15BD" w14:textId="77777777">
        <w:trPr>
          <w:divId w:val="796414094"/>
          <w:tblCellSpacing w:w="15" w:type="dxa"/>
        </w:trPr>
        <w:tc>
          <w:tcPr>
            <w:tcW w:w="0" w:type="auto"/>
            <w:tcBorders>
              <w:bottom w:val="single" w:sz="6" w:space="0" w:color="CCCCCC"/>
            </w:tcBorders>
            <w:vAlign w:val="center"/>
            <w:hideMark/>
          </w:tcPr>
          <w:p w14:paraId="65BF2FB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1</w:t>
            </w:r>
            <w:r>
              <w:rPr>
                <w:rFonts w:ascii="Georgia" w:eastAsia="Times New Roman" w:hAnsi="Georgia"/>
                <w:sz w:val="18"/>
                <w:szCs w:val="18"/>
              </w:rPr>
              <w:t>.9. Forest -&gt; Forest - Subtropical/Tropical Moist Montane</w:t>
            </w:r>
          </w:p>
        </w:tc>
        <w:tc>
          <w:tcPr>
            <w:tcW w:w="0" w:type="auto"/>
            <w:tcBorders>
              <w:bottom w:val="single" w:sz="6" w:space="0" w:color="CCCCCC"/>
            </w:tcBorders>
            <w:vAlign w:val="center"/>
            <w:hideMark/>
          </w:tcPr>
          <w:p w14:paraId="729698B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66D430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8B227C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Yes</w:t>
            </w:r>
          </w:p>
        </w:tc>
      </w:tr>
      <w:tr w:rsidR="00000000" w14:paraId="65B938B2" w14:textId="77777777">
        <w:trPr>
          <w:divId w:val="796414094"/>
          <w:tblCellSpacing w:w="15" w:type="dxa"/>
        </w:trPr>
        <w:tc>
          <w:tcPr>
            <w:tcW w:w="0" w:type="auto"/>
            <w:tcBorders>
              <w:bottom w:val="single" w:sz="6" w:space="0" w:color="CCCCCC"/>
            </w:tcBorders>
            <w:vAlign w:val="center"/>
            <w:hideMark/>
          </w:tcPr>
          <w:p w14:paraId="15CAF2F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2.2. Savanna -&gt; Savanna - Moist</w:t>
            </w:r>
          </w:p>
        </w:tc>
        <w:tc>
          <w:tcPr>
            <w:tcW w:w="0" w:type="auto"/>
            <w:tcBorders>
              <w:bottom w:val="single" w:sz="6" w:space="0" w:color="CCCCCC"/>
            </w:tcBorders>
            <w:vAlign w:val="center"/>
            <w:hideMark/>
          </w:tcPr>
          <w:p w14:paraId="25D7B88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FCE37B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53BE47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Yes</w:t>
            </w:r>
          </w:p>
        </w:tc>
      </w:tr>
    </w:tbl>
    <w:p w14:paraId="0DC0E1BA" w14:textId="77777777" w:rsidR="00000000" w:rsidRDefault="006C1835">
      <w:pPr>
        <w:pStyle w:val="Heading2"/>
        <w:divId w:val="796414094"/>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32"/>
        <w:gridCol w:w="894"/>
        <w:gridCol w:w="6284"/>
      </w:tblGrid>
      <w:tr w:rsidR="00000000" w14:paraId="39F409E2" w14:textId="77777777">
        <w:trPr>
          <w:divId w:val="796414094"/>
          <w:tblCellSpacing w:w="15" w:type="dxa"/>
        </w:trPr>
        <w:tc>
          <w:tcPr>
            <w:tcW w:w="0" w:type="auto"/>
            <w:tcBorders>
              <w:bottom w:val="single" w:sz="6" w:space="0" w:color="000000"/>
            </w:tcBorders>
            <w:shd w:val="clear" w:color="auto" w:fill="BBBBBB"/>
            <w:vAlign w:val="center"/>
            <w:hideMark/>
          </w:tcPr>
          <w:p w14:paraId="3BA066FA"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39B4676"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6EAD4D7" w14:textId="77777777" w:rsidR="00000000" w:rsidRDefault="006C1835">
            <w:pPr>
              <w:spacing w:after="75"/>
              <w:rPr>
                <w:rFonts w:ascii="Georgia" w:eastAsia="Times New Roman" w:hAnsi="Georgia"/>
                <w:b/>
                <w:bCs/>
                <w:sz w:val="18"/>
                <w:szCs w:val="18"/>
              </w:rPr>
            </w:pPr>
            <w:commentRangeStart w:id="45"/>
            <w:r>
              <w:rPr>
                <w:rFonts w:ascii="Georgia" w:eastAsia="Times New Roman" w:hAnsi="Georgia"/>
                <w:b/>
                <w:bCs/>
                <w:sz w:val="18"/>
                <w:szCs w:val="18"/>
              </w:rPr>
              <w:t>Justification</w:t>
            </w:r>
            <w:commentRangeEnd w:id="45"/>
            <w:r w:rsidR="00A15929">
              <w:rPr>
                <w:rStyle w:val="CommentReference"/>
              </w:rPr>
              <w:commentReference w:id="45"/>
            </w:r>
          </w:p>
        </w:tc>
      </w:tr>
      <w:tr w:rsidR="00000000" w14:paraId="618724DC" w14:textId="77777777">
        <w:trPr>
          <w:divId w:val="796414094"/>
          <w:tblCellSpacing w:w="15" w:type="dxa"/>
        </w:trPr>
        <w:tc>
          <w:tcPr>
            <w:tcW w:w="0" w:type="auto"/>
            <w:vAlign w:val="center"/>
            <w:hideMark/>
          </w:tcPr>
          <w:p w14:paraId="622BEB6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9F2D97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48E48AF" w14:textId="05161560" w:rsidR="00000000" w:rsidRDefault="006C1835">
            <w:pPr>
              <w:spacing w:after="75"/>
              <w:rPr>
                <w:rFonts w:ascii="Georgia" w:eastAsia="Times New Roman" w:hAnsi="Georgia"/>
                <w:sz w:val="18"/>
                <w:szCs w:val="18"/>
              </w:rPr>
            </w:pPr>
            <w:r>
              <w:rPr>
                <w:rFonts w:ascii="Georgia" w:eastAsia="Times New Roman" w:hAnsi="Georgia"/>
                <w:sz w:val="18"/>
                <w:szCs w:val="18"/>
              </w:rPr>
              <w:t xml:space="preserve">Between 2002 and 2021, </w:t>
            </w:r>
            <w:del w:id="46" w:author="Jack Plummer" w:date="2022-08-19T21:22:00Z">
              <w:r w:rsidDel="004226FA">
                <w:rPr>
                  <w:rFonts w:ascii="Georgia" w:eastAsia="Times New Roman" w:hAnsi="Georgia"/>
                  <w:sz w:val="18"/>
                  <w:szCs w:val="18"/>
                </w:rPr>
                <w:delText xml:space="preserve">forest cover in </w:delText>
              </w:r>
            </w:del>
            <w:r>
              <w:rPr>
                <w:rFonts w:ascii="Georgia" w:eastAsia="Times New Roman" w:hAnsi="Georgia"/>
                <w:sz w:val="18"/>
                <w:szCs w:val="18"/>
              </w:rPr>
              <w:t>China, India, Laos Myanmar,</w:t>
            </w:r>
            <w:ins w:id="47" w:author="Jack Plummer" w:date="2022-08-19T21:22:00Z">
              <w:r w:rsidR="004226FA">
                <w:rPr>
                  <w:rFonts w:ascii="Georgia" w:eastAsia="Times New Roman" w:hAnsi="Georgia"/>
                  <w:sz w:val="18"/>
                  <w:szCs w:val="18"/>
                </w:rPr>
                <w:t xml:space="preserve"> </w:t>
              </w:r>
            </w:ins>
            <w:r>
              <w:rPr>
                <w:rFonts w:ascii="Georgia" w:eastAsia="Times New Roman" w:hAnsi="Georgia"/>
                <w:sz w:val="18"/>
                <w:szCs w:val="18"/>
              </w:rPr>
              <w:t>Thailand, Cambodia, the Philippines lost 77.3 kha, 371 kha, 936 kha, 666 kha, 128 kha, 1.3</w:t>
            </w:r>
            <w:r>
              <w:rPr>
                <w:rFonts w:ascii="Georgia" w:eastAsia="Times New Roman" w:hAnsi="Georgia"/>
                <w:sz w:val="18"/>
                <w:szCs w:val="18"/>
              </w:rPr>
              <w:t xml:space="preserve">4 </w:t>
            </w:r>
            <w:proofErr w:type="spellStart"/>
            <w:r>
              <w:rPr>
                <w:rFonts w:ascii="Georgia" w:eastAsia="Times New Roman" w:hAnsi="Georgia"/>
                <w:sz w:val="18"/>
                <w:szCs w:val="18"/>
              </w:rPr>
              <w:t>mha</w:t>
            </w:r>
            <w:proofErr w:type="spellEnd"/>
            <w:r>
              <w:rPr>
                <w:rFonts w:ascii="Georgia" w:eastAsia="Times New Roman" w:hAnsi="Georgia"/>
                <w:sz w:val="18"/>
                <w:szCs w:val="18"/>
              </w:rPr>
              <w:t xml:space="preserve">, and 158 kha of humid primary forest respectively, making up 0.73, 19.0, 23.0, </w:t>
            </w:r>
            <w:r>
              <w:rPr>
                <w:rFonts w:ascii="Georgia" w:eastAsia="Times New Roman" w:hAnsi="Georgia"/>
                <w:sz w:val="18"/>
                <w:szCs w:val="18"/>
              </w:rPr>
              <w:lastRenderedPageBreak/>
              <w:t xml:space="preserve">16.0, 5.7, 52.0 and 12.0% of its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Total area of humid primary forest decreased by 4.5, 3.6, 11.0, 4.7, 2.2, 32.0 and 3.40% in</w:t>
            </w:r>
            <w:r>
              <w:rPr>
                <w:rFonts w:ascii="Georgia" w:eastAsia="Times New Roman" w:hAnsi="Georgia"/>
                <w:sz w:val="18"/>
                <w:szCs w:val="18"/>
              </w:rPr>
              <w:t xml:space="preserve"> this </w:t>
            </w:r>
            <w:proofErr w:type="gramStart"/>
            <w:r>
              <w:rPr>
                <w:rFonts w:ascii="Georgia" w:eastAsia="Times New Roman" w:hAnsi="Georgia"/>
                <w:sz w:val="18"/>
                <w:szCs w:val="18"/>
              </w:rPr>
              <w:t>time period</w:t>
            </w:r>
            <w:proofErr w:type="gramEnd"/>
            <w:r>
              <w:rPr>
                <w:rFonts w:ascii="Georgia" w:eastAsia="Times New Roman" w:hAnsi="Georgia"/>
                <w:sz w:val="18"/>
                <w:szCs w:val="18"/>
              </w:rPr>
              <w:t>, respectively (Global Forest Watch. 2022).</w:t>
            </w:r>
          </w:p>
        </w:tc>
      </w:tr>
    </w:tbl>
    <w:p w14:paraId="189DEA1C" w14:textId="77777777" w:rsidR="00000000" w:rsidRDefault="006C1835">
      <w:pPr>
        <w:pStyle w:val="Heading2"/>
        <w:divId w:val="796414094"/>
        <w:rPr>
          <w:rFonts w:ascii="Georgia" w:eastAsia="Times New Roman" w:hAnsi="Georgia"/>
          <w:sz w:val="27"/>
          <w:szCs w:val="27"/>
        </w:rPr>
      </w:pPr>
      <w:r>
        <w:rPr>
          <w:rFonts w:ascii="Georgia" w:eastAsia="Times New Roman" w:hAnsi="Georgia"/>
          <w:sz w:val="27"/>
          <w:szCs w:val="27"/>
        </w:rPr>
        <w:lastRenderedPageBreak/>
        <w:t>Life History</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34"/>
        <w:gridCol w:w="1228"/>
        <w:gridCol w:w="1247"/>
      </w:tblGrid>
      <w:tr w:rsidR="00000000" w14:paraId="2302033F" w14:textId="77777777">
        <w:trPr>
          <w:divId w:val="796414094"/>
          <w:tblCellSpacing w:w="15" w:type="dxa"/>
        </w:trPr>
        <w:tc>
          <w:tcPr>
            <w:tcW w:w="0" w:type="auto"/>
            <w:tcBorders>
              <w:bottom w:val="single" w:sz="6" w:space="0" w:color="000000"/>
            </w:tcBorders>
            <w:shd w:val="clear" w:color="auto" w:fill="BBBBBB"/>
            <w:vAlign w:val="center"/>
            <w:hideMark/>
          </w:tcPr>
          <w:p w14:paraId="7D2AF402"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Generation Length</w:t>
            </w:r>
          </w:p>
        </w:tc>
        <w:tc>
          <w:tcPr>
            <w:tcW w:w="0" w:type="auto"/>
            <w:tcBorders>
              <w:bottom w:val="single" w:sz="6" w:space="0" w:color="000000"/>
            </w:tcBorders>
            <w:shd w:val="clear" w:color="auto" w:fill="BBBBBB"/>
            <w:vAlign w:val="center"/>
            <w:hideMark/>
          </w:tcPr>
          <w:p w14:paraId="73DFE7A3"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6FC63C3E"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Data Quality</w:t>
            </w:r>
          </w:p>
        </w:tc>
      </w:tr>
      <w:tr w:rsidR="00000000" w14:paraId="785F46E3" w14:textId="77777777">
        <w:trPr>
          <w:divId w:val="796414094"/>
          <w:tblCellSpacing w:w="15" w:type="dxa"/>
        </w:trPr>
        <w:tc>
          <w:tcPr>
            <w:tcW w:w="0" w:type="auto"/>
            <w:vAlign w:val="center"/>
            <w:hideMark/>
          </w:tcPr>
          <w:p w14:paraId="1F4350F2" w14:textId="77777777" w:rsidR="00000000" w:rsidRDefault="006C1835">
            <w:pPr>
              <w:spacing w:after="75"/>
              <w:rPr>
                <w:rFonts w:ascii="Georgia" w:eastAsia="Times New Roman" w:hAnsi="Georgia"/>
                <w:sz w:val="18"/>
                <w:szCs w:val="18"/>
              </w:rPr>
            </w:pPr>
            <w:r>
              <w:rPr>
                <w:rFonts w:ascii="Georgia" w:eastAsia="Times New Roman" w:hAnsi="Georgia"/>
                <w:sz w:val="18"/>
                <w:szCs w:val="18"/>
              </w:rPr>
              <w:t>20</w:t>
            </w:r>
          </w:p>
        </w:tc>
        <w:tc>
          <w:tcPr>
            <w:tcW w:w="0" w:type="auto"/>
            <w:vAlign w:val="center"/>
            <w:hideMark/>
          </w:tcPr>
          <w:p w14:paraId="74850B3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F0BF26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7A2F5AC3" w14:textId="77777777" w:rsidR="00000000" w:rsidRDefault="006C1835">
      <w:pPr>
        <w:pStyle w:val="Heading2"/>
        <w:divId w:val="796414094"/>
        <w:rPr>
          <w:rFonts w:ascii="Georgia" w:eastAsia="Times New Roman" w:hAnsi="Georgia"/>
          <w:sz w:val="27"/>
          <w:szCs w:val="27"/>
        </w:rPr>
      </w:pPr>
      <w:commentRangeStart w:id="48"/>
      <w:r>
        <w:rPr>
          <w:rFonts w:ascii="Georgia" w:eastAsia="Times New Roman" w:hAnsi="Georgia"/>
          <w:sz w:val="27"/>
          <w:szCs w:val="27"/>
        </w:rPr>
        <w:t>Breeding Strategy</w:t>
      </w:r>
      <w:commentRangeEnd w:id="48"/>
      <w:r w:rsidR="004226FA">
        <w:rPr>
          <w:rStyle w:val="CommentReference"/>
          <w:b w:val="0"/>
          <w:bCs w:val="0"/>
        </w:rPr>
        <w:commentReference w:id="48"/>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00"/>
      </w:tblGrid>
      <w:tr w:rsidR="00000000" w14:paraId="4794E117" w14:textId="77777777">
        <w:trPr>
          <w:divId w:val="796414094"/>
          <w:tblCellSpacing w:w="15" w:type="dxa"/>
        </w:trPr>
        <w:tc>
          <w:tcPr>
            <w:tcW w:w="0" w:type="auto"/>
            <w:tcBorders>
              <w:bottom w:val="single" w:sz="6" w:space="0" w:color="000000"/>
            </w:tcBorders>
            <w:shd w:val="clear" w:color="auto" w:fill="BBBBBB"/>
            <w:vAlign w:val="center"/>
            <w:hideMark/>
          </w:tcPr>
          <w:p w14:paraId="05B9E50D"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Does the species lay eggs?</w:t>
            </w:r>
          </w:p>
        </w:tc>
      </w:tr>
      <w:tr w:rsidR="00000000" w14:paraId="56EDC47C" w14:textId="77777777">
        <w:trPr>
          <w:divId w:val="796414094"/>
          <w:tblCellSpacing w:w="15" w:type="dxa"/>
        </w:trPr>
        <w:tc>
          <w:tcPr>
            <w:tcW w:w="0" w:type="auto"/>
            <w:vAlign w:val="center"/>
            <w:hideMark/>
          </w:tcPr>
          <w:p w14:paraId="358C002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Yes</w:t>
            </w:r>
          </w:p>
        </w:tc>
      </w:tr>
    </w:tbl>
    <w:p w14:paraId="7A97A25C" w14:textId="77777777" w:rsidR="00000000" w:rsidRDefault="006C1835">
      <w:pPr>
        <w:divId w:val="79641409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787"/>
      </w:tblGrid>
      <w:tr w:rsidR="00000000" w14:paraId="7C9522F1" w14:textId="77777777">
        <w:trPr>
          <w:divId w:val="796414094"/>
          <w:tblCellSpacing w:w="15" w:type="dxa"/>
        </w:trPr>
        <w:tc>
          <w:tcPr>
            <w:tcW w:w="0" w:type="auto"/>
            <w:tcBorders>
              <w:bottom w:val="single" w:sz="6" w:space="0" w:color="000000"/>
            </w:tcBorders>
            <w:shd w:val="clear" w:color="auto" w:fill="BBBBBB"/>
            <w:vAlign w:val="center"/>
            <w:hideMark/>
          </w:tcPr>
          <w:p w14:paraId="263C910B"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Does the species give birth to live young</w:t>
            </w:r>
          </w:p>
        </w:tc>
      </w:tr>
      <w:tr w:rsidR="00000000" w14:paraId="0E6A257C" w14:textId="77777777">
        <w:trPr>
          <w:divId w:val="796414094"/>
          <w:tblCellSpacing w:w="15" w:type="dxa"/>
        </w:trPr>
        <w:tc>
          <w:tcPr>
            <w:tcW w:w="0" w:type="auto"/>
            <w:vAlign w:val="center"/>
            <w:hideMark/>
          </w:tcPr>
          <w:p w14:paraId="006A707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r>
    </w:tbl>
    <w:p w14:paraId="192CB0C3" w14:textId="77777777" w:rsidR="00000000" w:rsidRDefault="006C1835">
      <w:pPr>
        <w:divId w:val="79641409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11"/>
      </w:tblGrid>
      <w:tr w:rsidR="00000000" w14:paraId="436EFC07" w14:textId="77777777">
        <w:trPr>
          <w:divId w:val="796414094"/>
          <w:tblCellSpacing w:w="15" w:type="dxa"/>
        </w:trPr>
        <w:tc>
          <w:tcPr>
            <w:tcW w:w="0" w:type="auto"/>
            <w:tcBorders>
              <w:bottom w:val="single" w:sz="6" w:space="0" w:color="000000"/>
            </w:tcBorders>
            <w:shd w:val="clear" w:color="auto" w:fill="BBBBBB"/>
            <w:vAlign w:val="center"/>
            <w:hideMark/>
          </w:tcPr>
          <w:p w14:paraId="6285D5FB"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Does the species exhibit parthenogenesis</w:t>
            </w:r>
          </w:p>
        </w:tc>
      </w:tr>
      <w:tr w:rsidR="00000000" w14:paraId="62FAE81C" w14:textId="77777777">
        <w:trPr>
          <w:divId w:val="796414094"/>
          <w:tblCellSpacing w:w="15" w:type="dxa"/>
        </w:trPr>
        <w:tc>
          <w:tcPr>
            <w:tcW w:w="0" w:type="auto"/>
            <w:vAlign w:val="center"/>
            <w:hideMark/>
          </w:tcPr>
          <w:p w14:paraId="13C761A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Unknown</w:t>
            </w:r>
          </w:p>
        </w:tc>
      </w:tr>
    </w:tbl>
    <w:p w14:paraId="4EA77833" w14:textId="77777777" w:rsidR="00000000" w:rsidRDefault="006C1835">
      <w:pPr>
        <w:divId w:val="796414094"/>
        <w:rPr>
          <w:rFonts w:ascii="Georgia" w:eastAsia="Times New Roman" w:hAnsi="Georgia"/>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49"/>
      </w:tblGrid>
      <w:tr w:rsidR="00000000" w14:paraId="6C52836B" w14:textId="77777777">
        <w:trPr>
          <w:divId w:val="796414094"/>
          <w:tblCellSpacing w:w="15" w:type="dxa"/>
        </w:trPr>
        <w:tc>
          <w:tcPr>
            <w:tcW w:w="0" w:type="auto"/>
            <w:tcBorders>
              <w:bottom w:val="single" w:sz="6" w:space="0" w:color="000000"/>
            </w:tcBorders>
            <w:shd w:val="clear" w:color="auto" w:fill="BBBBBB"/>
            <w:vAlign w:val="center"/>
            <w:hideMark/>
          </w:tcPr>
          <w:p w14:paraId="09BB2A4D"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Does the species require water for breeding?</w:t>
            </w:r>
          </w:p>
        </w:tc>
      </w:tr>
      <w:tr w:rsidR="00000000" w14:paraId="75137172" w14:textId="77777777">
        <w:trPr>
          <w:divId w:val="796414094"/>
          <w:tblCellSpacing w:w="15" w:type="dxa"/>
        </w:trPr>
        <w:tc>
          <w:tcPr>
            <w:tcW w:w="0" w:type="auto"/>
            <w:vAlign w:val="center"/>
            <w:hideMark/>
          </w:tcPr>
          <w:p w14:paraId="3488899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r>
    </w:tbl>
    <w:p w14:paraId="05F40B78" w14:textId="77777777" w:rsidR="00000000" w:rsidRDefault="006C1835">
      <w:pPr>
        <w:pStyle w:val="Heading2"/>
        <w:divId w:val="796414094"/>
        <w:rPr>
          <w:rFonts w:ascii="Georgia" w:eastAsia="Times New Roman" w:hAnsi="Georgia"/>
          <w:sz w:val="27"/>
          <w:szCs w:val="27"/>
        </w:rPr>
      </w:pPr>
      <w:r>
        <w:rPr>
          <w:rFonts w:ascii="Georgia" w:eastAsia="Times New Roman" w:hAnsi="Georgia"/>
          <w:sz w:val="27"/>
          <w:szCs w:val="27"/>
        </w:rPr>
        <w:t>Systems</w:t>
      </w:r>
    </w:p>
    <w:p w14:paraId="7E68A12E" w14:textId="77777777" w:rsidR="00000000" w:rsidRDefault="006C1835">
      <w:pPr>
        <w:pStyle w:val="NormalWeb"/>
        <w:divId w:val="796414094"/>
        <w:rPr>
          <w:rFonts w:ascii="Georgia" w:hAnsi="Georgia"/>
        </w:rPr>
      </w:pPr>
      <w:r>
        <w:rPr>
          <w:rStyle w:val="datalabel1"/>
          <w:rFonts w:ascii="Georgia" w:hAnsi="Georgia"/>
        </w:rPr>
        <w:t xml:space="preserve">System: </w:t>
      </w:r>
      <w:r>
        <w:rPr>
          <w:rFonts w:ascii="Georgia" w:hAnsi="Georgia"/>
        </w:rPr>
        <w:t>Terrestrial</w:t>
      </w:r>
    </w:p>
    <w:p w14:paraId="0EFC5075" w14:textId="77777777" w:rsidR="00000000" w:rsidRDefault="006C1835">
      <w:pPr>
        <w:pStyle w:val="Heading2"/>
        <w:divId w:val="796414094"/>
        <w:rPr>
          <w:rFonts w:ascii="Georgia" w:eastAsia="Times New Roman" w:hAnsi="Georgia"/>
          <w:sz w:val="27"/>
          <w:szCs w:val="27"/>
        </w:rPr>
      </w:pPr>
      <w:r>
        <w:rPr>
          <w:rFonts w:ascii="Georgia" w:eastAsia="Times New Roman" w:hAnsi="Georgia"/>
          <w:sz w:val="27"/>
          <w:szCs w:val="27"/>
        </w:rPr>
        <w:t>Plant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2FCC8ED2" w14:textId="77777777">
        <w:trPr>
          <w:divId w:val="796414094"/>
          <w:tblCellSpacing w:w="15" w:type="dxa"/>
        </w:trPr>
        <w:tc>
          <w:tcPr>
            <w:tcW w:w="0" w:type="auto"/>
            <w:tcBorders>
              <w:bottom w:val="single" w:sz="6" w:space="0" w:color="000000"/>
            </w:tcBorders>
            <w:shd w:val="clear" w:color="auto" w:fill="BBBBBB"/>
            <w:vAlign w:val="center"/>
            <w:hideMark/>
          </w:tcPr>
          <w:p w14:paraId="00A75DF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083A0BAC" w14:textId="77777777">
        <w:trPr>
          <w:divId w:val="796414094"/>
          <w:tblCellSpacing w:w="15" w:type="dxa"/>
        </w:trPr>
        <w:tc>
          <w:tcPr>
            <w:tcW w:w="0" w:type="auto"/>
            <w:tcBorders>
              <w:bottom w:val="single" w:sz="6" w:space="0" w:color="CCCCCC"/>
            </w:tcBorders>
            <w:vAlign w:val="center"/>
            <w:hideMark/>
          </w:tcPr>
          <w:p w14:paraId="558FC9B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Tree - large</w:t>
            </w:r>
          </w:p>
        </w:tc>
      </w:tr>
    </w:tbl>
    <w:p w14:paraId="35DE7849" w14:textId="77777777" w:rsidR="00000000" w:rsidRDefault="006C1835">
      <w:pPr>
        <w:pStyle w:val="Heading1"/>
        <w:divId w:val="641349697"/>
        <w:rPr>
          <w:rFonts w:ascii="Georgia" w:eastAsia="Times New Roman" w:hAnsi="Georgia"/>
          <w:sz w:val="29"/>
          <w:szCs w:val="29"/>
        </w:rPr>
      </w:pPr>
      <w:r>
        <w:rPr>
          <w:rFonts w:ascii="Georgia" w:eastAsia="Times New Roman" w:hAnsi="Georgia"/>
          <w:sz w:val="29"/>
          <w:szCs w:val="29"/>
        </w:rPr>
        <w:t>Use and Trade</w:t>
      </w:r>
    </w:p>
    <w:p w14:paraId="32B96834" w14:textId="77777777" w:rsidR="00000000" w:rsidRDefault="006C1835">
      <w:pPr>
        <w:pStyle w:val="Heading2"/>
        <w:divId w:val="641349697"/>
        <w:rPr>
          <w:rFonts w:ascii="Georgia" w:eastAsia="Times New Roman" w:hAnsi="Georgia"/>
          <w:sz w:val="27"/>
          <w:szCs w:val="27"/>
        </w:rPr>
      </w:pPr>
      <w:r>
        <w:rPr>
          <w:rFonts w:ascii="Georgia" w:eastAsia="Times New Roman" w:hAnsi="Georgia"/>
          <w:sz w:val="27"/>
          <w:szCs w:val="27"/>
        </w:rPr>
        <w:t xml:space="preserve">General </w:t>
      </w:r>
      <w:r>
        <w:rPr>
          <w:rFonts w:ascii="Georgia" w:eastAsia="Times New Roman" w:hAnsi="Georgia"/>
          <w:sz w:val="27"/>
          <w:szCs w:val="27"/>
        </w:rPr>
        <w:t>Use and Trade Information</w:t>
      </w:r>
    </w:p>
    <w:p w14:paraId="0DDF6B02" w14:textId="4400EF2C" w:rsidR="00000000" w:rsidRDefault="006C1835">
      <w:pPr>
        <w:pStyle w:val="NormalWeb"/>
        <w:divId w:val="641349697"/>
        <w:rPr>
          <w:rFonts w:ascii="Georgia" w:hAnsi="Georgia"/>
        </w:rPr>
      </w:pPr>
      <w:proofErr w:type="spellStart"/>
      <w:r>
        <w:rPr>
          <w:rFonts w:ascii="Georgia" w:hAnsi="Georgia"/>
        </w:rPr>
        <w:t>Khasia</w:t>
      </w:r>
      <w:proofErr w:type="spellEnd"/>
      <w:r>
        <w:rPr>
          <w:rFonts w:ascii="Georgia" w:hAnsi="Georgia"/>
        </w:rPr>
        <w:t xml:space="preserve"> Pine is an important timber tree in much of </w:t>
      </w:r>
      <w:ins w:id="49" w:author="Jack Plummer" w:date="2022-08-19T21:22:00Z">
        <w:r w:rsidR="004226FA">
          <w:rPr>
            <w:rFonts w:ascii="Georgia" w:hAnsi="Georgia"/>
          </w:rPr>
          <w:t>southeast</w:t>
        </w:r>
      </w:ins>
      <w:del w:id="50" w:author="Jack Plummer" w:date="2022-08-19T21:22:00Z">
        <w:r w:rsidDel="004226FA">
          <w:rPr>
            <w:rFonts w:ascii="Georgia" w:hAnsi="Georgia"/>
          </w:rPr>
          <w:delText>SE</w:delText>
        </w:r>
      </w:del>
      <w:r>
        <w:rPr>
          <w:rFonts w:ascii="Georgia" w:hAnsi="Georgia"/>
        </w:rPr>
        <w:t xml:space="preserve"> Asia and has been planted as a forestry tree in many countries in Africa, South </w:t>
      </w:r>
      <w:proofErr w:type="gramStart"/>
      <w:r>
        <w:rPr>
          <w:rFonts w:ascii="Georgia" w:hAnsi="Georgia"/>
        </w:rPr>
        <w:t>America</w:t>
      </w:r>
      <w:proofErr w:type="gramEnd"/>
      <w:r>
        <w:rPr>
          <w:rFonts w:ascii="Georgia" w:hAnsi="Georgia"/>
        </w:rPr>
        <w:t xml:space="preserve"> and Oceania (including Australia). It is a quickly establishing and </w:t>
      </w:r>
      <w:del w:id="51" w:author="Jack Plummer" w:date="2022-08-19T21:27:00Z">
        <w:r w:rsidDel="00A15929">
          <w:rPr>
            <w:rFonts w:ascii="Georgia" w:hAnsi="Georgia"/>
          </w:rPr>
          <w:delText>fast growing</w:delText>
        </w:r>
      </w:del>
      <w:ins w:id="52" w:author="Jack Plummer" w:date="2022-08-19T21:27:00Z">
        <w:r w:rsidR="00A15929">
          <w:rPr>
            <w:rFonts w:ascii="Georgia" w:hAnsi="Georgia"/>
          </w:rPr>
          <w:t>fast-growing</w:t>
        </w:r>
      </w:ins>
      <w:r>
        <w:rPr>
          <w:rFonts w:ascii="Georgia" w:hAnsi="Georgia"/>
        </w:rPr>
        <w:t xml:space="preserve"> species</w:t>
      </w:r>
      <w:r>
        <w:rPr>
          <w:rFonts w:ascii="Georgia" w:hAnsi="Georgia"/>
        </w:rPr>
        <w:t xml:space="preserve"> and</w:t>
      </w:r>
      <w:ins w:id="53" w:author="Jack Plummer" w:date="2022-08-19T21:27:00Z">
        <w:r w:rsidR="00A15929">
          <w:rPr>
            <w:rFonts w:ascii="Georgia" w:hAnsi="Georgia"/>
          </w:rPr>
          <w:t>,</w:t>
        </w:r>
      </w:ins>
      <w:r>
        <w:rPr>
          <w:rFonts w:ascii="Georgia" w:hAnsi="Georgia"/>
        </w:rPr>
        <w:t xml:space="preserve"> as a result</w:t>
      </w:r>
      <w:ins w:id="54" w:author="Jack Plummer" w:date="2022-08-19T21:27:00Z">
        <w:r w:rsidR="00A15929">
          <w:rPr>
            <w:rFonts w:ascii="Georgia" w:hAnsi="Georgia"/>
          </w:rPr>
          <w:t>,</w:t>
        </w:r>
      </w:ins>
      <w:r>
        <w:rPr>
          <w:rFonts w:ascii="Georgia" w:hAnsi="Georgia"/>
        </w:rPr>
        <w:t xml:space="preserve"> its most common use is for pulpwood in the paper industry (class A Kraft paper). In India</w:t>
      </w:r>
      <w:ins w:id="55" w:author="Jack Plummer" w:date="2022-08-19T21:27:00Z">
        <w:r w:rsidR="00A15929">
          <w:rPr>
            <w:rFonts w:ascii="Georgia" w:hAnsi="Georgia"/>
          </w:rPr>
          <w:t>,</w:t>
        </w:r>
      </w:ins>
      <w:r>
        <w:rPr>
          <w:rFonts w:ascii="Georgia" w:hAnsi="Georgia"/>
        </w:rPr>
        <w:t xml:space="preserve"> charcoal burning has been important but has much declined. Other wood uses are roundwood (poles), construction timber, floorboards, plywood, and furn</w:t>
      </w:r>
      <w:r>
        <w:rPr>
          <w:rFonts w:ascii="Georgia" w:hAnsi="Georgia"/>
        </w:rPr>
        <w:t xml:space="preserve">iture. </w:t>
      </w:r>
      <w:del w:id="56" w:author="Jack Plummer" w:date="2022-08-19T21:28:00Z">
        <w:r w:rsidDel="00A15929">
          <w:rPr>
            <w:rFonts w:ascii="Georgia" w:hAnsi="Georgia"/>
          </w:rPr>
          <w:delText xml:space="preserve">It is a tropical pine, but it does not grow well in the hot and humid lowland tropics; it clearly needs seasonality of precipitation. </w:delText>
        </w:r>
      </w:del>
      <w:r>
        <w:rPr>
          <w:rFonts w:ascii="Georgia" w:hAnsi="Georgia"/>
        </w:rPr>
        <w:t>In the Philippines</w:t>
      </w:r>
      <w:ins w:id="57" w:author="Jack Plummer" w:date="2022-08-19T21:28:00Z">
        <w:r w:rsidR="00A15929">
          <w:rPr>
            <w:rFonts w:ascii="Georgia" w:hAnsi="Georgia"/>
          </w:rPr>
          <w:t>,</w:t>
        </w:r>
      </w:ins>
      <w:r>
        <w:rPr>
          <w:rFonts w:ascii="Georgia" w:hAnsi="Georgia"/>
        </w:rPr>
        <w:t xml:space="preserve"> coffee plantations are often established under natural stands of </w:t>
      </w:r>
      <w:proofErr w:type="spellStart"/>
      <w:r>
        <w:rPr>
          <w:rFonts w:ascii="Georgia" w:hAnsi="Georgia"/>
        </w:rPr>
        <w:t>Khasia</w:t>
      </w:r>
      <w:proofErr w:type="spellEnd"/>
      <w:r>
        <w:rPr>
          <w:rFonts w:ascii="Georgia" w:hAnsi="Georgia"/>
        </w:rPr>
        <w:t xml:space="preserve"> Pine. The resin is of hi</w:t>
      </w:r>
      <w:r>
        <w:rPr>
          <w:rFonts w:ascii="Georgia" w:hAnsi="Georgia"/>
        </w:rPr>
        <w:t>gh quality, but the trees of this species do not yield it freely and therefore they are not tapped on a large economic scale. In horticulture</w:t>
      </w:r>
      <w:ins w:id="58" w:author="Jack Plummer" w:date="2022-08-19T21:28:00Z">
        <w:r w:rsidR="00A15929">
          <w:rPr>
            <w:rFonts w:ascii="Georgia" w:hAnsi="Georgia"/>
          </w:rPr>
          <w:t>,</w:t>
        </w:r>
      </w:ins>
      <w:r>
        <w:rPr>
          <w:rFonts w:ascii="Georgia" w:hAnsi="Georgia"/>
        </w:rPr>
        <w:t xml:space="preserve"> its use is limited to a few arboreta and botanic gardens, but in the </w:t>
      </w:r>
      <w:proofErr w:type="gramStart"/>
      <w:r>
        <w:rPr>
          <w:rFonts w:ascii="Georgia" w:hAnsi="Georgia"/>
        </w:rPr>
        <w:t>Philippines</w:t>
      </w:r>
      <w:proofErr w:type="gramEnd"/>
      <w:r>
        <w:rPr>
          <w:rFonts w:ascii="Georgia" w:hAnsi="Georgia"/>
        </w:rPr>
        <w:t xml:space="preserve"> it is cultivated as a Christmas t</w:t>
      </w:r>
      <w:r>
        <w:rPr>
          <w:rFonts w:ascii="Georgia" w:hAnsi="Georgia"/>
        </w:rPr>
        <w:t>ree.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000000" w14:paraId="29F6EF47" w14:textId="77777777">
        <w:trPr>
          <w:divId w:val="641349697"/>
          <w:tblCellSpacing w:w="15" w:type="dxa"/>
        </w:trPr>
        <w:tc>
          <w:tcPr>
            <w:tcW w:w="0" w:type="auto"/>
            <w:tcBorders>
              <w:bottom w:val="single" w:sz="6" w:space="0" w:color="000000"/>
            </w:tcBorders>
            <w:shd w:val="clear" w:color="auto" w:fill="BBBBBB"/>
            <w:vAlign w:val="center"/>
            <w:hideMark/>
          </w:tcPr>
          <w:p w14:paraId="4F18F694"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lastRenderedPageBreak/>
              <w:t>Subsistence:</w:t>
            </w:r>
          </w:p>
        </w:tc>
        <w:tc>
          <w:tcPr>
            <w:tcW w:w="0" w:type="auto"/>
            <w:tcBorders>
              <w:bottom w:val="single" w:sz="6" w:space="0" w:color="000000"/>
            </w:tcBorders>
            <w:shd w:val="clear" w:color="auto" w:fill="BBBBBB"/>
            <w:vAlign w:val="center"/>
            <w:hideMark/>
          </w:tcPr>
          <w:p w14:paraId="0BB8773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3EC23E9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3CE7F6E1"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000000" w14:paraId="59A08A94" w14:textId="77777777">
        <w:trPr>
          <w:divId w:val="641349697"/>
          <w:tblCellSpacing w:w="15" w:type="dxa"/>
        </w:trPr>
        <w:tc>
          <w:tcPr>
            <w:tcW w:w="0" w:type="auto"/>
            <w:vAlign w:val="center"/>
            <w:hideMark/>
          </w:tcPr>
          <w:p w14:paraId="014652F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1E9448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CF648A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F4F208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7EF122EF" w14:textId="77777777" w:rsidR="00000000" w:rsidRDefault="006C1835">
      <w:pPr>
        <w:pStyle w:val="NormalWeb"/>
        <w:divId w:val="641349697"/>
        <w:rPr>
          <w:rFonts w:ascii="Georgia" w:hAnsi="Georgia"/>
        </w:rPr>
      </w:pPr>
      <w:r>
        <w:rPr>
          <w:rStyle w:val="datalabel1"/>
          <w:rFonts w:ascii="Georgia" w:hAnsi="Georgia"/>
        </w:rPr>
        <w:t xml:space="preserve">National Commercial Value: </w:t>
      </w:r>
      <w:r>
        <w:rPr>
          <w:rFonts w:ascii="Georgia" w:hAnsi="Georgia"/>
        </w:rPr>
        <w:t>Yes</w:t>
      </w:r>
    </w:p>
    <w:p w14:paraId="03D61C7F" w14:textId="77777777" w:rsidR="00000000" w:rsidRDefault="006C1835">
      <w:pPr>
        <w:pStyle w:val="NormalWeb"/>
        <w:divId w:val="641349697"/>
        <w:rPr>
          <w:rFonts w:ascii="Georgia" w:hAnsi="Georgia"/>
        </w:rPr>
      </w:pPr>
      <w:r>
        <w:rPr>
          <w:rStyle w:val="datalabel1"/>
          <w:rFonts w:ascii="Georgia" w:hAnsi="Georgia"/>
        </w:rPr>
        <w:t xml:space="preserve">International Commercial Value: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47"/>
        <w:gridCol w:w="1161"/>
        <w:gridCol w:w="862"/>
        <w:gridCol w:w="1307"/>
        <w:gridCol w:w="2111"/>
      </w:tblGrid>
      <w:tr w:rsidR="00000000" w14:paraId="000850B1" w14:textId="77777777">
        <w:trPr>
          <w:divId w:val="641349697"/>
          <w:tblCellSpacing w:w="15" w:type="dxa"/>
        </w:trPr>
        <w:tc>
          <w:tcPr>
            <w:tcW w:w="0" w:type="auto"/>
            <w:tcBorders>
              <w:bottom w:val="single" w:sz="6" w:space="0" w:color="000000"/>
            </w:tcBorders>
            <w:shd w:val="clear" w:color="auto" w:fill="BBBBBB"/>
            <w:vAlign w:val="center"/>
            <w:hideMark/>
          </w:tcPr>
          <w:p w14:paraId="480FD661" w14:textId="77777777" w:rsidR="00000000" w:rsidRDefault="006C1835">
            <w:pPr>
              <w:spacing w:after="75"/>
              <w:rPr>
                <w:rFonts w:ascii="Georgia" w:eastAsia="Times New Roman" w:hAnsi="Georgia"/>
                <w:b/>
                <w:bCs/>
                <w:sz w:val="18"/>
                <w:szCs w:val="18"/>
              </w:rPr>
            </w:pPr>
            <w:commentRangeStart w:id="59"/>
            <w:r>
              <w:rPr>
                <w:rFonts w:ascii="Georgia" w:eastAsia="Times New Roman" w:hAnsi="Georgia"/>
                <w:b/>
                <w:bCs/>
                <w:sz w:val="18"/>
                <w:szCs w:val="18"/>
              </w:rPr>
              <w:t>End Use</w:t>
            </w:r>
            <w:commentRangeEnd w:id="59"/>
            <w:r w:rsidR="00BB5E7B">
              <w:rPr>
                <w:rStyle w:val="CommentReference"/>
              </w:rPr>
              <w:commentReference w:id="59"/>
            </w:r>
          </w:p>
        </w:tc>
        <w:tc>
          <w:tcPr>
            <w:tcW w:w="0" w:type="auto"/>
            <w:tcBorders>
              <w:bottom w:val="single" w:sz="6" w:space="0" w:color="000000"/>
            </w:tcBorders>
            <w:shd w:val="clear" w:color="auto" w:fill="BBBBBB"/>
            <w:vAlign w:val="center"/>
            <w:hideMark/>
          </w:tcPr>
          <w:p w14:paraId="22A02174"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74302D4A"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77465B0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611F122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000000" w14:paraId="2D0CB3FA" w14:textId="77777777">
        <w:trPr>
          <w:divId w:val="641349697"/>
          <w:tblCellSpacing w:w="15" w:type="dxa"/>
        </w:trPr>
        <w:tc>
          <w:tcPr>
            <w:tcW w:w="0" w:type="auto"/>
            <w:tcBorders>
              <w:bottom w:val="single" w:sz="6" w:space="0" w:color="CCCCCC"/>
            </w:tcBorders>
            <w:vAlign w:val="center"/>
            <w:hideMark/>
          </w:tcPr>
          <w:p w14:paraId="5A0C46B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24014E4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1247D3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FE574A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0B8652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5D43EAA1" w14:textId="77777777">
        <w:trPr>
          <w:divId w:val="641349697"/>
          <w:tblCellSpacing w:w="15" w:type="dxa"/>
        </w:trPr>
        <w:tc>
          <w:tcPr>
            <w:tcW w:w="0" w:type="auto"/>
            <w:tcBorders>
              <w:bottom w:val="single" w:sz="6" w:space="0" w:color="CCCCCC"/>
            </w:tcBorders>
            <w:vAlign w:val="center"/>
            <w:hideMark/>
          </w:tcPr>
          <w:p w14:paraId="5B61438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5. Manufacturing chemicals</w:t>
            </w:r>
          </w:p>
        </w:tc>
        <w:tc>
          <w:tcPr>
            <w:tcW w:w="0" w:type="auto"/>
            <w:tcBorders>
              <w:bottom w:val="single" w:sz="6" w:space="0" w:color="CCCCCC"/>
            </w:tcBorders>
            <w:vAlign w:val="center"/>
            <w:hideMark/>
          </w:tcPr>
          <w:p w14:paraId="3D6782D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713E0F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0AAB35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FAF906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0D43C76F" w14:textId="77777777">
        <w:trPr>
          <w:divId w:val="641349697"/>
          <w:tblCellSpacing w:w="15" w:type="dxa"/>
        </w:trPr>
        <w:tc>
          <w:tcPr>
            <w:tcW w:w="0" w:type="auto"/>
            <w:tcBorders>
              <w:bottom w:val="single" w:sz="6" w:space="0" w:color="CCCCCC"/>
            </w:tcBorders>
            <w:vAlign w:val="center"/>
            <w:hideMark/>
          </w:tcPr>
          <w:p w14:paraId="118CFE3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6. Other chemicals</w:t>
            </w:r>
          </w:p>
        </w:tc>
        <w:tc>
          <w:tcPr>
            <w:tcW w:w="0" w:type="auto"/>
            <w:tcBorders>
              <w:bottom w:val="single" w:sz="6" w:space="0" w:color="CCCCCC"/>
            </w:tcBorders>
            <w:vAlign w:val="center"/>
            <w:hideMark/>
          </w:tcPr>
          <w:p w14:paraId="6900D0F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F5D061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EBF9E5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829238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2F27C8A1" w14:textId="77777777">
        <w:trPr>
          <w:divId w:val="641349697"/>
          <w:tblCellSpacing w:w="15" w:type="dxa"/>
        </w:trPr>
        <w:tc>
          <w:tcPr>
            <w:tcW w:w="0" w:type="auto"/>
            <w:tcBorders>
              <w:bottom w:val="single" w:sz="6" w:space="0" w:color="CCCCCC"/>
            </w:tcBorders>
            <w:vAlign w:val="center"/>
            <w:hideMark/>
          </w:tcPr>
          <w:p w14:paraId="7C46B04F" w14:textId="77777777" w:rsidR="00000000" w:rsidRDefault="006C1835">
            <w:pPr>
              <w:spacing w:after="75"/>
              <w:rPr>
                <w:rFonts w:ascii="Georgia" w:eastAsia="Times New Roman" w:hAnsi="Georgia"/>
                <w:sz w:val="18"/>
                <w:szCs w:val="18"/>
              </w:rPr>
            </w:pPr>
            <w:r>
              <w:rPr>
                <w:rFonts w:ascii="Georgia" w:eastAsia="Times New Roman" w:hAnsi="Georgia"/>
                <w:sz w:val="18"/>
                <w:szCs w:val="18"/>
              </w:rPr>
              <w:t>8. Fibre</w:t>
            </w:r>
          </w:p>
        </w:tc>
        <w:tc>
          <w:tcPr>
            <w:tcW w:w="0" w:type="auto"/>
            <w:tcBorders>
              <w:bottom w:val="single" w:sz="6" w:space="0" w:color="CCCCCC"/>
            </w:tcBorders>
            <w:vAlign w:val="center"/>
            <w:hideMark/>
          </w:tcPr>
          <w:p w14:paraId="3EE6AF6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2E2C64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0DD417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324A05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74030B69" w14:textId="77777777">
        <w:trPr>
          <w:divId w:val="641349697"/>
          <w:tblCellSpacing w:w="15" w:type="dxa"/>
        </w:trPr>
        <w:tc>
          <w:tcPr>
            <w:tcW w:w="0" w:type="auto"/>
            <w:tcBorders>
              <w:bottom w:val="single" w:sz="6" w:space="0" w:color="CCCCCC"/>
            </w:tcBorders>
            <w:vAlign w:val="center"/>
            <w:hideMark/>
          </w:tcPr>
          <w:p w14:paraId="2448839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9. Construction or structural materials</w:t>
            </w:r>
          </w:p>
        </w:tc>
        <w:tc>
          <w:tcPr>
            <w:tcW w:w="0" w:type="auto"/>
            <w:tcBorders>
              <w:bottom w:val="single" w:sz="6" w:space="0" w:color="CCCCCC"/>
            </w:tcBorders>
            <w:vAlign w:val="center"/>
            <w:hideMark/>
          </w:tcPr>
          <w:p w14:paraId="0CEDCE3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1A0CE5F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7BDE908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45BE23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4343F509" w14:textId="77777777">
        <w:trPr>
          <w:divId w:val="641349697"/>
          <w:tblCellSpacing w:w="15" w:type="dxa"/>
        </w:trPr>
        <w:tc>
          <w:tcPr>
            <w:tcW w:w="0" w:type="auto"/>
            <w:tcBorders>
              <w:bottom w:val="single" w:sz="6" w:space="0" w:color="CCCCCC"/>
            </w:tcBorders>
            <w:vAlign w:val="center"/>
            <w:hideMark/>
          </w:tcPr>
          <w:p w14:paraId="33D99F6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13. Pets/display animals, horticulture</w:t>
            </w:r>
          </w:p>
        </w:tc>
        <w:tc>
          <w:tcPr>
            <w:tcW w:w="0" w:type="auto"/>
            <w:tcBorders>
              <w:bottom w:val="single" w:sz="6" w:space="0" w:color="CCCCCC"/>
            </w:tcBorders>
            <w:vAlign w:val="center"/>
            <w:hideMark/>
          </w:tcPr>
          <w:p w14:paraId="3EC4E76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2EDD14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882647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D55E52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r w:rsidR="00000000" w14:paraId="4498E8E3" w14:textId="77777777">
        <w:trPr>
          <w:divId w:val="641349697"/>
          <w:tblCellSpacing w:w="15" w:type="dxa"/>
        </w:trPr>
        <w:tc>
          <w:tcPr>
            <w:tcW w:w="0" w:type="auto"/>
            <w:tcBorders>
              <w:bottom w:val="single" w:sz="6" w:space="0" w:color="CCCCCC"/>
            </w:tcBorders>
            <w:vAlign w:val="center"/>
            <w:hideMark/>
          </w:tcPr>
          <w:p w14:paraId="211C302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16. Establishing ex-situ production *</w:t>
            </w:r>
          </w:p>
        </w:tc>
        <w:tc>
          <w:tcPr>
            <w:tcW w:w="0" w:type="auto"/>
            <w:tcBorders>
              <w:bottom w:val="single" w:sz="6" w:space="0" w:color="CCCCCC"/>
            </w:tcBorders>
            <w:vAlign w:val="center"/>
            <w:hideMark/>
          </w:tcPr>
          <w:p w14:paraId="516F8EB2"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C236A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8B7856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385870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392B16CB" w14:textId="77777777" w:rsidR="00000000" w:rsidRDefault="006C1835">
      <w:pPr>
        <w:pStyle w:val="NormalWeb"/>
        <w:divId w:val="641349697"/>
        <w:rPr>
          <w:rFonts w:ascii="Georgia" w:hAnsi="Georgia"/>
        </w:rPr>
      </w:pPr>
      <w:r>
        <w:rPr>
          <w:rStyle w:val="datalabel1"/>
          <w:rFonts w:ascii="Georgia" w:hAnsi="Georgia"/>
        </w:rPr>
        <w:t xml:space="preserve">Is there harvest from captive/cultivated sources of this species? </w:t>
      </w:r>
      <w:r>
        <w:rPr>
          <w:rFonts w:ascii="Georgia" w:hAnsi="Georgia"/>
        </w:rPr>
        <w:t>Yes</w:t>
      </w:r>
    </w:p>
    <w:p w14:paraId="45164AC7" w14:textId="77777777" w:rsidR="00000000" w:rsidRDefault="006C1835">
      <w:pPr>
        <w:pStyle w:val="NormalWeb"/>
        <w:divId w:val="641349697"/>
        <w:rPr>
          <w:rFonts w:ascii="Georgia" w:hAnsi="Georgia"/>
        </w:rPr>
      </w:pPr>
      <w:r>
        <w:rPr>
          <w:rStyle w:val="datalabel1"/>
          <w:rFonts w:ascii="Georgia" w:hAnsi="Georgia"/>
        </w:rPr>
        <w:t xml:space="preserve">Trend in level of total offtake from wild sources: </w:t>
      </w:r>
      <w:r>
        <w:rPr>
          <w:rFonts w:ascii="Georgia" w:hAnsi="Georgia"/>
        </w:rPr>
        <w:t>Unknown</w:t>
      </w:r>
    </w:p>
    <w:p w14:paraId="033F96C1" w14:textId="77777777" w:rsidR="00000000" w:rsidRDefault="006C1835">
      <w:pPr>
        <w:pStyle w:val="NormalWeb"/>
        <w:divId w:val="641349697"/>
        <w:rPr>
          <w:rFonts w:ascii="Georgia" w:hAnsi="Georgia"/>
        </w:rPr>
      </w:pPr>
      <w:r>
        <w:rPr>
          <w:rStyle w:val="datalabel1"/>
          <w:rFonts w:ascii="Georgia" w:hAnsi="Georgia"/>
        </w:rPr>
        <w:t xml:space="preserve">Trend in level of total offtake from domesticated sources: </w:t>
      </w:r>
      <w:r>
        <w:rPr>
          <w:rFonts w:ascii="Georgia" w:hAnsi="Georgia"/>
        </w:rPr>
        <w:t>Unknown</w:t>
      </w:r>
    </w:p>
    <w:p w14:paraId="39871127" w14:textId="77777777" w:rsidR="00000000" w:rsidRDefault="006C1835">
      <w:pPr>
        <w:pStyle w:val="Heading1"/>
        <w:divId w:val="1877082688"/>
        <w:rPr>
          <w:rFonts w:ascii="Georgia" w:eastAsia="Times New Roman" w:hAnsi="Georgia"/>
          <w:sz w:val="29"/>
          <w:szCs w:val="29"/>
        </w:rPr>
      </w:pPr>
      <w:r>
        <w:rPr>
          <w:rFonts w:ascii="Georgia" w:eastAsia="Times New Roman" w:hAnsi="Georgia"/>
          <w:sz w:val="29"/>
          <w:szCs w:val="29"/>
        </w:rPr>
        <w:t>Threats</w:t>
      </w:r>
    </w:p>
    <w:p w14:paraId="0DA9D100" w14:textId="59CB8D73" w:rsidR="00000000" w:rsidRDefault="00BB5E7B">
      <w:pPr>
        <w:pStyle w:val="NormalWeb"/>
        <w:divId w:val="1877082688"/>
        <w:rPr>
          <w:rFonts w:ascii="Georgia" w:hAnsi="Georgia"/>
        </w:rPr>
      </w:pPr>
      <w:ins w:id="60" w:author="Jack Plummer" w:date="2022-08-19T21:33:00Z">
        <w:r>
          <w:rPr>
            <w:rStyle w:val="normaltextrun"/>
            <w:rFonts w:ascii="Georgia" w:hAnsi="Georgia"/>
            <w:color w:val="000000"/>
            <w:shd w:val="clear" w:color="auto" w:fill="FFFFFF"/>
          </w:rPr>
          <w:t>Conversion of forest cover to cash crop plantations is the dominant driver of forest change in Southeast Asia, followed by selective logging, and establishment of tree plantations (</w:t>
        </w:r>
        <w:proofErr w:type="spellStart"/>
        <w:r>
          <w:rPr>
            <w:rStyle w:val="normaltextrun"/>
            <w:rFonts w:ascii="Georgia" w:hAnsi="Georgia"/>
            <w:color w:val="000000"/>
            <w:shd w:val="clear" w:color="auto" w:fill="FFFFFF"/>
          </w:rPr>
          <w:t>Stibig</w:t>
        </w:r>
        <w:proofErr w:type="spellEnd"/>
        <w:r>
          <w:rPr>
            <w:rStyle w:val="normaltextrun"/>
            <w:rFonts w:ascii="Georgia" w:hAnsi="Georgia"/>
            <w:color w:val="000000"/>
            <w:shd w:val="clear" w:color="auto" w:fill="FFFFFF"/>
          </w:rPr>
          <w:t xml:space="preserve"> </w:t>
        </w:r>
        <w:r>
          <w:rPr>
            <w:rStyle w:val="normaltextrun"/>
            <w:rFonts w:ascii="Georgia" w:hAnsi="Georgia"/>
            <w:i/>
            <w:iCs/>
            <w:color w:val="000000"/>
            <w:shd w:val="clear" w:color="auto" w:fill="FFFFFF"/>
          </w:rPr>
          <w:t>et al</w:t>
        </w:r>
        <w:r>
          <w:rPr>
            <w:rStyle w:val="normaltextrun"/>
            <w:rFonts w:ascii="Georgia" w:hAnsi="Georgia"/>
            <w:color w:val="000000"/>
            <w:shd w:val="clear" w:color="auto" w:fill="FFFFFF"/>
          </w:rPr>
          <w:t>. 2013).</w:t>
        </w:r>
        <w:r w:rsidDel="004226FA">
          <w:rPr>
            <w:rFonts w:ascii="Georgia" w:hAnsi="Georgia"/>
          </w:rPr>
          <w:t xml:space="preserve"> </w:t>
        </w:r>
      </w:ins>
      <w:del w:id="61" w:author="Jack Plummer" w:date="2022-08-19T21:23:00Z">
        <w:r w:rsidR="006C1835" w:rsidDel="004226FA">
          <w:rPr>
            <w:rFonts w:ascii="Georgia" w:hAnsi="Georgia"/>
          </w:rPr>
          <w:delText xml:space="preserve">The threat to this species is the continued deforestation throughout the distribution range of this species. Between 2002 </w:delText>
        </w:r>
        <w:r w:rsidR="006C1835" w:rsidDel="004226FA">
          <w:rPr>
            <w:rFonts w:ascii="Georgia" w:hAnsi="Georgia"/>
          </w:rPr>
          <w:delText>and 2021, forest cover in Nakhon Sawan, Phitsanulok and Phetchabun provinces of Thailand, and Kampong Thom province of Cambodia lost 130 ha, 596, 165, 246 ha and 193 kha of humid primary forest respectively, making up 5.7, 1.8, 4.8 and 57% of its total tre</w:delText>
        </w:r>
        <w:r w:rsidR="006C1835" w:rsidDel="004226FA">
          <w:rPr>
            <w:rFonts w:ascii="Georgia" w:hAnsi="Georgia"/>
          </w:rPr>
          <w:delText>e cover loss in the same time period. Total area of humid primary forest decreased by 0.45, 0.17, 0.20 and 57% in this time period, respectively (Global Forest Watch. 2022). </w:delText>
        </w:r>
      </w:del>
      <w:r w:rsidR="006C1835">
        <w:rPr>
          <w:rFonts w:ascii="Georgia" w:hAnsi="Georgia"/>
        </w:rPr>
        <w:t>In some parts of its range, repeated burning and over grazing is reducing regenera</w:t>
      </w:r>
      <w:r w:rsidR="006C1835">
        <w:rPr>
          <w:rFonts w:ascii="Georgia" w:hAnsi="Georgia"/>
        </w:rPr>
        <w:t xml:space="preserve">tion and possibly its area of occupancy. In other parts of its range </w:t>
      </w:r>
      <w:r w:rsidR="006C1835">
        <w:rPr>
          <w:rStyle w:val="Emphasis"/>
          <w:rFonts w:ascii="Georgia" w:hAnsi="Georgia"/>
        </w:rPr>
        <w:t xml:space="preserve">P. </w:t>
      </w:r>
      <w:proofErr w:type="spellStart"/>
      <w:r w:rsidR="006C1835">
        <w:rPr>
          <w:rStyle w:val="Emphasis"/>
          <w:rFonts w:ascii="Georgia" w:hAnsi="Georgia"/>
        </w:rPr>
        <w:t>kesiya</w:t>
      </w:r>
      <w:proofErr w:type="spellEnd"/>
      <w:r w:rsidR="006C1835">
        <w:rPr>
          <w:rFonts w:ascii="Georgia" w:hAnsi="Georgia"/>
        </w:rPr>
        <w:t xml:space="preserve"> forests are heavily modified for wood production or for crops such as coffee.</w:t>
      </w:r>
      <w:ins w:id="62" w:author="Jack Plummer" w:date="2022-08-19T21:30:00Z">
        <w:r>
          <w:rPr>
            <w:rFonts w:ascii="Georgia" w:hAnsi="Georgia"/>
          </w:rPr>
          <w:t xml:space="preserve"> </w:t>
        </w:r>
      </w:ins>
    </w:p>
    <w:p w14:paraId="46C3B096" w14:textId="77777777" w:rsidR="00000000" w:rsidRDefault="006C1835">
      <w:pPr>
        <w:pStyle w:val="Heading2"/>
        <w:divId w:val="1877082688"/>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86"/>
        <w:gridCol w:w="740"/>
        <w:gridCol w:w="609"/>
        <w:gridCol w:w="815"/>
        <w:gridCol w:w="1060"/>
      </w:tblGrid>
      <w:tr w:rsidR="00000000" w14:paraId="7D20355D" w14:textId="77777777">
        <w:trPr>
          <w:divId w:val="1877082688"/>
          <w:tblCellSpacing w:w="15" w:type="dxa"/>
        </w:trPr>
        <w:tc>
          <w:tcPr>
            <w:tcW w:w="0" w:type="auto"/>
            <w:tcBorders>
              <w:bottom w:val="single" w:sz="6" w:space="0" w:color="000000"/>
            </w:tcBorders>
            <w:shd w:val="clear" w:color="auto" w:fill="BBBBBB"/>
            <w:vAlign w:val="center"/>
            <w:hideMark/>
          </w:tcPr>
          <w:p w14:paraId="5C5A3E30"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0D108D29"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4F040994"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8F048A2"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51F4ED5"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1018DDF0" w14:textId="77777777">
        <w:trPr>
          <w:divId w:val="1877082688"/>
          <w:tblCellSpacing w:w="15" w:type="dxa"/>
        </w:trPr>
        <w:tc>
          <w:tcPr>
            <w:tcW w:w="0" w:type="auto"/>
            <w:vAlign w:val="center"/>
            <w:hideMark/>
          </w:tcPr>
          <w:p w14:paraId="57AC37E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2.1.3. Agriculture &amp; aquac</w:t>
            </w:r>
            <w:r>
              <w:rPr>
                <w:rFonts w:ascii="Georgia" w:eastAsia="Times New Roman" w:hAnsi="Georgia"/>
                <w:sz w:val="18"/>
                <w:szCs w:val="18"/>
              </w:rPr>
              <w:t xml:space="preserve">ulture -&gt; Annual &amp; 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04E89FC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B45BA5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D0A151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6D7CE7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5AD2DE30" w14:textId="77777777">
        <w:trPr>
          <w:divId w:val="1877082688"/>
          <w:tblCellSpacing w:w="15" w:type="dxa"/>
        </w:trPr>
        <w:tc>
          <w:tcPr>
            <w:tcW w:w="0" w:type="auto"/>
            <w:vAlign w:val="center"/>
            <w:hideMark/>
          </w:tcPr>
          <w:p w14:paraId="2506FBD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 xml:space="preserve">2.2.2. Agriculture &amp; aquaculture -&gt; Wood &amp; pulp plantations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plantations</w:t>
            </w:r>
          </w:p>
        </w:tc>
        <w:tc>
          <w:tcPr>
            <w:tcW w:w="0" w:type="auto"/>
            <w:vAlign w:val="center"/>
            <w:hideMark/>
          </w:tcPr>
          <w:p w14:paraId="17F7E45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BFF756F"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248F40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3C655B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20E1E881" w14:textId="77777777">
        <w:trPr>
          <w:divId w:val="1877082688"/>
          <w:tblCellSpacing w:w="15" w:type="dxa"/>
        </w:trPr>
        <w:tc>
          <w:tcPr>
            <w:tcW w:w="0" w:type="auto"/>
            <w:vAlign w:val="center"/>
            <w:hideMark/>
          </w:tcPr>
          <w:p w14:paraId="66A2C4A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 xml:space="preserve">2.3.2. Agriculture &amp; </w:t>
            </w:r>
            <w:r>
              <w:rPr>
                <w:rFonts w:ascii="Georgia" w:eastAsia="Times New Roman" w:hAnsi="Georgia"/>
                <w:sz w:val="18"/>
                <w:szCs w:val="18"/>
              </w:rPr>
              <w:t xml:space="preserve">aquaculture -&gt; Livestock farming &amp; ranching -&gt; Small-holder grazing, </w:t>
            </w:r>
            <w:proofErr w:type="gramStart"/>
            <w:r>
              <w:rPr>
                <w:rFonts w:ascii="Georgia" w:eastAsia="Times New Roman" w:hAnsi="Georgia"/>
                <w:sz w:val="18"/>
                <w:szCs w:val="18"/>
              </w:rPr>
              <w:t>ranching</w:t>
            </w:r>
            <w:proofErr w:type="gramEnd"/>
            <w:r>
              <w:rPr>
                <w:rFonts w:ascii="Georgia" w:eastAsia="Times New Roman" w:hAnsi="Georgia"/>
                <w:sz w:val="18"/>
                <w:szCs w:val="18"/>
              </w:rPr>
              <w:t xml:space="preserve"> or farming</w:t>
            </w:r>
          </w:p>
        </w:tc>
        <w:tc>
          <w:tcPr>
            <w:tcW w:w="0" w:type="auto"/>
            <w:vAlign w:val="center"/>
            <w:hideMark/>
          </w:tcPr>
          <w:p w14:paraId="0D6040F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0A94A4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9944E8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9947F3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1B272092" w14:textId="77777777">
        <w:trPr>
          <w:divId w:val="1877082688"/>
          <w:tblCellSpacing w:w="15" w:type="dxa"/>
        </w:trPr>
        <w:tc>
          <w:tcPr>
            <w:tcW w:w="0" w:type="auto"/>
            <w:vAlign w:val="center"/>
            <w:hideMark/>
          </w:tcPr>
          <w:p w14:paraId="15A1703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5.3.1. Biological resource use -&gt; Logging &amp; wood harvesting -</w:t>
            </w:r>
            <w:r>
              <w:rPr>
                <w:rFonts w:ascii="Georgia" w:eastAsia="Times New Roman" w:hAnsi="Georgia"/>
                <w:sz w:val="18"/>
                <w:szCs w:val="18"/>
              </w:rPr>
              <w:t>&gt; Intentional use: (subsistence/small scale) [harvest]</w:t>
            </w:r>
          </w:p>
        </w:tc>
        <w:tc>
          <w:tcPr>
            <w:tcW w:w="0" w:type="auto"/>
            <w:vAlign w:val="center"/>
            <w:hideMark/>
          </w:tcPr>
          <w:p w14:paraId="6D599450" w14:textId="77777777" w:rsidR="00000000" w:rsidRDefault="006C1835">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09BA7B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E7DEBA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FC5324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66CA805C" w14:textId="77777777">
        <w:trPr>
          <w:divId w:val="1877082688"/>
          <w:tblCellSpacing w:w="15" w:type="dxa"/>
        </w:trPr>
        <w:tc>
          <w:tcPr>
            <w:tcW w:w="0" w:type="auto"/>
            <w:vAlign w:val="center"/>
            <w:hideMark/>
          </w:tcPr>
          <w:p w14:paraId="471932C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7.1.1. Natural system modifications -&gt; Fire &amp; fire suppression -&gt; Increase in fire frequency/intensity</w:t>
            </w:r>
          </w:p>
        </w:tc>
        <w:tc>
          <w:tcPr>
            <w:tcW w:w="0" w:type="auto"/>
            <w:vAlign w:val="center"/>
            <w:hideMark/>
          </w:tcPr>
          <w:p w14:paraId="2CBE609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E8CB908"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7A32D8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A15F0F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Low Impact: 3</w:t>
            </w:r>
          </w:p>
        </w:tc>
      </w:tr>
    </w:tbl>
    <w:p w14:paraId="01AB2596" w14:textId="77777777" w:rsidR="00000000" w:rsidRDefault="006C1835">
      <w:pPr>
        <w:pStyle w:val="Heading1"/>
        <w:divId w:val="955062948"/>
        <w:rPr>
          <w:rFonts w:ascii="Georgia" w:eastAsia="Times New Roman" w:hAnsi="Georgia"/>
          <w:sz w:val="29"/>
          <w:szCs w:val="29"/>
        </w:rPr>
      </w:pPr>
      <w:r>
        <w:rPr>
          <w:rFonts w:ascii="Georgia" w:eastAsia="Times New Roman" w:hAnsi="Georgia"/>
          <w:sz w:val="29"/>
          <w:szCs w:val="29"/>
        </w:rPr>
        <w:t>Conservation</w:t>
      </w:r>
    </w:p>
    <w:p w14:paraId="1DCDAF01" w14:textId="77777777" w:rsidR="00000000" w:rsidRDefault="006C1835">
      <w:pPr>
        <w:pStyle w:val="NormalWeb"/>
        <w:divId w:val="955062948"/>
        <w:rPr>
          <w:rFonts w:ascii="Georgia" w:hAnsi="Georgia"/>
        </w:rPr>
      </w:pPr>
      <w:r>
        <w:rPr>
          <w:rStyle w:val="Emphasis"/>
          <w:rFonts w:ascii="Georgia" w:hAnsi="Georgia"/>
        </w:rPr>
        <w:lastRenderedPageBreak/>
        <w:t xml:space="preserve">Pinus </w:t>
      </w:r>
      <w:proofErr w:type="spellStart"/>
      <w:r>
        <w:rPr>
          <w:rStyle w:val="Emphasis"/>
          <w:rFonts w:ascii="Georgia" w:hAnsi="Georgia"/>
        </w:rPr>
        <w:t>kesiya</w:t>
      </w:r>
      <w:proofErr w:type="spellEnd"/>
      <w:r>
        <w:rPr>
          <w:rFonts w:ascii="Georgia" w:hAnsi="Georgia"/>
        </w:rPr>
        <w:t xml:space="preserve"> </w:t>
      </w:r>
      <w:r>
        <w:rPr>
          <w:rFonts w:ascii="Georgia" w:hAnsi="Georgia"/>
        </w:rPr>
        <w:t>is present in many protected areas within its range countries. Outside of protected areas, pine dominated forests are often managed in ways that maintain the presence of this species. </w:t>
      </w:r>
    </w:p>
    <w:p w14:paraId="76BF8617" w14:textId="77777777" w:rsidR="00000000" w:rsidRDefault="006C1835">
      <w:pPr>
        <w:pStyle w:val="NormalWeb"/>
        <w:divId w:val="955062948"/>
        <w:rPr>
          <w:rFonts w:ascii="Georgia" w:hAnsi="Georgia"/>
        </w:rPr>
      </w:pPr>
      <w:r>
        <w:rPr>
          <w:rFonts w:ascii="Georgia" w:hAnsi="Georgia"/>
        </w:rPr>
        <w:t>The species is known to be represented in </w:t>
      </w:r>
      <w:r>
        <w:rPr>
          <w:rStyle w:val="Emphasis"/>
          <w:rFonts w:ascii="Georgia" w:hAnsi="Georgia"/>
        </w:rPr>
        <w:t>ex situ</w:t>
      </w:r>
      <w:r>
        <w:rPr>
          <w:rFonts w:ascii="Georgia" w:hAnsi="Georgia"/>
        </w:rPr>
        <w:t> conservation in botan</w:t>
      </w:r>
      <w:r>
        <w:rPr>
          <w:rFonts w:ascii="Georgia" w:hAnsi="Georgia"/>
        </w:rPr>
        <w:t xml:space="preserve">ic gardens or gene banks (BGCI 2022, </w:t>
      </w:r>
      <w:proofErr w:type="spellStart"/>
      <w:r>
        <w:rPr>
          <w:rFonts w:ascii="Georgia" w:hAnsi="Georgia"/>
        </w:rPr>
        <w:t>Genesys</w:t>
      </w:r>
      <w:proofErr w:type="spellEnd"/>
      <w:r>
        <w:rPr>
          <w:rFonts w:ascii="Georgia" w:hAnsi="Georgia"/>
        </w:rPr>
        <w:t xml:space="preserve"> 2022).</w:t>
      </w:r>
    </w:p>
    <w:p w14:paraId="2C881133" w14:textId="77777777" w:rsidR="00000000" w:rsidRDefault="006C1835">
      <w:pPr>
        <w:pStyle w:val="Heading2"/>
        <w:divId w:val="955062948"/>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509330C2" w14:textId="77777777">
        <w:trPr>
          <w:divId w:val="955062948"/>
          <w:tblCellSpacing w:w="15" w:type="dxa"/>
        </w:trPr>
        <w:tc>
          <w:tcPr>
            <w:tcW w:w="0" w:type="auto"/>
            <w:tcBorders>
              <w:bottom w:val="single" w:sz="6" w:space="0" w:color="000000"/>
            </w:tcBorders>
            <w:shd w:val="clear" w:color="auto" w:fill="BBBBBB"/>
            <w:vAlign w:val="center"/>
            <w:hideMark/>
          </w:tcPr>
          <w:p w14:paraId="7B089A48"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413A44F"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5A4ACC5" w14:textId="77777777">
        <w:trPr>
          <w:divId w:val="955062948"/>
          <w:tblCellSpacing w:w="15" w:type="dxa"/>
        </w:trPr>
        <w:tc>
          <w:tcPr>
            <w:tcW w:w="0" w:type="auto"/>
            <w:vAlign w:val="center"/>
            <w:hideMark/>
          </w:tcPr>
          <w:p w14:paraId="39C255F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F680C1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1984AFF3"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000000" w14:paraId="5F010F06" w14:textId="77777777">
        <w:trPr>
          <w:divId w:val="955062948"/>
          <w:tblCellSpacing w:w="15" w:type="dxa"/>
        </w:trPr>
        <w:tc>
          <w:tcPr>
            <w:tcW w:w="0" w:type="auto"/>
            <w:tcBorders>
              <w:bottom w:val="single" w:sz="6" w:space="0" w:color="000000"/>
            </w:tcBorders>
            <w:shd w:val="clear" w:color="auto" w:fill="BBBBBB"/>
            <w:vAlign w:val="center"/>
            <w:hideMark/>
          </w:tcPr>
          <w:p w14:paraId="125EC17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5830B0F2"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E159BD2" w14:textId="77777777">
        <w:trPr>
          <w:divId w:val="955062948"/>
          <w:tblCellSpacing w:w="15" w:type="dxa"/>
        </w:trPr>
        <w:tc>
          <w:tcPr>
            <w:tcW w:w="0" w:type="auto"/>
            <w:vAlign w:val="center"/>
            <w:hideMark/>
          </w:tcPr>
          <w:p w14:paraId="46AA549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F7BDE8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3E077D8A"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963"/>
      </w:tblGrid>
      <w:tr w:rsidR="00000000" w14:paraId="3DCF58EE" w14:textId="77777777">
        <w:trPr>
          <w:divId w:val="955062948"/>
          <w:tblCellSpacing w:w="15" w:type="dxa"/>
        </w:trPr>
        <w:tc>
          <w:tcPr>
            <w:tcW w:w="0" w:type="auto"/>
            <w:tcBorders>
              <w:bottom w:val="single" w:sz="6" w:space="0" w:color="000000"/>
            </w:tcBorders>
            <w:shd w:val="clear" w:color="auto" w:fill="BBBBBB"/>
            <w:vAlign w:val="center"/>
            <w:hideMark/>
          </w:tcPr>
          <w:p w14:paraId="4067DE1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6BBFF2B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E6774FD" w14:textId="77777777">
        <w:trPr>
          <w:divId w:val="955062948"/>
          <w:tblCellSpacing w:w="15" w:type="dxa"/>
        </w:trPr>
        <w:tc>
          <w:tcPr>
            <w:tcW w:w="0" w:type="auto"/>
            <w:vAlign w:val="center"/>
            <w:hideMark/>
          </w:tcPr>
          <w:p w14:paraId="5693857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47317D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 xml:space="preserve">Pinus </w:t>
            </w:r>
            <w:proofErr w:type="spellStart"/>
            <w:r>
              <w:rPr>
                <w:rFonts w:ascii="Georgia" w:eastAsia="Times New Roman" w:hAnsi="Georgia"/>
                <w:sz w:val="18"/>
                <w:szCs w:val="18"/>
              </w:rPr>
              <w:t>kesiya</w:t>
            </w:r>
            <w:proofErr w:type="spellEnd"/>
            <w:r>
              <w:rPr>
                <w:rFonts w:ascii="Georgia" w:eastAsia="Times New Roman" w:hAnsi="Georgia"/>
                <w:sz w:val="18"/>
                <w:szCs w:val="18"/>
              </w:rPr>
              <w:t xml:space="preserve"> is present in many protected areas within its range countries.</w:t>
            </w:r>
          </w:p>
        </w:tc>
      </w:tr>
    </w:tbl>
    <w:p w14:paraId="620009EA"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45"/>
        <w:gridCol w:w="530"/>
      </w:tblGrid>
      <w:tr w:rsidR="00000000" w14:paraId="7EB008B3" w14:textId="77777777">
        <w:trPr>
          <w:divId w:val="955062948"/>
          <w:tblCellSpacing w:w="15" w:type="dxa"/>
        </w:trPr>
        <w:tc>
          <w:tcPr>
            <w:tcW w:w="0" w:type="auto"/>
            <w:tcBorders>
              <w:bottom w:val="single" w:sz="6" w:space="0" w:color="000000"/>
            </w:tcBorders>
            <w:shd w:val="clear" w:color="auto" w:fill="BBBBBB"/>
            <w:vAlign w:val="center"/>
            <w:hideMark/>
          </w:tcPr>
          <w:p w14:paraId="36894786"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Area based regional management plan</w:t>
            </w:r>
          </w:p>
        </w:tc>
        <w:tc>
          <w:tcPr>
            <w:tcW w:w="0" w:type="auto"/>
            <w:tcBorders>
              <w:bottom w:val="single" w:sz="6" w:space="0" w:color="000000"/>
            </w:tcBorders>
            <w:shd w:val="clear" w:color="auto" w:fill="BBBBBB"/>
            <w:vAlign w:val="center"/>
            <w:hideMark/>
          </w:tcPr>
          <w:p w14:paraId="4B89C0A3"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6393356" w14:textId="77777777">
        <w:trPr>
          <w:divId w:val="955062948"/>
          <w:tblCellSpacing w:w="15" w:type="dxa"/>
        </w:trPr>
        <w:tc>
          <w:tcPr>
            <w:tcW w:w="0" w:type="auto"/>
            <w:vAlign w:val="center"/>
            <w:hideMark/>
          </w:tcPr>
          <w:p w14:paraId="424AB2E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6BE867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2B73353F"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37"/>
        <w:gridCol w:w="530"/>
      </w:tblGrid>
      <w:tr w:rsidR="00000000" w14:paraId="48E6EFF0" w14:textId="77777777">
        <w:trPr>
          <w:divId w:val="955062948"/>
          <w:tblCellSpacing w:w="15" w:type="dxa"/>
        </w:trPr>
        <w:tc>
          <w:tcPr>
            <w:tcW w:w="0" w:type="auto"/>
            <w:tcBorders>
              <w:bottom w:val="single" w:sz="6" w:space="0" w:color="000000"/>
            </w:tcBorders>
            <w:shd w:val="clear" w:color="auto" w:fill="BBBBBB"/>
            <w:vAlign w:val="center"/>
            <w:hideMark/>
          </w:tcPr>
          <w:p w14:paraId="7DCE84E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Harvest management plan</w:t>
            </w:r>
          </w:p>
        </w:tc>
        <w:tc>
          <w:tcPr>
            <w:tcW w:w="0" w:type="auto"/>
            <w:tcBorders>
              <w:bottom w:val="single" w:sz="6" w:space="0" w:color="000000"/>
            </w:tcBorders>
            <w:shd w:val="clear" w:color="auto" w:fill="BBBBBB"/>
            <w:vAlign w:val="center"/>
            <w:hideMark/>
          </w:tcPr>
          <w:p w14:paraId="76CD9C02"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BD4D9CE" w14:textId="77777777">
        <w:trPr>
          <w:divId w:val="955062948"/>
          <w:tblCellSpacing w:w="15" w:type="dxa"/>
        </w:trPr>
        <w:tc>
          <w:tcPr>
            <w:tcW w:w="0" w:type="auto"/>
            <w:vAlign w:val="center"/>
            <w:hideMark/>
          </w:tcPr>
          <w:p w14:paraId="5E8FA3BA"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788F2B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5FB4A6ED"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64"/>
        <w:gridCol w:w="530"/>
      </w:tblGrid>
      <w:tr w:rsidR="00000000" w14:paraId="7C6FBC4F" w14:textId="77777777">
        <w:trPr>
          <w:divId w:val="955062948"/>
          <w:tblCellSpacing w:w="15" w:type="dxa"/>
        </w:trPr>
        <w:tc>
          <w:tcPr>
            <w:tcW w:w="0" w:type="auto"/>
            <w:tcBorders>
              <w:bottom w:val="single" w:sz="6" w:space="0" w:color="000000"/>
            </w:tcBorders>
            <w:shd w:val="clear" w:color="auto" w:fill="BBBBBB"/>
            <w:vAlign w:val="center"/>
            <w:hideMark/>
          </w:tcPr>
          <w:p w14:paraId="3074ABF0"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Successfully reintroduced or introduced benignly</w:t>
            </w:r>
          </w:p>
        </w:tc>
        <w:tc>
          <w:tcPr>
            <w:tcW w:w="0" w:type="auto"/>
            <w:tcBorders>
              <w:bottom w:val="single" w:sz="6" w:space="0" w:color="000000"/>
            </w:tcBorders>
            <w:shd w:val="clear" w:color="auto" w:fill="BBBBBB"/>
            <w:vAlign w:val="center"/>
            <w:hideMark/>
          </w:tcPr>
          <w:p w14:paraId="06F4E7DD"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4C36231" w14:textId="77777777">
        <w:trPr>
          <w:divId w:val="955062948"/>
          <w:tblCellSpacing w:w="15" w:type="dxa"/>
        </w:trPr>
        <w:tc>
          <w:tcPr>
            <w:tcW w:w="0" w:type="auto"/>
            <w:vAlign w:val="center"/>
            <w:hideMark/>
          </w:tcPr>
          <w:p w14:paraId="65981749"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6C23DA3"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469AD2AF"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224"/>
      </w:tblGrid>
      <w:tr w:rsidR="00000000" w14:paraId="647CC8DD" w14:textId="77777777">
        <w:trPr>
          <w:divId w:val="955062948"/>
          <w:tblCellSpacing w:w="15" w:type="dxa"/>
        </w:trPr>
        <w:tc>
          <w:tcPr>
            <w:tcW w:w="0" w:type="auto"/>
            <w:tcBorders>
              <w:bottom w:val="single" w:sz="6" w:space="0" w:color="000000"/>
            </w:tcBorders>
            <w:shd w:val="clear" w:color="auto" w:fill="BBBBBB"/>
            <w:vAlign w:val="center"/>
            <w:hideMark/>
          </w:tcPr>
          <w:p w14:paraId="3C915818"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2EED665D"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438B9C9" w14:textId="77777777">
        <w:trPr>
          <w:divId w:val="955062948"/>
          <w:tblCellSpacing w:w="15" w:type="dxa"/>
        </w:trPr>
        <w:tc>
          <w:tcPr>
            <w:tcW w:w="0" w:type="auto"/>
            <w:vAlign w:val="center"/>
            <w:hideMark/>
          </w:tcPr>
          <w:p w14:paraId="2232A047" w14:textId="77777777" w:rsidR="00000000" w:rsidRDefault="006C1835">
            <w:pPr>
              <w:spacing w:after="75"/>
              <w:rPr>
                <w:rFonts w:ascii="Georgia" w:eastAsia="Times New Roman" w:hAnsi="Georgia"/>
                <w:sz w:val="18"/>
                <w:szCs w:val="18"/>
              </w:rPr>
            </w:pPr>
            <w:commentRangeStart w:id="63"/>
            <w:r>
              <w:rPr>
                <w:rFonts w:ascii="Georgia" w:eastAsia="Times New Roman" w:hAnsi="Georgia"/>
                <w:sz w:val="18"/>
                <w:szCs w:val="18"/>
              </w:rPr>
              <w:t>No</w:t>
            </w:r>
            <w:commentRangeEnd w:id="63"/>
            <w:r>
              <w:rPr>
                <w:rStyle w:val="CommentReference"/>
              </w:rPr>
              <w:commentReference w:id="63"/>
            </w:r>
          </w:p>
        </w:tc>
        <w:tc>
          <w:tcPr>
            <w:tcW w:w="0" w:type="auto"/>
            <w:vAlign w:val="center"/>
            <w:hideMark/>
          </w:tcPr>
          <w:p w14:paraId="0B3B7D0B" w14:textId="77777777" w:rsidR="00000000" w:rsidRDefault="006C1835">
            <w:pPr>
              <w:spacing w:after="75"/>
              <w:rPr>
                <w:rFonts w:ascii="Georgia" w:eastAsia="Times New Roman" w:hAnsi="Georgia"/>
                <w:sz w:val="18"/>
                <w:szCs w:val="18"/>
              </w:rPr>
            </w:pPr>
            <w:r>
              <w:rPr>
                <w:rFonts w:ascii="Georgia" w:eastAsia="Times New Roman" w:hAnsi="Georgia"/>
                <w:sz w:val="18"/>
                <w:szCs w:val="18"/>
              </w:rPr>
              <w:t>Apart from forestry provenance plantations and seed collections.</w:t>
            </w:r>
          </w:p>
        </w:tc>
      </w:tr>
    </w:tbl>
    <w:p w14:paraId="0F3BFCA2"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70"/>
        <w:gridCol w:w="530"/>
      </w:tblGrid>
      <w:tr w:rsidR="00000000" w14:paraId="4BA82BAE" w14:textId="77777777">
        <w:trPr>
          <w:divId w:val="955062948"/>
          <w:tblCellSpacing w:w="15" w:type="dxa"/>
        </w:trPr>
        <w:tc>
          <w:tcPr>
            <w:tcW w:w="0" w:type="auto"/>
            <w:tcBorders>
              <w:bottom w:val="single" w:sz="6" w:space="0" w:color="000000"/>
            </w:tcBorders>
            <w:shd w:val="clear" w:color="auto" w:fill="BBBBBB"/>
            <w:vAlign w:val="center"/>
            <w:hideMark/>
          </w:tcPr>
          <w:p w14:paraId="0B579790"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Subject to recent education and awareness programmes</w:t>
            </w:r>
          </w:p>
        </w:tc>
        <w:tc>
          <w:tcPr>
            <w:tcW w:w="0" w:type="auto"/>
            <w:tcBorders>
              <w:bottom w:val="single" w:sz="6" w:space="0" w:color="000000"/>
            </w:tcBorders>
            <w:shd w:val="clear" w:color="auto" w:fill="BBBBBB"/>
            <w:vAlign w:val="center"/>
            <w:hideMark/>
          </w:tcPr>
          <w:p w14:paraId="3A5E3871"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1011D40" w14:textId="77777777">
        <w:trPr>
          <w:divId w:val="955062948"/>
          <w:tblCellSpacing w:w="15" w:type="dxa"/>
        </w:trPr>
        <w:tc>
          <w:tcPr>
            <w:tcW w:w="0" w:type="auto"/>
            <w:vAlign w:val="center"/>
            <w:hideMark/>
          </w:tcPr>
          <w:p w14:paraId="0DA089E1"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2D6442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32CC09FA"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530"/>
      </w:tblGrid>
      <w:tr w:rsidR="00000000" w14:paraId="1FB2810A" w14:textId="77777777">
        <w:trPr>
          <w:divId w:val="955062948"/>
          <w:tblCellSpacing w:w="15" w:type="dxa"/>
        </w:trPr>
        <w:tc>
          <w:tcPr>
            <w:tcW w:w="0" w:type="auto"/>
            <w:tcBorders>
              <w:bottom w:val="single" w:sz="6" w:space="0" w:color="000000"/>
            </w:tcBorders>
            <w:shd w:val="clear" w:color="auto" w:fill="BBBBBB"/>
            <w:vAlign w:val="center"/>
            <w:hideMark/>
          </w:tcPr>
          <w:p w14:paraId="58A77A9C"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2C1794C1"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C13453D" w14:textId="77777777">
        <w:trPr>
          <w:divId w:val="955062948"/>
          <w:tblCellSpacing w:w="15" w:type="dxa"/>
        </w:trPr>
        <w:tc>
          <w:tcPr>
            <w:tcW w:w="0" w:type="auto"/>
            <w:vAlign w:val="center"/>
            <w:hideMark/>
          </w:tcPr>
          <w:p w14:paraId="1E0D16B4"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72CC876"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5A53FE10" w14:textId="77777777" w:rsidR="00000000" w:rsidRDefault="006C1835">
      <w:pPr>
        <w:divId w:val="95506294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530"/>
      </w:tblGrid>
      <w:tr w:rsidR="00000000" w14:paraId="392AB8C7" w14:textId="77777777">
        <w:trPr>
          <w:divId w:val="955062948"/>
          <w:tblCellSpacing w:w="15" w:type="dxa"/>
        </w:trPr>
        <w:tc>
          <w:tcPr>
            <w:tcW w:w="0" w:type="auto"/>
            <w:tcBorders>
              <w:bottom w:val="single" w:sz="6" w:space="0" w:color="000000"/>
            </w:tcBorders>
            <w:shd w:val="clear" w:color="auto" w:fill="BBBBBB"/>
            <w:vAlign w:val="center"/>
            <w:hideMark/>
          </w:tcPr>
          <w:p w14:paraId="6346A1E6"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27BDD896"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CE6DC56" w14:textId="77777777">
        <w:trPr>
          <w:divId w:val="955062948"/>
          <w:tblCellSpacing w:w="15" w:type="dxa"/>
        </w:trPr>
        <w:tc>
          <w:tcPr>
            <w:tcW w:w="0" w:type="auto"/>
            <w:vAlign w:val="center"/>
            <w:hideMark/>
          </w:tcPr>
          <w:p w14:paraId="36FF6C4E" w14:textId="77777777" w:rsidR="00000000" w:rsidRDefault="006C1835">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FEAC725"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6F9FBFDB" w14:textId="77777777" w:rsidR="00000000" w:rsidRDefault="006C1835">
      <w:pPr>
        <w:pStyle w:val="Heading2"/>
        <w:divId w:val="955062948"/>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719B7869" w14:textId="77777777">
        <w:trPr>
          <w:divId w:val="955062948"/>
          <w:tblCellSpacing w:w="15" w:type="dxa"/>
        </w:trPr>
        <w:tc>
          <w:tcPr>
            <w:tcW w:w="0" w:type="auto"/>
            <w:tcBorders>
              <w:bottom w:val="single" w:sz="6" w:space="0" w:color="000000"/>
            </w:tcBorders>
            <w:shd w:val="clear" w:color="auto" w:fill="BBBBBB"/>
            <w:vAlign w:val="center"/>
            <w:hideMark/>
          </w:tcPr>
          <w:p w14:paraId="5E90350F"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5D506E11"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762C479" w14:textId="77777777">
        <w:trPr>
          <w:divId w:val="955062948"/>
          <w:tblCellSpacing w:w="15" w:type="dxa"/>
        </w:trPr>
        <w:tc>
          <w:tcPr>
            <w:tcW w:w="0" w:type="auto"/>
            <w:tcBorders>
              <w:bottom w:val="single" w:sz="6" w:space="0" w:color="CCCCCC"/>
            </w:tcBorders>
            <w:vAlign w:val="center"/>
            <w:hideMark/>
          </w:tcPr>
          <w:p w14:paraId="7467461C" w14:textId="77777777" w:rsidR="00000000" w:rsidRDefault="006C1835">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38F984A7"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03182C94" w14:textId="77777777" w:rsidR="00000000" w:rsidRDefault="006C1835">
      <w:pPr>
        <w:pStyle w:val="Heading2"/>
        <w:divId w:val="955062948"/>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68"/>
        <w:gridCol w:w="530"/>
      </w:tblGrid>
      <w:tr w:rsidR="00000000" w14:paraId="325028DF" w14:textId="77777777">
        <w:trPr>
          <w:divId w:val="955062948"/>
          <w:tblCellSpacing w:w="15" w:type="dxa"/>
        </w:trPr>
        <w:tc>
          <w:tcPr>
            <w:tcW w:w="0" w:type="auto"/>
            <w:tcBorders>
              <w:bottom w:val="single" w:sz="6" w:space="0" w:color="000000"/>
            </w:tcBorders>
            <w:shd w:val="clear" w:color="auto" w:fill="BBBBBB"/>
            <w:vAlign w:val="center"/>
            <w:hideMark/>
          </w:tcPr>
          <w:p w14:paraId="5172DC57"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lastRenderedPageBreak/>
              <w:t>Research</w:t>
            </w:r>
          </w:p>
        </w:tc>
        <w:tc>
          <w:tcPr>
            <w:tcW w:w="0" w:type="auto"/>
            <w:tcBorders>
              <w:bottom w:val="single" w:sz="6" w:space="0" w:color="000000"/>
            </w:tcBorders>
            <w:shd w:val="clear" w:color="auto" w:fill="BBBBBB"/>
            <w:vAlign w:val="center"/>
            <w:hideMark/>
          </w:tcPr>
          <w:p w14:paraId="3E7BE6C0" w14:textId="77777777" w:rsidR="00000000" w:rsidRDefault="006C1835">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D095AC6" w14:textId="77777777">
        <w:trPr>
          <w:divId w:val="955062948"/>
          <w:tblCellSpacing w:w="15" w:type="dxa"/>
        </w:trPr>
        <w:tc>
          <w:tcPr>
            <w:tcW w:w="0" w:type="auto"/>
            <w:tcBorders>
              <w:bottom w:val="single" w:sz="6" w:space="0" w:color="CCCCCC"/>
            </w:tcBorders>
            <w:vAlign w:val="center"/>
            <w:hideMark/>
          </w:tcPr>
          <w:p w14:paraId="483CB3AD" w14:textId="77777777" w:rsidR="00000000" w:rsidRDefault="006C1835">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5BC5C452" w14:textId="77777777" w:rsidR="00000000" w:rsidRDefault="006C1835">
            <w:pPr>
              <w:spacing w:after="75"/>
              <w:rPr>
                <w:rFonts w:ascii="Georgia" w:eastAsia="Times New Roman" w:hAnsi="Georgia"/>
                <w:sz w:val="18"/>
                <w:szCs w:val="18"/>
              </w:rPr>
            </w:pPr>
            <w:r>
              <w:rPr>
                <w:rFonts w:ascii="Georgia" w:eastAsia="Times New Roman" w:hAnsi="Georgia"/>
                <w:sz w:val="18"/>
                <w:szCs w:val="18"/>
              </w:rPr>
              <w:t>-</w:t>
            </w:r>
          </w:p>
        </w:tc>
      </w:tr>
    </w:tbl>
    <w:p w14:paraId="7AEC47BA" w14:textId="77777777" w:rsidR="00000000" w:rsidRDefault="006C1835">
      <w:pPr>
        <w:pStyle w:val="Heading1"/>
        <w:rPr>
          <w:rFonts w:ascii="Georgia" w:eastAsia="Times New Roman" w:hAnsi="Georgia"/>
          <w:sz w:val="29"/>
          <w:szCs w:val="29"/>
        </w:rPr>
      </w:pPr>
      <w:r>
        <w:rPr>
          <w:rFonts w:ascii="Georgia" w:eastAsia="Times New Roman" w:hAnsi="Georgia"/>
          <w:sz w:val="29"/>
          <w:szCs w:val="29"/>
        </w:rPr>
        <w:t>Bibliography</w:t>
      </w:r>
    </w:p>
    <w:p w14:paraId="558896B1" w14:textId="77777777" w:rsidR="00000000" w:rsidRDefault="006C1835">
      <w:pPr>
        <w:pStyle w:val="NormalWeb"/>
        <w:divId w:val="114102312"/>
        <w:rPr>
          <w:rFonts w:ascii="Georgia" w:hAnsi="Georgia"/>
        </w:rPr>
      </w:pPr>
      <w:r>
        <w:rPr>
          <w:rFonts w:ascii="Georgia" w:hAnsi="Georgia"/>
        </w:rPr>
        <w:t>BGCI. 2022. Plant Search.</w:t>
      </w:r>
    </w:p>
    <w:p w14:paraId="7409E255" w14:textId="77777777" w:rsidR="00000000" w:rsidRDefault="006C1835">
      <w:pPr>
        <w:pStyle w:val="NormalWeb"/>
        <w:divId w:val="114102312"/>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3A3CD582" w14:textId="77777777" w:rsidR="00000000" w:rsidRDefault="006C1835">
      <w:pPr>
        <w:pStyle w:val="NormalWeb"/>
        <w:divId w:val="114102312"/>
        <w:rPr>
          <w:rFonts w:ascii="Georgia" w:hAnsi="Georgia"/>
        </w:rPr>
      </w:pPr>
      <w:proofErr w:type="spellStart"/>
      <w:r>
        <w:rPr>
          <w:rFonts w:ascii="Georgia" w:hAnsi="Georgia"/>
        </w:rPr>
        <w:t>Farjon</w:t>
      </w:r>
      <w:proofErr w:type="spellEnd"/>
      <w:r>
        <w:rPr>
          <w:rFonts w:ascii="Georgia" w:hAnsi="Georgia"/>
        </w:rPr>
        <w:t xml:space="preserve">, A. 2010. </w:t>
      </w:r>
      <w:r>
        <w:rPr>
          <w:rFonts w:ascii="Georgia" w:hAnsi="Georgia"/>
          <w:i/>
          <w:iCs/>
        </w:rPr>
        <w:t>A Handbook of the World's Conifers</w:t>
      </w:r>
      <w:r>
        <w:rPr>
          <w:rFonts w:ascii="Georgia" w:hAnsi="Georgia"/>
        </w:rPr>
        <w:t xml:space="preserve">. </w:t>
      </w:r>
      <w:proofErr w:type="spellStart"/>
      <w:r>
        <w:rPr>
          <w:rFonts w:ascii="Georgia" w:hAnsi="Georgia"/>
        </w:rPr>
        <w:t>Koninklijke</w:t>
      </w:r>
      <w:proofErr w:type="spellEnd"/>
      <w:r>
        <w:rPr>
          <w:rFonts w:ascii="Georgia" w:hAnsi="Georgia"/>
        </w:rPr>
        <w:t xml:space="preserve"> Brill, Leiden.</w:t>
      </w:r>
    </w:p>
    <w:p w14:paraId="4AD7B52B" w14:textId="77777777" w:rsidR="00000000" w:rsidRDefault="006C1835">
      <w:pPr>
        <w:pStyle w:val="NormalWeb"/>
        <w:divId w:val="114102312"/>
        <w:rPr>
          <w:rFonts w:ascii="Georgia" w:hAnsi="Georgia"/>
        </w:rPr>
      </w:pPr>
      <w:proofErr w:type="spellStart"/>
      <w:r>
        <w:rPr>
          <w:rFonts w:ascii="Georgia" w:hAnsi="Georgia"/>
        </w:rPr>
        <w:t>Farjon</w:t>
      </w:r>
      <w:proofErr w:type="spellEnd"/>
      <w:r>
        <w:rPr>
          <w:rFonts w:ascii="Georgia" w:hAnsi="Georgia"/>
        </w:rPr>
        <w:t xml:space="preserve">, A. 2010. Conifer Database (June </w:t>
      </w:r>
      <w:r>
        <w:rPr>
          <w:rFonts w:ascii="Georgia" w:hAnsi="Georgia"/>
        </w:rPr>
        <w:t>2008). In: Species 2000 &amp; ITIS Catalogue of Life: 2010 Annual Checklist (</w:t>
      </w:r>
      <w:proofErr w:type="spellStart"/>
      <w:r>
        <w:rPr>
          <w:rFonts w:ascii="Georgia" w:hAnsi="Georgia"/>
        </w:rPr>
        <w:t>Bisby</w:t>
      </w:r>
      <w:proofErr w:type="spellEnd"/>
      <w:r>
        <w:rPr>
          <w:rFonts w:ascii="Georgia" w:hAnsi="Georgia"/>
        </w:rPr>
        <w:t xml:space="preserve"> F.A., </w:t>
      </w:r>
      <w:proofErr w:type="spellStart"/>
      <w:r>
        <w:rPr>
          <w:rFonts w:ascii="Georgia" w:hAnsi="Georgia"/>
        </w:rPr>
        <w:t>Roskov</w:t>
      </w:r>
      <w:proofErr w:type="spellEnd"/>
      <w:r>
        <w:rPr>
          <w:rFonts w:ascii="Georgia" w:hAnsi="Georgia"/>
        </w:rPr>
        <w:t xml:space="preserve"> Y.R., </w:t>
      </w:r>
      <w:proofErr w:type="spellStart"/>
      <w:r>
        <w:rPr>
          <w:rFonts w:ascii="Georgia" w:hAnsi="Georgia"/>
        </w:rPr>
        <w:t>Orrell</w:t>
      </w:r>
      <w:proofErr w:type="spellEnd"/>
      <w:r>
        <w:rPr>
          <w:rFonts w:ascii="Georgia" w:hAnsi="Georgia"/>
        </w:rPr>
        <w:t xml:space="preserve"> T.M., Nicolson D., </w:t>
      </w:r>
      <w:proofErr w:type="spellStart"/>
      <w:r>
        <w:rPr>
          <w:rFonts w:ascii="Georgia" w:hAnsi="Georgia"/>
        </w:rPr>
        <w:t>Paglinawan</w:t>
      </w:r>
      <w:proofErr w:type="spellEnd"/>
      <w:r>
        <w:rPr>
          <w:rFonts w:ascii="Georgia" w:hAnsi="Georgia"/>
        </w:rPr>
        <w:t xml:space="preserve"> L.E., Bailly N., Kirk P.M., Bourgoin T., Baillargeon G., eds). Reading, UK Available at: </w:t>
      </w:r>
      <w:hyperlink r:id="rId14" w:history="1">
        <w:r>
          <w:rPr>
            <w:rStyle w:val="Hyperlink"/>
            <w:rFonts w:ascii="Georgia" w:hAnsi="Georgia"/>
          </w:rPr>
          <w:t>http://www.catalogueoflife.org/</w:t>
        </w:r>
      </w:hyperlink>
      <w:r>
        <w:rPr>
          <w:rFonts w:ascii="Georgia" w:hAnsi="Georgia"/>
        </w:rPr>
        <w:t xml:space="preserve">. </w:t>
      </w:r>
    </w:p>
    <w:p w14:paraId="504DFD66" w14:textId="77777777" w:rsidR="00000000" w:rsidRDefault="006C1835">
      <w:pPr>
        <w:pStyle w:val="NormalWeb"/>
        <w:divId w:val="114102312"/>
        <w:rPr>
          <w:rFonts w:ascii="Georgia" w:hAnsi="Georgia"/>
        </w:rPr>
      </w:pPr>
      <w:r>
        <w:rPr>
          <w:rFonts w:ascii="Georgia" w:hAnsi="Georgia"/>
        </w:rPr>
        <w:t xml:space="preserve">GBIF. 2022. Global Biodiversity Information Facility. Available at: </w:t>
      </w:r>
      <w:hyperlink r:id="rId15" w:history="1">
        <w:r>
          <w:rPr>
            <w:rStyle w:val="Hyperlink"/>
            <w:rFonts w:ascii="Georgia" w:hAnsi="Georgia"/>
          </w:rPr>
          <w:t>http://data.gbif.org/</w:t>
        </w:r>
      </w:hyperlink>
      <w:r>
        <w:rPr>
          <w:rFonts w:ascii="Georgia" w:hAnsi="Georgia"/>
        </w:rPr>
        <w:t xml:space="preserve">. </w:t>
      </w:r>
    </w:p>
    <w:p w14:paraId="5AFF1688" w14:textId="77777777" w:rsidR="00000000" w:rsidRDefault="006C1835">
      <w:pPr>
        <w:pStyle w:val="NormalWeb"/>
        <w:divId w:val="114102312"/>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w:t>
      </w:r>
      <w:r>
        <w:rPr>
          <w:rFonts w:ascii="Georgia" w:hAnsi="Georgia"/>
        </w:rPr>
        <w:t xml:space="preserve">t: </w:t>
      </w:r>
      <w:hyperlink r:id="rId16" w:history="1">
        <w:r>
          <w:rPr>
            <w:rStyle w:val="Hyperlink"/>
            <w:rFonts w:ascii="Georgia" w:hAnsi="Georgia"/>
          </w:rPr>
          <w:t>https://www.genesys-pgr.org/</w:t>
        </w:r>
      </w:hyperlink>
      <w:r>
        <w:rPr>
          <w:rFonts w:ascii="Georgia" w:hAnsi="Georgia"/>
        </w:rPr>
        <w:t xml:space="preserve">. </w:t>
      </w:r>
    </w:p>
    <w:p w14:paraId="07104F81" w14:textId="77777777" w:rsidR="00000000" w:rsidRDefault="006C1835">
      <w:pPr>
        <w:pStyle w:val="NormalWeb"/>
        <w:divId w:val="114102312"/>
        <w:rPr>
          <w:rFonts w:ascii="Georgia" w:hAnsi="Georgia"/>
        </w:rPr>
      </w:pPr>
      <w:r>
        <w:rPr>
          <w:rFonts w:ascii="Georgia" w:hAnsi="Georgia"/>
        </w:rPr>
        <w:t xml:space="preserve">Global Forest Watch. 2022. Thailand Deforestation Rates &amp; Statistics. Available at: </w:t>
      </w:r>
      <w:hyperlink r:id="rId17" w:history="1">
        <w:r>
          <w:rPr>
            <w:rStyle w:val="Hyperlink"/>
            <w:rFonts w:ascii="Georgia" w:hAnsi="Georgia"/>
          </w:rPr>
          <w:t>https://www.globalforestwatch.org/dashboards/country/THA/?category=summary&amp;location=WyJjb3VudHJ5IiwiVEhBIl0%3D&amp;map=eyJjYW5Cb3VuZCI6ZmFsc2UsImRhdGFzZXRzIjpbeyJkYXRhc2V0IjoicG9sa</w:t>
        </w:r>
        <w:r>
          <w:rPr>
            <w:rStyle w:val="Hyperlink"/>
            <w:rFonts w:ascii="Georgia" w:hAnsi="Georgia"/>
          </w:rPr>
          <w:t>XRpY2FsLWJvdW5kYXJpZXMiLCJsYXllcnMiOlsiZGlzcHV0ZWQtcG9saXRpY2FsLWJvdW5kYXJpZXMiLCJwb2xpdGljYWwtYm91bmRhcmllcyJdLCJib3VuZGFyeSI6dHJ1ZSwib3BhY2l0eSI6MSwidmlzaWJpbGl0eSI6dHJ1ZX0seyJkYXRhc2V0IjoidHJlZS1jb3Zlci1sb3NzIiwibGF5ZXJzIjpbInRyZWUtY292ZXItbG9zcyJdLCJvc</w:t>
        </w:r>
        <w:r>
          <w:rPr>
            <w:rStyle w:val="Hyperlink"/>
            <w:rFonts w:ascii="Georgia" w:hAnsi="Georgia"/>
          </w:rPr>
          <w:t>GFjaXR5IjoxLCJ2aXNpYmlsaXR5Ijp0cnVlLCJ0aW1lbGluZVBhcmFtcyI6eyJzdGFydERhdGUiOiIyMDAxLTAxLTAxIiwiZW5kRGF0ZSI6IjIwMjEtMTItMzEiLCJ0cmltRW5kRGF0ZSI6IjIwMjEtMTItMzEifSwicGFyYW1zIjp7InRocmVzaG9sZCI6MzAsInZpc2liaWxpdHkiOnRydWV9fV19&amp;showMap=true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17C6B127" w14:textId="77777777" w:rsidR="00000000" w:rsidRDefault="006C1835">
      <w:pPr>
        <w:pStyle w:val="NormalWeb"/>
        <w:divId w:val="114102312"/>
        <w:rPr>
          <w:rFonts w:ascii="Georgia" w:hAnsi="Georgia"/>
        </w:rPr>
      </w:pPr>
      <w:proofErr w:type="spellStart"/>
      <w:r>
        <w:rPr>
          <w:rFonts w:ascii="Georgia" w:hAnsi="Georgia"/>
        </w:rPr>
        <w:t>Phengklai</w:t>
      </w:r>
      <w:proofErr w:type="spellEnd"/>
      <w:r>
        <w:rPr>
          <w:rFonts w:ascii="Georgia" w:hAnsi="Georgia"/>
        </w:rPr>
        <w:t xml:space="preserve">, C. 1973. Studies in Flora of </w:t>
      </w:r>
      <w:proofErr w:type="gramStart"/>
      <w:r>
        <w:rPr>
          <w:rFonts w:ascii="Georgia" w:hAnsi="Georgia"/>
        </w:rPr>
        <w:t>Thailand :</w:t>
      </w:r>
      <w:proofErr w:type="gramEnd"/>
      <w:r>
        <w:rPr>
          <w:rFonts w:ascii="Georgia" w:hAnsi="Georgia"/>
        </w:rPr>
        <w:t xml:space="preserve"> Pinaceae. </w:t>
      </w:r>
      <w:r>
        <w:rPr>
          <w:rFonts w:ascii="Georgia" w:hAnsi="Georgia"/>
          <w:i/>
          <w:iCs/>
        </w:rPr>
        <w:t>Thai Forest Bulletin</w:t>
      </w:r>
      <w:r>
        <w:rPr>
          <w:rFonts w:ascii="Georgia" w:hAnsi="Georgia"/>
        </w:rPr>
        <w:t xml:space="preserve"> 7: 1-4.</w:t>
      </w:r>
    </w:p>
    <w:p w14:paraId="3C86DBDE" w14:textId="77777777" w:rsidR="00000000" w:rsidRDefault="006C1835">
      <w:pPr>
        <w:pStyle w:val="NormalWeb"/>
        <w:divId w:val="114102312"/>
        <w:rPr>
          <w:rFonts w:ascii="Georgia" w:hAnsi="Georgia"/>
        </w:rPr>
      </w:pPr>
      <w:proofErr w:type="spellStart"/>
      <w:r>
        <w:rPr>
          <w:rFonts w:ascii="Georgia" w:hAnsi="Georgia"/>
        </w:rPr>
        <w:t>Prota</w:t>
      </w:r>
      <w:proofErr w:type="spellEnd"/>
      <w:r>
        <w:rPr>
          <w:rFonts w:ascii="Georgia" w:hAnsi="Georgia"/>
        </w:rPr>
        <w:t xml:space="preserve">. 2022. Pinus </w:t>
      </w:r>
      <w:proofErr w:type="spellStart"/>
      <w:r>
        <w:rPr>
          <w:rFonts w:ascii="Georgia" w:hAnsi="Georgia"/>
        </w:rPr>
        <w:t>kesiya</w:t>
      </w:r>
      <w:proofErr w:type="spellEnd"/>
      <w:r>
        <w:rPr>
          <w:rFonts w:ascii="Georgia" w:hAnsi="Georgia"/>
        </w:rPr>
        <w:t xml:space="preserve"> </w:t>
      </w:r>
      <w:proofErr w:type="spellStart"/>
      <w:r>
        <w:rPr>
          <w:rFonts w:ascii="Georgia" w:hAnsi="Georgia"/>
        </w:rPr>
        <w:t>Royle</w:t>
      </w:r>
      <w:proofErr w:type="spellEnd"/>
      <w:r>
        <w:rPr>
          <w:rFonts w:ascii="Georgia" w:hAnsi="Georgia"/>
        </w:rPr>
        <w:t xml:space="preserve"> ex Gordon. Available at: </w:t>
      </w:r>
      <w:hyperlink r:id="rId18" w:anchor="Protologue" w:history="1">
        <w:r>
          <w:rPr>
            <w:rStyle w:val="Hyperlink"/>
            <w:rFonts w:ascii="Georgia" w:hAnsi="Georgia"/>
          </w:rPr>
          <w:t>https://prota4u.org/database/protav8.asp?h=M1,M11,M12,M14,M15,M16,M19,M20,M25,M26,M27,M34,M36,M4,M6,M7&amp;t=Pinus,kesiya&amp;p=Pinus+kesiya#Protologue</w:t>
        </w:r>
      </w:hyperlink>
      <w:r>
        <w:rPr>
          <w:rFonts w:ascii="Georgia" w:hAnsi="Georgia"/>
        </w:rPr>
        <w:t xml:space="preserve">. (Accessed: 18 </w:t>
      </w:r>
      <w:proofErr w:type="gramStart"/>
      <w:r>
        <w:rPr>
          <w:rFonts w:ascii="Georgia" w:hAnsi="Georgia"/>
        </w:rPr>
        <w:t>May,</w:t>
      </w:r>
      <w:proofErr w:type="gramEnd"/>
      <w:r>
        <w:rPr>
          <w:rFonts w:ascii="Georgia" w:hAnsi="Georgia"/>
        </w:rPr>
        <w:t xml:space="preserve"> 2022).</w:t>
      </w:r>
    </w:p>
    <w:p w14:paraId="1CAD9E0E" w14:textId="77777777" w:rsidR="00000000" w:rsidRDefault="006C1835">
      <w:pPr>
        <w:pStyle w:val="NormalWeb"/>
        <w:divId w:val="114102312"/>
        <w:rPr>
          <w:rFonts w:ascii="Georgia" w:hAnsi="Georgia"/>
        </w:rPr>
      </w:pPr>
      <w:proofErr w:type="spellStart"/>
      <w:r>
        <w:rPr>
          <w:rFonts w:ascii="Georgia" w:hAnsi="Georgia"/>
        </w:rPr>
        <w:t>Santisuk</w:t>
      </w:r>
      <w:proofErr w:type="spellEnd"/>
      <w:r>
        <w:rPr>
          <w:rFonts w:ascii="Georgia" w:hAnsi="Georgia"/>
        </w:rPr>
        <w:t>, T. 1997. Ge</w:t>
      </w:r>
      <w:r>
        <w:rPr>
          <w:rFonts w:ascii="Georgia" w:hAnsi="Georgia"/>
        </w:rPr>
        <w:t xml:space="preserve">ographical and Ecological Distributions of the two Tropical Pines, Pinus </w:t>
      </w:r>
      <w:proofErr w:type="spellStart"/>
      <w:r>
        <w:rPr>
          <w:rFonts w:ascii="Georgia" w:hAnsi="Georgia"/>
        </w:rPr>
        <w:t>kesiya</w:t>
      </w:r>
      <w:proofErr w:type="spellEnd"/>
      <w:r>
        <w:rPr>
          <w:rFonts w:ascii="Georgia" w:hAnsi="Georgia"/>
        </w:rPr>
        <w:t xml:space="preserve"> and Pinus </w:t>
      </w:r>
      <w:proofErr w:type="spellStart"/>
      <w:r>
        <w:rPr>
          <w:rFonts w:ascii="Georgia" w:hAnsi="Georgia"/>
        </w:rPr>
        <w:t>merkusii</w:t>
      </w:r>
      <w:proofErr w:type="spellEnd"/>
      <w:r>
        <w:rPr>
          <w:rFonts w:ascii="Georgia" w:hAnsi="Georgia"/>
        </w:rPr>
        <w:t xml:space="preserve">, in Southeast Asia. </w:t>
      </w:r>
      <w:r>
        <w:rPr>
          <w:rFonts w:ascii="Georgia" w:hAnsi="Georgia"/>
          <w:i/>
          <w:iCs/>
        </w:rPr>
        <w:t>Thai Forest Bulletin</w:t>
      </w:r>
      <w:r>
        <w:rPr>
          <w:rFonts w:ascii="Georgia" w:hAnsi="Georgia"/>
        </w:rPr>
        <w:t xml:space="preserve"> 25: 102-123.</w:t>
      </w:r>
    </w:p>
    <w:p w14:paraId="4B9540B9" w14:textId="77777777" w:rsidR="00000000" w:rsidRDefault="006C1835">
      <w:pPr>
        <w:pStyle w:val="NormalWeb"/>
        <w:divId w:val="114102312"/>
        <w:rPr>
          <w:rFonts w:ascii="Georgia" w:hAnsi="Georgia"/>
        </w:rPr>
      </w:pPr>
      <w:r>
        <w:rPr>
          <w:rFonts w:ascii="Georgia" w:hAnsi="Georgia"/>
        </w:rPr>
        <w:t xml:space="preserve">The Gymnosperm Database. 2022. Pinus </w:t>
      </w:r>
      <w:proofErr w:type="spellStart"/>
      <w:r>
        <w:rPr>
          <w:rFonts w:ascii="Georgia" w:hAnsi="Georgia"/>
        </w:rPr>
        <w:t>kesiya</w:t>
      </w:r>
      <w:proofErr w:type="spellEnd"/>
      <w:r>
        <w:rPr>
          <w:rFonts w:ascii="Georgia" w:hAnsi="Georgia"/>
        </w:rPr>
        <w:t xml:space="preserve"> </w:t>
      </w:r>
      <w:proofErr w:type="spellStart"/>
      <w:r>
        <w:rPr>
          <w:rFonts w:ascii="Georgia" w:hAnsi="Georgia"/>
        </w:rPr>
        <w:t>Royle</w:t>
      </w:r>
      <w:proofErr w:type="spellEnd"/>
      <w:r>
        <w:rPr>
          <w:rFonts w:ascii="Georgia" w:hAnsi="Georgia"/>
        </w:rPr>
        <w:t xml:space="preserve"> ex Gordon 1840. Available at: </w:t>
      </w:r>
      <w:hyperlink r:id="rId19" w:history="1">
        <w:r>
          <w:rPr>
            <w:rStyle w:val="Hyperlink"/>
            <w:rFonts w:ascii="Georgia" w:hAnsi="Georgia"/>
          </w:rPr>
          <w:t>https://www.conifers.org/pi/Pinus_kesiya.php</w:t>
        </w:r>
      </w:hyperlink>
      <w:r>
        <w:rPr>
          <w:rFonts w:ascii="Georgia" w:hAnsi="Georgia"/>
        </w:rPr>
        <w:t xml:space="preserve">. (Accessed: 18 </w:t>
      </w:r>
      <w:proofErr w:type="gramStart"/>
      <w:r>
        <w:rPr>
          <w:rFonts w:ascii="Georgia" w:hAnsi="Georgia"/>
        </w:rPr>
        <w:t>May,</w:t>
      </w:r>
      <w:proofErr w:type="gramEnd"/>
      <w:r>
        <w:rPr>
          <w:rFonts w:ascii="Georgia" w:hAnsi="Georgia"/>
        </w:rPr>
        <w:t xml:space="preserve"> 2022).</w:t>
      </w:r>
    </w:p>
    <w:p w14:paraId="37E0D78B" w14:textId="77777777" w:rsidR="00000000" w:rsidRDefault="006C1835">
      <w:pPr>
        <w:pStyle w:val="NormalWeb"/>
        <w:divId w:val="114102312"/>
        <w:rPr>
          <w:rFonts w:ascii="Georgia" w:hAnsi="Georgia"/>
        </w:rPr>
      </w:pPr>
      <w:r>
        <w:rPr>
          <w:rFonts w:ascii="Georgia" w:hAnsi="Georgia"/>
        </w:rPr>
        <w:t xml:space="preserve">Thomas, P., </w:t>
      </w:r>
      <w:proofErr w:type="spellStart"/>
      <w:r>
        <w:rPr>
          <w:rFonts w:ascii="Georgia" w:hAnsi="Georgia"/>
        </w:rPr>
        <w:t>Sengdala</w:t>
      </w:r>
      <w:proofErr w:type="spellEnd"/>
      <w:r>
        <w:rPr>
          <w:rFonts w:ascii="Georgia" w:hAnsi="Georgia"/>
        </w:rPr>
        <w:t xml:space="preserve">, K., </w:t>
      </w:r>
      <w:proofErr w:type="spellStart"/>
      <w:r>
        <w:rPr>
          <w:rFonts w:ascii="Georgia" w:hAnsi="Georgia"/>
        </w:rPr>
        <w:t>Lamxay</w:t>
      </w:r>
      <w:proofErr w:type="spellEnd"/>
      <w:r>
        <w:rPr>
          <w:rFonts w:ascii="Georgia" w:hAnsi="Georgia"/>
        </w:rPr>
        <w:t xml:space="preserve">, V. and </w:t>
      </w:r>
      <w:proofErr w:type="spellStart"/>
      <w:r>
        <w:rPr>
          <w:rFonts w:ascii="Georgia" w:hAnsi="Georgia"/>
        </w:rPr>
        <w:t>Kh</w:t>
      </w:r>
      <w:r>
        <w:rPr>
          <w:rFonts w:ascii="Georgia" w:hAnsi="Georgia"/>
        </w:rPr>
        <w:t>ou</w:t>
      </w:r>
      <w:proofErr w:type="spellEnd"/>
      <w:r>
        <w:rPr>
          <w:rFonts w:ascii="Georgia" w:hAnsi="Georgia"/>
        </w:rPr>
        <w:t xml:space="preserve">, E. 2007. New records of Conifers in Cambodia and Laos. </w:t>
      </w:r>
      <w:r>
        <w:rPr>
          <w:rFonts w:ascii="Georgia" w:hAnsi="Georgia"/>
          <w:i/>
          <w:iCs/>
        </w:rPr>
        <w:t>Edinburgh Journal of Botany</w:t>
      </w:r>
      <w:r>
        <w:rPr>
          <w:rFonts w:ascii="Georgia" w:hAnsi="Georgia"/>
        </w:rPr>
        <w:t xml:space="preserve"> 64(1): 37-44.</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Jack Plummer" w:date="2022-08-19T21:20:00Z" w:initials="JP">
    <w:p w14:paraId="1A48AB71" w14:textId="77777777" w:rsidR="004226FA" w:rsidRDefault="004226FA" w:rsidP="00110814">
      <w:pPr>
        <w:pStyle w:val="CommentText"/>
      </w:pPr>
      <w:r>
        <w:rPr>
          <w:rStyle w:val="CommentReference"/>
        </w:rPr>
        <w:annotationRef/>
      </w:r>
      <w:r>
        <w:t>Code Xizang and Sichuan</w:t>
      </w:r>
    </w:p>
  </w:comment>
  <w:comment w:id="31" w:author="Jack Plummer" w:date="2022-08-19T21:20:00Z" w:initials="JP">
    <w:p w14:paraId="43E45FCC" w14:textId="77777777" w:rsidR="004226FA" w:rsidRDefault="004226FA" w:rsidP="00E70530">
      <w:pPr>
        <w:pStyle w:val="CommentText"/>
      </w:pPr>
      <w:r>
        <w:rPr>
          <w:rStyle w:val="CommentReference"/>
        </w:rPr>
        <w:annotationRef/>
      </w:r>
      <w:r>
        <w:t>Assam?</w:t>
      </w:r>
    </w:p>
  </w:comment>
  <w:comment w:id="45" w:author="Jack Plummer" w:date="2022-08-19T21:27:00Z" w:initials="JP">
    <w:p w14:paraId="487B3EF7" w14:textId="77777777" w:rsidR="00A15929" w:rsidRDefault="00A15929" w:rsidP="004B369C">
      <w:pPr>
        <w:pStyle w:val="CommentText"/>
      </w:pPr>
      <w:r>
        <w:rPr>
          <w:rStyle w:val="CommentReference"/>
        </w:rPr>
        <w:annotationRef/>
      </w:r>
      <w:r>
        <w:t>I think perhaps untick this checkbox. Or fill with something very general e.g. "</w:t>
      </w:r>
      <w:r>
        <w:rPr>
          <w:color w:val="222222"/>
          <w:highlight w:val="white"/>
        </w:rPr>
        <w:t>Southeast Asia lost about 80 million ha of forest between 2005 and 2015</w:t>
      </w:r>
      <w:r>
        <w:t xml:space="preserve"> (Estoque </w:t>
      </w:r>
      <w:r>
        <w:rPr>
          <w:i/>
          <w:iCs/>
        </w:rPr>
        <w:t>et al.</w:t>
      </w:r>
      <w:r>
        <w:t xml:space="preserve"> 2019)."</w:t>
      </w:r>
    </w:p>
  </w:comment>
  <w:comment w:id="48" w:author="Jack Plummer" w:date="2022-08-19T21:21:00Z" w:initials="JP">
    <w:p w14:paraId="242DB637" w14:textId="4692A763" w:rsidR="004226FA" w:rsidRDefault="004226FA" w:rsidP="00B53B5E">
      <w:pPr>
        <w:pStyle w:val="CommentText"/>
      </w:pPr>
      <w:r>
        <w:rPr>
          <w:rStyle w:val="CommentReference"/>
        </w:rPr>
        <w:annotationRef/>
      </w:r>
      <w:r>
        <w:t>Remove all</w:t>
      </w:r>
    </w:p>
  </w:comment>
  <w:comment w:id="59" w:author="Jack Plummer" w:date="2022-08-19T21:30:00Z" w:initials="JP">
    <w:p w14:paraId="6D9E9688" w14:textId="77777777" w:rsidR="00BB5E7B" w:rsidRDefault="00BB5E7B" w:rsidP="00563814">
      <w:pPr>
        <w:pStyle w:val="CommentText"/>
      </w:pPr>
      <w:r>
        <w:rPr>
          <w:rStyle w:val="CommentReference"/>
        </w:rPr>
        <w:annotationRef/>
      </w:r>
      <w:r>
        <w:t>No mention of some of these uses - if they can't be substantiated, let's remove them. E.g. 3,5,16</w:t>
      </w:r>
    </w:p>
  </w:comment>
  <w:comment w:id="63" w:author="Jack Plummer" w:date="2022-08-19T21:34:00Z" w:initials="JP">
    <w:p w14:paraId="7014185E" w14:textId="77777777" w:rsidR="006C1835" w:rsidRDefault="006C1835" w:rsidP="006D13CA">
      <w:pPr>
        <w:pStyle w:val="CommentText"/>
      </w:pPr>
      <w:r>
        <w:rPr>
          <w:rStyle w:val="CommentReference"/>
        </w:rPr>
        <w:annotationRef/>
      </w:r>
      <w:r>
        <w:t>Yes - in 16 ex situ collections (BGCI 2022)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48AB71" w15:done="0"/>
  <w15:commentEx w15:paraId="43E45FCC" w15:done="0"/>
  <w15:commentEx w15:paraId="487B3EF7" w15:done="0"/>
  <w15:commentEx w15:paraId="242DB637" w15:done="0"/>
  <w15:commentEx w15:paraId="6D9E9688" w15:done="0"/>
  <w15:commentEx w15:paraId="701418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7D07" w16cex:dateUtc="2022-08-19T20:20:00Z"/>
  <w16cex:commentExtensible w16cex:durableId="26AA7D0E" w16cex:dateUtc="2022-08-19T20:20:00Z"/>
  <w16cex:commentExtensible w16cex:durableId="26AA7EC1" w16cex:dateUtc="2022-08-19T20:27:00Z"/>
  <w16cex:commentExtensible w16cex:durableId="26AA7D6E" w16cex:dateUtc="2022-08-19T20:21:00Z"/>
  <w16cex:commentExtensible w16cex:durableId="26AA7F73" w16cex:dateUtc="2022-08-19T20:30:00Z"/>
  <w16cex:commentExtensible w16cex:durableId="26AA807D" w16cex:dateUtc="2022-08-19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48AB71" w16cid:durableId="26AA7D07"/>
  <w16cid:commentId w16cid:paraId="43E45FCC" w16cid:durableId="26AA7D0E"/>
  <w16cid:commentId w16cid:paraId="487B3EF7" w16cid:durableId="26AA7EC1"/>
  <w16cid:commentId w16cid:paraId="242DB637" w16cid:durableId="26AA7D6E"/>
  <w16cid:commentId w16cid:paraId="6D9E9688" w16cid:durableId="26AA7F73"/>
  <w16cid:commentId w16cid:paraId="7014185E" w16cid:durableId="26AA80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F97"/>
    <w:rsid w:val="004226FA"/>
    <w:rsid w:val="006C1835"/>
    <w:rsid w:val="00A15929"/>
    <w:rsid w:val="00BB5E7B"/>
    <w:rsid w:val="00D00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FCE9A2"/>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D00F97"/>
    <w:rPr>
      <w:rFonts w:eastAsiaTheme="minorEastAsia"/>
      <w:sz w:val="24"/>
      <w:szCs w:val="24"/>
    </w:rPr>
  </w:style>
  <w:style w:type="character" w:styleId="CommentReference">
    <w:name w:val="annotation reference"/>
    <w:basedOn w:val="DefaultParagraphFont"/>
    <w:uiPriority w:val="99"/>
    <w:semiHidden/>
    <w:unhideWhenUsed/>
    <w:rsid w:val="004226FA"/>
    <w:rPr>
      <w:sz w:val="16"/>
      <w:szCs w:val="16"/>
    </w:rPr>
  </w:style>
  <w:style w:type="paragraph" w:styleId="CommentText">
    <w:name w:val="annotation text"/>
    <w:basedOn w:val="Normal"/>
    <w:link w:val="CommentTextChar"/>
    <w:uiPriority w:val="99"/>
    <w:unhideWhenUsed/>
    <w:rsid w:val="004226FA"/>
    <w:rPr>
      <w:sz w:val="20"/>
      <w:szCs w:val="20"/>
    </w:rPr>
  </w:style>
  <w:style w:type="character" w:customStyle="1" w:styleId="CommentTextChar">
    <w:name w:val="Comment Text Char"/>
    <w:basedOn w:val="DefaultParagraphFont"/>
    <w:link w:val="CommentText"/>
    <w:uiPriority w:val="99"/>
    <w:rsid w:val="004226FA"/>
    <w:rPr>
      <w:rFonts w:eastAsiaTheme="minorEastAsia"/>
    </w:rPr>
  </w:style>
  <w:style w:type="paragraph" w:styleId="CommentSubject">
    <w:name w:val="annotation subject"/>
    <w:basedOn w:val="CommentText"/>
    <w:next w:val="CommentText"/>
    <w:link w:val="CommentSubjectChar"/>
    <w:uiPriority w:val="99"/>
    <w:semiHidden/>
    <w:unhideWhenUsed/>
    <w:rsid w:val="004226FA"/>
    <w:rPr>
      <w:b/>
      <w:bCs/>
    </w:rPr>
  </w:style>
  <w:style w:type="character" w:customStyle="1" w:styleId="CommentSubjectChar">
    <w:name w:val="Comment Subject Char"/>
    <w:basedOn w:val="CommentTextChar"/>
    <w:link w:val="CommentSubject"/>
    <w:uiPriority w:val="99"/>
    <w:semiHidden/>
    <w:rsid w:val="004226FA"/>
    <w:rPr>
      <w:rFonts w:eastAsiaTheme="minorEastAsia"/>
      <w:b/>
      <w:bCs/>
    </w:rPr>
  </w:style>
  <w:style w:type="character" w:customStyle="1" w:styleId="normaltextrun">
    <w:name w:val="normaltextrun"/>
    <w:basedOn w:val="DefaultParagraphFont"/>
    <w:rsid w:val="00BB5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2312">
      <w:marLeft w:val="0"/>
      <w:marRight w:val="0"/>
      <w:marTop w:val="0"/>
      <w:marBottom w:val="0"/>
      <w:divBdr>
        <w:top w:val="none" w:sz="0" w:space="0" w:color="auto"/>
        <w:left w:val="none" w:sz="0" w:space="0" w:color="auto"/>
        <w:bottom w:val="none" w:sz="0" w:space="0" w:color="auto"/>
        <w:right w:val="none" w:sz="0" w:space="0" w:color="auto"/>
      </w:divBdr>
    </w:div>
    <w:div w:id="641349697">
      <w:marLeft w:val="0"/>
      <w:marRight w:val="0"/>
      <w:marTop w:val="0"/>
      <w:marBottom w:val="0"/>
      <w:divBdr>
        <w:top w:val="none" w:sz="0" w:space="0" w:color="auto"/>
        <w:left w:val="none" w:sz="0" w:space="0" w:color="auto"/>
        <w:bottom w:val="none" w:sz="0" w:space="0" w:color="auto"/>
        <w:right w:val="none" w:sz="0" w:space="0" w:color="auto"/>
      </w:divBdr>
    </w:div>
    <w:div w:id="751198676">
      <w:marLeft w:val="0"/>
      <w:marRight w:val="0"/>
      <w:marTop w:val="0"/>
      <w:marBottom w:val="0"/>
      <w:divBdr>
        <w:top w:val="none" w:sz="0" w:space="0" w:color="auto"/>
        <w:left w:val="none" w:sz="0" w:space="0" w:color="auto"/>
        <w:bottom w:val="none" w:sz="0" w:space="0" w:color="auto"/>
        <w:right w:val="none" w:sz="0" w:space="0" w:color="auto"/>
      </w:divBdr>
    </w:div>
    <w:div w:id="791022737">
      <w:marLeft w:val="0"/>
      <w:marRight w:val="0"/>
      <w:marTop w:val="0"/>
      <w:marBottom w:val="0"/>
      <w:divBdr>
        <w:top w:val="none" w:sz="0" w:space="0" w:color="auto"/>
        <w:left w:val="none" w:sz="0" w:space="0" w:color="auto"/>
        <w:bottom w:val="none" w:sz="0" w:space="0" w:color="auto"/>
        <w:right w:val="none" w:sz="0" w:space="0" w:color="auto"/>
      </w:divBdr>
    </w:div>
    <w:div w:id="796414094">
      <w:marLeft w:val="0"/>
      <w:marRight w:val="0"/>
      <w:marTop w:val="0"/>
      <w:marBottom w:val="0"/>
      <w:divBdr>
        <w:top w:val="none" w:sz="0" w:space="0" w:color="auto"/>
        <w:left w:val="none" w:sz="0" w:space="0" w:color="auto"/>
        <w:bottom w:val="none" w:sz="0" w:space="0" w:color="auto"/>
        <w:right w:val="none" w:sz="0" w:space="0" w:color="auto"/>
      </w:divBdr>
    </w:div>
    <w:div w:id="955062948">
      <w:marLeft w:val="0"/>
      <w:marRight w:val="0"/>
      <w:marTop w:val="0"/>
      <w:marBottom w:val="0"/>
      <w:divBdr>
        <w:top w:val="none" w:sz="0" w:space="0" w:color="auto"/>
        <w:left w:val="none" w:sz="0" w:space="0" w:color="auto"/>
        <w:bottom w:val="none" w:sz="0" w:space="0" w:color="auto"/>
        <w:right w:val="none" w:sz="0" w:space="0" w:color="auto"/>
      </w:divBdr>
    </w:div>
    <w:div w:id="985091976">
      <w:marLeft w:val="0"/>
      <w:marRight w:val="0"/>
      <w:marTop w:val="0"/>
      <w:marBottom w:val="0"/>
      <w:divBdr>
        <w:top w:val="none" w:sz="0" w:space="0" w:color="auto"/>
        <w:left w:val="none" w:sz="0" w:space="0" w:color="auto"/>
        <w:bottom w:val="none" w:sz="0" w:space="0" w:color="auto"/>
        <w:right w:val="none" w:sz="0" w:space="0" w:color="auto"/>
      </w:divBdr>
    </w:div>
    <w:div w:id="1289970856">
      <w:marLeft w:val="0"/>
      <w:marRight w:val="0"/>
      <w:marTop w:val="0"/>
      <w:marBottom w:val="0"/>
      <w:divBdr>
        <w:top w:val="none" w:sz="0" w:space="0" w:color="auto"/>
        <w:left w:val="none" w:sz="0" w:space="0" w:color="auto"/>
        <w:bottom w:val="none" w:sz="0" w:space="0" w:color="auto"/>
        <w:right w:val="none" w:sz="0" w:space="0" w:color="auto"/>
      </w:divBdr>
    </w:div>
    <w:div w:id="1743142124">
      <w:marLeft w:val="0"/>
      <w:marRight w:val="0"/>
      <w:marTop w:val="0"/>
      <w:marBottom w:val="0"/>
      <w:divBdr>
        <w:top w:val="none" w:sz="0" w:space="0" w:color="auto"/>
        <w:left w:val="none" w:sz="0" w:space="0" w:color="auto"/>
        <w:bottom w:val="none" w:sz="0" w:space="0" w:color="auto"/>
        <w:right w:val="none" w:sz="0" w:space="0" w:color="auto"/>
      </w:divBdr>
      <w:divsChild>
        <w:div w:id="95895464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877082688">
      <w:marLeft w:val="0"/>
      <w:marRight w:val="0"/>
      <w:marTop w:val="0"/>
      <w:marBottom w:val="0"/>
      <w:divBdr>
        <w:top w:val="none" w:sz="0" w:space="0" w:color="auto"/>
        <w:left w:val="none" w:sz="0" w:space="0" w:color="auto"/>
        <w:bottom w:val="none" w:sz="0" w:space="0" w:color="auto"/>
        <w:right w:val="none" w:sz="0" w:space="0" w:color="auto"/>
      </w:divBdr>
    </w:div>
    <w:div w:id="208745384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s://prota4u.org/database/protav8.asp?h=M1,M11,M12,M14,M15,M16,M19,M20,M25,M26,M27,M34,M36,M4,M6,M7&amp;t=Pinus,kesiya&amp;p=Pinus+kesiya"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2" Type="http://schemas.openxmlformats.org/officeDocument/2006/relationships/customXml" Target="../customXml/item2.xml"/><Relationship Id="rId16" Type="http://schemas.openxmlformats.org/officeDocument/2006/relationships/hyperlink" Target="https://www.genesys-pgr.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data.gbif.org/" TargetMode="External"/><Relationship Id="rId10" Type="http://schemas.openxmlformats.org/officeDocument/2006/relationships/comments" Target="comments.xml"/><Relationship Id="rId19" Type="http://schemas.openxmlformats.org/officeDocument/2006/relationships/hyperlink" Target="https://www.conifers.org/pi/Pinus_kesiya.php" TargetMode="Externa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www.catalogueoflife.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AC3E80-55A6-4C34-8857-9454C0D9F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28E124-5D42-4D75-AD30-93B3491AAEC2}">
  <ds:schemaRefs>
    <ds:schemaRef ds:uri="Microsoft.SharePoint.Taxonomy.ContentTypeSync"/>
  </ds:schemaRefs>
</ds:datastoreItem>
</file>

<file path=customXml/itemProps3.xml><?xml version="1.0" encoding="utf-8"?>
<ds:datastoreItem xmlns:ds="http://schemas.openxmlformats.org/officeDocument/2006/customXml" ds:itemID="{A009009C-D2E9-498D-B6A1-3C82AFF2A567}">
  <ds:schemaRefs>
    <ds:schemaRef ds:uri="http://schemas.microsoft.com/sharepoint/events"/>
  </ds:schemaRefs>
</ds:datastoreItem>
</file>

<file path=customXml/itemProps4.xml><?xml version="1.0" encoding="utf-8"?>
<ds:datastoreItem xmlns:ds="http://schemas.openxmlformats.org/officeDocument/2006/customXml" ds:itemID="{DA638B9B-27A9-47E0-B869-DE332B221BC2}">
  <ds:schemaRefs>
    <ds:schemaRef ds:uri="http://schemas.microsoft.com/sharepoint/v3/contenttype/forms"/>
  </ds:schemaRefs>
</ds:datastoreItem>
</file>

<file path=customXml/itemProps5.xml><?xml version="1.0" encoding="utf-8"?>
<ds:datastoreItem xmlns:ds="http://schemas.openxmlformats.org/officeDocument/2006/customXml" ds:itemID="{D8C77088-F160-4833-A4DC-30FCEBE02458}">
  <ds:schemaRefs>
    <ds:schemaRef ds:uri="http://schemas.microsoft.com/office/2006/metadata/properties"/>
    <ds:schemaRef ds:uri="http://purl.org/dc/elements/1.1/"/>
    <ds:schemaRef ds:uri="150f78d0-e5c4-40ba-9879-1115501c63e5"/>
    <ds:schemaRef ds:uri="590658d6-28a4-43df-8461-354b94568f6c"/>
    <ds:schemaRef ds:uri="3174fa65-5130-4218-be7b-3006b691958f"/>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1838</Words>
  <Characters>13364</Characters>
  <Application>Microsoft Office Word</Application>
  <DocSecurity>0</DocSecurity>
  <Lines>111</Lines>
  <Paragraphs>30</Paragraphs>
  <ScaleCrop>false</ScaleCrop>
  <HeadingPairs>
    <vt:vector size="2" baseType="variant">
      <vt:variant>
        <vt:lpstr>Title</vt:lpstr>
      </vt:variant>
      <vt:variant>
        <vt:i4>1</vt:i4>
      </vt:variant>
    </vt:vector>
  </HeadingPairs>
  <TitlesOfParts>
    <vt:vector size="1" baseType="lpstr">
      <vt:lpstr>Pinus kesiya</vt:lpstr>
    </vt:vector>
  </TitlesOfParts>
  <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Pinus kesiya</dc:title>
  <dc:subject/>
  <dc:creator>Jack Plummer</dc:creator>
  <cp:keywords/>
  <dc:description/>
  <cp:lastModifiedBy>Jack Plummer</cp:lastModifiedBy>
  <cp:revision>2</cp:revision>
  <dcterms:created xsi:type="dcterms:W3CDTF">2022-08-19T20:36:00Z</dcterms:created>
  <dcterms:modified xsi:type="dcterms:W3CDTF">2022-08-19T20:36:00Z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