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008EE" w14:textId="77777777" w:rsidR="002F0F89" w:rsidRDefault="001245C0">
      <w:pPr>
        <w:jc w:val="center"/>
        <w:divId w:val="1619801410"/>
        <w:rPr>
          <w:rFonts w:ascii="Georgia" w:eastAsia="Times New Roman" w:hAnsi="Georgia"/>
          <w:b/>
          <w:bCs/>
          <w:sz w:val="29"/>
          <w:szCs w:val="29"/>
        </w:rPr>
      </w:pPr>
      <w:r>
        <w:rPr>
          <w:rFonts w:ascii="Georgia" w:eastAsia="Times New Roman" w:hAnsi="Georgia"/>
          <w:b/>
          <w:bCs/>
          <w:sz w:val="29"/>
          <w:szCs w:val="29"/>
        </w:rPr>
        <w:t>Draft</w:t>
      </w:r>
    </w:p>
    <w:p w14:paraId="41533EAB" w14:textId="77777777" w:rsidR="002F0F89" w:rsidRDefault="001245C0">
      <w:pPr>
        <w:divId w:val="1208031953"/>
        <w:rPr>
          <w:rFonts w:ascii="Georgia" w:eastAsia="Times New Roman" w:hAnsi="Georgia"/>
          <w:sz w:val="18"/>
          <w:szCs w:val="18"/>
        </w:rPr>
      </w:pPr>
      <w:r>
        <w:rPr>
          <w:rFonts w:ascii="Georgia" w:eastAsia="Times New Roman" w:hAnsi="Georgia"/>
          <w:noProof/>
          <w:sz w:val="18"/>
          <w:szCs w:val="18"/>
        </w:rPr>
        <w:drawing>
          <wp:inline distT="0" distB="0" distL="0" distR="0" wp14:anchorId="69E9D269" wp14:editId="4A39E42E">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1980668" w14:textId="77777777" w:rsidR="002F0F89" w:rsidRDefault="001245C0">
      <w:pPr>
        <w:shd w:val="clear" w:color="auto" w:fill="FFFFFF"/>
        <w:spacing w:before="100" w:beforeAutospacing="1" w:after="100" w:afterAutospacing="1"/>
        <w:jc w:val="right"/>
        <w:outlineLvl w:val="1"/>
        <w:divId w:val="1208031953"/>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Buchnera bowalensis</w:t>
      </w:r>
      <w:r>
        <w:rPr>
          <w:rFonts w:ascii="Georgia" w:eastAsia="Times New Roman" w:hAnsi="Georgia"/>
          <w:b/>
          <w:bCs/>
          <w:color w:val="000000"/>
          <w:kern w:val="36"/>
          <w:sz w:val="29"/>
          <w:szCs w:val="29"/>
        </w:rPr>
        <w:t xml:space="preserve"> - A.Chev.</w:t>
      </w:r>
    </w:p>
    <w:p w14:paraId="303A86EB" w14:textId="77777777" w:rsidR="002F0F89" w:rsidRDefault="001245C0">
      <w:pPr>
        <w:jc w:val="right"/>
        <w:divId w:val="1208031953"/>
        <w:rPr>
          <w:rFonts w:ascii="Georgia" w:eastAsia="Times New Roman" w:hAnsi="Georgia"/>
          <w:sz w:val="18"/>
          <w:szCs w:val="18"/>
        </w:rPr>
      </w:pPr>
      <w:r>
        <w:rPr>
          <w:rFonts w:ascii="Georgia" w:eastAsia="Times New Roman" w:hAnsi="Georgia"/>
          <w:sz w:val="18"/>
          <w:szCs w:val="18"/>
        </w:rPr>
        <w:t>PLANTAE - TRACHEOPHYTA - MAGNOLIOPSIDA - LAMIALES - OROBANCHACEAE - Buchnera - bowalensis</w:t>
      </w:r>
    </w:p>
    <w:p w14:paraId="5056B59E" w14:textId="77777777" w:rsidR="002F0F89" w:rsidRDefault="001245C0">
      <w:pPr>
        <w:pStyle w:val="NormalWeb"/>
        <w:divId w:val="1614511706"/>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494"/>
      </w:tblGrid>
      <w:tr w:rsidR="002F0F89" w14:paraId="09309A45" w14:textId="77777777">
        <w:trPr>
          <w:tblCellSpacing w:w="15" w:type="dxa"/>
          <w:jc w:val="center"/>
        </w:trPr>
        <w:tc>
          <w:tcPr>
            <w:tcW w:w="0" w:type="auto"/>
            <w:tcBorders>
              <w:bottom w:val="single" w:sz="6" w:space="0" w:color="000000"/>
            </w:tcBorders>
            <w:shd w:val="clear" w:color="auto" w:fill="BBBBBB"/>
            <w:vAlign w:val="center"/>
            <w:hideMark/>
          </w:tcPr>
          <w:p w14:paraId="29825CD8" w14:textId="77777777" w:rsidR="002F0F89" w:rsidRDefault="001245C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2F0F89" w14:paraId="5F69748D" w14:textId="77777777">
        <w:trPr>
          <w:tblCellSpacing w:w="15" w:type="dxa"/>
          <w:jc w:val="center"/>
        </w:trPr>
        <w:tc>
          <w:tcPr>
            <w:tcW w:w="0" w:type="auto"/>
            <w:vAlign w:val="center"/>
            <w:hideMark/>
          </w:tcPr>
          <w:p w14:paraId="289B0DB4" w14:textId="77777777" w:rsidR="002F0F89" w:rsidRDefault="001245C0">
            <w:pPr>
              <w:spacing w:after="75"/>
              <w:rPr>
                <w:rFonts w:ascii="Georgia" w:eastAsia="Times New Roman" w:hAnsi="Georgia"/>
                <w:sz w:val="20"/>
                <w:szCs w:val="20"/>
              </w:rPr>
            </w:pPr>
            <w:commentRangeStart w:id="0"/>
            <w:r>
              <w:rPr>
                <w:rFonts w:ascii="Georgia" w:eastAsia="Times New Roman" w:hAnsi="Georgia"/>
                <w:sz w:val="20"/>
                <w:szCs w:val="20"/>
              </w:rPr>
              <w:t>NT</w:t>
            </w:r>
            <w:commentRangeEnd w:id="0"/>
            <w:r w:rsidR="00227E6B">
              <w:rPr>
                <w:rStyle w:val="CommentReference"/>
              </w:rPr>
              <w:commentReference w:id="0"/>
            </w:r>
            <w:r>
              <w:rPr>
                <w:rFonts w:ascii="Georgia" w:eastAsia="Times New Roman" w:hAnsi="Georgia"/>
                <w:sz w:val="20"/>
                <w:szCs w:val="20"/>
              </w:rPr>
              <w:t>, (IUCN version 3.1)</w:t>
            </w:r>
          </w:p>
        </w:tc>
      </w:tr>
    </w:tbl>
    <w:p w14:paraId="6BA92DF8" w14:textId="77777777" w:rsidR="002F0F89" w:rsidRDefault="001245C0">
      <w:pPr>
        <w:pStyle w:val="Heading1"/>
        <w:divId w:val="238683205"/>
        <w:rPr>
          <w:rFonts w:ascii="Georgia" w:eastAsia="Times New Roman" w:hAnsi="Georgia"/>
          <w:sz w:val="29"/>
          <w:szCs w:val="29"/>
        </w:rPr>
      </w:pPr>
      <w:r>
        <w:rPr>
          <w:rFonts w:ascii="Georgia" w:eastAsia="Times New Roman" w:hAnsi="Georgia"/>
          <w:sz w:val="29"/>
          <w:szCs w:val="29"/>
        </w:rPr>
        <w:t>Red List Assessment</w:t>
      </w:r>
    </w:p>
    <w:p w14:paraId="545580BF" w14:textId="77777777" w:rsidR="002F0F89" w:rsidRDefault="001245C0">
      <w:pPr>
        <w:pStyle w:val="Heading2"/>
        <w:divId w:val="238683205"/>
        <w:rPr>
          <w:rFonts w:ascii="Georgia" w:eastAsia="Times New Roman" w:hAnsi="Georgia"/>
          <w:sz w:val="27"/>
          <w:szCs w:val="27"/>
        </w:rPr>
      </w:pPr>
      <w:commentRangeStart w:id="1"/>
      <w:commentRangeStart w:id="2"/>
      <w:r>
        <w:rPr>
          <w:rFonts w:ascii="Georgia" w:eastAsia="Times New Roman" w:hAnsi="Georgia"/>
          <w:sz w:val="27"/>
          <w:szCs w:val="27"/>
        </w:rPr>
        <w:t>Red List Status</w:t>
      </w:r>
      <w:commentRangeEnd w:id="1"/>
      <w:r w:rsidR="00323982">
        <w:rPr>
          <w:rStyle w:val="CommentReference"/>
          <w:b w:val="0"/>
          <w:bCs w:val="0"/>
        </w:rPr>
        <w:commentReference w:id="1"/>
      </w:r>
      <w:commentRangeEnd w:id="2"/>
      <w:r w:rsidR="00227E6B">
        <w:rPr>
          <w:rStyle w:val="CommentReference"/>
          <w:b w:val="0"/>
          <w:bCs w:val="0"/>
        </w:rPr>
        <w:commentReference w:id="2"/>
      </w:r>
    </w:p>
    <w:p w14:paraId="6F3910C0" w14:textId="77777777" w:rsidR="002F0F89" w:rsidRDefault="001245C0">
      <w:pPr>
        <w:pStyle w:val="NormalWeb"/>
        <w:divId w:val="238683205"/>
        <w:rPr>
          <w:rFonts w:ascii="Georgia" w:hAnsi="Georgia"/>
        </w:rPr>
      </w:pPr>
      <w:r>
        <w:rPr>
          <w:rStyle w:val="datalabel1"/>
          <w:rFonts w:ascii="Georgia" w:hAnsi="Georgia"/>
        </w:rPr>
        <w:t xml:space="preserve">Is the reassessment subject to the 5-year rule? </w:t>
      </w:r>
      <w:r>
        <w:rPr>
          <w:rFonts w:ascii="Georgia" w:hAnsi="Georgia"/>
        </w:rPr>
        <w:t>(Not specified)</w:t>
      </w:r>
    </w:p>
    <w:p w14:paraId="7B448F21" w14:textId="77777777" w:rsidR="002F0F89" w:rsidRDefault="001245C0">
      <w:pPr>
        <w:pStyle w:val="Heading2"/>
        <w:divId w:val="238683205"/>
        <w:rPr>
          <w:rFonts w:ascii="Georgia" w:eastAsia="Times New Roman" w:hAnsi="Georgia"/>
          <w:sz w:val="27"/>
          <w:szCs w:val="27"/>
        </w:rPr>
      </w:pPr>
      <w:r>
        <w:rPr>
          <w:rFonts w:ascii="Georgia" w:eastAsia="Times New Roman" w:hAnsi="Georgia"/>
          <w:sz w:val="27"/>
          <w:szCs w:val="27"/>
        </w:rPr>
        <w:t>Assessment Information</w:t>
      </w:r>
    </w:p>
    <w:p w14:paraId="1033EF16" w14:textId="77777777" w:rsidR="002F0F89" w:rsidRDefault="001245C0">
      <w:pPr>
        <w:pStyle w:val="NormalWeb"/>
        <w:divId w:val="238683205"/>
        <w:rPr>
          <w:rFonts w:ascii="Georgia" w:hAnsi="Georgia"/>
        </w:rPr>
      </w:pPr>
      <w:r>
        <w:rPr>
          <w:rStyle w:val="datalabel1"/>
          <w:rFonts w:ascii="Georgia" w:hAnsi="Georgia"/>
        </w:rPr>
        <w:t xml:space="preserve">Date of Assessment: </w:t>
      </w:r>
      <w:r>
        <w:rPr>
          <w:rFonts w:ascii="Georgia" w:hAnsi="Georgia"/>
        </w:rPr>
        <w:t>2024-05-02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082"/>
        <w:gridCol w:w="1505"/>
        <w:gridCol w:w="708"/>
        <w:gridCol w:w="2155"/>
        <w:gridCol w:w="2269"/>
      </w:tblGrid>
      <w:tr w:rsidR="002F0F89" w14:paraId="48AA9154" w14:textId="77777777">
        <w:trPr>
          <w:divId w:val="238683205"/>
          <w:tblCellSpacing w:w="15" w:type="dxa"/>
        </w:trPr>
        <w:tc>
          <w:tcPr>
            <w:tcW w:w="0" w:type="auto"/>
            <w:tcBorders>
              <w:bottom w:val="single" w:sz="6" w:space="0" w:color="000000"/>
            </w:tcBorders>
            <w:shd w:val="clear" w:color="auto" w:fill="BBBBBB"/>
            <w:vAlign w:val="center"/>
            <w:hideMark/>
          </w:tcPr>
          <w:p w14:paraId="3367C97A"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Reviewed?</w:t>
            </w:r>
          </w:p>
        </w:tc>
        <w:tc>
          <w:tcPr>
            <w:tcW w:w="0" w:type="auto"/>
            <w:tcBorders>
              <w:bottom w:val="single" w:sz="6" w:space="0" w:color="000000"/>
            </w:tcBorders>
            <w:shd w:val="clear" w:color="auto" w:fill="BBBBBB"/>
            <w:vAlign w:val="center"/>
            <w:hideMark/>
          </w:tcPr>
          <w:p w14:paraId="2FA926C9"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Date of Review:</w:t>
            </w:r>
          </w:p>
        </w:tc>
        <w:tc>
          <w:tcPr>
            <w:tcW w:w="0" w:type="auto"/>
            <w:tcBorders>
              <w:bottom w:val="single" w:sz="6" w:space="0" w:color="000000"/>
            </w:tcBorders>
            <w:shd w:val="clear" w:color="auto" w:fill="BBBBBB"/>
            <w:vAlign w:val="center"/>
            <w:hideMark/>
          </w:tcPr>
          <w:p w14:paraId="0741C237"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Status:</w:t>
            </w:r>
          </w:p>
        </w:tc>
        <w:tc>
          <w:tcPr>
            <w:tcW w:w="0" w:type="auto"/>
            <w:tcBorders>
              <w:bottom w:val="single" w:sz="6" w:space="0" w:color="000000"/>
            </w:tcBorders>
            <w:shd w:val="clear" w:color="auto" w:fill="BBBBBB"/>
            <w:vAlign w:val="center"/>
            <w:hideMark/>
          </w:tcPr>
          <w:p w14:paraId="00C47F9E"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Reasons for Rejection:</w:t>
            </w:r>
          </w:p>
        </w:tc>
        <w:tc>
          <w:tcPr>
            <w:tcW w:w="0" w:type="auto"/>
            <w:tcBorders>
              <w:bottom w:val="single" w:sz="6" w:space="0" w:color="000000"/>
            </w:tcBorders>
            <w:shd w:val="clear" w:color="auto" w:fill="BBBBBB"/>
            <w:vAlign w:val="center"/>
            <w:hideMark/>
          </w:tcPr>
          <w:p w14:paraId="0D607664"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Improvements Needed:</w:t>
            </w:r>
          </w:p>
        </w:tc>
      </w:tr>
      <w:tr w:rsidR="002F0F89" w14:paraId="31291272" w14:textId="77777777">
        <w:trPr>
          <w:divId w:val="238683205"/>
          <w:tblCellSpacing w:w="15" w:type="dxa"/>
        </w:trPr>
        <w:tc>
          <w:tcPr>
            <w:tcW w:w="0" w:type="auto"/>
            <w:vAlign w:val="center"/>
            <w:hideMark/>
          </w:tcPr>
          <w:p w14:paraId="52960EEE" w14:textId="77777777" w:rsidR="002F0F89" w:rsidRDefault="001245C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61C7A6A9" w14:textId="77777777" w:rsidR="002F0F89" w:rsidRDefault="001245C0">
            <w:pPr>
              <w:spacing w:after="75"/>
              <w:rPr>
                <w:rFonts w:ascii="Georgia" w:eastAsia="Times New Roman" w:hAnsi="Georgia"/>
                <w:sz w:val="18"/>
                <w:szCs w:val="18"/>
              </w:rPr>
            </w:pPr>
            <w:r>
              <w:rPr>
                <w:rFonts w:ascii="Georgia" w:eastAsia="Times New Roman" w:hAnsi="Georgia"/>
                <w:sz w:val="18"/>
                <w:szCs w:val="18"/>
              </w:rPr>
              <w:t>2008-05-08</w:t>
            </w:r>
          </w:p>
        </w:tc>
        <w:tc>
          <w:tcPr>
            <w:tcW w:w="0" w:type="auto"/>
            <w:vAlign w:val="center"/>
            <w:hideMark/>
          </w:tcPr>
          <w:p w14:paraId="4351984E" w14:textId="77777777" w:rsidR="002F0F89" w:rsidRDefault="001245C0">
            <w:pPr>
              <w:spacing w:after="75"/>
              <w:rPr>
                <w:rFonts w:ascii="Georgia" w:eastAsia="Times New Roman" w:hAnsi="Georgia"/>
                <w:sz w:val="18"/>
                <w:szCs w:val="18"/>
              </w:rPr>
            </w:pPr>
            <w:r>
              <w:rPr>
                <w:rFonts w:ascii="Georgia" w:eastAsia="Times New Roman" w:hAnsi="Georgia"/>
                <w:sz w:val="18"/>
                <w:szCs w:val="18"/>
              </w:rPr>
              <w:t>Passed</w:t>
            </w:r>
          </w:p>
        </w:tc>
        <w:tc>
          <w:tcPr>
            <w:tcW w:w="0" w:type="auto"/>
            <w:vAlign w:val="center"/>
            <w:hideMark/>
          </w:tcPr>
          <w:p w14:paraId="2C4CCC4B"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9461890"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r>
    </w:tbl>
    <w:p w14:paraId="0FB579DB" w14:textId="77777777" w:rsidR="002F0F89" w:rsidRPr="00385DB0" w:rsidRDefault="001245C0">
      <w:pPr>
        <w:pStyle w:val="NormalWeb"/>
        <w:divId w:val="238683205"/>
        <w:rPr>
          <w:rFonts w:ascii="Georgia" w:hAnsi="Georgia"/>
          <w:lang w:val="pt-BR"/>
        </w:rPr>
      </w:pPr>
      <w:r w:rsidRPr="00385DB0">
        <w:rPr>
          <w:rStyle w:val="datalabel1"/>
          <w:rFonts w:ascii="Georgia" w:hAnsi="Georgia"/>
          <w:lang w:val="pt-BR"/>
        </w:rPr>
        <w:t xml:space="preserve">Assessor(s): </w:t>
      </w:r>
      <w:commentRangeStart w:id="3"/>
      <w:r w:rsidRPr="00385DB0">
        <w:rPr>
          <w:rFonts w:ascii="Georgia" w:hAnsi="Georgia"/>
          <w:lang w:val="pt-BR"/>
        </w:rPr>
        <w:t>Ouedraogo, L.</w:t>
      </w:r>
      <w:commentRangeEnd w:id="3"/>
      <w:r w:rsidR="00323982">
        <w:rPr>
          <w:rStyle w:val="CommentReference"/>
        </w:rPr>
        <w:commentReference w:id="3"/>
      </w:r>
      <w:r w:rsidRPr="00385DB0">
        <w:rPr>
          <w:rFonts w:ascii="Georgia" w:hAnsi="Georgia"/>
          <w:lang w:val="pt-BR"/>
        </w:rPr>
        <w:t xml:space="preserve"> &amp; Dore, T.S.</w:t>
      </w:r>
    </w:p>
    <w:p w14:paraId="40108340" w14:textId="77777777" w:rsidR="002F0F89" w:rsidRDefault="001245C0">
      <w:pPr>
        <w:pStyle w:val="NormalWeb"/>
        <w:divId w:val="238683205"/>
        <w:rPr>
          <w:rFonts w:ascii="Georgia" w:hAnsi="Georgia"/>
        </w:rPr>
      </w:pPr>
      <w:r>
        <w:rPr>
          <w:rStyle w:val="datalabel1"/>
          <w:rFonts w:ascii="Georgia" w:hAnsi="Georgia"/>
        </w:rPr>
        <w:t xml:space="preserve">Reviewer(s): </w:t>
      </w:r>
      <w:r>
        <w:rPr>
          <w:rFonts w:ascii="Georgia" w:hAnsi="Georgia"/>
        </w:rPr>
        <w:t>(Not specified)</w:t>
      </w:r>
    </w:p>
    <w:p w14:paraId="54880D09" w14:textId="77777777" w:rsidR="002F0F89" w:rsidRDefault="001245C0">
      <w:pPr>
        <w:pStyle w:val="NormalWeb"/>
        <w:divId w:val="238683205"/>
        <w:rPr>
          <w:rFonts w:ascii="Georgia" w:hAnsi="Georgia"/>
        </w:rPr>
      </w:pPr>
      <w:r>
        <w:rPr>
          <w:rStyle w:val="datalabel1"/>
          <w:rFonts w:ascii="Georgia" w:hAnsi="Georgia"/>
        </w:rPr>
        <w:t xml:space="preserve">Contributor(s): </w:t>
      </w:r>
      <w:r>
        <w:rPr>
          <w:rFonts w:ascii="Georgia" w:hAnsi="Georgia"/>
        </w:rPr>
        <w:t>Couch, C.</w:t>
      </w:r>
    </w:p>
    <w:p w14:paraId="0268E37F" w14:textId="77777777" w:rsidR="002F0F89" w:rsidRDefault="001245C0">
      <w:pPr>
        <w:pStyle w:val="NormalWeb"/>
        <w:divId w:val="238683205"/>
        <w:rPr>
          <w:rFonts w:ascii="Georgia" w:hAnsi="Georgia"/>
        </w:rPr>
      </w:pPr>
      <w:r>
        <w:rPr>
          <w:rStyle w:val="datalabel1"/>
          <w:rFonts w:ascii="Georgia" w:hAnsi="Georgia"/>
        </w:rPr>
        <w:t xml:space="preserve">Facilitators/Compilers: </w:t>
      </w:r>
      <w:r>
        <w:rPr>
          <w:rFonts w:ascii="Georgia" w:hAnsi="Georgia"/>
        </w:rPr>
        <w:t>Couch, C.</w:t>
      </w:r>
    </w:p>
    <w:p w14:paraId="0CEC2EB8" w14:textId="77777777" w:rsidR="002F0F89" w:rsidRDefault="001245C0">
      <w:pPr>
        <w:pStyle w:val="NormalWeb"/>
        <w:divId w:val="238683205"/>
        <w:rPr>
          <w:rFonts w:ascii="Georgia" w:hAnsi="Georgia"/>
        </w:rPr>
      </w:pPr>
      <w:r>
        <w:rPr>
          <w:rStyle w:val="datalabel1"/>
          <w:rFonts w:ascii="Georgia" w:hAnsi="Georgia"/>
        </w:rPr>
        <w:t xml:space="preserve">Institution(s): </w:t>
      </w:r>
      <w:r>
        <w:rPr>
          <w:rFonts w:ascii="Georgia" w:hAnsi="Georgia"/>
        </w:rPr>
        <w:t>Royal Botanic Gardens, Kew</w:t>
      </w:r>
    </w:p>
    <w:p w14:paraId="5BC9096F" w14:textId="77777777" w:rsidR="002F0F89" w:rsidRDefault="001245C0">
      <w:pPr>
        <w:pStyle w:val="NormalWeb"/>
        <w:divId w:val="238683205"/>
        <w:rPr>
          <w:rFonts w:ascii="Georgia" w:hAnsi="Georgia"/>
        </w:rPr>
      </w:pPr>
      <w:r>
        <w:rPr>
          <w:rStyle w:val="datalabel1"/>
          <w:rFonts w:ascii="Georgia" w:hAnsi="Georgia"/>
        </w:rPr>
        <w:t xml:space="preserve">Acknowledgements: </w:t>
      </w:r>
      <w:r>
        <w:rPr>
          <w:rFonts w:ascii="Georgia" w:hAnsi="Georgia"/>
        </w:rPr>
        <w:t>(Not specified)</w:t>
      </w:r>
    </w:p>
    <w:p w14:paraId="4A7BC7D2" w14:textId="77777777" w:rsidR="002F0F89" w:rsidRDefault="001245C0">
      <w:pPr>
        <w:pStyle w:val="NormalWeb"/>
        <w:divId w:val="238683205"/>
        <w:rPr>
          <w:rFonts w:ascii="Georgia" w:hAnsi="Georgia"/>
        </w:rPr>
      </w:pPr>
      <w:r>
        <w:rPr>
          <w:rStyle w:val="datalabel1"/>
          <w:rFonts w:ascii="Georgia" w:hAnsi="Georgia"/>
        </w:rPr>
        <w:t xml:space="preserve">Regions: </w:t>
      </w:r>
      <w:r>
        <w:rPr>
          <w:rFonts w:ascii="Georgia" w:hAnsi="Georgia"/>
        </w:rPr>
        <w:t>Global</w:t>
      </w:r>
    </w:p>
    <w:p w14:paraId="09ADB269" w14:textId="77777777" w:rsidR="002F0F89" w:rsidRDefault="001245C0">
      <w:pPr>
        <w:pStyle w:val="NormalWeb"/>
        <w:divId w:val="238683205"/>
        <w:rPr>
          <w:rFonts w:ascii="Georgia" w:hAnsi="Georgia"/>
        </w:rPr>
      </w:pPr>
      <w:r>
        <w:rPr>
          <w:rStyle w:val="datalabel1"/>
          <w:rFonts w:ascii="Georgia" w:hAnsi="Georgia"/>
        </w:rPr>
        <w:t xml:space="preserve">Regional Expert Questions: </w:t>
      </w:r>
      <w:r>
        <w:rPr>
          <w:rFonts w:ascii="Georgia" w:hAnsi="Georgia"/>
        </w:rPr>
        <w:t>(Not specified)</w:t>
      </w:r>
    </w:p>
    <w:p w14:paraId="67A227EE" w14:textId="77777777" w:rsidR="002F0F89" w:rsidRDefault="001245C0">
      <w:pPr>
        <w:pStyle w:val="Heading2"/>
        <w:divId w:val="238683205"/>
        <w:rPr>
          <w:rFonts w:ascii="Georgia" w:eastAsia="Times New Roman" w:hAnsi="Georgia"/>
          <w:sz w:val="27"/>
          <w:szCs w:val="27"/>
        </w:rPr>
      </w:pPr>
      <w:r>
        <w:rPr>
          <w:rFonts w:ascii="Georgia" w:eastAsia="Times New Roman" w:hAnsi="Georgia"/>
          <w:sz w:val="27"/>
          <w:szCs w:val="27"/>
        </w:rPr>
        <w:t>Assessment Rationale</w:t>
      </w:r>
    </w:p>
    <w:p w14:paraId="52E2C1BB" w14:textId="7076EFE7" w:rsidR="002F0F89" w:rsidRDefault="001245C0">
      <w:pPr>
        <w:pStyle w:val="NormalWeb"/>
        <w:divId w:val="238683205"/>
        <w:rPr>
          <w:rFonts w:ascii="Georgia" w:hAnsi="Georgia"/>
        </w:rPr>
      </w:pPr>
      <w:r>
        <w:rPr>
          <w:rStyle w:val="Emphasis"/>
          <w:rFonts w:ascii="Georgia" w:hAnsi="Georgia"/>
        </w:rPr>
        <w:t xml:space="preserve">Buchnera bowalensis </w:t>
      </w:r>
      <w:r>
        <w:rPr>
          <w:rFonts w:ascii="Georgia" w:hAnsi="Georgia"/>
        </w:rPr>
        <w:t xml:space="preserve">est une herbe dressée indigène de 5 pays d'Afrique où elle a une étendue </w:t>
      </w:r>
      <w:proofErr w:type="spellStart"/>
      <w:r>
        <w:rPr>
          <w:rFonts w:ascii="Georgia" w:hAnsi="Georgia"/>
        </w:rPr>
        <w:t>d'occurrence</w:t>
      </w:r>
      <w:proofErr w:type="spellEnd"/>
      <w:r>
        <w:rPr>
          <w:rFonts w:ascii="Georgia" w:hAnsi="Georgia"/>
        </w:rPr>
        <w:t xml:space="preserve"> (EOO) de 14</w:t>
      </w:r>
      <w:ins w:id="4" w:author="Jack Plummer" w:date="2025-04-07T09:47:00Z" w16du:dateUtc="2025-04-07T08:47:00Z">
        <w:r w:rsidR="00227E6B">
          <w:rPr>
            <w:rFonts w:ascii="Georgia" w:hAnsi="Georgia"/>
          </w:rPr>
          <w:t>,</w:t>
        </w:r>
      </w:ins>
      <w:r>
        <w:rPr>
          <w:rFonts w:ascii="Georgia" w:hAnsi="Georgia"/>
        </w:rPr>
        <w:t xml:space="preserve">954 km2 et </w:t>
      </w:r>
      <w:proofErr w:type="spellStart"/>
      <w:r>
        <w:rPr>
          <w:rFonts w:ascii="Georgia" w:hAnsi="Georgia"/>
        </w:rPr>
        <w:t>une</w:t>
      </w:r>
      <w:proofErr w:type="spellEnd"/>
      <w:r>
        <w:rPr>
          <w:rFonts w:ascii="Georgia" w:hAnsi="Georgia"/>
        </w:rPr>
        <w:t xml:space="preserve"> aire d'occupation (AOO) de 112 km2. L'EOO est sous le seuil de la catégorie vulnérable selon le critère B1 et, l'AOO est également sous le seuil pour la catégorie en danger selon le critère B2. Elle est connue de 27 récoltes représentées par 30 occurrences. Toutes les occurrences n'ont pas été prises en compte pour l'évaluation à cause de leurs imprécisions, la superficie et la qualité de l'habitat de cette espèce sont </w:t>
      </w:r>
      <w:r>
        <w:rPr>
          <w:rFonts w:ascii="Georgia" w:hAnsi="Georgia"/>
        </w:rPr>
        <w:lastRenderedPageBreak/>
        <w:t xml:space="preserve">supposées être en déclin dans certaines parties de son aire de répartition en raison de l'urbanisation, l’agrandissement des villages et villes exposent les occurrences de l’espèce aux menaces. A la suite des menaces dans son aire de répartition, cette espèce est présente dans 16 localités. L'espèce remplit presque tous les sous-critères d'une catégorie menacée </w:t>
      </w:r>
      <w:commentRangeStart w:id="5"/>
      <w:proofErr w:type="spellStart"/>
      <w:r>
        <w:rPr>
          <w:rFonts w:ascii="Georgia" w:hAnsi="Georgia"/>
        </w:rPr>
        <w:t>selon</w:t>
      </w:r>
      <w:proofErr w:type="spellEnd"/>
      <w:r>
        <w:rPr>
          <w:rFonts w:ascii="Georgia" w:hAnsi="Georgia"/>
        </w:rPr>
        <w:t xml:space="preserve"> le </w:t>
      </w:r>
      <w:proofErr w:type="spellStart"/>
      <w:r>
        <w:rPr>
          <w:rFonts w:ascii="Georgia" w:hAnsi="Georgia"/>
        </w:rPr>
        <w:t>critère</w:t>
      </w:r>
      <w:proofErr w:type="spellEnd"/>
      <w:r>
        <w:rPr>
          <w:rFonts w:ascii="Georgia" w:hAnsi="Georgia"/>
        </w:rPr>
        <w:t xml:space="preserve"> B2</w:t>
      </w:r>
      <w:commentRangeEnd w:id="5"/>
      <w:r w:rsidR="001A181A">
        <w:rPr>
          <w:rStyle w:val="CommentReference"/>
        </w:rPr>
        <w:commentReference w:id="5"/>
      </w:r>
      <w:r>
        <w:rPr>
          <w:rFonts w:ascii="Georgia" w:hAnsi="Georgia"/>
        </w:rPr>
        <w:t xml:space="preserve">, </w:t>
      </w:r>
      <w:proofErr w:type="spellStart"/>
      <w:r>
        <w:rPr>
          <w:rFonts w:ascii="Georgia" w:hAnsi="Georgia"/>
        </w:rPr>
        <w:t>mais</w:t>
      </w:r>
      <w:proofErr w:type="spellEnd"/>
      <w:r>
        <w:rPr>
          <w:rFonts w:ascii="Georgia" w:hAnsi="Georgia"/>
        </w:rPr>
        <w:t xml:space="preserve"> la </w:t>
      </w:r>
      <w:proofErr w:type="spellStart"/>
      <w:r>
        <w:rPr>
          <w:rFonts w:ascii="Georgia" w:hAnsi="Georgia"/>
        </w:rPr>
        <w:t>faite</w:t>
      </w:r>
      <w:proofErr w:type="spellEnd"/>
      <w:r>
        <w:rPr>
          <w:rFonts w:ascii="Georgia" w:hAnsi="Georgia"/>
        </w:rPr>
        <w:t xml:space="preserve"> qu'elle soit présente dans 16 localités, elle est évaluée </w:t>
      </w:r>
      <w:proofErr w:type="spellStart"/>
      <w:r>
        <w:rPr>
          <w:rFonts w:ascii="Georgia" w:hAnsi="Georgia"/>
        </w:rPr>
        <w:t>ici</w:t>
      </w:r>
      <w:proofErr w:type="spellEnd"/>
      <w:r>
        <w:rPr>
          <w:rFonts w:ascii="Georgia" w:hAnsi="Georgia"/>
        </w:rPr>
        <w:t xml:space="preserve"> </w:t>
      </w:r>
      <w:proofErr w:type="spellStart"/>
      <w:r>
        <w:rPr>
          <w:rFonts w:ascii="Georgia" w:hAnsi="Georgia"/>
        </w:rPr>
        <w:t>comme</w:t>
      </w:r>
      <w:proofErr w:type="spellEnd"/>
      <w:r>
        <w:rPr>
          <w:rFonts w:ascii="Georgia" w:hAnsi="Georgia"/>
        </w:rPr>
        <w:t xml:space="preserve"> quasi </w:t>
      </w:r>
      <w:commentRangeStart w:id="6"/>
      <w:proofErr w:type="spellStart"/>
      <w:r>
        <w:rPr>
          <w:rFonts w:ascii="Georgia" w:hAnsi="Georgia"/>
        </w:rPr>
        <w:t>menacée</w:t>
      </w:r>
      <w:commentRangeEnd w:id="6"/>
      <w:proofErr w:type="spellEnd"/>
      <w:r w:rsidR="005475F6">
        <w:rPr>
          <w:rStyle w:val="CommentReference"/>
        </w:rPr>
        <w:commentReference w:id="6"/>
      </w:r>
      <w:r>
        <w:rPr>
          <w:rFonts w:ascii="Georgia" w:hAnsi="Georgia"/>
        </w:rPr>
        <w:t>.</w:t>
      </w:r>
    </w:p>
    <w:p w14:paraId="602F0ED4" w14:textId="77777777" w:rsidR="002F0F89" w:rsidRDefault="001245C0">
      <w:pPr>
        <w:pStyle w:val="Heading2"/>
        <w:divId w:val="238683205"/>
        <w:rPr>
          <w:rFonts w:ascii="Georgia" w:eastAsia="Times New Roman" w:hAnsi="Georgia"/>
          <w:sz w:val="27"/>
          <w:szCs w:val="27"/>
        </w:rPr>
      </w:pPr>
      <w:r>
        <w:rPr>
          <w:rFonts w:ascii="Georgia" w:eastAsia="Times New Roman" w:hAnsi="Georgia"/>
          <w:sz w:val="27"/>
          <w:szCs w:val="27"/>
        </w:rPr>
        <w:t>Red List Index</w:t>
      </w:r>
    </w:p>
    <w:p w14:paraId="0858CA70" w14:textId="77777777" w:rsidR="002F0F89" w:rsidRDefault="001245C0">
      <w:pPr>
        <w:pStyle w:val="NormalWeb"/>
        <w:divId w:val="238683205"/>
        <w:rPr>
          <w:rFonts w:ascii="Georgia" w:hAnsi="Georgia"/>
        </w:rPr>
      </w:pPr>
      <w:r>
        <w:rPr>
          <w:rStyle w:val="datalabel1"/>
          <w:rFonts w:ascii="Georgia" w:hAnsi="Georgia"/>
        </w:rPr>
        <w:t xml:space="preserve">Red List Index: </w:t>
      </w:r>
      <w:r>
        <w:rPr>
          <w:rFonts w:ascii="Georgia" w:hAnsi="Georgia"/>
        </w:rPr>
        <w:t>(Not specified)</w:t>
      </w:r>
    </w:p>
    <w:p w14:paraId="515AE1FC" w14:textId="77777777" w:rsidR="002F0F89" w:rsidRDefault="001245C0">
      <w:pPr>
        <w:pStyle w:val="Heading1"/>
        <w:divId w:val="1393894056"/>
        <w:rPr>
          <w:rFonts w:ascii="Georgia" w:eastAsia="Times New Roman" w:hAnsi="Georgia"/>
          <w:sz w:val="29"/>
          <w:szCs w:val="29"/>
        </w:rPr>
      </w:pPr>
      <w:r>
        <w:rPr>
          <w:rFonts w:ascii="Georgia" w:eastAsia="Times New Roman" w:hAnsi="Georgia"/>
          <w:sz w:val="29"/>
          <w:szCs w:val="29"/>
        </w:rPr>
        <w:t>Distribution</w:t>
      </w:r>
    </w:p>
    <w:p w14:paraId="269C5C56" w14:textId="77777777" w:rsidR="002F0F89" w:rsidRDefault="001245C0">
      <w:pPr>
        <w:pStyle w:val="Heading2"/>
        <w:divId w:val="1393894056"/>
        <w:rPr>
          <w:rFonts w:ascii="Georgia" w:eastAsia="Times New Roman" w:hAnsi="Georgia"/>
          <w:sz w:val="27"/>
          <w:szCs w:val="27"/>
        </w:rPr>
      </w:pPr>
      <w:r>
        <w:rPr>
          <w:rFonts w:ascii="Georgia" w:eastAsia="Times New Roman" w:hAnsi="Georgia"/>
          <w:sz w:val="27"/>
          <w:szCs w:val="27"/>
        </w:rPr>
        <w:t>Geographic Range</w:t>
      </w:r>
    </w:p>
    <w:p w14:paraId="578F1646" w14:textId="77777777" w:rsidR="002F0F89" w:rsidRDefault="001245C0">
      <w:pPr>
        <w:pStyle w:val="NormalWeb"/>
        <w:divId w:val="1393894056"/>
        <w:rPr>
          <w:rFonts w:ascii="Georgia" w:hAnsi="Georgia"/>
          <w:lang w:val="pt-BR"/>
        </w:rPr>
      </w:pPr>
      <w:commentRangeStart w:id="7"/>
      <w:r w:rsidRPr="00227E6B">
        <w:rPr>
          <w:rFonts w:ascii="Georgia" w:hAnsi="Georgia"/>
          <w:strike/>
          <w:rPrChange w:id="8" w:author="Jack Plummer" w:date="2025-04-07T09:47:00Z" w16du:dateUtc="2025-04-07T08:47:00Z">
            <w:rPr>
              <w:rFonts w:ascii="Georgia" w:hAnsi="Georgia"/>
            </w:rPr>
          </w:rPrChange>
        </w:rPr>
        <w:t xml:space="preserve">La première publication in Mém. Soc. Bot. </w:t>
      </w:r>
      <w:r w:rsidRPr="00227E6B">
        <w:rPr>
          <w:rFonts w:ascii="Georgia" w:hAnsi="Georgia"/>
          <w:strike/>
          <w:lang w:val="pt-BR"/>
          <w:rPrChange w:id="9" w:author="Jack Plummer" w:date="2025-04-07T09:47:00Z" w16du:dateUtc="2025-04-07T08:47:00Z">
            <w:rPr>
              <w:rFonts w:ascii="Georgia" w:hAnsi="Georgia"/>
              <w:lang w:val="pt-BR"/>
            </w:rPr>
          </w:rPrChange>
        </w:rPr>
        <w:t xml:space="preserve">Fr. 2, </w:t>
      </w:r>
      <w:proofErr w:type="gramStart"/>
      <w:r w:rsidRPr="00227E6B">
        <w:rPr>
          <w:rFonts w:ascii="Georgia" w:hAnsi="Georgia"/>
          <w:strike/>
          <w:lang w:val="pt-BR"/>
          <w:rPrChange w:id="10" w:author="Jack Plummer" w:date="2025-04-07T09:47:00Z" w16du:dateUtc="2025-04-07T08:47:00Z">
            <w:rPr>
              <w:rFonts w:ascii="Georgia" w:hAnsi="Georgia"/>
              <w:lang w:val="pt-BR"/>
            </w:rPr>
          </w:rPrChange>
        </w:rPr>
        <w:t>8 :</w:t>
      </w:r>
      <w:proofErr w:type="gramEnd"/>
      <w:r w:rsidRPr="00227E6B">
        <w:rPr>
          <w:rFonts w:ascii="Georgia" w:hAnsi="Georgia"/>
          <w:strike/>
          <w:lang w:val="pt-BR"/>
          <w:rPrChange w:id="11" w:author="Jack Plummer" w:date="2025-04-07T09:47:00Z" w16du:dateUtc="2025-04-07T08:47:00Z">
            <w:rPr>
              <w:rFonts w:ascii="Georgia" w:hAnsi="Georgia"/>
              <w:lang w:val="pt-BR"/>
            </w:rPr>
          </w:rPrChange>
        </w:rPr>
        <w:t xml:space="preserve"> 185 (1912</w:t>
      </w:r>
      <w:proofErr w:type="gramStart"/>
      <w:r w:rsidRPr="00227E6B">
        <w:rPr>
          <w:rFonts w:ascii="Georgia" w:hAnsi="Georgia"/>
          <w:strike/>
          <w:lang w:val="pt-BR"/>
          <w:rPrChange w:id="12" w:author="Jack Plummer" w:date="2025-04-07T09:47:00Z" w16du:dateUtc="2025-04-07T08:47:00Z">
            <w:rPr>
              <w:rFonts w:ascii="Georgia" w:hAnsi="Georgia"/>
              <w:lang w:val="pt-BR"/>
            </w:rPr>
          </w:rPrChange>
        </w:rPr>
        <w:t>) :</w:t>
      </w:r>
      <w:proofErr w:type="gramEnd"/>
      <w:r w:rsidRPr="00227E6B">
        <w:rPr>
          <w:rFonts w:ascii="Georgia" w:hAnsi="Georgia"/>
          <w:strike/>
          <w:lang w:val="pt-BR"/>
          <w:rPrChange w:id="13" w:author="Jack Plummer" w:date="2025-04-07T09:47:00Z" w16du:dateUtc="2025-04-07T08:47:00Z">
            <w:rPr>
              <w:rFonts w:ascii="Georgia" w:hAnsi="Georgia"/>
              <w:lang w:val="pt-BR"/>
            </w:rPr>
          </w:rPrChange>
        </w:rPr>
        <w:t xml:space="preserve"> Chev. Bot.475. Révèle que</w:t>
      </w:r>
      <w:commentRangeEnd w:id="7"/>
      <w:r w:rsidR="00227E6B">
        <w:rPr>
          <w:rStyle w:val="CommentReference"/>
        </w:rPr>
        <w:commentReference w:id="7"/>
      </w:r>
      <w:r w:rsidRPr="00385DB0">
        <w:rPr>
          <w:rFonts w:ascii="Georgia" w:hAnsi="Georgia"/>
          <w:lang w:val="pt-BR"/>
        </w:rPr>
        <w:t xml:space="preserve"> </w:t>
      </w:r>
      <w:r w:rsidRPr="00385DB0">
        <w:rPr>
          <w:rStyle w:val="Emphasis"/>
          <w:rFonts w:ascii="Georgia" w:hAnsi="Georgia"/>
          <w:lang w:val="pt-BR"/>
        </w:rPr>
        <w:t>Buchnera bowalensis</w:t>
      </w:r>
      <w:r w:rsidRPr="00385DB0">
        <w:rPr>
          <w:rFonts w:ascii="Georgia" w:hAnsi="Georgia"/>
          <w:lang w:val="pt-BR"/>
        </w:rPr>
        <w:t xml:space="preserve"> est une espèce native de la Guinée, du Cameroun et du Burkina Fasso. Cependant, selon les spécimens d'herbiers connus, l'espèce est présente dans 5 pays d’Afrique : La Guinée, le Burkina Fasso, le Cameroun, la Côte-D'ivoire et la République d'Afrique centrale. En Guinée, elle est présente sur les hauts plateaux du Fouta Djallon, au Cameroun, l’espèce est présente sur le massif de Mbam à 30km NW de Foumban et le Mont Mbapit au Nord-Est de Foumbo, en Côte d'Ivoire, elle est présente dans la localité de Bouna à 3km NW du village. Elle a été collectée deux fois au Burkina Fasso dans la région de Banfora et dans la localité de Niangoloko. En République d'Afrique centrale, elle est présente dans la région de Bambari à Oubangui. Une récolte du Burkina Fasso </w:t>
      </w:r>
      <w:commentRangeStart w:id="14"/>
      <w:r w:rsidRPr="00F02C2E">
        <w:rPr>
          <w:rFonts w:ascii="Georgia" w:hAnsi="Georgia"/>
          <w:highlight w:val="cyan"/>
          <w:lang w:val="pt-BR"/>
        </w:rPr>
        <w:t>CSNO 15189</w:t>
      </w:r>
      <w:r w:rsidRPr="00385DB0">
        <w:rPr>
          <w:rFonts w:ascii="Georgia" w:hAnsi="Georgia"/>
          <w:lang w:val="pt-BR"/>
        </w:rPr>
        <w:t xml:space="preserve"> </w:t>
      </w:r>
      <w:commentRangeEnd w:id="14"/>
      <w:r w:rsidR="00CC21E2">
        <w:rPr>
          <w:rStyle w:val="CommentReference"/>
        </w:rPr>
        <w:commentReference w:id="14"/>
      </w:r>
      <w:r w:rsidRPr="00385DB0">
        <w:rPr>
          <w:rFonts w:ascii="Georgia" w:hAnsi="Georgia"/>
          <w:lang w:val="pt-BR"/>
        </w:rPr>
        <w:t xml:space="preserve">n’a pas été pris en compte dans l'évaluation à cause de la localité qui se trouve introuvable. L'espèce est probablement présente au Soudan, Massif du Kita indiqué comme le nom de la localité de récolte sur l'unique échantillon </w:t>
      </w:r>
      <w:r w:rsidRPr="00F02C2E">
        <w:rPr>
          <w:rFonts w:ascii="Georgia" w:hAnsi="Georgia"/>
          <w:highlight w:val="cyan"/>
          <w:lang w:val="pt-BR"/>
        </w:rPr>
        <w:t>CSNO 2931</w:t>
      </w:r>
      <w:r w:rsidRPr="00385DB0">
        <w:rPr>
          <w:rFonts w:ascii="Georgia" w:hAnsi="Georgia"/>
          <w:lang w:val="pt-BR"/>
        </w:rPr>
        <w:t xml:space="preserve"> de ce pays est introuvable, par conséquent cette récolte n'a pas été pris en compte dans l'évaluation, </w:t>
      </w:r>
      <w:r w:rsidRPr="00385DB0">
        <w:rPr>
          <w:rStyle w:val="Emphasis"/>
          <w:rFonts w:ascii="Georgia" w:hAnsi="Georgia"/>
          <w:lang w:val="pt-BR"/>
        </w:rPr>
        <w:t>Buchnera bowalensis</w:t>
      </w:r>
      <w:r w:rsidRPr="00385DB0">
        <w:rPr>
          <w:rFonts w:ascii="Georgia" w:hAnsi="Georgia"/>
          <w:lang w:val="pt-BR"/>
        </w:rPr>
        <w:t xml:space="preserve"> est présente à des altitudes allant jusqu’à 2150 m.</w:t>
      </w:r>
    </w:p>
    <w:p w14:paraId="27565CC3" w14:textId="77777777" w:rsidR="002F0F89" w:rsidRDefault="001245C0">
      <w:pPr>
        <w:pStyle w:val="Heading2"/>
        <w:divId w:val="1393894056"/>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132"/>
        <w:gridCol w:w="5878"/>
      </w:tblGrid>
      <w:tr w:rsidR="002F0F89" w14:paraId="5B292239" w14:textId="77777777">
        <w:trPr>
          <w:divId w:val="1393894056"/>
          <w:tblCellSpacing w:w="15" w:type="dxa"/>
        </w:trPr>
        <w:tc>
          <w:tcPr>
            <w:tcW w:w="0" w:type="auto"/>
            <w:tcBorders>
              <w:bottom w:val="single" w:sz="6" w:space="0" w:color="000000"/>
            </w:tcBorders>
            <w:shd w:val="clear" w:color="auto" w:fill="BBBBBB"/>
            <w:vAlign w:val="center"/>
            <w:hideMark/>
          </w:tcPr>
          <w:p w14:paraId="37317CCE"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008DCE1F"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2F0F89" w14:paraId="073547A6" w14:textId="77777777">
        <w:trPr>
          <w:divId w:val="1393894056"/>
          <w:tblCellSpacing w:w="15" w:type="dxa"/>
        </w:trPr>
        <w:tc>
          <w:tcPr>
            <w:tcW w:w="0" w:type="auto"/>
            <w:vAlign w:val="center"/>
            <w:hideMark/>
          </w:tcPr>
          <w:p w14:paraId="5412CFEE" w14:textId="77777777" w:rsidR="002F0F89" w:rsidRDefault="001245C0">
            <w:pPr>
              <w:spacing w:after="75"/>
              <w:rPr>
                <w:rFonts w:ascii="Georgia" w:eastAsia="Times New Roman" w:hAnsi="Georgia"/>
                <w:sz w:val="18"/>
                <w:szCs w:val="18"/>
              </w:rPr>
            </w:pPr>
            <w:r>
              <w:rPr>
                <w:rFonts w:ascii="Georgia" w:eastAsia="Times New Roman" w:hAnsi="Georgia"/>
                <w:sz w:val="18"/>
                <w:szCs w:val="18"/>
              </w:rPr>
              <w:t>112</w:t>
            </w:r>
          </w:p>
        </w:tc>
        <w:tc>
          <w:tcPr>
            <w:tcW w:w="0" w:type="auto"/>
            <w:vAlign w:val="center"/>
            <w:hideMark/>
          </w:tcPr>
          <w:p w14:paraId="70BFBFFD" w14:textId="77777777" w:rsidR="002F0F89" w:rsidRDefault="001245C0">
            <w:pPr>
              <w:spacing w:after="75"/>
              <w:rPr>
                <w:rFonts w:ascii="Georgia" w:eastAsia="Times New Roman" w:hAnsi="Georgia"/>
                <w:sz w:val="18"/>
                <w:szCs w:val="18"/>
              </w:rPr>
            </w:pPr>
            <w:r>
              <w:rPr>
                <w:rFonts w:ascii="Georgia" w:eastAsia="Times New Roman" w:hAnsi="Georgia"/>
                <w:sz w:val="18"/>
                <w:szCs w:val="18"/>
              </w:rPr>
              <w:t xml:space="preserve">Calculé à l'aide de GeoCAT </w:t>
            </w:r>
            <w:commentRangeStart w:id="15"/>
            <w:r w:rsidRPr="00F02C2E">
              <w:rPr>
                <w:rFonts w:ascii="Georgia" w:eastAsia="Times New Roman" w:hAnsi="Georgia"/>
                <w:sz w:val="18"/>
                <w:szCs w:val="18"/>
                <w:highlight w:val="cyan"/>
              </w:rPr>
              <w:t>(Bachman et al. 2011)</w:t>
            </w:r>
            <w:r>
              <w:rPr>
                <w:rFonts w:ascii="Georgia" w:eastAsia="Times New Roman" w:hAnsi="Georgia"/>
                <w:sz w:val="18"/>
                <w:szCs w:val="18"/>
              </w:rPr>
              <w:t xml:space="preserve"> </w:t>
            </w:r>
            <w:commentRangeEnd w:id="15"/>
            <w:r w:rsidR="00CC21E2">
              <w:rPr>
                <w:rStyle w:val="CommentReference"/>
              </w:rPr>
              <w:commentReference w:id="15"/>
            </w:r>
            <w:r>
              <w:rPr>
                <w:rFonts w:ascii="Georgia" w:eastAsia="Times New Roman" w:hAnsi="Georgia"/>
                <w:sz w:val="18"/>
                <w:szCs w:val="18"/>
              </w:rPr>
              <w:t>; cellule de grille standard de 2x2 km appliquée.</w:t>
            </w:r>
          </w:p>
        </w:tc>
      </w:tr>
    </w:tbl>
    <w:p w14:paraId="220A4CCD" w14:textId="77777777" w:rsidR="002F0F89" w:rsidRDefault="002F0F89">
      <w:pPr>
        <w:divId w:val="1393894056"/>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29"/>
        <w:gridCol w:w="894"/>
        <w:gridCol w:w="6087"/>
      </w:tblGrid>
      <w:tr w:rsidR="002F0F89" w14:paraId="5D244DCE" w14:textId="77777777">
        <w:trPr>
          <w:divId w:val="1393894056"/>
          <w:tblCellSpacing w:w="15" w:type="dxa"/>
        </w:trPr>
        <w:tc>
          <w:tcPr>
            <w:tcW w:w="0" w:type="auto"/>
            <w:tcBorders>
              <w:bottom w:val="single" w:sz="6" w:space="0" w:color="000000"/>
            </w:tcBorders>
            <w:shd w:val="clear" w:color="auto" w:fill="BBBBBB"/>
            <w:vAlign w:val="center"/>
            <w:hideMark/>
          </w:tcPr>
          <w:p w14:paraId="00310F5F"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Continuing decline in area of occupancy (AOO)</w:t>
            </w:r>
          </w:p>
        </w:tc>
        <w:tc>
          <w:tcPr>
            <w:tcW w:w="0" w:type="auto"/>
            <w:tcBorders>
              <w:bottom w:val="single" w:sz="6" w:space="0" w:color="000000"/>
            </w:tcBorders>
            <w:shd w:val="clear" w:color="auto" w:fill="BBBBBB"/>
            <w:vAlign w:val="center"/>
            <w:hideMark/>
          </w:tcPr>
          <w:p w14:paraId="75275A25"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01BA24D9"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2F0F89" w:rsidRPr="00385DB0" w14:paraId="220C3402" w14:textId="77777777">
        <w:trPr>
          <w:divId w:val="1393894056"/>
          <w:tblCellSpacing w:w="15" w:type="dxa"/>
        </w:trPr>
        <w:tc>
          <w:tcPr>
            <w:tcW w:w="0" w:type="auto"/>
            <w:vAlign w:val="center"/>
            <w:hideMark/>
          </w:tcPr>
          <w:p w14:paraId="54C9C1C9" w14:textId="77777777" w:rsidR="002F0F89" w:rsidRDefault="001245C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5B1C26B7" w14:textId="77777777" w:rsidR="002F0F89" w:rsidRDefault="001245C0">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62062D7E" w14:textId="77777777" w:rsidR="002F0F89" w:rsidRPr="00385DB0" w:rsidRDefault="001245C0">
            <w:pPr>
              <w:spacing w:after="75"/>
              <w:rPr>
                <w:rFonts w:ascii="Georgia" w:eastAsia="Times New Roman" w:hAnsi="Georgia"/>
                <w:sz w:val="18"/>
                <w:szCs w:val="18"/>
                <w:lang w:val="pt-BR"/>
              </w:rPr>
            </w:pPr>
            <w:r w:rsidRPr="00385DB0">
              <w:rPr>
                <w:rFonts w:ascii="Georgia" w:eastAsia="Times New Roman" w:hAnsi="Georgia"/>
                <w:sz w:val="18"/>
                <w:szCs w:val="18"/>
                <w:lang w:val="pt-BR"/>
              </w:rPr>
              <w:t xml:space="preserve">Urbanisation complète de trois occurrences de l'espèce dans deux préfectures de la Guinée et une région du Cameroun. On en déduit que l'étendue et la qualité de l'habitat de cette espèce ne cessent de diminuer dans son aire de répartition. </w:t>
            </w:r>
          </w:p>
        </w:tc>
      </w:tr>
    </w:tbl>
    <w:p w14:paraId="49340685" w14:textId="77777777" w:rsidR="002F0F89" w:rsidRDefault="002F0F89">
      <w:pPr>
        <w:divId w:val="1393894056"/>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286"/>
        <w:gridCol w:w="5724"/>
      </w:tblGrid>
      <w:tr w:rsidR="002F0F89" w14:paraId="3BDCCD8F" w14:textId="77777777">
        <w:trPr>
          <w:divId w:val="1393894056"/>
          <w:tblCellSpacing w:w="15" w:type="dxa"/>
        </w:trPr>
        <w:tc>
          <w:tcPr>
            <w:tcW w:w="0" w:type="auto"/>
            <w:tcBorders>
              <w:bottom w:val="single" w:sz="6" w:space="0" w:color="000000"/>
            </w:tcBorders>
            <w:shd w:val="clear" w:color="auto" w:fill="BBBBBB"/>
            <w:vAlign w:val="center"/>
            <w:hideMark/>
          </w:tcPr>
          <w:p w14:paraId="6BEAF554"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Extreme fluctuations in area of occupancy (AOO)</w:t>
            </w:r>
          </w:p>
        </w:tc>
        <w:tc>
          <w:tcPr>
            <w:tcW w:w="0" w:type="auto"/>
            <w:tcBorders>
              <w:bottom w:val="single" w:sz="6" w:space="0" w:color="000000"/>
            </w:tcBorders>
            <w:shd w:val="clear" w:color="auto" w:fill="BBBBBB"/>
            <w:vAlign w:val="center"/>
            <w:hideMark/>
          </w:tcPr>
          <w:p w14:paraId="2FD28FA1"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2F0F89" w14:paraId="30BEA845" w14:textId="77777777">
        <w:trPr>
          <w:divId w:val="1393894056"/>
          <w:tblCellSpacing w:w="15" w:type="dxa"/>
        </w:trPr>
        <w:tc>
          <w:tcPr>
            <w:tcW w:w="0" w:type="auto"/>
            <w:vAlign w:val="center"/>
            <w:hideMark/>
          </w:tcPr>
          <w:p w14:paraId="20C6B806" w14:textId="77777777" w:rsidR="002F0F89" w:rsidRDefault="001245C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28E8631" w14:textId="77777777" w:rsidR="002F0F89" w:rsidRDefault="001245C0">
            <w:pPr>
              <w:spacing w:after="75"/>
              <w:rPr>
                <w:rFonts w:ascii="Georgia" w:eastAsia="Times New Roman" w:hAnsi="Georgia"/>
                <w:sz w:val="18"/>
                <w:szCs w:val="18"/>
              </w:rPr>
            </w:pPr>
            <w:r>
              <w:rPr>
                <w:rFonts w:ascii="Georgia" w:eastAsia="Times New Roman" w:hAnsi="Georgia"/>
                <w:sz w:val="18"/>
                <w:szCs w:val="18"/>
              </w:rPr>
              <w:t>Il n'ya pas d'information enregistrée sur la fluctuation extreme dans la zone d'occupation (AOO) de l'espèce</w:t>
            </w:r>
          </w:p>
        </w:tc>
      </w:tr>
    </w:tbl>
    <w:p w14:paraId="1D4A27D4" w14:textId="77777777" w:rsidR="002F0F89" w:rsidRDefault="001245C0">
      <w:pPr>
        <w:pStyle w:val="Heading2"/>
        <w:divId w:val="1393894056"/>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891"/>
        <w:gridCol w:w="3352"/>
        <w:gridCol w:w="2767"/>
      </w:tblGrid>
      <w:tr w:rsidR="002F0F89" w14:paraId="45167A4C" w14:textId="77777777">
        <w:trPr>
          <w:divId w:val="1393894056"/>
          <w:tblCellSpacing w:w="15" w:type="dxa"/>
        </w:trPr>
        <w:tc>
          <w:tcPr>
            <w:tcW w:w="0" w:type="auto"/>
            <w:tcBorders>
              <w:bottom w:val="single" w:sz="6" w:space="0" w:color="000000"/>
            </w:tcBorders>
            <w:shd w:val="clear" w:color="auto" w:fill="BBBBBB"/>
            <w:vAlign w:val="center"/>
            <w:hideMark/>
          </w:tcPr>
          <w:p w14:paraId="40E6A271"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6AF2AC41"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7AC72655"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2F0F89" w:rsidRPr="00385DB0" w14:paraId="35612B64" w14:textId="77777777">
        <w:trPr>
          <w:divId w:val="1393894056"/>
          <w:tblCellSpacing w:w="15" w:type="dxa"/>
        </w:trPr>
        <w:tc>
          <w:tcPr>
            <w:tcW w:w="0" w:type="auto"/>
            <w:vAlign w:val="center"/>
            <w:hideMark/>
          </w:tcPr>
          <w:p w14:paraId="0A5E9359" w14:textId="77777777" w:rsidR="002F0F89" w:rsidRDefault="001245C0">
            <w:pPr>
              <w:spacing w:after="75"/>
              <w:rPr>
                <w:rFonts w:ascii="Georgia" w:eastAsia="Times New Roman" w:hAnsi="Georgia"/>
                <w:sz w:val="18"/>
                <w:szCs w:val="18"/>
              </w:rPr>
            </w:pPr>
            <w:r>
              <w:rPr>
                <w:rFonts w:ascii="Georgia" w:eastAsia="Times New Roman" w:hAnsi="Georgia"/>
                <w:sz w:val="18"/>
                <w:szCs w:val="18"/>
              </w:rPr>
              <w:t>14954</w:t>
            </w:r>
          </w:p>
        </w:tc>
        <w:tc>
          <w:tcPr>
            <w:tcW w:w="0" w:type="auto"/>
            <w:vAlign w:val="center"/>
            <w:hideMark/>
          </w:tcPr>
          <w:p w14:paraId="694779B9" w14:textId="77777777" w:rsidR="002F0F89" w:rsidRDefault="001245C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7615977A" w14:textId="77777777" w:rsidR="002F0F89" w:rsidRPr="00385DB0" w:rsidRDefault="001245C0">
            <w:pPr>
              <w:spacing w:after="75"/>
              <w:rPr>
                <w:rFonts w:ascii="Georgia" w:eastAsia="Times New Roman" w:hAnsi="Georgia"/>
                <w:sz w:val="18"/>
                <w:szCs w:val="18"/>
                <w:lang w:val="pt-BR"/>
              </w:rPr>
            </w:pPr>
            <w:r w:rsidRPr="00385DB0">
              <w:rPr>
                <w:rFonts w:ascii="Georgia" w:eastAsia="Times New Roman" w:hAnsi="Georgia"/>
                <w:sz w:val="18"/>
                <w:szCs w:val="18"/>
                <w:lang w:val="pt-BR"/>
              </w:rPr>
              <w:t>Calculé à l'aide de GeoCAT (Bachman et al. 2011).</w:t>
            </w:r>
          </w:p>
        </w:tc>
      </w:tr>
    </w:tbl>
    <w:p w14:paraId="6BCA6FC5" w14:textId="77777777" w:rsidR="002F0F89" w:rsidRDefault="002F0F89">
      <w:pPr>
        <w:divId w:val="1393894056"/>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871"/>
        <w:gridCol w:w="894"/>
        <w:gridCol w:w="6245"/>
      </w:tblGrid>
      <w:tr w:rsidR="002F0F89" w14:paraId="57F28504" w14:textId="77777777">
        <w:trPr>
          <w:divId w:val="1393894056"/>
          <w:tblCellSpacing w:w="15" w:type="dxa"/>
        </w:trPr>
        <w:tc>
          <w:tcPr>
            <w:tcW w:w="0" w:type="auto"/>
            <w:tcBorders>
              <w:bottom w:val="single" w:sz="6" w:space="0" w:color="000000"/>
            </w:tcBorders>
            <w:shd w:val="clear" w:color="auto" w:fill="BBBBBB"/>
            <w:vAlign w:val="center"/>
            <w:hideMark/>
          </w:tcPr>
          <w:p w14:paraId="502ECD9B"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Continuing decline in extent of occurrence (EOO)</w:t>
            </w:r>
          </w:p>
        </w:tc>
        <w:tc>
          <w:tcPr>
            <w:tcW w:w="0" w:type="auto"/>
            <w:tcBorders>
              <w:bottom w:val="single" w:sz="6" w:space="0" w:color="000000"/>
            </w:tcBorders>
            <w:shd w:val="clear" w:color="auto" w:fill="BBBBBB"/>
            <w:vAlign w:val="center"/>
            <w:hideMark/>
          </w:tcPr>
          <w:p w14:paraId="2E9282A9"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45AB4E95"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2F0F89" w:rsidRPr="00385DB0" w14:paraId="18369B56" w14:textId="77777777">
        <w:trPr>
          <w:divId w:val="1393894056"/>
          <w:tblCellSpacing w:w="15" w:type="dxa"/>
        </w:trPr>
        <w:tc>
          <w:tcPr>
            <w:tcW w:w="0" w:type="auto"/>
            <w:vAlign w:val="center"/>
            <w:hideMark/>
          </w:tcPr>
          <w:p w14:paraId="0DE5D0F5" w14:textId="77777777" w:rsidR="002F0F89" w:rsidRDefault="001245C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448E0D10" w14:textId="77777777" w:rsidR="002F0F89" w:rsidRDefault="001245C0">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1897F249" w14:textId="77777777" w:rsidR="002F0F89" w:rsidRPr="00385DB0" w:rsidRDefault="001245C0">
            <w:pPr>
              <w:spacing w:after="75"/>
              <w:rPr>
                <w:rFonts w:ascii="Georgia" w:eastAsia="Times New Roman" w:hAnsi="Georgia"/>
                <w:sz w:val="18"/>
                <w:szCs w:val="18"/>
                <w:lang w:val="pt-BR"/>
              </w:rPr>
            </w:pPr>
            <w:r w:rsidRPr="00385DB0">
              <w:rPr>
                <w:rFonts w:ascii="Georgia" w:eastAsia="Times New Roman" w:hAnsi="Georgia"/>
                <w:sz w:val="18"/>
                <w:szCs w:val="18"/>
                <w:lang w:val="pt-BR"/>
              </w:rPr>
              <w:t xml:space="preserve">On en déduit que l'étendue et la qualité de l'habitat de cette espèce ne cessent de diminuer dans son aire de repartition à cause de l’urbanisation. Cette perte de l’habitat se produit à la limite de la distribution de l’EOO et, elle est suffisamment importante pour que l’espèce ait disparu dans quelques mailles de l’AOO. </w:t>
            </w:r>
          </w:p>
        </w:tc>
      </w:tr>
    </w:tbl>
    <w:p w14:paraId="01F1EA4B" w14:textId="77777777" w:rsidR="002F0F89" w:rsidRDefault="002F0F89">
      <w:pPr>
        <w:divId w:val="1393894056"/>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370"/>
        <w:gridCol w:w="5640"/>
      </w:tblGrid>
      <w:tr w:rsidR="002F0F89" w14:paraId="1B35AB91" w14:textId="77777777">
        <w:trPr>
          <w:divId w:val="1393894056"/>
          <w:tblCellSpacing w:w="15" w:type="dxa"/>
        </w:trPr>
        <w:tc>
          <w:tcPr>
            <w:tcW w:w="0" w:type="auto"/>
            <w:tcBorders>
              <w:bottom w:val="single" w:sz="6" w:space="0" w:color="000000"/>
            </w:tcBorders>
            <w:shd w:val="clear" w:color="auto" w:fill="BBBBBB"/>
            <w:vAlign w:val="center"/>
            <w:hideMark/>
          </w:tcPr>
          <w:p w14:paraId="38B5EDA1"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Extreme fluctuations in extent of occurrence (EOO)</w:t>
            </w:r>
          </w:p>
        </w:tc>
        <w:tc>
          <w:tcPr>
            <w:tcW w:w="0" w:type="auto"/>
            <w:tcBorders>
              <w:bottom w:val="single" w:sz="6" w:space="0" w:color="000000"/>
            </w:tcBorders>
            <w:shd w:val="clear" w:color="auto" w:fill="BBBBBB"/>
            <w:vAlign w:val="center"/>
            <w:hideMark/>
          </w:tcPr>
          <w:p w14:paraId="3669FDAD"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2F0F89" w14:paraId="2825EF0A" w14:textId="77777777">
        <w:trPr>
          <w:divId w:val="1393894056"/>
          <w:tblCellSpacing w:w="15" w:type="dxa"/>
        </w:trPr>
        <w:tc>
          <w:tcPr>
            <w:tcW w:w="0" w:type="auto"/>
            <w:vAlign w:val="center"/>
            <w:hideMark/>
          </w:tcPr>
          <w:p w14:paraId="7503ABB8" w14:textId="77777777" w:rsidR="002F0F89" w:rsidRDefault="001245C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8DFAE14" w14:textId="77777777" w:rsidR="002F0F89" w:rsidRDefault="001245C0">
            <w:pPr>
              <w:spacing w:after="75"/>
              <w:rPr>
                <w:rFonts w:ascii="Georgia" w:eastAsia="Times New Roman" w:hAnsi="Georgia"/>
                <w:sz w:val="18"/>
                <w:szCs w:val="18"/>
              </w:rPr>
            </w:pPr>
            <w:r>
              <w:rPr>
                <w:rFonts w:ascii="Georgia" w:eastAsia="Times New Roman" w:hAnsi="Georgia"/>
                <w:sz w:val="18"/>
                <w:szCs w:val="18"/>
              </w:rPr>
              <w:t xml:space="preserve">Il n'ya pas d'information enregistrée sur la fluctuation extreme dans la zone d'occurrence (EOO) de l'espèce. </w:t>
            </w:r>
          </w:p>
        </w:tc>
      </w:tr>
    </w:tbl>
    <w:p w14:paraId="525007D5" w14:textId="77777777" w:rsidR="002F0F89" w:rsidRDefault="001245C0">
      <w:pPr>
        <w:pStyle w:val="Heading2"/>
        <w:divId w:val="1393894056"/>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531"/>
        <w:gridCol w:w="7479"/>
      </w:tblGrid>
      <w:tr w:rsidR="002F0F89" w14:paraId="1B726ED0" w14:textId="77777777">
        <w:trPr>
          <w:divId w:val="1393894056"/>
          <w:tblCellSpacing w:w="15" w:type="dxa"/>
        </w:trPr>
        <w:tc>
          <w:tcPr>
            <w:tcW w:w="0" w:type="auto"/>
            <w:tcBorders>
              <w:bottom w:val="single" w:sz="6" w:space="0" w:color="000000"/>
            </w:tcBorders>
            <w:shd w:val="clear" w:color="auto" w:fill="BBBBBB"/>
            <w:vAlign w:val="center"/>
            <w:hideMark/>
          </w:tcPr>
          <w:p w14:paraId="63494EDE"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0E638859"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2F0F89" w14:paraId="4603A488" w14:textId="77777777">
        <w:trPr>
          <w:divId w:val="1393894056"/>
          <w:tblCellSpacing w:w="15" w:type="dxa"/>
        </w:trPr>
        <w:tc>
          <w:tcPr>
            <w:tcW w:w="0" w:type="auto"/>
            <w:vAlign w:val="center"/>
            <w:hideMark/>
          </w:tcPr>
          <w:p w14:paraId="1011E90C" w14:textId="77777777" w:rsidR="002F0F89" w:rsidRDefault="001245C0">
            <w:pPr>
              <w:spacing w:after="75"/>
              <w:rPr>
                <w:rFonts w:ascii="Georgia" w:eastAsia="Times New Roman" w:hAnsi="Georgia"/>
                <w:sz w:val="18"/>
                <w:szCs w:val="18"/>
              </w:rPr>
            </w:pPr>
            <w:r>
              <w:rPr>
                <w:rFonts w:ascii="Georgia" w:eastAsia="Times New Roman" w:hAnsi="Georgia"/>
                <w:sz w:val="18"/>
                <w:szCs w:val="18"/>
              </w:rPr>
              <w:t>16</w:t>
            </w:r>
          </w:p>
        </w:tc>
        <w:tc>
          <w:tcPr>
            <w:tcW w:w="0" w:type="auto"/>
            <w:vAlign w:val="center"/>
            <w:hideMark/>
          </w:tcPr>
          <w:p w14:paraId="1A262FC7" w14:textId="77777777" w:rsidR="002F0F89" w:rsidRDefault="001245C0">
            <w:pPr>
              <w:spacing w:after="75"/>
              <w:rPr>
                <w:rFonts w:ascii="Georgia" w:eastAsia="Times New Roman" w:hAnsi="Georgia"/>
                <w:sz w:val="18"/>
                <w:szCs w:val="18"/>
              </w:rPr>
            </w:pPr>
            <w:r>
              <w:rPr>
                <w:rFonts w:ascii="Georgia" w:eastAsia="Times New Roman" w:hAnsi="Georgia"/>
                <w:sz w:val="18"/>
                <w:szCs w:val="18"/>
              </w:rPr>
              <w:t xml:space="preserve">Sur la base des herbiers connus,en ce qui concerne les menaces plausibles les plus sérieuses (urbanisation de l'occurrence),cette espèce est présente dans 16 localités. </w:t>
            </w:r>
          </w:p>
        </w:tc>
      </w:tr>
    </w:tbl>
    <w:p w14:paraId="14CBDAF0" w14:textId="77777777" w:rsidR="002F0F89" w:rsidRDefault="002F0F89">
      <w:pPr>
        <w:divId w:val="1393894056"/>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380"/>
        <w:gridCol w:w="894"/>
        <w:gridCol w:w="5736"/>
      </w:tblGrid>
      <w:tr w:rsidR="002F0F89" w14:paraId="1480F792" w14:textId="77777777">
        <w:trPr>
          <w:divId w:val="1393894056"/>
          <w:tblCellSpacing w:w="15" w:type="dxa"/>
        </w:trPr>
        <w:tc>
          <w:tcPr>
            <w:tcW w:w="0" w:type="auto"/>
            <w:tcBorders>
              <w:bottom w:val="single" w:sz="6" w:space="0" w:color="000000"/>
            </w:tcBorders>
            <w:shd w:val="clear" w:color="auto" w:fill="BBBBBB"/>
            <w:vAlign w:val="center"/>
            <w:hideMark/>
          </w:tcPr>
          <w:p w14:paraId="6B9AE162"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Continuing decline in number of locations</w:t>
            </w:r>
          </w:p>
        </w:tc>
        <w:tc>
          <w:tcPr>
            <w:tcW w:w="0" w:type="auto"/>
            <w:tcBorders>
              <w:bottom w:val="single" w:sz="6" w:space="0" w:color="000000"/>
            </w:tcBorders>
            <w:shd w:val="clear" w:color="auto" w:fill="BBBBBB"/>
            <w:vAlign w:val="center"/>
            <w:hideMark/>
          </w:tcPr>
          <w:p w14:paraId="2FC54F49"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3F7F5F8A"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2F0F89" w:rsidRPr="00385DB0" w14:paraId="47FE8E6A" w14:textId="77777777">
        <w:trPr>
          <w:divId w:val="1393894056"/>
          <w:tblCellSpacing w:w="15" w:type="dxa"/>
        </w:trPr>
        <w:tc>
          <w:tcPr>
            <w:tcW w:w="0" w:type="auto"/>
            <w:vAlign w:val="center"/>
            <w:hideMark/>
          </w:tcPr>
          <w:p w14:paraId="32A645A0" w14:textId="77777777" w:rsidR="002F0F89" w:rsidRDefault="001245C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2FC9DDB3" w14:textId="77777777" w:rsidR="002F0F89" w:rsidRDefault="001245C0">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6E4AD5F2" w14:textId="77777777" w:rsidR="002F0F89" w:rsidRPr="00385DB0" w:rsidRDefault="001245C0">
            <w:pPr>
              <w:spacing w:after="75"/>
              <w:rPr>
                <w:rFonts w:ascii="Georgia" w:eastAsia="Times New Roman" w:hAnsi="Georgia"/>
                <w:sz w:val="18"/>
                <w:szCs w:val="18"/>
                <w:lang w:val="pt-BR"/>
              </w:rPr>
            </w:pPr>
            <w:r w:rsidRPr="00385DB0">
              <w:rPr>
                <w:rFonts w:ascii="Georgia" w:eastAsia="Times New Roman" w:hAnsi="Georgia"/>
                <w:sz w:val="18"/>
                <w:szCs w:val="18"/>
                <w:lang w:val="pt-BR"/>
              </w:rPr>
              <w:t xml:space="preserve">On en déduit que l'étendue et la qualité de l'habitat de cette espèce ne cessent de diminuer dans son aire de répartition à cause de l’urbanisation. </w:t>
            </w:r>
          </w:p>
        </w:tc>
      </w:tr>
    </w:tbl>
    <w:p w14:paraId="0BAA48C2" w14:textId="77777777" w:rsidR="002F0F89" w:rsidRDefault="002F0F89">
      <w:pPr>
        <w:divId w:val="1393894056"/>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409"/>
        <w:gridCol w:w="5601"/>
      </w:tblGrid>
      <w:tr w:rsidR="002F0F89" w14:paraId="06094563" w14:textId="77777777">
        <w:trPr>
          <w:divId w:val="1393894056"/>
          <w:tblCellSpacing w:w="15" w:type="dxa"/>
        </w:trPr>
        <w:tc>
          <w:tcPr>
            <w:tcW w:w="0" w:type="auto"/>
            <w:tcBorders>
              <w:bottom w:val="single" w:sz="6" w:space="0" w:color="000000"/>
            </w:tcBorders>
            <w:shd w:val="clear" w:color="auto" w:fill="BBBBBB"/>
            <w:vAlign w:val="center"/>
            <w:hideMark/>
          </w:tcPr>
          <w:p w14:paraId="1EB6028F"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Extreme fluctuations in the number of locations</w:t>
            </w:r>
          </w:p>
        </w:tc>
        <w:tc>
          <w:tcPr>
            <w:tcW w:w="0" w:type="auto"/>
            <w:tcBorders>
              <w:bottom w:val="single" w:sz="6" w:space="0" w:color="000000"/>
            </w:tcBorders>
            <w:shd w:val="clear" w:color="auto" w:fill="BBBBBB"/>
            <w:vAlign w:val="center"/>
            <w:hideMark/>
          </w:tcPr>
          <w:p w14:paraId="478CF7BF"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2F0F89" w14:paraId="5C3A4F2A" w14:textId="77777777">
        <w:trPr>
          <w:divId w:val="1393894056"/>
          <w:tblCellSpacing w:w="15" w:type="dxa"/>
        </w:trPr>
        <w:tc>
          <w:tcPr>
            <w:tcW w:w="0" w:type="auto"/>
            <w:vAlign w:val="center"/>
            <w:hideMark/>
          </w:tcPr>
          <w:p w14:paraId="2CB7A921" w14:textId="77777777" w:rsidR="002F0F89" w:rsidRDefault="001245C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CE01961" w14:textId="77777777" w:rsidR="002F0F89" w:rsidRDefault="001245C0">
            <w:pPr>
              <w:spacing w:after="75"/>
              <w:rPr>
                <w:rFonts w:ascii="Georgia" w:eastAsia="Times New Roman" w:hAnsi="Georgia"/>
                <w:sz w:val="18"/>
                <w:szCs w:val="18"/>
              </w:rPr>
            </w:pPr>
            <w:r>
              <w:rPr>
                <w:rFonts w:ascii="Georgia" w:eastAsia="Times New Roman" w:hAnsi="Georgia"/>
                <w:sz w:val="18"/>
                <w:szCs w:val="18"/>
              </w:rPr>
              <w:t xml:space="preserve">Il n'ya pas d'information connue sur la fluctuation extreme dans le nombre de localité de l'espèce. </w:t>
            </w:r>
          </w:p>
        </w:tc>
      </w:tr>
    </w:tbl>
    <w:p w14:paraId="43FBEF8D" w14:textId="77777777" w:rsidR="002F0F89" w:rsidRDefault="001245C0">
      <w:pPr>
        <w:pStyle w:val="Heading2"/>
        <w:divId w:val="1393894056"/>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445"/>
        <w:gridCol w:w="5565"/>
      </w:tblGrid>
      <w:tr w:rsidR="002F0F89" w14:paraId="3BD50B8E" w14:textId="77777777">
        <w:trPr>
          <w:divId w:val="1393894056"/>
          <w:tblCellSpacing w:w="15" w:type="dxa"/>
        </w:trPr>
        <w:tc>
          <w:tcPr>
            <w:tcW w:w="0" w:type="auto"/>
            <w:tcBorders>
              <w:bottom w:val="single" w:sz="6" w:space="0" w:color="000000"/>
            </w:tcBorders>
            <w:shd w:val="clear" w:color="auto" w:fill="BBBBBB"/>
            <w:vAlign w:val="center"/>
            <w:hideMark/>
          </w:tcPr>
          <w:p w14:paraId="3321C047"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30DA2548"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2F0F89" w14:paraId="1C5B631C" w14:textId="77777777">
        <w:trPr>
          <w:divId w:val="1393894056"/>
          <w:tblCellSpacing w:w="15" w:type="dxa"/>
        </w:trPr>
        <w:tc>
          <w:tcPr>
            <w:tcW w:w="0" w:type="auto"/>
            <w:vAlign w:val="center"/>
            <w:hideMark/>
          </w:tcPr>
          <w:p w14:paraId="77291C9A" w14:textId="77777777" w:rsidR="002F0F89" w:rsidRDefault="001245C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7F3B2DDD" w14:textId="77777777" w:rsidR="002F0F89" w:rsidRDefault="001245C0">
            <w:pPr>
              <w:spacing w:after="75"/>
              <w:rPr>
                <w:rFonts w:ascii="Georgia" w:eastAsia="Times New Roman" w:hAnsi="Georgia"/>
                <w:sz w:val="18"/>
                <w:szCs w:val="18"/>
              </w:rPr>
            </w:pPr>
            <w:r>
              <w:rPr>
                <w:rFonts w:ascii="Georgia" w:eastAsia="Times New Roman" w:hAnsi="Georgia"/>
                <w:sz w:val="18"/>
                <w:szCs w:val="18"/>
              </w:rPr>
              <w:t xml:space="preserve">Cette espèce est connue de 5 pays d'Afriques, au regard des menaces, elle est présente dans 16 localités avec un AOO de 112 km2. </w:t>
            </w:r>
          </w:p>
        </w:tc>
      </w:tr>
    </w:tbl>
    <w:p w14:paraId="78F5EB55" w14:textId="77777777" w:rsidR="002F0F89" w:rsidRDefault="001245C0">
      <w:pPr>
        <w:pStyle w:val="Heading2"/>
        <w:divId w:val="1393894056"/>
        <w:rPr>
          <w:rFonts w:ascii="Georgia" w:eastAsia="Times New Roman" w:hAnsi="Georgia"/>
          <w:sz w:val="27"/>
          <w:szCs w:val="27"/>
        </w:rPr>
      </w:pPr>
      <w:r>
        <w:rPr>
          <w:rFonts w:ascii="Georgia" w:eastAsia="Times New Roman" w:hAnsi="Georgia"/>
          <w:sz w:val="27"/>
          <w:szCs w:val="27"/>
        </w:rPr>
        <w:t>Elevation / Depth / Depth Zones</w:t>
      </w:r>
    </w:p>
    <w:p w14:paraId="0D5204A2" w14:textId="77777777" w:rsidR="002F0F89" w:rsidRDefault="001245C0">
      <w:pPr>
        <w:pStyle w:val="NormalWeb"/>
        <w:divId w:val="1393894056"/>
        <w:rPr>
          <w:rFonts w:ascii="Georgia" w:hAnsi="Georgia"/>
        </w:rPr>
      </w:pPr>
      <w:r>
        <w:rPr>
          <w:rStyle w:val="datalabel1"/>
          <w:rFonts w:ascii="Georgia" w:hAnsi="Georgia"/>
        </w:rPr>
        <w:t xml:space="preserve">Elevation Lower Limit (in metres above sea level): </w:t>
      </w:r>
      <w:r>
        <w:rPr>
          <w:rFonts w:ascii="Georgia" w:hAnsi="Georgia"/>
        </w:rPr>
        <w:t>(Not specified)</w:t>
      </w:r>
    </w:p>
    <w:p w14:paraId="1E886BEF" w14:textId="77777777" w:rsidR="002F0F89" w:rsidRDefault="001245C0">
      <w:pPr>
        <w:pStyle w:val="NormalWeb"/>
        <w:divId w:val="1393894056"/>
        <w:rPr>
          <w:rFonts w:ascii="Georgia" w:hAnsi="Georgia"/>
        </w:rPr>
      </w:pPr>
      <w:r>
        <w:rPr>
          <w:rStyle w:val="datalabel1"/>
          <w:rFonts w:ascii="Georgia" w:hAnsi="Georgia"/>
        </w:rPr>
        <w:t xml:space="preserve">Elevation Upper Limit (in metres above sea level): </w:t>
      </w:r>
      <w:r>
        <w:rPr>
          <w:rFonts w:ascii="Georgia" w:hAnsi="Georgia"/>
        </w:rPr>
        <w:t>(Not specified)</w:t>
      </w:r>
    </w:p>
    <w:p w14:paraId="72A16253" w14:textId="77777777" w:rsidR="002F0F89" w:rsidRDefault="001245C0">
      <w:pPr>
        <w:pStyle w:val="NormalWeb"/>
        <w:divId w:val="1393894056"/>
        <w:rPr>
          <w:rFonts w:ascii="Georgia" w:hAnsi="Georgia"/>
        </w:rPr>
      </w:pPr>
      <w:r>
        <w:rPr>
          <w:rStyle w:val="datalabel1"/>
          <w:rFonts w:ascii="Georgia" w:hAnsi="Georgia"/>
        </w:rPr>
        <w:t xml:space="preserve">Depth Lower Limit (in metres below sea level): </w:t>
      </w:r>
      <w:commentRangeStart w:id="16"/>
      <w:r w:rsidRPr="000F6294">
        <w:rPr>
          <w:rFonts w:ascii="Georgia" w:hAnsi="Georgia"/>
          <w:highlight w:val="cyan"/>
        </w:rPr>
        <w:t>302</w:t>
      </w:r>
      <w:commentRangeEnd w:id="16"/>
      <w:r w:rsidR="00CC21E2">
        <w:rPr>
          <w:rStyle w:val="CommentReference"/>
        </w:rPr>
        <w:commentReference w:id="16"/>
      </w:r>
    </w:p>
    <w:p w14:paraId="3445F454" w14:textId="77777777" w:rsidR="002F0F89" w:rsidRDefault="001245C0">
      <w:pPr>
        <w:pStyle w:val="NormalWeb"/>
        <w:divId w:val="1393894056"/>
        <w:rPr>
          <w:rFonts w:ascii="Georgia" w:hAnsi="Georgia"/>
        </w:rPr>
      </w:pPr>
      <w:r>
        <w:rPr>
          <w:rStyle w:val="datalabel1"/>
          <w:rFonts w:ascii="Georgia" w:hAnsi="Georgia"/>
        </w:rPr>
        <w:t xml:space="preserve">Depth Upper Limit (in metres below sea level): </w:t>
      </w:r>
      <w:r w:rsidRPr="000F6294">
        <w:rPr>
          <w:rFonts w:ascii="Georgia" w:hAnsi="Georgia"/>
          <w:highlight w:val="cyan"/>
        </w:rPr>
        <w:t>2150</w:t>
      </w:r>
    </w:p>
    <w:p w14:paraId="7ABAFCD3" w14:textId="77777777" w:rsidR="002F0F89" w:rsidRDefault="001245C0">
      <w:pPr>
        <w:pStyle w:val="NormalWeb"/>
        <w:divId w:val="1393894056"/>
        <w:rPr>
          <w:rFonts w:ascii="Georgia" w:hAnsi="Georgia"/>
        </w:rPr>
      </w:pPr>
      <w:r>
        <w:rPr>
          <w:rStyle w:val="datalabel1"/>
          <w:rFonts w:ascii="Georgia" w:hAnsi="Georgia"/>
        </w:rPr>
        <w:t xml:space="preserve">Depth Zone: </w:t>
      </w:r>
      <w:r>
        <w:rPr>
          <w:rFonts w:ascii="Georgia" w:hAnsi="Georgia"/>
        </w:rPr>
        <w:t>(Not specified)</w:t>
      </w:r>
    </w:p>
    <w:p w14:paraId="72822156" w14:textId="77777777" w:rsidR="002F0F89" w:rsidRDefault="001245C0">
      <w:pPr>
        <w:pStyle w:val="Heading2"/>
        <w:divId w:val="1393894056"/>
        <w:rPr>
          <w:rFonts w:ascii="Georgia" w:eastAsia="Times New Roman" w:hAnsi="Georgia"/>
          <w:sz w:val="27"/>
          <w:szCs w:val="27"/>
        </w:rPr>
      </w:pPr>
      <w:r>
        <w:rPr>
          <w:rFonts w:ascii="Georgia" w:eastAsia="Times New Roman" w:hAnsi="Georgia"/>
          <w:sz w:val="27"/>
          <w:szCs w:val="27"/>
        </w:rPr>
        <w:lastRenderedPageBreak/>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987"/>
        <w:gridCol w:w="1100"/>
        <w:gridCol w:w="1632"/>
        <w:gridCol w:w="939"/>
        <w:gridCol w:w="981"/>
        <w:gridCol w:w="1205"/>
        <w:gridCol w:w="1107"/>
        <w:gridCol w:w="1059"/>
      </w:tblGrid>
      <w:tr w:rsidR="002F0F89" w14:paraId="20CD863C" w14:textId="77777777">
        <w:trPr>
          <w:divId w:val="1393894056"/>
          <w:tblCellSpacing w:w="15" w:type="dxa"/>
        </w:trPr>
        <w:tc>
          <w:tcPr>
            <w:tcW w:w="0" w:type="auto"/>
            <w:tcBorders>
              <w:bottom w:val="single" w:sz="6" w:space="0" w:color="000000"/>
            </w:tcBorders>
            <w:shd w:val="clear" w:color="auto" w:fill="BBBBBB"/>
            <w:vAlign w:val="center"/>
            <w:hideMark/>
          </w:tcPr>
          <w:p w14:paraId="0545D5A9"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632259C8"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37DB3FFF"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7132FA84"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4BC194D6"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5C77AB62"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75F6C00A"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16323FFD"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2F0F89" w14:paraId="03CDD157" w14:textId="77777777">
        <w:trPr>
          <w:divId w:val="1393894056"/>
          <w:tblCellSpacing w:w="15" w:type="dxa"/>
        </w:trPr>
        <w:tc>
          <w:tcPr>
            <w:tcW w:w="0" w:type="auto"/>
            <w:vAlign w:val="center"/>
            <w:hideMark/>
          </w:tcPr>
          <w:p w14:paraId="07A35D8E" w14:textId="77777777" w:rsidR="002F0F89" w:rsidRDefault="001245C0">
            <w:pPr>
              <w:spacing w:after="75"/>
              <w:rPr>
                <w:rFonts w:ascii="Georgia" w:eastAsia="Times New Roman" w:hAnsi="Georgia"/>
                <w:sz w:val="18"/>
                <w:szCs w:val="18"/>
              </w:rPr>
            </w:pPr>
            <w:commentRangeStart w:id="17"/>
            <w:r>
              <w:rPr>
                <w:rFonts w:ascii="Georgia" w:eastAsia="Times New Roman" w:hAnsi="Georgia"/>
                <w:sz w:val="18"/>
                <w:szCs w:val="18"/>
              </w:rPr>
              <w:t>Done</w:t>
            </w:r>
            <w:commentRangeEnd w:id="17"/>
            <w:r>
              <w:rPr>
                <w:rStyle w:val="CommentReference"/>
              </w:rPr>
              <w:commentReference w:id="17"/>
            </w:r>
          </w:p>
        </w:tc>
        <w:tc>
          <w:tcPr>
            <w:tcW w:w="0" w:type="auto"/>
            <w:vAlign w:val="center"/>
            <w:hideMark/>
          </w:tcPr>
          <w:p w14:paraId="2148B514"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D578559" w14:textId="77777777" w:rsidR="002F0F89" w:rsidRPr="00385DB0" w:rsidRDefault="001245C0">
            <w:pPr>
              <w:spacing w:after="75"/>
              <w:rPr>
                <w:rFonts w:ascii="Georgia" w:eastAsia="Times New Roman" w:hAnsi="Georgia"/>
                <w:sz w:val="18"/>
                <w:szCs w:val="18"/>
                <w:lang w:val="pt-BR"/>
              </w:rPr>
            </w:pPr>
            <w:r w:rsidRPr="00385DB0">
              <w:rPr>
                <w:rFonts w:ascii="Georgia" w:eastAsia="Times New Roman" w:hAnsi="Georgia"/>
                <w:sz w:val="18"/>
                <w:szCs w:val="18"/>
                <w:lang w:val="pt-BR"/>
              </w:rPr>
              <w:t xml:space="preserve">La carte a été créer à partir des point GPS des spécimens d’herbiers. </w:t>
            </w:r>
          </w:p>
        </w:tc>
        <w:tc>
          <w:tcPr>
            <w:tcW w:w="0" w:type="auto"/>
            <w:vAlign w:val="center"/>
            <w:hideMark/>
          </w:tcPr>
          <w:p w14:paraId="21A3934E"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B56E770"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FF96DD4"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EF75C6B"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2A15F33"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r>
    </w:tbl>
    <w:p w14:paraId="09E4B7B9" w14:textId="77777777" w:rsidR="002F0F89" w:rsidRDefault="001245C0">
      <w:pPr>
        <w:pStyle w:val="Heading2"/>
        <w:divId w:val="1393894056"/>
        <w:rPr>
          <w:rFonts w:ascii="Georgia" w:eastAsia="Times New Roman" w:hAnsi="Georgia"/>
          <w:sz w:val="27"/>
          <w:szCs w:val="27"/>
        </w:rPr>
      </w:pPr>
      <w:r>
        <w:rPr>
          <w:rFonts w:ascii="Georgia" w:eastAsia="Times New Roman" w:hAnsi="Georgia"/>
          <w:sz w:val="27"/>
          <w:szCs w:val="27"/>
        </w:rPr>
        <w:t>Biogeographic Realms</w:t>
      </w:r>
    </w:p>
    <w:p w14:paraId="2668F8C2" w14:textId="77777777" w:rsidR="002F0F89" w:rsidRDefault="001245C0">
      <w:pPr>
        <w:pStyle w:val="NormalWeb"/>
        <w:divId w:val="1393894056"/>
        <w:rPr>
          <w:rFonts w:ascii="Georgia" w:hAnsi="Georgia"/>
        </w:rPr>
      </w:pPr>
      <w:r>
        <w:rPr>
          <w:rStyle w:val="datalabel1"/>
          <w:rFonts w:ascii="Georgia" w:hAnsi="Georgia"/>
        </w:rPr>
        <w:t xml:space="preserve">Biogeographic Realm: </w:t>
      </w:r>
      <w:r>
        <w:rPr>
          <w:rFonts w:ascii="Georgia" w:hAnsi="Georgia"/>
        </w:rPr>
        <w:t>Afrotropical</w:t>
      </w:r>
    </w:p>
    <w:p w14:paraId="241BFCC7" w14:textId="77777777" w:rsidR="002F0F89" w:rsidRDefault="001245C0">
      <w:pPr>
        <w:pStyle w:val="Heading1"/>
        <w:divId w:val="1410733479"/>
        <w:rPr>
          <w:rFonts w:ascii="Georgia" w:eastAsia="Times New Roman" w:hAnsi="Georgia"/>
          <w:sz w:val="29"/>
          <w:szCs w:val="29"/>
        </w:rPr>
      </w:pPr>
      <w:r>
        <w:rPr>
          <w:rFonts w:ascii="Georgia" w:eastAsia="Times New Roman" w:hAnsi="Georgia"/>
          <w:sz w:val="29"/>
          <w:szCs w:val="29"/>
        </w:rPr>
        <w:t>Occurrence</w:t>
      </w:r>
    </w:p>
    <w:p w14:paraId="60BD2A1E" w14:textId="77777777" w:rsidR="002F0F89" w:rsidRDefault="001245C0">
      <w:pPr>
        <w:pStyle w:val="Heading2"/>
        <w:divId w:val="1410733479"/>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55"/>
        <w:gridCol w:w="901"/>
        <w:gridCol w:w="657"/>
        <w:gridCol w:w="1430"/>
        <w:gridCol w:w="1154"/>
      </w:tblGrid>
      <w:tr w:rsidR="002F0F89" w14:paraId="23B13C14" w14:textId="77777777">
        <w:trPr>
          <w:divId w:val="1410733479"/>
          <w:tblCellSpacing w:w="15" w:type="dxa"/>
        </w:trPr>
        <w:tc>
          <w:tcPr>
            <w:tcW w:w="0" w:type="auto"/>
            <w:tcBorders>
              <w:bottom w:val="single" w:sz="6" w:space="0" w:color="000000"/>
            </w:tcBorders>
            <w:shd w:val="clear" w:color="auto" w:fill="BBBBBB"/>
            <w:vAlign w:val="center"/>
            <w:hideMark/>
          </w:tcPr>
          <w:p w14:paraId="5405BA35"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7AC56003"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01014E5A"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2A277E88"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482DE4D9"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2F0F89" w14:paraId="7F880FE0" w14:textId="77777777">
        <w:trPr>
          <w:divId w:val="1410733479"/>
          <w:tblCellSpacing w:w="15" w:type="dxa"/>
        </w:trPr>
        <w:tc>
          <w:tcPr>
            <w:tcW w:w="0" w:type="auto"/>
            <w:tcBorders>
              <w:bottom w:val="single" w:sz="6" w:space="0" w:color="CCCCCC"/>
            </w:tcBorders>
            <w:vAlign w:val="center"/>
            <w:hideMark/>
          </w:tcPr>
          <w:p w14:paraId="615A81F6" w14:textId="77777777" w:rsidR="002F0F89" w:rsidRDefault="001245C0">
            <w:pPr>
              <w:spacing w:after="75"/>
              <w:rPr>
                <w:rFonts w:ascii="Georgia" w:eastAsia="Times New Roman" w:hAnsi="Georgia"/>
                <w:sz w:val="18"/>
                <w:szCs w:val="18"/>
              </w:rPr>
            </w:pPr>
            <w:r>
              <w:rPr>
                <w:rFonts w:ascii="Georgia" w:eastAsia="Times New Roman" w:hAnsi="Georgia"/>
                <w:sz w:val="18"/>
                <w:szCs w:val="18"/>
              </w:rPr>
              <w:t>Burkina Faso</w:t>
            </w:r>
          </w:p>
        </w:tc>
        <w:tc>
          <w:tcPr>
            <w:tcW w:w="0" w:type="auto"/>
            <w:tcBorders>
              <w:bottom w:val="single" w:sz="6" w:space="0" w:color="CCCCCC"/>
            </w:tcBorders>
            <w:vAlign w:val="center"/>
            <w:hideMark/>
          </w:tcPr>
          <w:p w14:paraId="6838AB22" w14:textId="77777777" w:rsidR="002F0F89" w:rsidRDefault="001245C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10A1F5A" w14:textId="77777777" w:rsidR="002F0F89" w:rsidRDefault="001245C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C619E07"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7F866AF" w14:textId="77777777" w:rsidR="002F0F89" w:rsidRDefault="001245C0">
            <w:pPr>
              <w:spacing w:after="75"/>
              <w:rPr>
                <w:rFonts w:ascii="Georgia" w:eastAsia="Times New Roman" w:hAnsi="Georgia"/>
                <w:sz w:val="18"/>
                <w:szCs w:val="18"/>
              </w:rPr>
            </w:pPr>
            <w:r>
              <w:rPr>
                <w:rFonts w:ascii="Georgia" w:eastAsia="Times New Roman" w:hAnsi="Georgia"/>
                <w:sz w:val="18"/>
                <w:szCs w:val="18"/>
              </w:rPr>
              <w:t>Resident</w:t>
            </w:r>
          </w:p>
        </w:tc>
      </w:tr>
      <w:tr w:rsidR="002F0F89" w14:paraId="0E5EC775" w14:textId="77777777">
        <w:trPr>
          <w:divId w:val="1410733479"/>
          <w:tblCellSpacing w:w="15" w:type="dxa"/>
        </w:trPr>
        <w:tc>
          <w:tcPr>
            <w:tcW w:w="0" w:type="auto"/>
            <w:tcBorders>
              <w:bottom w:val="single" w:sz="6" w:space="0" w:color="CCCCCC"/>
            </w:tcBorders>
            <w:vAlign w:val="center"/>
            <w:hideMark/>
          </w:tcPr>
          <w:p w14:paraId="21D60F72" w14:textId="77777777" w:rsidR="002F0F89" w:rsidRDefault="001245C0">
            <w:pPr>
              <w:spacing w:after="75"/>
              <w:rPr>
                <w:rFonts w:ascii="Georgia" w:eastAsia="Times New Roman" w:hAnsi="Georgia"/>
                <w:sz w:val="18"/>
                <w:szCs w:val="18"/>
              </w:rPr>
            </w:pPr>
            <w:r>
              <w:rPr>
                <w:rFonts w:ascii="Georgia" w:eastAsia="Times New Roman" w:hAnsi="Georgia"/>
                <w:sz w:val="18"/>
                <w:szCs w:val="18"/>
              </w:rPr>
              <w:t>Cameroon</w:t>
            </w:r>
          </w:p>
        </w:tc>
        <w:tc>
          <w:tcPr>
            <w:tcW w:w="0" w:type="auto"/>
            <w:tcBorders>
              <w:bottom w:val="single" w:sz="6" w:space="0" w:color="CCCCCC"/>
            </w:tcBorders>
            <w:vAlign w:val="center"/>
            <w:hideMark/>
          </w:tcPr>
          <w:p w14:paraId="2C1B40B0" w14:textId="77777777" w:rsidR="002F0F89" w:rsidRDefault="001245C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C8D633A" w14:textId="77777777" w:rsidR="002F0F89" w:rsidRDefault="001245C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7245FE4"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97F9407" w14:textId="77777777" w:rsidR="002F0F89" w:rsidRDefault="001245C0">
            <w:pPr>
              <w:spacing w:after="75"/>
              <w:rPr>
                <w:rFonts w:ascii="Georgia" w:eastAsia="Times New Roman" w:hAnsi="Georgia"/>
                <w:sz w:val="18"/>
                <w:szCs w:val="18"/>
              </w:rPr>
            </w:pPr>
            <w:r>
              <w:rPr>
                <w:rFonts w:ascii="Georgia" w:eastAsia="Times New Roman" w:hAnsi="Georgia"/>
                <w:sz w:val="18"/>
                <w:szCs w:val="18"/>
              </w:rPr>
              <w:t>Resident</w:t>
            </w:r>
          </w:p>
        </w:tc>
      </w:tr>
      <w:tr w:rsidR="002F0F89" w14:paraId="25DE87BF" w14:textId="77777777">
        <w:trPr>
          <w:divId w:val="1410733479"/>
          <w:tblCellSpacing w:w="15" w:type="dxa"/>
        </w:trPr>
        <w:tc>
          <w:tcPr>
            <w:tcW w:w="0" w:type="auto"/>
            <w:tcBorders>
              <w:bottom w:val="single" w:sz="6" w:space="0" w:color="CCCCCC"/>
            </w:tcBorders>
            <w:vAlign w:val="center"/>
            <w:hideMark/>
          </w:tcPr>
          <w:p w14:paraId="65169118" w14:textId="77777777" w:rsidR="002F0F89" w:rsidRDefault="001245C0">
            <w:pPr>
              <w:spacing w:after="75"/>
              <w:rPr>
                <w:rFonts w:ascii="Georgia" w:eastAsia="Times New Roman" w:hAnsi="Georgia"/>
                <w:sz w:val="18"/>
                <w:szCs w:val="18"/>
              </w:rPr>
            </w:pPr>
            <w:r>
              <w:rPr>
                <w:rFonts w:ascii="Georgia" w:eastAsia="Times New Roman" w:hAnsi="Georgia"/>
                <w:sz w:val="18"/>
                <w:szCs w:val="18"/>
              </w:rPr>
              <w:t>Central African Republic</w:t>
            </w:r>
          </w:p>
        </w:tc>
        <w:tc>
          <w:tcPr>
            <w:tcW w:w="0" w:type="auto"/>
            <w:tcBorders>
              <w:bottom w:val="single" w:sz="6" w:space="0" w:color="CCCCCC"/>
            </w:tcBorders>
            <w:vAlign w:val="center"/>
            <w:hideMark/>
          </w:tcPr>
          <w:p w14:paraId="2DC92B66" w14:textId="77777777" w:rsidR="002F0F89" w:rsidRDefault="001245C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992AE31" w14:textId="77777777" w:rsidR="002F0F89" w:rsidRDefault="001245C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B3141E1"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BB9116F" w14:textId="77777777" w:rsidR="002F0F89" w:rsidRDefault="001245C0">
            <w:pPr>
              <w:spacing w:after="75"/>
              <w:rPr>
                <w:rFonts w:ascii="Georgia" w:eastAsia="Times New Roman" w:hAnsi="Georgia"/>
                <w:sz w:val="18"/>
                <w:szCs w:val="18"/>
              </w:rPr>
            </w:pPr>
            <w:r>
              <w:rPr>
                <w:rFonts w:ascii="Georgia" w:eastAsia="Times New Roman" w:hAnsi="Georgia"/>
                <w:sz w:val="18"/>
                <w:szCs w:val="18"/>
              </w:rPr>
              <w:t>Resident</w:t>
            </w:r>
          </w:p>
        </w:tc>
      </w:tr>
      <w:tr w:rsidR="002F0F89" w14:paraId="34AEE876" w14:textId="77777777">
        <w:trPr>
          <w:divId w:val="1410733479"/>
          <w:tblCellSpacing w:w="15" w:type="dxa"/>
        </w:trPr>
        <w:tc>
          <w:tcPr>
            <w:tcW w:w="0" w:type="auto"/>
            <w:tcBorders>
              <w:bottom w:val="single" w:sz="6" w:space="0" w:color="CCCCCC"/>
            </w:tcBorders>
            <w:vAlign w:val="center"/>
            <w:hideMark/>
          </w:tcPr>
          <w:p w14:paraId="650A7B9B" w14:textId="77777777" w:rsidR="002F0F89" w:rsidRDefault="001245C0">
            <w:pPr>
              <w:spacing w:after="75"/>
              <w:rPr>
                <w:rFonts w:ascii="Georgia" w:eastAsia="Times New Roman" w:hAnsi="Georgia"/>
                <w:sz w:val="18"/>
                <w:szCs w:val="18"/>
              </w:rPr>
            </w:pPr>
            <w:r>
              <w:rPr>
                <w:rFonts w:ascii="Georgia" w:eastAsia="Times New Roman" w:hAnsi="Georgia"/>
                <w:sz w:val="18"/>
                <w:szCs w:val="18"/>
              </w:rPr>
              <w:t>Côte d'Ivoire</w:t>
            </w:r>
          </w:p>
        </w:tc>
        <w:tc>
          <w:tcPr>
            <w:tcW w:w="0" w:type="auto"/>
            <w:tcBorders>
              <w:bottom w:val="single" w:sz="6" w:space="0" w:color="CCCCCC"/>
            </w:tcBorders>
            <w:vAlign w:val="center"/>
            <w:hideMark/>
          </w:tcPr>
          <w:p w14:paraId="5E34E59D" w14:textId="77777777" w:rsidR="002F0F89" w:rsidRDefault="001245C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E599EFD" w14:textId="77777777" w:rsidR="002F0F89" w:rsidRDefault="001245C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F35196A"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31CD89D" w14:textId="77777777" w:rsidR="002F0F89" w:rsidRDefault="001245C0">
            <w:pPr>
              <w:spacing w:after="75"/>
              <w:rPr>
                <w:rFonts w:ascii="Georgia" w:eastAsia="Times New Roman" w:hAnsi="Georgia"/>
                <w:sz w:val="18"/>
                <w:szCs w:val="18"/>
              </w:rPr>
            </w:pPr>
            <w:r>
              <w:rPr>
                <w:rFonts w:ascii="Georgia" w:eastAsia="Times New Roman" w:hAnsi="Georgia"/>
                <w:sz w:val="18"/>
                <w:szCs w:val="18"/>
              </w:rPr>
              <w:t>Resident</w:t>
            </w:r>
          </w:p>
        </w:tc>
      </w:tr>
      <w:tr w:rsidR="002F0F89" w14:paraId="56BE993A" w14:textId="77777777">
        <w:trPr>
          <w:divId w:val="1410733479"/>
          <w:tblCellSpacing w:w="15" w:type="dxa"/>
        </w:trPr>
        <w:tc>
          <w:tcPr>
            <w:tcW w:w="0" w:type="auto"/>
            <w:tcBorders>
              <w:bottom w:val="single" w:sz="6" w:space="0" w:color="CCCCCC"/>
            </w:tcBorders>
            <w:vAlign w:val="center"/>
            <w:hideMark/>
          </w:tcPr>
          <w:p w14:paraId="3518C039" w14:textId="77777777" w:rsidR="002F0F89" w:rsidRDefault="001245C0">
            <w:pPr>
              <w:spacing w:after="75"/>
              <w:rPr>
                <w:rFonts w:ascii="Georgia" w:eastAsia="Times New Roman" w:hAnsi="Georgia"/>
                <w:sz w:val="18"/>
                <w:szCs w:val="18"/>
              </w:rPr>
            </w:pPr>
            <w:r>
              <w:rPr>
                <w:rFonts w:ascii="Georgia" w:eastAsia="Times New Roman" w:hAnsi="Georgia"/>
                <w:sz w:val="18"/>
                <w:szCs w:val="18"/>
              </w:rPr>
              <w:t>Guinea</w:t>
            </w:r>
          </w:p>
        </w:tc>
        <w:tc>
          <w:tcPr>
            <w:tcW w:w="0" w:type="auto"/>
            <w:tcBorders>
              <w:bottom w:val="single" w:sz="6" w:space="0" w:color="CCCCCC"/>
            </w:tcBorders>
            <w:vAlign w:val="center"/>
            <w:hideMark/>
          </w:tcPr>
          <w:p w14:paraId="11931DE1" w14:textId="77777777" w:rsidR="002F0F89" w:rsidRDefault="001245C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3EE0C0A" w14:textId="77777777" w:rsidR="002F0F89" w:rsidRDefault="001245C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E50CA86"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C76704A" w14:textId="77777777" w:rsidR="002F0F89" w:rsidRDefault="001245C0">
            <w:pPr>
              <w:spacing w:after="75"/>
              <w:rPr>
                <w:rFonts w:ascii="Georgia" w:eastAsia="Times New Roman" w:hAnsi="Georgia"/>
                <w:sz w:val="18"/>
                <w:szCs w:val="18"/>
              </w:rPr>
            </w:pPr>
            <w:r>
              <w:rPr>
                <w:rFonts w:ascii="Georgia" w:eastAsia="Times New Roman" w:hAnsi="Georgia"/>
                <w:sz w:val="18"/>
                <w:szCs w:val="18"/>
              </w:rPr>
              <w:t>Resident</w:t>
            </w:r>
          </w:p>
        </w:tc>
      </w:tr>
    </w:tbl>
    <w:p w14:paraId="690937CF" w14:textId="77777777" w:rsidR="002F0F89" w:rsidRDefault="001245C0">
      <w:pPr>
        <w:pStyle w:val="Heading2"/>
        <w:divId w:val="1410733479"/>
        <w:rPr>
          <w:rFonts w:ascii="Georgia" w:eastAsia="Times New Roman" w:hAnsi="Georgia"/>
          <w:sz w:val="27"/>
          <w:szCs w:val="27"/>
        </w:rPr>
      </w:pPr>
      <w:r>
        <w:rPr>
          <w:rFonts w:ascii="Georgia" w:eastAsia="Times New Roman" w:hAnsi="Georgia"/>
          <w:sz w:val="27"/>
          <w:szCs w:val="27"/>
        </w:rPr>
        <w:t>Large Marine Ecosystems (LME) Occurrence</w:t>
      </w:r>
    </w:p>
    <w:p w14:paraId="21AEF610" w14:textId="77777777" w:rsidR="002F0F89" w:rsidRDefault="001245C0">
      <w:pPr>
        <w:pStyle w:val="NormalWeb"/>
        <w:divId w:val="1410733479"/>
        <w:rPr>
          <w:rFonts w:ascii="Georgia" w:hAnsi="Georgia"/>
        </w:rPr>
      </w:pPr>
      <w:r>
        <w:rPr>
          <w:rStyle w:val="datalabel1"/>
          <w:rFonts w:ascii="Georgia" w:hAnsi="Georgia"/>
        </w:rPr>
        <w:t xml:space="preserve">Large Marine Ecosystems: </w:t>
      </w:r>
      <w:r>
        <w:rPr>
          <w:rFonts w:ascii="Georgia" w:hAnsi="Georgia"/>
        </w:rPr>
        <w:t>(Not specified)</w:t>
      </w:r>
    </w:p>
    <w:p w14:paraId="502292F0" w14:textId="77777777" w:rsidR="002F0F89" w:rsidRDefault="001245C0">
      <w:pPr>
        <w:pStyle w:val="Heading2"/>
        <w:divId w:val="1410733479"/>
        <w:rPr>
          <w:rFonts w:ascii="Georgia" w:eastAsia="Times New Roman" w:hAnsi="Georgia"/>
          <w:sz w:val="27"/>
          <w:szCs w:val="27"/>
        </w:rPr>
      </w:pPr>
      <w:r>
        <w:rPr>
          <w:rFonts w:ascii="Georgia" w:eastAsia="Times New Roman" w:hAnsi="Georgia"/>
          <w:sz w:val="27"/>
          <w:szCs w:val="27"/>
        </w:rPr>
        <w:t>FAO Area Occurrence</w:t>
      </w:r>
    </w:p>
    <w:p w14:paraId="596BD3D5" w14:textId="77777777" w:rsidR="002F0F89" w:rsidRDefault="001245C0">
      <w:pPr>
        <w:pStyle w:val="NormalWeb"/>
        <w:divId w:val="1410733479"/>
        <w:rPr>
          <w:rFonts w:ascii="Georgia" w:hAnsi="Georgia"/>
        </w:rPr>
      </w:pPr>
      <w:r>
        <w:rPr>
          <w:rStyle w:val="datalabel1"/>
          <w:rFonts w:ascii="Georgia" w:hAnsi="Georgia"/>
        </w:rPr>
        <w:t xml:space="preserve">FAO Marine Areas: </w:t>
      </w:r>
      <w:r>
        <w:rPr>
          <w:rFonts w:ascii="Georgia" w:hAnsi="Georgia"/>
        </w:rPr>
        <w:t>(Not specified)</w:t>
      </w:r>
    </w:p>
    <w:p w14:paraId="18AA79A2" w14:textId="77777777" w:rsidR="002F0F89" w:rsidRDefault="001245C0">
      <w:pPr>
        <w:pStyle w:val="Heading1"/>
        <w:divId w:val="948977237"/>
        <w:rPr>
          <w:rFonts w:ascii="Georgia" w:eastAsia="Times New Roman" w:hAnsi="Georgia"/>
          <w:sz w:val="29"/>
          <w:szCs w:val="29"/>
        </w:rPr>
      </w:pPr>
      <w:r>
        <w:rPr>
          <w:rFonts w:ascii="Georgia" w:eastAsia="Times New Roman" w:hAnsi="Georgia"/>
          <w:sz w:val="29"/>
          <w:szCs w:val="29"/>
        </w:rPr>
        <w:t>Population</w:t>
      </w:r>
    </w:p>
    <w:p w14:paraId="5F08FADD" w14:textId="77777777" w:rsidR="002F0F89" w:rsidRDefault="001245C0">
      <w:pPr>
        <w:pStyle w:val="NormalWeb"/>
        <w:divId w:val="948977237"/>
        <w:rPr>
          <w:rFonts w:ascii="Georgia" w:hAnsi="Georgia"/>
        </w:rPr>
      </w:pPr>
      <w:r>
        <w:rPr>
          <w:rFonts w:ascii="Georgia" w:hAnsi="Georgia"/>
        </w:rPr>
        <w:t>Aucune donnée quantitative sur la population n'est disponible pour cette espèce. Cependant, elle a été enregistrée comme spécimens d'herbiers par certains anciens collectionneurs. Elle est connue de 27 récoltes d'herbiers.</w:t>
      </w:r>
    </w:p>
    <w:p w14:paraId="768CE745" w14:textId="77777777" w:rsidR="002F0F89" w:rsidRDefault="001245C0">
      <w:pPr>
        <w:pStyle w:val="Heading2"/>
        <w:divId w:val="948977237"/>
        <w:rPr>
          <w:rFonts w:ascii="Georgia" w:eastAsia="Times New Roman" w:hAnsi="Georgia"/>
          <w:sz w:val="27"/>
          <w:szCs w:val="27"/>
        </w:rPr>
      </w:pPr>
      <w:r>
        <w:rPr>
          <w:rFonts w:ascii="Georgia" w:eastAsia="Times New Roman" w:hAnsi="Georgia"/>
          <w:sz w:val="27"/>
          <w:szCs w:val="27"/>
        </w:rPr>
        <w:t>Population Information</w:t>
      </w:r>
    </w:p>
    <w:p w14:paraId="16912CFE" w14:textId="77777777" w:rsidR="002F0F89" w:rsidRDefault="001245C0">
      <w:pPr>
        <w:pStyle w:val="NormalWeb"/>
        <w:divId w:val="948977237"/>
        <w:rPr>
          <w:rFonts w:ascii="Georgia" w:hAnsi="Georgia"/>
        </w:rPr>
      </w:pPr>
      <w:r>
        <w:rPr>
          <w:rStyle w:val="datalabel1"/>
          <w:rFonts w:ascii="Georgia" w:hAnsi="Georgia"/>
        </w:rPr>
        <w:t>Current Population Trend:</w:t>
      </w:r>
      <w:commentRangeStart w:id="18"/>
      <w:r>
        <w:rPr>
          <w:rStyle w:val="datalabel1"/>
          <w:rFonts w:ascii="Georgia" w:hAnsi="Georgia"/>
        </w:rPr>
        <w:t xml:space="preserve"> </w:t>
      </w:r>
      <w:r>
        <w:rPr>
          <w:rFonts w:ascii="Georgia" w:hAnsi="Georgia"/>
        </w:rPr>
        <w:t>Unknown</w:t>
      </w:r>
      <w:commentRangeEnd w:id="18"/>
      <w:r w:rsidR="00CC21E2">
        <w:rPr>
          <w:rStyle w:val="CommentReference"/>
        </w:rPr>
        <w:commentReference w:id="18"/>
      </w:r>
    </w:p>
    <w:p w14:paraId="5A77C78A" w14:textId="77777777" w:rsidR="002F0F89" w:rsidRDefault="001245C0">
      <w:pPr>
        <w:pStyle w:val="NormalWeb"/>
        <w:divId w:val="948977237"/>
        <w:rPr>
          <w:rFonts w:ascii="Georgia" w:hAnsi="Georgia"/>
        </w:rPr>
      </w:pPr>
      <w:r>
        <w:rPr>
          <w:rStyle w:val="datalabel1"/>
          <w:rFonts w:ascii="Georgia" w:hAnsi="Georgia"/>
        </w:rPr>
        <w:t xml:space="preserve">Number of mature individuals (=population size): </w:t>
      </w:r>
      <w:r>
        <w:rPr>
          <w:rFonts w:ascii="Georgia" w:hAnsi="Georgia"/>
        </w:rPr>
        <w:t>(Not specified)</w:t>
      </w:r>
    </w:p>
    <w:p w14:paraId="402EECF9" w14:textId="77777777" w:rsidR="002F0F89" w:rsidRDefault="001245C0">
      <w:pPr>
        <w:pStyle w:val="NormalWeb"/>
        <w:divId w:val="948977237"/>
        <w:rPr>
          <w:rFonts w:ascii="Georgia" w:hAnsi="Georgia"/>
        </w:rPr>
      </w:pPr>
      <w:r>
        <w:rPr>
          <w:rStyle w:val="datalabel1"/>
          <w:rFonts w:ascii="Georgia" w:hAnsi="Georgia"/>
        </w:rPr>
        <w:lastRenderedPageBreak/>
        <w:t xml:space="preserve">Extreme fluctuations? (in # of mature individuals): </w:t>
      </w:r>
      <w:r>
        <w:rPr>
          <w:rFonts w:ascii="Georgia" w:hAnsi="Georgia"/>
        </w:rPr>
        <w:t>(Not specified)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98"/>
        <w:gridCol w:w="1258"/>
      </w:tblGrid>
      <w:tr w:rsidR="002F0F89" w14:paraId="339598D3" w14:textId="77777777">
        <w:trPr>
          <w:divId w:val="948977237"/>
          <w:tblCellSpacing w:w="15" w:type="dxa"/>
        </w:trPr>
        <w:tc>
          <w:tcPr>
            <w:tcW w:w="0" w:type="auto"/>
            <w:tcBorders>
              <w:bottom w:val="single" w:sz="6" w:space="0" w:color="000000"/>
            </w:tcBorders>
            <w:shd w:val="clear" w:color="auto" w:fill="BBBBBB"/>
            <w:vAlign w:val="center"/>
            <w:hideMark/>
          </w:tcPr>
          <w:p w14:paraId="6345DF40"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Severely fragmented?</w:t>
            </w:r>
          </w:p>
        </w:tc>
        <w:tc>
          <w:tcPr>
            <w:tcW w:w="0" w:type="auto"/>
            <w:tcBorders>
              <w:bottom w:val="single" w:sz="6" w:space="0" w:color="000000"/>
            </w:tcBorders>
            <w:shd w:val="clear" w:color="auto" w:fill="BBBBBB"/>
            <w:vAlign w:val="center"/>
            <w:hideMark/>
          </w:tcPr>
          <w:p w14:paraId="0A928F71"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2F0F89" w14:paraId="584D6828" w14:textId="77777777">
        <w:trPr>
          <w:divId w:val="948977237"/>
          <w:tblCellSpacing w:w="15" w:type="dxa"/>
        </w:trPr>
        <w:tc>
          <w:tcPr>
            <w:tcW w:w="0" w:type="auto"/>
            <w:vAlign w:val="center"/>
            <w:hideMark/>
          </w:tcPr>
          <w:p w14:paraId="0D14A807" w14:textId="77777777" w:rsidR="002F0F89" w:rsidRDefault="001245C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6C7ED20F"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r>
    </w:tbl>
    <w:p w14:paraId="2CA1B726" w14:textId="77777777" w:rsidR="002F0F89" w:rsidRDefault="001245C0">
      <w:pPr>
        <w:pStyle w:val="NormalWeb"/>
        <w:divId w:val="948977237"/>
        <w:rPr>
          <w:rFonts w:ascii="Georgia" w:hAnsi="Georgia"/>
        </w:rPr>
      </w:pPr>
      <w:r>
        <w:rPr>
          <w:rStyle w:val="datalabel1"/>
          <w:rFonts w:ascii="Georgia" w:hAnsi="Georgia"/>
        </w:rPr>
        <w:t xml:space="preserve">Continuing decline in mature individuals? </w:t>
      </w:r>
      <w:r>
        <w:rPr>
          <w:rFonts w:ascii="Georgia" w:hAnsi="Georgia"/>
        </w:rPr>
        <w:t>(Not specified)</w:t>
      </w:r>
    </w:p>
    <w:p w14:paraId="52FC06DE" w14:textId="77777777" w:rsidR="002F0F89" w:rsidRDefault="001245C0">
      <w:pPr>
        <w:pStyle w:val="NormalWeb"/>
        <w:divId w:val="948977237"/>
        <w:rPr>
          <w:rFonts w:ascii="Georgia" w:hAnsi="Georgia"/>
        </w:rPr>
      </w:pPr>
      <w:r>
        <w:rPr>
          <w:rStyle w:val="datalabel1"/>
          <w:rFonts w:ascii="Georgia" w:hAnsi="Georgia"/>
        </w:rPr>
        <w:t xml:space="preserve">Continuing decline % in mature individuals within 1 generation or 3 years, whichever is longer (up to max. of 100 years in the future): </w:t>
      </w:r>
      <w:r>
        <w:rPr>
          <w:rFonts w:ascii="Georgia" w:hAnsi="Georgia"/>
        </w:rPr>
        <w:t>(Not specified)</w:t>
      </w:r>
    </w:p>
    <w:p w14:paraId="29A0593A" w14:textId="77777777" w:rsidR="002F0F89" w:rsidRDefault="001245C0">
      <w:pPr>
        <w:pStyle w:val="NormalWeb"/>
        <w:divId w:val="948977237"/>
        <w:rPr>
          <w:rFonts w:ascii="Georgia" w:hAnsi="Georgia"/>
        </w:rPr>
      </w:pPr>
      <w:r>
        <w:rPr>
          <w:rStyle w:val="datalabel1"/>
          <w:rFonts w:ascii="Georgia" w:hAnsi="Georgia"/>
        </w:rPr>
        <w:t xml:space="preserve">Continuing decline % in mature individuals within 2 generations or 5 years, whichever is longer (up to max. of 100 years in the future): </w:t>
      </w:r>
      <w:r>
        <w:rPr>
          <w:rFonts w:ascii="Georgia" w:hAnsi="Georgia"/>
        </w:rPr>
        <w:t>(Not specified)</w:t>
      </w:r>
    </w:p>
    <w:p w14:paraId="078BD31A" w14:textId="77777777" w:rsidR="002F0F89" w:rsidRDefault="001245C0">
      <w:pPr>
        <w:pStyle w:val="NormalWeb"/>
        <w:divId w:val="948977237"/>
        <w:rPr>
          <w:rFonts w:ascii="Georgia" w:hAnsi="Georgia"/>
        </w:rPr>
      </w:pPr>
      <w:r>
        <w:rPr>
          <w:rStyle w:val="datalabel1"/>
          <w:rFonts w:ascii="Georgia" w:hAnsi="Georgia"/>
        </w:rPr>
        <w:t xml:space="preserve">Continuing decline % in mature individuals within 3 generations or 10 years, whichever is longer (up to max. of 100 years in the future): </w:t>
      </w:r>
      <w:r>
        <w:rPr>
          <w:rFonts w:ascii="Georgia" w:hAnsi="Georgia"/>
        </w:rPr>
        <w:t>(Not specified)</w:t>
      </w:r>
    </w:p>
    <w:p w14:paraId="1A2E356F" w14:textId="77777777" w:rsidR="002F0F89" w:rsidRDefault="001245C0">
      <w:pPr>
        <w:pStyle w:val="NormalWeb"/>
        <w:divId w:val="948977237"/>
        <w:rPr>
          <w:rFonts w:ascii="Georgia" w:hAnsi="Georgia"/>
        </w:rPr>
      </w:pPr>
      <w:r>
        <w:rPr>
          <w:rStyle w:val="datalabel1"/>
          <w:rFonts w:ascii="Georgia" w:hAnsi="Georgia"/>
        </w:rPr>
        <w:t xml:space="preserve">Extreme fluctuations in the number of subpopulations: </w:t>
      </w:r>
      <w:r>
        <w:rPr>
          <w:rFonts w:ascii="Georgia" w:hAnsi="Georgia"/>
        </w:rPr>
        <w:t>(Not specified)</w:t>
      </w:r>
    </w:p>
    <w:p w14:paraId="79C4A482" w14:textId="77777777" w:rsidR="002F0F89" w:rsidRDefault="001245C0">
      <w:pPr>
        <w:pStyle w:val="NormalWeb"/>
        <w:divId w:val="948977237"/>
        <w:rPr>
          <w:rFonts w:ascii="Georgia" w:hAnsi="Georgia"/>
        </w:rPr>
      </w:pPr>
      <w:r>
        <w:rPr>
          <w:rStyle w:val="datalabel1"/>
          <w:rFonts w:ascii="Georgia" w:hAnsi="Georgia"/>
        </w:rPr>
        <w:t xml:space="preserve">Continuing decline in number of subpopulations: </w:t>
      </w:r>
      <w:r>
        <w:rPr>
          <w:rFonts w:ascii="Georgia" w:hAnsi="Georgia"/>
        </w:rPr>
        <w:t>(Not specified)</w:t>
      </w:r>
    </w:p>
    <w:p w14:paraId="07E8107B" w14:textId="77777777" w:rsidR="002F0F89" w:rsidRDefault="001245C0">
      <w:pPr>
        <w:pStyle w:val="NormalWeb"/>
        <w:divId w:val="948977237"/>
        <w:rPr>
          <w:rFonts w:ascii="Georgia" w:hAnsi="Georgia"/>
        </w:rPr>
      </w:pPr>
      <w:r>
        <w:rPr>
          <w:rStyle w:val="datalabel1"/>
          <w:rFonts w:ascii="Georgia" w:hAnsi="Georgia"/>
        </w:rPr>
        <w:t xml:space="preserve">All individuals in one subpopulation: </w:t>
      </w:r>
      <w:r>
        <w:rPr>
          <w:rFonts w:ascii="Georgia" w:hAnsi="Georgia"/>
        </w:rPr>
        <w:t>(Not specified)</w:t>
      </w:r>
    </w:p>
    <w:p w14:paraId="6CCCFEE5" w14:textId="77777777" w:rsidR="002F0F89" w:rsidRDefault="001245C0">
      <w:pPr>
        <w:pStyle w:val="NormalWeb"/>
        <w:divId w:val="948977237"/>
        <w:rPr>
          <w:rFonts w:ascii="Georgia" w:hAnsi="Georgia"/>
        </w:rPr>
      </w:pPr>
      <w:r>
        <w:rPr>
          <w:rStyle w:val="datalabel1"/>
          <w:rFonts w:ascii="Georgia" w:hAnsi="Georgia"/>
        </w:rPr>
        <w:t xml:space="preserve">Number of mature individuals in largest subpopulation: </w:t>
      </w:r>
      <w:r>
        <w:rPr>
          <w:rFonts w:ascii="Georgia" w:hAnsi="Georgia"/>
        </w:rPr>
        <w:t>(Not specified)</w:t>
      </w:r>
    </w:p>
    <w:p w14:paraId="0F5B8A96" w14:textId="77777777" w:rsidR="002F0F89" w:rsidRDefault="001245C0">
      <w:pPr>
        <w:pStyle w:val="NormalWeb"/>
        <w:divId w:val="948977237"/>
        <w:rPr>
          <w:rFonts w:ascii="Georgia" w:hAnsi="Georgia"/>
        </w:rPr>
      </w:pPr>
      <w:r>
        <w:rPr>
          <w:rStyle w:val="datalabel1"/>
          <w:rFonts w:ascii="Georgia" w:hAnsi="Georgia"/>
        </w:rPr>
        <w:t xml:space="preserve">Number of Subpopulations: </w:t>
      </w:r>
      <w:r>
        <w:rPr>
          <w:rFonts w:ascii="Georgia" w:hAnsi="Georgia"/>
        </w:rPr>
        <w:t>(Not specified)</w:t>
      </w:r>
    </w:p>
    <w:p w14:paraId="45E0457A" w14:textId="77777777" w:rsidR="002F0F89" w:rsidRDefault="001245C0">
      <w:pPr>
        <w:pStyle w:val="Heading2"/>
        <w:divId w:val="948977237"/>
        <w:rPr>
          <w:rFonts w:ascii="Georgia" w:eastAsia="Times New Roman" w:hAnsi="Georgia"/>
          <w:sz w:val="27"/>
          <w:szCs w:val="27"/>
        </w:rPr>
      </w:pPr>
      <w:r>
        <w:rPr>
          <w:rFonts w:ascii="Georgia" w:eastAsia="Times New Roman" w:hAnsi="Georgia"/>
          <w:sz w:val="27"/>
          <w:szCs w:val="27"/>
        </w:rPr>
        <w:t>Population Reduction - Past</w:t>
      </w:r>
    </w:p>
    <w:p w14:paraId="47D640DF" w14:textId="77777777" w:rsidR="002F0F89" w:rsidRDefault="001245C0">
      <w:pPr>
        <w:pStyle w:val="NormalWeb"/>
        <w:divId w:val="948977237"/>
        <w:rPr>
          <w:rFonts w:ascii="Georgia" w:hAnsi="Georgia"/>
        </w:rPr>
      </w:pPr>
      <w:r>
        <w:rPr>
          <w:rStyle w:val="datalabel1"/>
          <w:rFonts w:ascii="Georgia" w:hAnsi="Georgia"/>
        </w:rPr>
        <w:t xml:space="preserve">Percent Change in past: </w:t>
      </w:r>
      <w:r>
        <w:rPr>
          <w:rFonts w:ascii="Georgia" w:hAnsi="Georgia"/>
        </w:rPr>
        <w:t>(Not specified)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873"/>
      </w:tblGrid>
      <w:tr w:rsidR="002F0F89" w14:paraId="2DB4AF0F" w14:textId="77777777">
        <w:trPr>
          <w:divId w:val="948977237"/>
          <w:tblCellSpacing w:w="15" w:type="dxa"/>
        </w:trPr>
        <w:tc>
          <w:tcPr>
            <w:tcW w:w="0" w:type="auto"/>
            <w:tcBorders>
              <w:bottom w:val="single" w:sz="6" w:space="0" w:color="000000"/>
            </w:tcBorders>
            <w:shd w:val="clear" w:color="auto" w:fill="BBBBBB"/>
            <w:vAlign w:val="center"/>
            <w:hideMark/>
          </w:tcPr>
          <w:p w14:paraId="018385E7"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Basis?</w:t>
            </w:r>
          </w:p>
        </w:tc>
      </w:tr>
      <w:tr w:rsidR="002F0F89" w14:paraId="03639234" w14:textId="77777777">
        <w:trPr>
          <w:divId w:val="948977237"/>
          <w:tblCellSpacing w:w="15" w:type="dxa"/>
        </w:trPr>
        <w:tc>
          <w:tcPr>
            <w:tcW w:w="0" w:type="auto"/>
            <w:vAlign w:val="center"/>
            <w:hideMark/>
          </w:tcPr>
          <w:p w14:paraId="07AC9883" w14:textId="77777777" w:rsidR="002F0F89" w:rsidRDefault="001245C0">
            <w:pPr>
              <w:spacing w:after="75"/>
              <w:rPr>
                <w:rFonts w:ascii="Georgia" w:eastAsia="Times New Roman" w:hAnsi="Georgia"/>
                <w:sz w:val="18"/>
                <w:szCs w:val="18"/>
              </w:rPr>
            </w:pPr>
            <w:commentRangeStart w:id="19"/>
            <w:r w:rsidRPr="005258EC">
              <w:rPr>
                <w:rFonts w:ascii="Georgia" w:eastAsia="Times New Roman" w:hAnsi="Georgia"/>
                <w:sz w:val="18"/>
                <w:szCs w:val="18"/>
                <w:highlight w:val="cyan"/>
              </w:rPr>
              <w:t>c) a decline in area of occupancy, extent of occurrence and/or quality of habitat</w:t>
            </w:r>
            <w:commentRangeEnd w:id="19"/>
            <w:r w:rsidR="00CC21E2">
              <w:rPr>
                <w:rStyle w:val="CommentReference"/>
              </w:rPr>
              <w:commentReference w:id="19"/>
            </w:r>
          </w:p>
        </w:tc>
      </w:tr>
    </w:tbl>
    <w:p w14:paraId="1DEC7DFE" w14:textId="77777777" w:rsidR="002F0F89" w:rsidRDefault="001245C0">
      <w:pPr>
        <w:pStyle w:val="NormalWeb"/>
        <w:divId w:val="948977237"/>
        <w:rPr>
          <w:rFonts w:ascii="Georgia" w:hAnsi="Georgia"/>
        </w:rPr>
      </w:pPr>
      <w:r>
        <w:rPr>
          <w:rStyle w:val="datalabel1"/>
          <w:rFonts w:ascii="Georgia" w:hAnsi="Georgia"/>
        </w:rPr>
        <w:t xml:space="preserve">Causes of past reduction reversible? </w:t>
      </w:r>
      <w:r>
        <w:rPr>
          <w:rFonts w:ascii="Georgia" w:hAnsi="Georgia"/>
        </w:rPr>
        <w:t>(Not specified)</w:t>
      </w:r>
    </w:p>
    <w:p w14:paraId="14AA31BC" w14:textId="77777777" w:rsidR="002F0F89" w:rsidRDefault="001245C0">
      <w:pPr>
        <w:pStyle w:val="NormalWeb"/>
        <w:divId w:val="948977237"/>
        <w:rPr>
          <w:rFonts w:ascii="Georgia" w:hAnsi="Georgia"/>
        </w:rPr>
      </w:pPr>
      <w:r>
        <w:rPr>
          <w:rStyle w:val="datalabel1"/>
          <w:rFonts w:ascii="Georgia" w:hAnsi="Georgia"/>
        </w:rPr>
        <w:t xml:space="preserve">Causes of past reduction understood? </w:t>
      </w:r>
      <w:r>
        <w:rPr>
          <w:rFonts w:ascii="Georgia" w:hAnsi="Georgia"/>
        </w:rPr>
        <w:t>(Not specified)</w:t>
      </w:r>
    </w:p>
    <w:p w14:paraId="6042BAD2" w14:textId="77777777" w:rsidR="002F0F89" w:rsidRDefault="001245C0">
      <w:pPr>
        <w:pStyle w:val="NormalWeb"/>
        <w:divId w:val="948977237"/>
        <w:rPr>
          <w:rFonts w:ascii="Georgia" w:hAnsi="Georgia"/>
        </w:rPr>
      </w:pPr>
      <w:r>
        <w:rPr>
          <w:rStyle w:val="datalabel1"/>
          <w:rFonts w:ascii="Georgia" w:hAnsi="Georgia"/>
        </w:rPr>
        <w:t xml:space="preserve">Causes of past reduction ceased? </w:t>
      </w:r>
      <w:r>
        <w:rPr>
          <w:rFonts w:ascii="Georgia" w:hAnsi="Georgia"/>
        </w:rPr>
        <w:t>(Not specified)</w:t>
      </w:r>
    </w:p>
    <w:p w14:paraId="7B05F15A" w14:textId="77777777" w:rsidR="002F0F89" w:rsidRDefault="001245C0">
      <w:pPr>
        <w:pStyle w:val="Heading2"/>
        <w:divId w:val="948977237"/>
        <w:rPr>
          <w:rFonts w:ascii="Georgia" w:eastAsia="Times New Roman" w:hAnsi="Georgia"/>
          <w:sz w:val="27"/>
          <w:szCs w:val="27"/>
        </w:rPr>
      </w:pPr>
      <w:r>
        <w:rPr>
          <w:rFonts w:ascii="Georgia" w:eastAsia="Times New Roman" w:hAnsi="Georgia"/>
          <w:sz w:val="27"/>
          <w:szCs w:val="27"/>
        </w:rPr>
        <w:t>Population Reduction - Future</w:t>
      </w:r>
    </w:p>
    <w:p w14:paraId="2E08F0CC" w14:textId="77777777" w:rsidR="002F0F89" w:rsidRDefault="001245C0">
      <w:pPr>
        <w:pStyle w:val="NormalWeb"/>
        <w:divId w:val="948977237"/>
        <w:rPr>
          <w:rFonts w:ascii="Georgia" w:hAnsi="Georgia"/>
        </w:rPr>
      </w:pPr>
      <w:r>
        <w:rPr>
          <w:rStyle w:val="datalabel1"/>
          <w:rFonts w:ascii="Georgia" w:hAnsi="Georgia"/>
        </w:rPr>
        <w:t xml:space="preserve">Percent Change in future: </w:t>
      </w:r>
      <w:r>
        <w:rPr>
          <w:rFonts w:ascii="Georgia" w:hAnsi="Georgia"/>
        </w:rPr>
        <w:t>(Not specified)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384"/>
      </w:tblGrid>
      <w:tr w:rsidR="002F0F89" w14:paraId="39B18F17" w14:textId="77777777">
        <w:trPr>
          <w:divId w:val="948977237"/>
          <w:tblCellSpacing w:w="15" w:type="dxa"/>
        </w:trPr>
        <w:tc>
          <w:tcPr>
            <w:tcW w:w="0" w:type="auto"/>
            <w:tcBorders>
              <w:bottom w:val="single" w:sz="6" w:space="0" w:color="000000"/>
            </w:tcBorders>
            <w:shd w:val="clear" w:color="auto" w:fill="BBBBBB"/>
            <w:vAlign w:val="center"/>
            <w:hideMark/>
          </w:tcPr>
          <w:p w14:paraId="280A998D"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Basis?</w:t>
            </w:r>
          </w:p>
        </w:tc>
      </w:tr>
      <w:tr w:rsidR="002F0F89" w14:paraId="6BF718DB" w14:textId="77777777">
        <w:trPr>
          <w:divId w:val="948977237"/>
          <w:tblCellSpacing w:w="15" w:type="dxa"/>
        </w:trPr>
        <w:tc>
          <w:tcPr>
            <w:tcW w:w="0" w:type="auto"/>
            <w:vAlign w:val="center"/>
            <w:hideMark/>
          </w:tcPr>
          <w:p w14:paraId="6BCB292A" w14:textId="77777777" w:rsidR="002F0F89" w:rsidRDefault="001245C0">
            <w:pPr>
              <w:spacing w:after="75"/>
              <w:rPr>
                <w:rFonts w:ascii="Georgia" w:eastAsia="Times New Roman" w:hAnsi="Georgia"/>
                <w:sz w:val="18"/>
                <w:szCs w:val="18"/>
              </w:rPr>
            </w:pPr>
            <w:r w:rsidRPr="005258EC">
              <w:rPr>
                <w:rFonts w:ascii="Georgia" w:eastAsia="Times New Roman" w:hAnsi="Georgia"/>
                <w:sz w:val="18"/>
                <w:szCs w:val="18"/>
                <w:highlight w:val="cyan"/>
              </w:rPr>
              <w:t>c) a decline in area of occupancy, extent of occurrence and/or quality of habitat</w:t>
            </w:r>
          </w:p>
        </w:tc>
      </w:tr>
    </w:tbl>
    <w:p w14:paraId="01817948" w14:textId="77777777" w:rsidR="002F0F89" w:rsidRDefault="001245C0">
      <w:pPr>
        <w:pStyle w:val="Heading2"/>
        <w:divId w:val="948977237"/>
        <w:rPr>
          <w:rFonts w:ascii="Georgia" w:eastAsia="Times New Roman" w:hAnsi="Georgia"/>
          <w:sz w:val="27"/>
          <w:szCs w:val="27"/>
        </w:rPr>
      </w:pPr>
      <w:r>
        <w:rPr>
          <w:rFonts w:ascii="Georgia" w:eastAsia="Times New Roman" w:hAnsi="Georgia"/>
          <w:sz w:val="27"/>
          <w:szCs w:val="27"/>
        </w:rPr>
        <w:t>Population Reduction - Ongoing</w:t>
      </w:r>
    </w:p>
    <w:p w14:paraId="5F166C09" w14:textId="77777777" w:rsidR="002F0F89" w:rsidRDefault="001245C0">
      <w:pPr>
        <w:pStyle w:val="NormalWeb"/>
        <w:divId w:val="948977237"/>
        <w:rPr>
          <w:rFonts w:ascii="Georgia" w:hAnsi="Georgia"/>
        </w:rPr>
      </w:pPr>
      <w:r>
        <w:rPr>
          <w:rStyle w:val="datalabel1"/>
          <w:rFonts w:ascii="Georgia" w:hAnsi="Georgia"/>
        </w:rPr>
        <w:t xml:space="preserve">Both: Percent Change over any 10 year or 3 generation period, whichever is longer, and must include both past and future, future can't go beyond 100 years: </w:t>
      </w:r>
      <w:r>
        <w:rPr>
          <w:rFonts w:ascii="Georgia" w:hAnsi="Georgia"/>
        </w:rPr>
        <w:t>(Not specified)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384"/>
      </w:tblGrid>
      <w:tr w:rsidR="002F0F89" w14:paraId="59BFCD27" w14:textId="77777777">
        <w:trPr>
          <w:divId w:val="948977237"/>
          <w:tblCellSpacing w:w="15" w:type="dxa"/>
        </w:trPr>
        <w:tc>
          <w:tcPr>
            <w:tcW w:w="0" w:type="auto"/>
            <w:tcBorders>
              <w:bottom w:val="single" w:sz="6" w:space="0" w:color="000000"/>
            </w:tcBorders>
            <w:shd w:val="clear" w:color="auto" w:fill="BBBBBB"/>
            <w:vAlign w:val="center"/>
            <w:hideMark/>
          </w:tcPr>
          <w:p w14:paraId="7A3B8DE7" w14:textId="77777777" w:rsidR="002F0F89" w:rsidRPr="005258EC" w:rsidRDefault="001245C0">
            <w:pPr>
              <w:spacing w:after="75"/>
              <w:rPr>
                <w:rFonts w:ascii="Georgia" w:eastAsia="Times New Roman" w:hAnsi="Georgia"/>
                <w:b/>
                <w:bCs/>
                <w:sz w:val="18"/>
                <w:szCs w:val="18"/>
                <w:highlight w:val="cyan"/>
              </w:rPr>
            </w:pPr>
            <w:r w:rsidRPr="005258EC">
              <w:rPr>
                <w:rFonts w:ascii="Georgia" w:eastAsia="Times New Roman" w:hAnsi="Georgia"/>
                <w:b/>
                <w:bCs/>
                <w:sz w:val="18"/>
                <w:szCs w:val="18"/>
                <w:highlight w:val="cyan"/>
              </w:rPr>
              <w:lastRenderedPageBreak/>
              <w:t>Basis?</w:t>
            </w:r>
          </w:p>
        </w:tc>
      </w:tr>
      <w:tr w:rsidR="002F0F89" w14:paraId="3FD8137F" w14:textId="77777777">
        <w:trPr>
          <w:divId w:val="948977237"/>
          <w:tblCellSpacing w:w="15" w:type="dxa"/>
        </w:trPr>
        <w:tc>
          <w:tcPr>
            <w:tcW w:w="0" w:type="auto"/>
            <w:vAlign w:val="center"/>
            <w:hideMark/>
          </w:tcPr>
          <w:p w14:paraId="2E2E4349" w14:textId="77777777" w:rsidR="002F0F89" w:rsidRPr="005258EC" w:rsidRDefault="001245C0">
            <w:pPr>
              <w:spacing w:after="75"/>
              <w:rPr>
                <w:rFonts w:ascii="Georgia" w:eastAsia="Times New Roman" w:hAnsi="Georgia"/>
                <w:sz w:val="18"/>
                <w:szCs w:val="18"/>
                <w:highlight w:val="cyan"/>
              </w:rPr>
            </w:pPr>
            <w:r w:rsidRPr="005258EC">
              <w:rPr>
                <w:rFonts w:ascii="Georgia" w:eastAsia="Times New Roman" w:hAnsi="Georgia"/>
                <w:sz w:val="18"/>
                <w:szCs w:val="18"/>
                <w:highlight w:val="cyan"/>
              </w:rPr>
              <w:t>c) a decline in area of occupancy, extent of occurrence and/or quality of habitat</w:t>
            </w:r>
          </w:p>
        </w:tc>
      </w:tr>
    </w:tbl>
    <w:p w14:paraId="5F70D004" w14:textId="77777777" w:rsidR="002F0F89" w:rsidRDefault="002F0F89">
      <w:pPr>
        <w:divId w:val="948977237"/>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01"/>
      </w:tblGrid>
      <w:tr w:rsidR="002F0F89" w14:paraId="5C23CCE2" w14:textId="77777777">
        <w:trPr>
          <w:divId w:val="948977237"/>
          <w:tblCellSpacing w:w="15" w:type="dxa"/>
        </w:trPr>
        <w:tc>
          <w:tcPr>
            <w:tcW w:w="0" w:type="auto"/>
            <w:tcBorders>
              <w:bottom w:val="single" w:sz="6" w:space="0" w:color="000000"/>
            </w:tcBorders>
            <w:shd w:val="clear" w:color="auto" w:fill="BBBBBB"/>
            <w:vAlign w:val="center"/>
            <w:hideMark/>
          </w:tcPr>
          <w:p w14:paraId="05E92457"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Reversible?</w:t>
            </w:r>
          </w:p>
        </w:tc>
      </w:tr>
      <w:tr w:rsidR="002F0F89" w14:paraId="67940D7C" w14:textId="77777777">
        <w:trPr>
          <w:divId w:val="948977237"/>
          <w:tblCellSpacing w:w="15" w:type="dxa"/>
        </w:trPr>
        <w:tc>
          <w:tcPr>
            <w:tcW w:w="0" w:type="auto"/>
            <w:vAlign w:val="center"/>
            <w:hideMark/>
          </w:tcPr>
          <w:p w14:paraId="6477EB8B" w14:textId="77777777" w:rsidR="002F0F89" w:rsidRDefault="001245C0">
            <w:pPr>
              <w:spacing w:after="75"/>
              <w:rPr>
                <w:rFonts w:ascii="Georgia" w:eastAsia="Times New Roman" w:hAnsi="Georgia"/>
                <w:sz w:val="18"/>
                <w:szCs w:val="18"/>
              </w:rPr>
            </w:pPr>
            <w:r>
              <w:rPr>
                <w:rFonts w:ascii="Georgia" w:eastAsia="Times New Roman" w:hAnsi="Georgia"/>
                <w:sz w:val="18"/>
                <w:szCs w:val="18"/>
              </w:rPr>
              <w:t>Yes</w:t>
            </w:r>
          </w:p>
        </w:tc>
      </w:tr>
    </w:tbl>
    <w:p w14:paraId="35D62DA8" w14:textId="77777777" w:rsidR="002F0F89" w:rsidRDefault="001245C0">
      <w:pPr>
        <w:pStyle w:val="NormalWeb"/>
        <w:divId w:val="948977237"/>
        <w:rPr>
          <w:rFonts w:ascii="Georgia" w:hAnsi="Georgia"/>
        </w:rPr>
      </w:pPr>
      <w:r>
        <w:rPr>
          <w:rStyle w:val="datalabel1"/>
          <w:rFonts w:ascii="Georgia" w:hAnsi="Georgia"/>
        </w:rPr>
        <w:t xml:space="preserve">Causes of both (past and future) reduction understood? </w:t>
      </w:r>
      <w:r>
        <w:rPr>
          <w:rFonts w:ascii="Georgia" w:hAnsi="Georgia"/>
        </w:rPr>
        <w:t>(Not specified)</w:t>
      </w:r>
    </w:p>
    <w:p w14:paraId="74A2572D" w14:textId="77777777" w:rsidR="002F0F89" w:rsidRDefault="001245C0">
      <w:pPr>
        <w:pStyle w:val="NormalWeb"/>
        <w:divId w:val="948977237"/>
        <w:rPr>
          <w:rFonts w:ascii="Georgia" w:hAnsi="Georgia"/>
        </w:rPr>
      </w:pPr>
      <w:r>
        <w:rPr>
          <w:rStyle w:val="datalabel1"/>
          <w:rFonts w:ascii="Georgia" w:hAnsi="Georgia"/>
        </w:rPr>
        <w:t xml:space="preserve">Causes of both (past and future) reduction ceased? </w:t>
      </w:r>
      <w:r>
        <w:rPr>
          <w:rFonts w:ascii="Georgia" w:hAnsi="Georgia"/>
        </w:rPr>
        <w:t>(Not specified)</w:t>
      </w:r>
    </w:p>
    <w:p w14:paraId="12F74EB0" w14:textId="77777777" w:rsidR="002F0F89" w:rsidRDefault="001245C0">
      <w:pPr>
        <w:pStyle w:val="Heading2"/>
        <w:divId w:val="948977237"/>
        <w:rPr>
          <w:rFonts w:ascii="Georgia" w:eastAsia="Times New Roman" w:hAnsi="Georgia"/>
          <w:sz w:val="27"/>
          <w:szCs w:val="27"/>
        </w:rPr>
      </w:pPr>
      <w:r>
        <w:rPr>
          <w:rFonts w:ascii="Georgia" w:eastAsia="Times New Roman" w:hAnsi="Georgia"/>
          <w:sz w:val="27"/>
          <w:szCs w:val="27"/>
        </w:rPr>
        <w:t>Quantitative Analysis</w:t>
      </w:r>
    </w:p>
    <w:p w14:paraId="34927ACC" w14:textId="77777777" w:rsidR="002F0F89" w:rsidRDefault="001245C0">
      <w:pPr>
        <w:pStyle w:val="NormalWeb"/>
        <w:divId w:val="948977237"/>
        <w:rPr>
          <w:rFonts w:ascii="Georgia" w:hAnsi="Georgia"/>
        </w:rPr>
      </w:pPr>
      <w:r>
        <w:rPr>
          <w:rStyle w:val="datalabel1"/>
          <w:rFonts w:ascii="Georgia" w:hAnsi="Georgia"/>
        </w:rPr>
        <w:t xml:space="preserve">Probability of extinction in the wild within 3 generations or 10 years, whichever is longer, maximum 100 years: </w:t>
      </w:r>
      <w:r>
        <w:rPr>
          <w:rFonts w:ascii="Georgia" w:hAnsi="Georgia"/>
        </w:rPr>
        <w:t>(Not specified)</w:t>
      </w:r>
    </w:p>
    <w:p w14:paraId="727DBB2C" w14:textId="77777777" w:rsidR="002F0F89" w:rsidRDefault="001245C0">
      <w:pPr>
        <w:pStyle w:val="NormalWeb"/>
        <w:divId w:val="948977237"/>
        <w:rPr>
          <w:rFonts w:ascii="Georgia" w:hAnsi="Georgia"/>
        </w:rPr>
      </w:pPr>
      <w:r>
        <w:rPr>
          <w:rStyle w:val="datalabel1"/>
          <w:rFonts w:ascii="Georgia" w:hAnsi="Georgia"/>
        </w:rPr>
        <w:t xml:space="preserve">Probability of extinction in the wild within 5 generations or 20 years, whichever is longer, maximum 100 years: </w:t>
      </w:r>
      <w:r>
        <w:rPr>
          <w:rFonts w:ascii="Georgia" w:hAnsi="Georgia"/>
        </w:rPr>
        <w:t>(Not specified)</w:t>
      </w:r>
    </w:p>
    <w:p w14:paraId="5C8289BC" w14:textId="77777777" w:rsidR="002F0F89" w:rsidRDefault="001245C0">
      <w:pPr>
        <w:pStyle w:val="NormalWeb"/>
        <w:divId w:val="948977237"/>
        <w:rPr>
          <w:rFonts w:ascii="Georgia" w:hAnsi="Georgia"/>
        </w:rPr>
      </w:pPr>
      <w:r>
        <w:rPr>
          <w:rStyle w:val="datalabel1"/>
          <w:rFonts w:ascii="Georgia" w:hAnsi="Georgia"/>
        </w:rPr>
        <w:t xml:space="preserve">Probability of extinction in the wild within 100 years: </w:t>
      </w:r>
      <w:r>
        <w:rPr>
          <w:rFonts w:ascii="Georgia" w:hAnsi="Georgia"/>
        </w:rPr>
        <w:t>(Not specified)</w:t>
      </w:r>
    </w:p>
    <w:p w14:paraId="16EAC9CA" w14:textId="77777777" w:rsidR="002F0F89" w:rsidRDefault="001245C0">
      <w:pPr>
        <w:pStyle w:val="Heading1"/>
        <w:divId w:val="665595705"/>
        <w:rPr>
          <w:rFonts w:ascii="Georgia" w:eastAsia="Times New Roman" w:hAnsi="Georgia"/>
          <w:sz w:val="29"/>
          <w:szCs w:val="29"/>
        </w:rPr>
      </w:pPr>
      <w:r>
        <w:rPr>
          <w:rFonts w:ascii="Georgia" w:eastAsia="Times New Roman" w:hAnsi="Georgia"/>
          <w:sz w:val="29"/>
          <w:szCs w:val="29"/>
        </w:rPr>
        <w:t>Habitats and Ecology</w:t>
      </w:r>
    </w:p>
    <w:p w14:paraId="484C11B7" w14:textId="77777777" w:rsidR="002F0F89" w:rsidRPr="00385DB0" w:rsidRDefault="001245C0">
      <w:pPr>
        <w:pStyle w:val="NormalWeb"/>
        <w:divId w:val="665595705"/>
        <w:rPr>
          <w:rFonts w:ascii="Georgia" w:hAnsi="Georgia"/>
          <w:lang w:val="pt-BR"/>
        </w:rPr>
      </w:pPr>
      <w:r>
        <w:rPr>
          <w:rStyle w:val="Emphasis"/>
          <w:rFonts w:ascii="Georgia" w:hAnsi="Georgia"/>
        </w:rPr>
        <w:t>Buchenera bowalensis</w:t>
      </w:r>
      <w:r>
        <w:rPr>
          <w:rFonts w:ascii="Georgia" w:hAnsi="Georgia"/>
        </w:rPr>
        <w:t xml:space="preserve"> est une herbe dressée de 10 à 120 cm de haut, elle a été recensée sur les bowés et les plateaux de Dalaba-Diaguissa en Guinée </w:t>
      </w:r>
      <w:commentRangeStart w:id="20"/>
      <w:r>
        <w:rPr>
          <w:rFonts w:ascii="Georgia" w:hAnsi="Georgia"/>
        </w:rPr>
        <w:t>(</w:t>
      </w:r>
      <w:r w:rsidRPr="005258EC">
        <w:rPr>
          <w:rFonts w:ascii="Georgia" w:hAnsi="Georgia"/>
          <w:highlight w:val="cyan"/>
        </w:rPr>
        <w:t>S. Lisowski. 2008</w:t>
      </w:r>
      <w:commentRangeEnd w:id="20"/>
      <w:r w:rsidR="00CC21E2">
        <w:rPr>
          <w:rStyle w:val="CommentReference"/>
        </w:rPr>
        <w:commentReference w:id="20"/>
      </w:r>
      <w:r>
        <w:rPr>
          <w:rFonts w:ascii="Georgia" w:hAnsi="Georgia"/>
        </w:rPr>
        <w:t xml:space="preserve">). Sur la base des spécimens d'herbiers connus, elle a été récoltée sur bowal </w:t>
      </w:r>
      <w:r w:rsidRPr="005258EC">
        <w:rPr>
          <w:rFonts w:ascii="Georgia" w:hAnsi="Georgia"/>
          <w:highlight w:val="cyan"/>
        </w:rPr>
        <w:t>CSNO 8570</w:t>
      </w:r>
      <w:r>
        <w:rPr>
          <w:rFonts w:ascii="Georgia" w:hAnsi="Georgia"/>
        </w:rPr>
        <w:t xml:space="preserve"> et </w:t>
      </w:r>
      <w:r w:rsidRPr="005258EC">
        <w:rPr>
          <w:rFonts w:ascii="Georgia" w:hAnsi="Georgia"/>
          <w:highlight w:val="cyan"/>
        </w:rPr>
        <w:t>CSNO 520</w:t>
      </w:r>
      <w:r>
        <w:rPr>
          <w:rFonts w:ascii="Georgia" w:hAnsi="Georgia"/>
        </w:rPr>
        <w:t xml:space="preserve"> au Burkina Fasso et en Guinée, dans les prairies de montagne </w:t>
      </w:r>
      <w:r w:rsidRPr="005258EC">
        <w:rPr>
          <w:rFonts w:ascii="Georgia" w:hAnsi="Georgia"/>
          <w:highlight w:val="cyan"/>
        </w:rPr>
        <w:t>CSNO 42</w:t>
      </w:r>
      <w:r>
        <w:rPr>
          <w:rFonts w:ascii="Georgia" w:hAnsi="Georgia"/>
        </w:rPr>
        <w:t xml:space="preserve"> et dans les mares sur bowal </w:t>
      </w:r>
      <w:r w:rsidRPr="005258EC">
        <w:rPr>
          <w:rFonts w:ascii="Georgia" w:hAnsi="Georgia"/>
          <w:highlight w:val="cyan"/>
        </w:rPr>
        <w:t>CSNO 2931</w:t>
      </w:r>
      <w:r>
        <w:rPr>
          <w:rFonts w:ascii="Georgia" w:hAnsi="Georgia"/>
        </w:rPr>
        <w:t xml:space="preserve"> au Cameroun. </w:t>
      </w:r>
      <w:r w:rsidRPr="00385DB0">
        <w:rPr>
          <w:rFonts w:ascii="Georgia" w:hAnsi="Georgia"/>
          <w:lang w:val="pt-BR"/>
        </w:rPr>
        <w:t xml:space="preserve">L'espèce a été observée à des altitudes comprise entre 1000-2150 m d'altitude </w:t>
      </w:r>
      <w:r w:rsidRPr="005258EC">
        <w:rPr>
          <w:rFonts w:ascii="Georgia" w:hAnsi="Georgia"/>
          <w:highlight w:val="cyan"/>
          <w:lang w:val="pt-BR"/>
        </w:rPr>
        <w:t>CSNO 42</w:t>
      </w:r>
      <w:r w:rsidRPr="00385DB0">
        <w:rPr>
          <w:rFonts w:ascii="Georgia" w:hAnsi="Georgia"/>
          <w:lang w:val="pt-BR"/>
        </w:rPr>
        <w:t xml:space="preserve"> et </w:t>
      </w:r>
      <w:r w:rsidRPr="005258EC">
        <w:rPr>
          <w:rFonts w:ascii="Georgia" w:hAnsi="Georgia"/>
          <w:highlight w:val="cyan"/>
          <w:lang w:val="pt-BR"/>
        </w:rPr>
        <w:t>CSNO18867</w:t>
      </w:r>
      <w:r w:rsidRPr="00385DB0">
        <w:rPr>
          <w:rFonts w:ascii="Georgia" w:hAnsi="Georgia"/>
          <w:lang w:val="pt-BR"/>
        </w:rPr>
        <w:t>.</w:t>
      </w:r>
    </w:p>
    <w:p w14:paraId="29507053" w14:textId="77777777" w:rsidR="002F0F89" w:rsidRDefault="001245C0">
      <w:pPr>
        <w:pStyle w:val="Heading2"/>
        <w:divId w:val="665595705"/>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242"/>
        <w:gridCol w:w="763"/>
        <w:gridCol w:w="1020"/>
        <w:gridCol w:w="1888"/>
      </w:tblGrid>
      <w:tr w:rsidR="002F0F89" w14:paraId="15487BAA" w14:textId="77777777">
        <w:trPr>
          <w:divId w:val="665595705"/>
          <w:tblCellSpacing w:w="15" w:type="dxa"/>
        </w:trPr>
        <w:tc>
          <w:tcPr>
            <w:tcW w:w="0" w:type="auto"/>
            <w:tcBorders>
              <w:bottom w:val="single" w:sz="6" w:space="0" w:color="000000"/>
            </w:tcBorders>
            <w:shd w:val="clear" w:color="auto" w:fill="BBBBBB"/>
            <w:vAlign w:val="center"/>
            <w:hideMark/>
          </w:tcPr>
          <w:p w14:paraId="0DF1E7A3"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145016A2"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5F810417"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7386CBE1"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2F0F89" w14:paraId="300533F7" w14:textId="77777777">
        <w:trPr>
          <w:divId w:val="665595705"/>
          <w:tblCellSpacing w:w="15" w:type="dxa"/>
        </w:trPr>
        <w:tc>
          <w:tcPr>
            <w:tcW w:w="0" w:type="auto"/>
            <w:tcBorders>
              <w:bottom w:val="single" w:sz="6" w:space="0" w:color="CCCCCC"/>
            </w:tcBorders>
            <w:vAlign w:val="center"/>
            <w:hideMark/>
          </w:tcPr>
          <w:p w14:paraId="18BCE53A" w14:textId="77777777" w:rsidR="002F0F89" w:rsidRDefault="001245C0">
            <w:pPr>
              <w:spacing w:after="75"/>
              <w:rPr>
                <w:rFonts w:ascii="Georgia" w:eastAsia="Times New Roman" w:hAnsi="Georgia"/>
                <w:sz w:val="18"/>
                <w:szCs w:val="18"/>
              </w:rPr>
            </w:pPr>
            <w:r>
              <w:rPr>
                <w:rFonts w:ascii="Georgia" w:eastAsia="Times New Roman" w:hAnsi="Georgia"/>
                <w:sz w:val="18"/>
                <w:szCs w:val="18"/>
              </w:rPr>
              <w:t>4.5. Grassland -&gt; Grassland - Subtropical/Tropical Dry</w:t>
            </w:r>
          </w:p>
        </w:tc>
        <w:tc>
          <w:tcPr>
            <w:tcW w:w="0" w:type="auto"/>
            <w:tcBorders>
              <w:bottom w:val="single" w:sz="6" w:space="0" w:color="CCCCCC"/>
            </w:tcBorders>
            <w:vAlign w:val="center"/>
            <w:hideMark/>
          </w:tcPr>
          <w:p w14:paraId="21B2ABF4" w14:textId="77777777" w:rsidR="002F0F89" w:rsidRDefault="001245C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5E7B66DC" w14:textId="77777777" w:rsidR="002F0F89" w:rsidRDefault="001245C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3F26011B" w14:textId="77777777" w:rsidR="002F0F89" w:rsidRDefault="001245C0">
            <w:pPr>
              <w:spacing w:after="75"/>
              <w:rPr>
                <w:rFonts w:ascii="Georgia" w:eastAsia="Times New Roman" w:hAnsi="Georgia"/>
                <w:sz w:val="18"/>
                <w:szCs w:val="18"/>
              </w:rPr>
            </w:pPr>
            <w:r>
              <w:rPr>
                <w:rFonts w:ascii="Georgia" w:eastAsia="Times New Roman" w:hAnsi="Georgia"/>
                <w:sz w:val="18"/>
                <w:szCs w:val="18"/>
              </w:rPr>
              <w:t>Yes</w:t>
            </w:r>
          </w:p>
        </w:tc>
      </w:tr>
      <w:tr w:rsidR="002F0F89" w14:paraId="33B55706" w14:textId="77777777">
        <w:trPr>
          <w:divId w:val="665595705"/>
          <w:tblCellSpacing w:w="15" w:type="dxa"/>
        </w:trPr>
        <w:tc>
          <w:tcPr>
            <w:tcW w:w="0" w:type="auto"/>
            <w:tcBorders>
              <w:bottom w:val="single" w:sz="6" w:space="0" w:color="CCCCCC"/>
            </w:tcBorders>
            <w:vAlign w:val="center"/>
            <w:hideMark/>
          </w:tcPr>
          <w:p w14:paraId="52A74553" w14:textId="77777777" w:rsidR="002F0F89" w:rsidRDefault="001245C0">
            <w:pPr>
              <w:spacing w:after="75"/>
              <w:rPr>
                <w:rFonts w:ascii="Georgia" w:eastAsia="Times New Roman" w:hAnsi="Georgia"/>
                <w:sz w:val="18"/>
                <w:szCs w:val="18"/>
              </w:rPr>
            </w:pPr>
            <w:r>
              <w:rPr>
                <w:rFonts w:ascii="Georgia" w:eastAsia="Times New Roman" w:hAnsi="Georgia"/>
                <w:sz w:val="18"/>
                <w:szCs w:val="18"/>
              </w:rPr>
              <w:t>4.7. Grassland -&gt; Grassland - Subtropical/Tropical High Altitude</w:t>
            </w:r>
          </w:p>
        </w:tc>
        <w:tc>
          <w:tcPr>
            <w:tcW w:w="0" w:type="auto"/>
            <w:tcBorders>
              <w:bottom w:val="single" w:sz="6" w:space="0" w:color="CCCCCC"/>
            </w:tcBorders>
            <w:vAlign w:val="center"/>
            <w:hideMark/>
          </w:tcPr>
          <w:p w14:paraId="761B5CA3" w14:textId="77777777" w:rsidR="002F0F89" w:rsidRDefault="001245C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12BDD11A" w14:textId="77777777" w:rsidR="002F0F89" w:rsidRDefault="001245C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170B9DE7" w14:textId="77777777" w:rsidR="002F0F89" w:rsidRDefault="001245C0">
            <w:pPr>
              <w:spacing w:after="75"/>
              <w:rPr>
                <w:rFonts w:ascii="Georgia" w:eastAsia="Times New Roman" w:hAnsi="Georgia"/>
                <w:sz w:val="18"/>
                <w:szCs w:val="18"/>
              </w:rPr>
            </w:pPr>
            <w:r>
              <w:rPr>
                <w:rFonts w:ascii="Georgia" w:eastAsia="Times New Roman" w:hAnsi="Georgia"/>
                <w:sz w:val="18"/>
                <w:szCs w:val="18"/>
              </w:rPr>
              <w:t>Yes</w:t>
            </w:r>
          </w:p>
        </w:tc>
      </w:tr>
      <w:tr w:rsidR="002F0F89" w14:paraId="464F0DB8" w14:textId="77777777">
        <w:trPr>
          <w:divId w:val="665595705"/>
          <w:tblCellSpacing w:w="15" w:type="dxa"/>
        </w:trPr>
        <w:tc>
          <w:tcPr>
            <w:tcW w:w="0" w:type="auto"/>
            <w:tcBorders>
              <w:bottom w:val="single" w:sz="6" w:space="0" w:color="CCCCCC"/>
            </w:tcBorders>
            <w:vAlign w:val="center"/>
            <w:hideMark/>
          </w:tcPr>
          <w:p w14:paraId="4ED84C2F" w14:textId="77777777" w:rsidR="002F0F89" w:rsidRDefault="001245C0">
            <w:pPr>
              <w:spacing w:after="75"/>
              <w:rPr>
                <w:rFonts w:ascii="Georgia" w:eastAsia="Times New Roman" w:hAnsi="Georgia"/>
                <w:sz w:val="18"/>
                <w:szCs w:val="18"/>
              </w:rPr>
            </w:pPr>
            <w:commentRangeStart w:id="21"/>
            <w:r>
              <w:rPr>
                <w:rFonts w:ascii="Georgia" w:eastAsia="Times New Roman" w:hAnsi="Georgia"/>
                <w:sz w:val="18"/>
                <w:szCs w:val="18"/>
              </w:rPr>
              <w:t>6. Rocky areas (eg. inland cliffs, mountain peaks)</w:t>
            </w:r>
            <w:commentRangeEnd w:id="21"/>
            <w:r w:rsidR="009B541F">
              <w:rPr>
                <w:rStyle w:val="CommentReference"/>
              </w:rPr>
              <w:commentReference w:id="21"/>
            </w:r>
          </w:p>
        </w:tc>
        <w:tc>
          <w:tcPr>
            <w:tcW w:w="0" w:type="auto"/>
            <w:tcBorders>
              <w:bottom w:val="single" w:sz="6" w:space="0" w:color="CCCCCC"/>
            </w:tcBorders>
            <w:vAlign w:val="center"/>
            <w:hideMark/>
          </w:tcPr>
          <w:p w14:paraId="5AEF7A18" w14:textId="77777777" w:rsidR="002F0F89" w:rsidRDefault="001245C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302BCE73" w14:textId="77777777" w:rsidR="002F0F89" w:rsidRDefault="001245C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1B9BE28D" w14:textId="77777777" w:rsidR="002F0F89" w:rsidRDefault="001245C0">
            <w:pPr>
              <w:spacing w:after="75"/>
              <w:rPr>
                <w:rFonts w:ascii="Georgia" w:eastAsia="Times New Roman" w:hAnsi="Georgia"/>
                <w:sz w:val="18"/>
                <w:szCs w:val="18"/>
              </w:rPr>
            </w:pPr>
            <w:r>
              <w:rPr>
                <w:rFonts w:ascii="Georgia" w:eastAsia="Times New Roman" w:hAnsi="Georgia"/>
                <w:sz w:val="18"/>
                <w:szCs w:val="18"/>
              </w:rPr>
              <w:t>Yes</w:t>
            </w:r>
          </w:p>
        </w:tc>
      </w:tr>
    </w:tbl>
    <w:p w14:paraId="61CE2528" w14:textId="77777777" w:rsidR="002F0F89" w:rsidRDefault="001245C0">
      <w:pPr>
        <w:pStyle w:val="Heading2"/>
        <w:divId w:val="665595705"/>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543"/>
        <w:gridCol w:w="894"/>
        <w:gridCol w:w="5573"/>
      </w:tblGrid>
      <w:tr w:rsidR="002F0F89" w14:paraId="31C497FD" w14:textId="77777777">
        <w:trPr>
          <w:divId w:val="665595705"/>
          <w:tblCellSpacing w:w="15" w:type="dxa"/>
        </w:trPr>
        <w:tc>
          <w:tcPr>
            <w:tcW w:w="0" w:type="auto"/>
            <w:tcBorders>
              <w:bottom w:val="single" w:sz="6" w:space="0" w:color="000000"/>
            </w:tcBorders>
            <w:shd w:val="clear" w:color="auto" w:fill="BBBBBB"/>
            <w:vAlign w:val="center"/>
            <w:hideMark/>
          </w:tcPr>
          <w:p w14:paraId="3C745D27"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5726710A"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78CB7E98"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2F0F89" w14:paraId="00C8D6E7" w14:textId="77777777">
        <w:trPr>
          <w:divId w:val="665595705"/>
          <w:tblCellSpacing w:w="15" w:type="dxa"/>
        </w:trPr>
        <w:tc>
          <w:tcPr>
            <w:tcW w:w="0" w:type="auto"/>
            <w:vAlign w:val="center"/>
            <w:hideMark/>
          </w:tcPr>
          <w:p w14:paraId="5E0787AB" w14:textId="77777777" w:rsidR="002F0F89" w:rsidRDefault="001245C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61ECA541" w14:textId="77777777" w:rsidR="002F0F89" w:rsidRDefault="001245C0">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4E8C8B4D" w14:textId="77777777" w:rsidR="002F0F89" w:rsidRDefault="001245C0">
            <w:pPr>
              <w:spacing w:after="75"/>
              <w:rPr>
                <w:rFonts w:ascii="Georgia" w:eastAsia="Times New Roman" w:hAnsi="Georgia"/>
                <w:sz w:val="18"/>
                <w:szCs w:val="18"/>
              </w:rPr>
            </w:pPr>
            <w:r>
              <w:rPr>
                <w:rFonts w:ascii="Georgia" w:eastAsia="Times New Roman" w:hAnsi="Georgia"/>
                <w:sz w:val="18"/>
                <w:szCs w:val="18"/>
              </w:rPr>
              <w:t xml:space="preserve">Il y a déclin continu dans l'étendue de l'habitat de l'espèce dans deux préfectures de la Guinée (Dinguiraye CSNO 157 et Dalaba CSNO 18867) et dans une région du Cameroun (CSNO 8575). </w:t>
            </w:r>
          </w:p>
        </w:tc>
      </w:tr>
    </w:tbl>
    <w:p w14:paraId="33E90BCC" w14:textId="77777777" w:rsidR="002F0F89" w:rsidRDefault="001245C0">
      <w:pPr>
        <w:pStyle w:val="Heading2"/>
        <w:divId w:val="665595705"/>
        <w:rPr>
          <w:rFonts w:ascii="Georgia" w:eastAsia="Times New Roman" w:hAnsi="Georgia"/>
          <w:sz w:val="27"/>
          <w:szCs w:val="27"/>
        </w:rPr>
      </w:pPr>
      <w:r>
        <w:rPr>
          <w:rFonts w:ascii="Georgia" w:eastAsia="Times New Roman" w:hAnsi="Georgia"/>
          <w:sz w:val="27"/>
          <w:szCs w:val="27"/>
        </w:rPr>
        <w:t>Life History</w:t>
      </w:r>
    </w:p>
    <w:p w14:paraId="0E766D93" w14:textId="77777777" w:rsidR="002F0F89" w:rsidRDefault="001245C0">
      <w:pPr>
        <w:pStyle w:val="NormalWeb"/>
        <w:divId w:val="665595705"/>
        <w:rPr>
          <w:rFonts w:ascii="Georgia" w:hAnsi="Georgia"/>
        </w:rPr>
      </w:pPr>
      <w:r>
        <w:rPr>
          <w:rStyle w:val="datalabel1"/>
          <w:rFonts w:ascii="Georgia" w:hAnsi="Georgia"/>
        </w:rPr>
        <w:t xml:space="preserve">Generation Length: </w:t>
      </w:r>
      <w:r>
        <w:rPr>
          <w:rFonts w:ascii="Georgia" w:hAnsi="Georgia"/>
        </w:rPr>
        <w:t>(Not specified)</w:t>
      </w:r>
    </w:p>
    <w:p w14:paraId="705664EC" w14:textId="77777777" w:rsidR="002F0F89" w:rsidRDefault="001245C0">
      <w:pPr>
        <w:pStyle w:val="NormalWeb"/>
        <w:divId w:val="665595705"/>
        <w:rPr>
          <w:rFonts w:ascii="Georgia" w:hAnsi="Georgia"/>
        </w:rPr>
      </w:pPr>
      <w:r>
        <w:rPr>
          <w:rStyle w:val="datalabel1"/>
          <w:rFonts w:ascii="Georgia" w:hAnsi="Georgia"/>
        </w:rPr>
        <w:t xml:space="preserve">Age at maturity: female or unspecified: </w:t>
      </w:r>
      <w:r>
        <w:rPr>
          <w:rFonts w:ascii="Georgia" w:hAnsi="Georgia"/>
        </w:rPr>
        <w:t>(Not specified)</w:t>
      </w:r>
    </w:p>
    <w:p w14:paraId="3D6AA2FD" w14:textId="77777777" w:rsidR="002F0F89" w:rsidRDefault="001245C0">
      <w:pPr>
        <w:pStyle w:val="NormalWeb"/>
        <w:divId w:val="665595705"/>
        <w:rPr>
          <w:rFonts w:ascii="Georgia" w:hAnsi="Georgia"/>
        </w:rPr>
      </w:pPr>
      <w:r>
        <w:rPr>
          <w:rStyle w:val="datalabel1"/>
          <w:rFonts w:ascii="Georgia" w:hAnsi="Georgia"/>
        </w:rPr>
        <w:lastRenderedPageBreak/>
        <w:t xml:space="preserve">Age at Maturity: Male: </w:t>
      </w:r>
      <w:r>
        <w:rPr>
          <w:rFonts w:ascii="Georgia" w:hAnsi="Georgia"/>
        </w:rPr>
        <w:t>(Not specified)</w:t>
      </w:r>
    </w:p>
    <w:p w14:paraId="3EFB9FB3" w14:textId="77777777" w:rsidR="002F0F89" w:rsidRDefault="001245C0">
      <w:pPr>
        <w:pStyle w:val="NormalWeb"/>
        <w:divId w:val="665595705"/>
        <w:rPr>
          <w:rFonts w:ascii="Georgia" w:hAnsi="Georgia"/>
        </w:rPr>
      </w:pPr>
      <w:r>
        <w:rPr>
          <w:rStyle w:val="datalabel1"/>
          <w:rFonts w:ascii="Georgia" w:hAnsi="Georgia"/>
        </w:rPr>
        <w:t xml:space="preserve">Size at Maturity (in cms): Female: </w:t>
      </w:r>
      <w:r>
        <w:rPr>
          <w:rFonts w:ascii="Georgia" w:hAnsi="Georgia"/>
        </w:rPr>
        <w:t>(Not specified)</w:t>
      </w:r>
    </w:p>
    <w:p w14:paraId="562A5D0F" w14:textId="77777777" w:rsidR="002F0F89" w:rsidRDefault="001245C0">
      <w:pPr>
        <w:pStyle w:val="NormalWeb"/>
        <w:divId w:val="665595705"/>
        <w:rPr>
          <w:rFonts w:ascii="Georgia" w:hAnsi="Georgia"/>
        </w:rPr>
      </w:pPr>
      <w:r>
        <w:rPr>
          <w:rStyle w:val="datalabel1"/>
          <w:rFonts w:ascii="Georgia" w:hAnsi="Georgia"/>
        </w:rPr>
        <w:t xml:space="preserve">Size at Maturity (in cms): Male: </w:t>
      </w:r>
      <w:r>
        <w:rPr>
          <w:rFonts w:ascii="Georgia" w:hAnsi="Georgia"/>
        </w:rPr>
        <w:t>(Not specified)</w:t>
      </w:r>
    </w:p>
    <w:p w14:paraId="3240E9C8" w14:textId="77777777" w:rsidR="002F0F89" w:rsidRDefault="001245C0">
      <w:pPr>
        <w:pStyle w:val="NormalWeb"/>
        <w:divId w:val="665595705"/>
        <w:rPr>
          <w:rFonts w:ascii="Georgia" w:hAnsi="Georgia"/>
        </w:rPr>
      </w:pPr>
      <w:r>
        <w:rPr>
          <w:rStyle w:val="datalabel1"/>
          <w:rFonts w:ascii="Georgia" w:hAnsi="Georgia"/>
        </w:rPr>
        <w:t xml:space="preserve">Longevity: </w:t>
      </w:r>
      <w:r>
        <w:rPr>
          <w:rFonts w:ascii="Georgia" w:hAnsi="Georgia"/>
        </w:rPr>
        <w:t>(Not specified)</w:t>
      </w:r>
    </w:p>
    <w:p w14:paraId="7F55759E" w14:textId="77777777" w:rsidR="002F0F89" w:rsidRDefault="001245C0">
      <w:pPr>
        <w:pStyle w:val="NormalWeb"/>
        <w:divId w:val="665595705"/>
        <w:rPr>
          <w:rFonts w:ascii="Georgia" w:hAnsi="Georgia"/>
        </w:rPr>
      </w:pPr>
      <w:r>
        <w:rPr>
          <w:rStyle w:val="datalabel1"/>
          <w:rFonts w:ascii="Georgia" w:hAnsi="Georgia"/>
        </w:rPr>
        <w:t xml:space="preserve">Average Reproductive Age: </w:t>
      </w:r>
      <w:r>
        <w:rPr>
          <w:rFonts w:ascii="Georgia" w:hAnsi="Georgia"/>
        </w:rPr>
        <w:t>(Not specified)</w:t>
      </w:r>
    </w:p>
    <w:p w14:paraId="0C8E380C" w14:textId="77777777" w:rsidR="002F0F89" w:rsidRDefault="001245C0">
      <w:pPr>
        <w:pStyle w:val="NormalWeb"/>
        <w:divId w:val="665595705"/>
        <w:rPr>
          <w:rFonts w:ascii="Georgia" w:hAnsi="Georgia"/>
        </w:rPr>
      </w:pPr>
      <w:r>
        <w:rPr>
          <w:rStyle w:val="datalabel1"/>
          <w:rFonts w:ascii="Georgia" w:hAnsi="Georgia"/>
        </w:rPr>
        <w:t xml:space="preserve">Maximum Size (in cms): </w:t>
      </w:r>
      <w:r>
        <w:rPr>
          <w:rFonts w:ascii="Georgia" w:hAnsi="Georgia"/>
        </w:rPr>
        <w:t>(Not specified)</w:t>
      </w:r>
    </w:p>
    <w:p w14:paraId="4708CB66" w14:textId="77777777" w:rsidR="002F0F89" w:rsidRDefault="001245C0">
      <w:pPr>
        <w:pStyle w:val="NormalWeb"/>
        <w:divId w:val="665595705"/>
        <w:rPr>
          <w:rFonts w:ascii="Georgia" w:hAnsi="Georgia"/>
        </w:rPr>
      </w:pPr>
      <w:r>
        <w:rPr>
          <w:rStyle w:val="datalabel1"/>
          <w:rFonts w:ascii="Georgia" w:hAnsi="Georgia"/>
        </w:rPr>
        <w:t xml:space="preserve">Size at Birth (in cms): </w:t>
      </w:r>
      <w:r>
        <w:rPr>
          <w:rFonts w:ascii="Georgia" w:hAnsi="Georgia"/>
        </w:rPr>
        <w:t>(Not specified)</w:t>
      </w:r>
    </w:p>
    <w:p w14:paraId="376FD3E2" w14:textId="77777777" w:rsidR="002F0F89" w:rsidRDefault="001245C0">
      <w:pPr>
        <w:pStyle w:val="NormalWeb"/>
        <w:divId w:val="665595705"/>
        <w:rPr>
          <w:rFonts w:ascii="Georgia" w:hAnsi="Georgia"/>
        </w:rPr>
      </w:pPr>
      <w:r>
        <w:rPr>
          <w:rStyle w:val="datalabel1"/>
          <w:rFonts w:ascii="Georgia" w:hAnsi="Georgia"/>
        </w:rPr>
        <w:t xml:space="preserve">Gestation Time: </w:t>
      </w:r>
      <w:r>
        <w:rPr>
          <w:rFonts w:ascii="Georgia" w:hAnsi="Georgia"/>
        </w:rPr>
        <w:t>(Not specified)</w:t>
      </w:r>
    </w:p>
    <w:p w14:paraId="5820580C" w14:textId="77777777" w:rsidR="002F0F89" w:rsidRDefault="001245C0">
      <w:pPr>
        <w:pStyle w:val="NormalWeb"/>
        <w:divId w:val="665595705"/>
        <w:rPr>
          <w:rFonts w:ascii="Georgia" w:hAnsi="Georgia"/>
        </w:rPr>
      </w:pPr>
      <w:r>
        <w:rPr>
          <w:rStyle w:val="datalabel1"/>
          <w:rFonts w:ascii="Georgia" w:hAnsi="Georgia"/>
        </w:rPr>
        <w:t xml:space="preserve">Reproductive Periodicity: </w:t>
      </w:r>
      <w:r>
        <w:rPr>
          <w:rFonts w:ascii="Georgia" w:hAnsi="Georgia"/>
        </w:rPr>
        <w:t>(Not specified)</w:t>
      </w:r>
    </w:p>
    <w:p w14:paraId="6BDEA11E" w14:textId="77777777" w:rsidR="002F0F89" w:rsidRDefault="001245C0">
      <w:pPr>
        <w:pStyle w:val="NormalWeb"/>
        <w:divId w:val="665595705"/>
        <w:rPr>
          <w:rFonts w:ascii="Georgia" w:hAnsi="Georgia"/>
        </w:rPr>
      </w:pPr>
      <w:r>
        <w:rPr>
          <w:rStyle w:val="datalabel1"/>
          <w:rFonts w:ascii="Georgia" w:hAnsi="Georgia"/>
        </w:rPr>
        <w:t xml:space="preserve">Average Annual Fecundity or Litter Size: </w:t>
      </w:r>
      <w:r>
        <w:rPr>
          <w:rFonts w:ascii="Georgia" w:hAnsi="Georgia"/>
        </w:rPr>
        <w:t>(Not specified)</w:t>
      </w:r>
    </w:p>
    <w:p w14:paraId="56D7F728" w14:textId="77777777" w:rsidR="002F0F89" w:rsidRDefault="001245C0">
      <w:pPr>
        <w:pStyle w:val="NormalWeb"/>
        <w:divId w:val="665595705"/>
        <w:rPr>
          <w:rFonts w:ascii="Georgia" w:hAnsi="Georgia"/>
        </w:rPr>
      </w:pPr>
      <w:r>
        <w:rPr>
          <w:rStyle w:val="datalabel1"/>
          <w:rFonts w:ascii="Georgia" w:hAnsi="Georgia"/>
        </w:rPr>
        <w:t xml:space="preserve">Annual Rate of Population Increase: </w:t>
      </w:r>
      <w:r>
        <w:rPr>
          <w:rFonts w:ascii="Georgia" w:hAnsi="Georgia"/>
        </w:rPr>
        <w:t>(Not specified)</w:t>
      </w:r>
    </w:p>
    <w:p w14:paraId="36318BBA" w14:textId="77777777" w:rsidR="002F0F89" w:rsidRDefault="001245C0">
      <w:pPr>
        <w:pStyle w:val="NormalWeb"/>
        <w:divId w:val="665595705"/>
        <w:rPr>
          <w:rFonts w:ascii="Georgia" w:hAnsi="Georgia"/>
        </w:rPr>
      </w:pPr>
      <w:r>
        <w:rPr>
          <w:rStyle w:val="datalabel1"/>
          <w:rFonts w:ascii="Georgia" w:hAnsi="Georgia"/>
        </w:rPr>
        <w:t xml:space="preserve">Natural Mortality: </w:t>
      </w:r>
      <w:r>
        <w:rPr>
          <w:rFonts w:ascii="Georgia" w:hAnsi="Georgia"/>
        </w:rPr>
        <w:t>(Not specified)</w:t>
      </w:r>
    </w:p>
    <w:p w14:paraId="25CA4260" w14:textId="77777777" w:rsidR="002F0F89" w:rsidRDefault="001245C0">
      <w:pPr>
        <w:pStyle w:val="NormalWeb"/>
        <w:divId w:val="665595705"/>
        <w:rPr>
          <w:rFonts w:ascii="Georgia" w:hAnsi="Georgia"/>
        </w:rPr>
      </w:pPr>
      <w:r>
        <w:rPr>
          <w:rStyle w:val="datalabel1"/>
          <w:rFonts w:ascii="Georgia" w:hAnsi="Georgia"/>
        </w:rPr>
        <w:t xml:space="preserve">Does the species lay eggs? </w:t>
      </w:r>
      <w:r>
        <w:rPr>
          <w:rFonts w:ascii="Georgia" w:hAnsi="Georgia"/>
        </w:rPr>
        <w:t>(Not specified)</w:t>
      </w:r>
    </w:p>
    <w:p w14:paraId="5B61349D" w14:textId="77777777" w:rsidR="002F0F89" w:rsidRDefault="001245C0">
      <w:pPr>
        <w:pStyle w:val="NormalWeb"/>
        <w:divId w:val="665595705"/>
        <w:rPr>
          <w:rFonts w:ascii="Georgia" w:hAnsi="Georgia"/>
        </w:rPr>
      </w:pPr>
      <w:r>
        <w:rPr>
          <w:rStyle w:val="datalabel1"/>
          <w:rFonts w:ascii="Georgia" w:hAnsi="Georgia"/>
        </w:rPr>
        <w:t xml:space="preserve">Does the species give birth to live young: </w:t>
      </w:r>
      <w:r>
        <w:rPr>
          <w:rFonts w:ascii="Georgia" w:hAnsi="Georgia"/>
        </w:rPr>
        <w:t>(Not specified)</w:t>
      </w:r>
    </w:p>
    <w:p w14:paraId="3B2C5FC6" w14:textId="77777777" w:rsidR="002F0F89" w:rsidRDefault="001245C0">
      <w:pPr>
        <w:pStyle w:val="NormalWeb"/>
        <w:divId w:val="665595705"/>
        <w:rPr>
          <w:rFonts w:ascii="Georgia" w:hAnsi="Georgia"/>
        </w:rPr>
      </w:pPr>
      <w:r>
        <w:rPr>
          <w:rStyle w:val="datalabel1"/>
          <w:rFonts w:ascii="Georgia" w:hAnsi="Georgia"/>
        </w:rPr>
        <w:t xml:space="preserve">Does the species exhibit parthenogenesis: </w:t>
      </w:r>
      <w:r>
        <w:rPr>
          <w:rFonts w:ascii="Georgia" w:hAnsi="Georgia"/>
        </w:rPr>
        <w:t>(Not specified)</w:t>
      </w:r>
    </w:p>
    <w:p w14:paraId="3063089F" w14:textId="77777777" w:rsidR="002F0F89" w:rsidRDefault="001245C0">
      <w:pPr>
        <w:pStyle w:val="NormalWeb"/>
        <w:divId w:val="665595705"/>
        <w:rPr>
          <w:rFonts w:ascii="Georgia" w:hAnsi="Georgia"/>
        </w:rPr>
      </w:pPr>
      <w:r>
        <w:rPr>
          <w:rStyle w:val="datalabel1"/>
          <w:rFonts w:ascii="Georgia" w:hAnsi="Georgia"/>
        </w:rPr>
        <w:t xml:space="preserve">Does the species have a free-living larval stage? </w:t>
      </w:r>
      <w:r>
        <w:rPr>
          <w:rFonts w:ascii="Georgia" w:hAnsi="Georgia"/>
        </w:rPr>
        <w:t>(Not specified)</w:t>
      </w:r>
    </w:p>
    <w:p w14:paraId="624E7F7F" w14:textId="77777777" w:rsidR="002F0F89" w:rsidRDefault="001245C0">
      <w:pPr>
        <w:pStyle w:val="NormalWeb"/>
        <w:divId w:val="665595705"/>
        <w:rPr>
          <w:rFonts w:ascii="Georgia" w:hAnsi="Georgia"/>
        </w:rPr>
      </w:pPr>
      <w:r>
        <w:rPr>
          <w:rStyle w:val="datalabel1"/>
          <w:rFonts w:ascii="Georgia" w:hAnsi="Georgia"/>
        </w:rPr>
        <w:t xml:space="preserve">Does the species require water for breeding? </w:t>
      </w:r>
      <w:r>
        <w:rPr>
          <w:rFonts w:ascii="Georgia" w:hAnsi="Georgia"/>
        </w:rPr>
        <w:t>(Not specified)</w:t>
      </w:r>
    </w:p>
    <w:p w14:paraId="787E0CC4" w14:textId="77777777" w:rsidR="002F0F89" w:rsidRDefault="001245C0">
      <w:pPr>
        <w:pStyle w:val="Heading2"/>
        <w:divId w:val="665595705"/>
        <w:rPr>
          <w:rFonts w:ascii="Georgia" w:eastAsia="Times New Roman" w:hAnsi="Georgia"/>
          <w:sz w:val="27"/>
          <w:szCs w:val="27"/>
        </w:rPr>
      </w:pPr>
      <w:r>
        <w:rPr>
          <w:rFonts w:ascii="Georgia" w:eastAsia="Times New Roman" w:hAnsi="Georgia"/>
          <w:sz w:val="27"/>
          <w:szCs w:val="27"/>
        </w:rPr>
        <w:t>Movement Patterns</w:t>
      </w:r>
    </w:p>
    <w:p w14:paraId="16BCAF0C" w14:textId="77777777" w:rsidR="002F0F89" w:rsidRDefault="001245C0">
      <w:pPr>
        <w:pStyle w:val="NormalWeb"/>
        <w:divId w:val="665595705"/>
        <w:rPr>
          <w:rFonts w:ascii="Georgia" w:hAnsi="Georgia"/>
        </w:rPr>
      </w:pPr>
      <w:r>
        <w:rPr>
          <w:rStyle w:val="datalabel1"/>
          <w:rFonts w:ascii="Georgia" w:hAnsi="Georgia"/>
        </w:rPr>
        <w:t xml:space="preserve">Movement Patterns: </w:t>
      </w:r>
      <w:r>
        <w:rPr>
          <w:rFonts w:ascii="Georgia" w:hAnsi="Georgia"/>
        </w:rPr>
        <w:t>(Not specified)</w:t>
      </w:r>
    </w:p>
    <w:p w14:paraId="5F940BF1" w14:textId="77777777" w:rsidR="002F0F89" w:rsidRDefault="001245C0">
      <w:pPr>
        <w:pStyle w:val="NormalWeb"/>
        <w:divId w:val="665595705"/>
        <w:rPr>
          <w:rFonts w:ascii="Georgia" w:hAnsi="Georgia"/>
        </w:rPr>
      </w:pPr>
      <w:r>
        <w:rPr>
          <w:rStyle w:val="datalabel1"/>
          <w:rFonts w:ascii="Georgia" w:hAnsi="Georgia"/>
        </w:rPr>
        <w:t xml:space="preserve">Congregatory: </w:t>
      </w:r>
      <w:r>
        <w:rPr>
          <w:rFonts w:ascii="Georgia" w:hAnsi="Georgia"/>
        </w:rPr>
        <w:t>(Not specified)</w:t>
      </w:r>
    </w:p>
    <w:p w14:paraId="4D9AF950" w14:textId="77777777" w:rsidR="002F0F89" w:rsidRDefault="001245C0">
      <w:pPr>
        <w:pStyle w:val="Heading2"/>
        <w:divId w:val="665595705"/>
        <w:rPr>
          <w:rFonts w:ascii="Georgia" w:eastAsia="Times New Roman" w:hAnsi="Georgia"/>
          <w:sz w:val="27"/>
          <w:szCs w:val="27"/>
        </w:rPr>
      </w:pPr>
      <w:r>
        <w:rPr>
          <w:rFonts w:ascii="Georgia" w:eastAsia="Times New Roman" w:hAnsi="Georgia"/>
          <w:sz w:val="27"/>
          <w:szCs w:val="27"/>
        </w:rPr>
        <w:t>Systems</w:t>
      </w:r>
    </w:p>
    <w:p w14:paraId="4D5B46F5" w14:textId="77777777" w:rsidR="002F0F89" w:rsidRDefault="001245C0">
      <w:pPr>
        <w:pStyle w:val="NormalWeb"/>
        <w:divId w:val="665595705"/>
        <w:rPr>
          <w:rFonts w:ascii="Georgia" w:hAnsi="Georgia"/>
        </w:rPr>
      </w:pPr>
      <w:r>
        <w:rPr>
          <w:rStyle w:val="datalabel1"/>
          <w:rFonts w:ascii="Georgia" w:hAnsi="Georgia"/>
        </w:rPr>
        <w:t xml:space="preserve">System: </w:t>
      </w:r>
      <w:r>
        <w:rPr>
          <w:rFonts w:ascii="Georgia" w:hAnsi="Georgia"/>
        </w:rPr>
        <w:t>Terrestrial, Freshwater (=Inland waters)</w:t>
      </w:r>
    </w:p>
    <w:p w14:paraId="41BDF720" w14:textId="77777777" w:rsidR="002F0F89" w:rsidRDefault="001245C0">
      <w:pPr>
        <w:pStyle w:val="Heading2"/>
        <w:divId w:val="665595705"/>
        <w:rPr>
          <w:rFonts w:ascii="Georgia" w:eastAsia="Times New Roman" w:hAnsi="Georgia"/>
          <w:sz w:val="27"/>
          <w:szCs w:val="27"/>
        </w:rPr>
      </w:pPr>
      <w:r>
        <w:rPr>
          <w:rFonts w:ascii="Georgia" w:eastAsia="Times New Roman" w:hAnsi="Georgia"/>
          <w:sz w:val="27"/>
          <w:szCs w:val="27"/>
        </w:rPr>
        <w:t>Plant / Fungi Specific</w:t>
      </w:r>
    </w:p>
    <w:p w14:paraId="2FBE6376" w14:textId="77777777" w:rsidR="002F0F89" w:rsidRDefault="001245C0">
      <w:pPr>
        <w:pStyle w:val="NormalWeb"/>
        <w:divId w:val="665595705"/>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2F0F89" w14:paraId="664FB0EF" w14:textId="77777777">
        <w:trPr>
          <w:divId w:val="665595705"/>
          <w:tblCellSpacing w:w="15" w:type="dxa"/>
        </w:trPr>
        <w:tc>
          <w:tcPr>
            <w:tcW w:w="0" w:type="auto"/>
            <w:tcBorders>
              <w:bottom w:val="single" w:sz="6" w:space="0" w:color="000000"/>
            </w:tcBorders>
            <w:shd w:val="clear" w:color="auto" w:fill="BBBBBB"/>
            <w:vAlign w:val="center"/>
            <w:hideMark/>
          </w:tcPr>
          <w:p w14:paraId="35FA81BB"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2F0F89" w14:paraId="2F12979D" w14:textId="77777777">
        <w:trPr>
          <w:divId w:val="665595705"/>
          <w:tblCellSpacing w:w="15" w:type="dxa"/>
        </w:trPr>
        <w:tc>
          <w:tcPr>
            <w:tcW w:w="0" w:type="auto"/>
            <w:tcBorders>
              <w:bottom w:val="single" w:sz="6" w:space="0" w:color="CCCCCC"/>
            </w:tcBorders>
            <w:vAlign w:val="center"/>
            <w:hideMark/>
          </w:tcPr>
          <w:p w14:paraId="1A439E0A" w14:textId="77777777" w:rsidR="002F0F89" w:rsidRDefault="001245C0">
            <w:pPr>
              <w:spacing w:after="75"/>
              <w:rPr>
                <w:rFonts w:ascii="Georgia" w:eastAsia="Times New Roman" w:hAnsi="Georgia"/>
                <w:sz w:val="18"/>
                <w:szCs w:val="18"/>
              </w:rPr>
            </w:pPr>
            <w:r>
              <w:rPr>
                <w:rFonts w:ascii="Georgia" w:eastAsia="Times New Roman" w:hAnsi="Georgia"/>
                <w:sz w:val="18"/>
                <w:szCs w:val="18"/>
              </w:rPr>
              <w:t>Forb or Herb</w:t>
            </w:r>
          </w:p>
        </w:tc>
      </w:tr>
    </w:tbl>
    <w:p w14:paraId="774F1B6D" w14:textId="77777777" w:rsidR="002F0F89" w:rsidRDefault="001245C0">
      <w:pPr>
        <w:pStyle w:val="Heading1"/>
        <w:divId w:val="846793413"/>
        <w:rPr>
          <w:rFonts w:ascii="Georgia" w:eastAsia="Times New Roman" w:hAnsi="Georgia"/>
          <w:sz w:val="29"/>
          <w:szCs w:val="29"/>
        </w:rPr>
      </w:pPr>
      <w:r>
        <w:rPr>
          <w:rFonts w:ascii="Georgia" w:eastAsia="Times New Roman" w:hAnsi="Georgia"/>
          <w:sz w:val="29"/>
          <w:szCs w:val="29"/>
        </w:rPr>
        <w:t>Use and Trade</w:t>
      </w:r>
    </w:p>
    <w:p w14:paraId="30DC2A0C" w14:textId="77777777" w:rsidR="002F0F89" w:rsidRDefault="001245C0">
      <w:pPr>
        <w:pStyle w:val="Heading2"/>
        <w:divId w:val="846793413"/>
        <w:rPr>
          <w:rFonts w:ascii="Georgia" w:eastAsia="Times New Roman" w:hAnsi="Georgia"/>
          <w:sz w:val="27"/>
          <w:szCs w:val="27"/>
        </w:rPr>
      </w:pPr>
      <w:r>
        <w:rPr>
          <w:rFonts w:ascii="Georgia" w:eastAsia="Times New Roman" w:hAnsi="Georgia"/>
          <w:sz w:val="27"/>
          <w:szCs w:val="27"/>
        </w:rPr>
        <w:lastRenderedPageBreak/>
        <w:t>General Use and Trade Information</w:t>
      </w:r>
    </w:p>
    <w:p w14:paraId="0945D52C" w14:textId="77777777" w:rsidR="002F0F89" w:rsidRDefault="001245C0">
      <w:pPr>
        <w:pStyle w:val="NormalWeb"/>
        <w:divId w:val="846793413"/>
        <w:rPr>
          <w:rFonts w:ascii="Georgia" w:hAnsi="Georgia"/>
        </w:rPr>
      </w:pPr>
      <w:r>
        <w:rPr>
          <w:rStyle w:val="datalabel1"/>
          <w:rFonts w:ascii="Georgia" w:hAnsi="Georgia"/>
        </w:rPr>
        <w:t xml:space="preserve">Species not utilized: </w:t>
      </w:r>
      <w:commentRangeStart w:id="22"/>
      <w:r w:rsidRPr="00AA1B7D">
        <w:rPr>
          <w:rFonts w:ascii="Georgia" w:hAnsi="Georgia"/>
          <w:highlight w:val="cyan"/>
        </w:rPr>
        <w:t>true</w:t>
      </w:r>
      <w:commentRangeEnd w:id="22"/>
      <w:r w:rsidR="009B541F">
        <w:rPr>
          <w:rStyle w:val="CommentReference"/>
        </w:rPr>
        <w:commentReference w:id="22"/>
      </w:r>
    </w:p>
    <w:p w14:paraId="570F9F0C" w14:textId="77777777" w:rsidR="002F0F89" w:rsidRDefault="001245C0">
      <w:pPr>
        <w:pStyle w:val="NormalWeb"/>
        <w:divId w:val="846793413"/>
        <w:rPr>
          <w:rFonts w:ascii="Georgia" w:hAnsi="Georgia"/>
        </w:rPr>
      </w:pPr>
      <w:r>
        <w:rPr>
          <w:rStyle w:val="datalabel1"/>
          <w:rFonts w:ascii="Georgia" w:hAnsi="Georgia"/>
        </w:rPr>
        <w:t xml:space="preserve">No use/trade information for this species: </w:t>
      </w:r>
      <w:r w:rsidRPr="00AA1B7D">
        <w:rPr>
          <w:rFonts w:ascii="Georgia" w:hAnsi="Georgia"/>
          <w:highlight w:val="cyan"/>
        </w:rPr>
        <w:t>true</w:t>
      </w:r>
    </w:p>
    <w:p w14:paraId="0D5573B1" w14:textId="77777777" w:rsidR="002F0F89" w:rsidRDefault="001245C0">
      <w:pPr>
        <w:pStyle w:val="NormalWeb"/>
        <w:divId w:val="846793413"/>
        <w:rPr>
          <w:rFonts w:ascii="Georgia" w:hAnsi="Georgia"/>
        </w:rPr>
      </w:pPr>
      <w:r>
        <w:rPr>
          <w:rFonts w:ascii="Georgia" w:hAnsi="Georgia"/>
        </w:rPr>
        <w:t xml:space="preserve">Il n'y a pas d'informations enregistrées sur le commerce et l'utilisation de </w:t>
      </w:r>
      <w:r>
        <w:rPr>
          <w:rStyle w:val="Emphasis"/>
          <w:rFonts w:ascii="Georgia" w:hAnsi="Georgia"/>
        </w:rPr>
        <w:t>Buchenera bowalensis.</w:t>
      </w:r>
    </w:p>
    <w:p w14:paraId="22440918" w14:textId="77777777" w:rsidR="002F0F89" w:rsidRDefault="001245C0">
      <w:pPr>
        <w:pStyle w:val="NormalWeb"/>
        <w:divId w:val="846793413"/>
        <w:rPr>
          <w:rFonts w:ascii="Georgia" w:hAnsi="Georgia"/>
        </w:rPr>
      </w:pPr>
      <w:r>
        <w:rPr>
          <w:rStyle w:val="datalabel1"/>
          <w:rFonts w:ascii="Georgia" w:hAnsi="Georgia"/>
        </w:rPr>
        <w:t xml:space="preserve">Local Livelihood: </w:t>
      </w:r>
      <w:r>
        <w:rPr>
          <w:rFonts w:ascii="Georgia" w:hAnsi="Georgia"/>
        </w:rPr>
        <w:t>(Not specified)</w:t>
      </w:r>
    </w:p>
    <w:p w14:paraId="271DB59D" w14:textId="77777777" w:rsidR="002F0F89" w:rsidRDefault="001245C0">
      <w:pPr>
        <w:pStyle w:val="NormalWeb"/>
        <w:divId w:val="846793413"/>
        <w:rPr>
          <w:rFonts w:ascii="Georgia" w:hAnsi="Georgia"/>
        </w:rPr>
      </w:pPr>
      <w:r>
        <w:rPr>
          <w:rStyle w:val="datalabel1"/>
          <w:rFonts w:ascii="Georgia" w:hAnsi="Georgia"/>
        </w:rPr>
        <w:t xml:space="preserve">National Commercial Value: </w:t>
      </w:r>
      <w:r>
        <w:rPr>
          <w:rFonts w:ascii="Georgia" w:hAnsi="Georgia"/>
        </w:rPr>
        <w:t>(Not specified)</w:t>
      </w:r>
    </w:p>
    <w:p w14:paraId="39CCFDFC" w14:textId="77777777" w:rsidR="002F0F89" w:rsidRDefault="001245C0">
      <w:pPr>
        <w:pStyle w:val="NormalWeb"/>
        <w:divId w:val="846793413"/>
        <w:rPr>
          <w:rFonts w:ascii="Georgia" w:hAnsi="Georgia"/>
        </w:rPr>
      </w:pPr>
      <w:r>
        <w:rPr>
          <w:rStyle w:val="datalabel1"/>
          <w:rFonts w:ascii="Georgia" w:hAnsi="Georgia"/>
        </w:rPr>
        <w:t xml:space="preserve">International Commercial Value: </w:t>
      </w:r>
      <w:r>
        <w:rPr>
          <w:rFonts w:ascii="Georgia" w:hAnsi="Georgia"/>
        </w:rPr>
        <w:t>(Not specified)</w:t>
      </w:r>
    </w:p>
    <w:p w14:paraId="08387DFF" w14:textId="77777777" w:rsidR="002F0F89" w:rsidRDefault="001245C0">
      <w:pPr>
        <w:pStyle w:val="NormalWeb"/>
        <w:divId w:val="846793413"/>
        <w:rPr>
          <w:rFonts w:ascii="Georgia" w:hAnsi="Georgia"/>
        </w:rPr>
      </w:pPr>
      <w:r>
        <w:rPr>
          <w:rStyle w:val="datalabel1"/>
          <w:rFonts w:ascii="Georgia" w:hAnsi="Georgia"/>
        </w:rPr>
        <w:t xml:space="preserve">End Use: </w:t>
      </w:r>
      <w:r>
        <w:rPr>
          <w:rFonts w:ascii="Georgia" w:hAnsi="Georgia"/>
        </w:rPr>
        <w:t>(Not specified)</w:t>
      </w:r>
    </w:p>
    <w:p w14:paraId="7A46641E" w14:textId="77777777" w:rsidR="002F0F89" w:rsidRDefault="001245C0">
      <w:pPr>
        <w:pStyle w:val="NormalWeb"/>
        <w:divId w:val="846793413"/>
        <w:rPr>
          <w:rFonts w:ascii="Georgia" w:hAnsi="Georgia"/>
        </w:rPr>
      </w:pPr>
      <w:r>
        <w:rPr>
          <w:rStyle w:val="datalabel1"/>
          <w:rFonts w:ascii="Georgia" w:hAnsi="Georgia"/>
        </w:rPr>
        <w:t xml:space="preserve">Is there harvest from captive/cultivated sources of this species? </w:t>
      </w:r>
      <w:r>
        <w:rPr>
          <w:rFonts w:ascii="Georgia" w:hAnsi="Georgia"/>
        </w:rPr>
        <w:t>(Not specified)</w:t>
      </w:r>
    </w:p>
    <w:p w14:paraId="797BD3D9" w14:textId="77777777" w:rsidR="002F0F89" w:rsidRDefault="001245C0">
      <w:pPr>
        <w:pStyle w:val="NormalWeb"/>
        <w:divId w:val="846793413"/>
        <w:rPr>
          <w:rFonts w:ascii="Georgia" w:hAnsi="Georgia"/>
        </w:rPr>
      </w:pPr>
      <w:r>
        <w:rPr>
          <w:rStyle w:val="datalabel1"/>
          <w:rFonts w:ascii="Georgia" w:hAnsi="Georgia"/>
        </w:rPr>
        <w:t xml:space="preserve">Trend in level of total offtake from wild sources: </w:t>
      </w:r>
      <w:r>
        <w:rPr>
          <w:rFonts w:ascii="Georgia" w:hAnsi="Georgia"/>
        </w:rPr>
        <w:t>Unknown</w:t>
      </w:r>
    </w:p>
    <w:p w14:paraId="1E7B1CE7" w14:textId="77777777" w:rsidR="002F0F89" w:rsidRDefault="001245C0">
      <w:pPr>
        <w:pStyle w:val="NormalWeb"/>
        <w:divId w:val="846793413"/>
        <w:rPr>
          <w:rFonts w:ascii="Georgia" w:hAnsi="Georgia"/>
        </w:rPr>
      </w:pPr>
      <w:r>
        <w:rPr>
          <w:rStyle w:val="datalabel1"/>
          <w:rFonts w:ascii="Georgia" w:hAnsi="Georgia"/>
        </w:rPr>
        <w:t xml:space="preserve">Trend in level of total offtake from domesticated sources: </w:t>
      </w:r>
      <w:r>
        <w:rPr>
          <w:rFonts w:ascii="Georgia" w:hAnsi="Georgia"/>
        </w:rPr>
        <w:t>Unknown</w:t>
      </w:r>
    </w:p>
    <w:p w14:paraId="74108123" w14:textId="77777777" w:rsidR="002F0F89" w:rsidRDefault="001245C0">
      <w:pPr>
        <w:pStyle w:val="NormalWeb"/>
        <w:divId w:val="846793413"/>
        <w:rPr>
          <w:rFonts w:ascii="Georgia" w:hAnsi="Georgia"/>
        </w:rPr>
      </w:pPr>
      <w:r>
        <w:rPr>
          <w:rStyle w:val="datalabel1"/>
          <w:rFonts w:ascii="Georgia" w:hAnsi="Georgia"/>
        </w:rPr>
        <w:t xml:space="preserve">Harvest Trend Comments: </w:t>
      </w:r>
      <w:r>
        <w:rPr>
          <w:rFonts w:ascii="Georgia" w:hAnsi="Georgia"/>
        </w:rPr>
        <w:t>(Not specified)</w:t>
      </w:r>
    </w:p>
    <w:p w14:paraId="383716E6" w14:textId="77777777" w:rsidR="002F0F89" w:rsidRDefault="001245C0">
      <w:pPr>
        <w:pStyle w:val="Heading2"/>
        <w:divId w:val="846793413"/>
        <w:rPr>
          <w:rFonts w:ascii="Georgia" w:eastAsia="Times New Roman" w:hAnsi="Georgia"/>
          <w:sz w:val="27"/>
          <w:szCs w:val="27"/>
        </w:rPr>
      </w:pPr>
      <w:r>
        <w:rPr>
          <w:rFonts w:ascii="Georgia" w:eastAsia="Times New Roman" w:hAnsi="Georgia"/>
          <w:sz w:val="27"/>
          <w:szCs w:val="27"/>
        </w:rPr>
        <w:t>Non- Consumptive Use</w:t>
      </w:r>
    </w:p>
    <w:p w14:paraId="347640B5" w14:textId="77777777" w:rsidR="002F0F89" w:rsidRDefault="001245C0">
      <w:pPr>
        <w:pStyle w:val="NormalWeb"/>
        <w:divId w:val="846793413"/>
        <w:rPr>
          <w:rFonts w:ascii="Georgia" w:hAnsi="Georgia"/>
        </w:rPr>
      </w:pPr>
      <w:r>
        <w:rPr>
          <w:rStyle w:val="datalabel1"/>
          <w:rFonts w:ascii="Georgia" w:hAnsi="Georgia"/>
        </w:rPr>
        <w:t>Non-consumptive use of the species?</w:t>
      </w:r>
      <w:commentRangeStart w:id="23"/>
      <w:r>
        <w:rPr>
          <w:rStyle w:val="datalabel1"/>
          <w:rFonts w:ascii="Georgia" w:hAnsi="Georgia"/>
        </w:rPr>
        <w:t xml:space="preserve"> </w:t>
      </w:r>
      <w:r w:rsidRPr="00AA1B7D">
        <w:rPr>
          <w:rFonts w:ascii="Georgia" w:hAnsi="Georgia"/>
          <w:highlight w:val="cyan"/>
        </w:rPr>
        <w:t>true</w:t>
      </w:r>
      <w:commentRangeEnd w:id="23"/>
      <w:r w:rsidR="009B541F">
        <w:rPr>
          <w:rStyle w:val="CommentReference"/>
        </w:rPr>
        <w:commentReference w:id="23"/>
      </w:r>
    </w:p>
    <w:p w14:paraId="379D40B6" w14:textId="77777777" w:rsidR="002F0F89" w:rsidRDefault="001245C0">
      <w:pPr>
        <w:pStyle w:val="NormalWeb"/>
        <w:divId w:val="846793413"/>
        <w:rPr>
          <w:rFonts w:ascii="Georgia" w:hAnsi="Georgia"/>
        </w:rPr>
      </w:pPr>
      <w:r>
        <w:rPr>
          <w:rStyle w:val="datalabel1"/>
          <w:rFonts w:ascii="Georgia" w:hAnsi="Georgia"/>
        </w:rPr>
        <w:t xml:space="preserve">Explanation of non-consumptive use: </w:t>
      </w:r>
      <w:r>
        <w:rPr>
          <w:rFonts w:ascii="Georgia" w:hAnsi="Georgia"/>
        </w:rPr>
        <w:t xml:space="preserve">Aucune information n'est enregistrée sur la consommation de cette espèce. </w:t>
      </w:r>
    </w:p>
    <w:p w14:paraId="26C8619B" w14:textId="77777777" w:rsidR="002F0F89" w:rsidRDefault="001245C0">
      <w:pPr>
        <w:pStyle w:val="Heading1"/>
        <w:divId w:val="1536431562"/>
        <w:rPr>
          <w:rFonts w:ascii="Georgia" w:eastAsia="Times New Roman" w:hAnsi="Georgia"/>
          <w:sz w:val="29"/>
          <w:szCs w:val="29"/>
        </w:rPr>
      </w:pPr>
      <w:r>
        <w:rPr>
          <w:rFonts w:ascii="Georgia" w:eastAsia="Times New Roman" w:hAnsi="Georgia"/>
          <w:sz w:val="29"/>
          <w:szCs w:val="29"/>
        </w:rPr>
        <w:t>Threats</w:t>
      </w:r>
    </w:p>
    <w:p w14:paraId="705548D4" w14:textId="77777777" w:rsidR="002F0F89" w:rsidRPr="00385DB0" w:rsidRDefault="001245C0">
      <w:pPr>
        <w:pStyle w:val="NormalWeb"/>
        <w:divId w:val="1536431562"/>
        <w:rPr>
          <w:rFonts w:ascii="Georgia" w:hAnsi="Georgia"/>
          <w:lang w:val="pt-BR"/>
        </w:rPr>
      </w:pPr>
      <w:commentRangeStart w:id="24"/>
      <w:r>
        <w:rPr>
          <w:rFonts w:ascii="Georgia" w:hAnsi="Georgia"/>
        </w:rPr>
        <w:t>La principale menace qui pèse sur l'espèce est la destruction de son habitat due à la construction intensive des maisons d'habitations (urbanisation). </w:t>
      </w:r>
      <w:r w:rsidRPr="00385DB0">
        <w:rPr>
          <w:rFonts w:ascii="Georgia" w:hAnsi="Georgia"/>
          <w:lang w:val="pt-BR"/>
        </w:rPr>
        <w:t>Au Cameroun, une occurrence de la région de Bandjoun observée en 1975 se trouve complètement urbanisée aujourd'hui. En Guinée, deux occurrences des préfectures de Dinguiraye et Dalaba, observées en 1899 et 907 sont urbanisées. À la vue de ces menaces, on en déduit que la superficie et la qualité de son habitat ne cessent de diminuer.</w:t>
      </w:r>
      <w:commentRangeEnd w:id="24"/>
      <w:r w:rsidR="009B541F">
        <w:rPr>
          <w:rStyle w:val="CommentReference"/>
        </w:rPr>
        <w:commentReference w:id="24"/>
      </w:r>
    </w:p>
    <w:p w14:paraId="12D7DED6" w14:textId="77777777" w:rsidR="002F0F89" w:rsidRDefault="001245C0">
      <w:pPr>
        <w:pStyle w:val="Heading2"/>
        <w:divId w:val="1536431562"/>
        <w:rPr>
          <w:rFonts w:ascii="Georgia" w:eastAsia="Times New Roman" w:hAnsi="Georgia"/>
          <w:sz w:val="27"/>
          <w:szCs w:val="27"/>
        </w:rPr>
      </w:pPr>
      <w:r>
        <w:rPr>
          <w:rFonts w:ascii="Georgia" w:eastAsia="Times New Roman" w:hAnsi="Georgia"/>
          <w:sz w:val="27"/>
          <w:szCs w:val="27"/>
        </w:rPr>
        <w:t>Threats Classification Scheme</w:t>
      </w:r>
    </w:p>
    <w:p w14:paraId="7E8C67EB" w14:textId="77777777" w:rsidR="002F0F89" w:rsidRDefault="001245C0">
      <w:pPr>
        <w:pStyle w:val="NormalWeb"/>
        <w:divId w:val="1536431562"/>
        <w:rPr>
          <w:rFonts w:ascii="Georgia" w:hAnsi="Georgia"/>
        </w:rPr>
      </w:pPr>
      <w:r>
        <w:rPr>
          <w:rStyle w:val="datalabel1"/>
          <w:rFonts w:ascii="Georgia" w:hAnsi="Georgia"/>
        </w:rPr>
        <w:t xml:space="preserve">No past, ongoing, or future threats exist to this species. </w:t>
      </w:r>
      <w:r>
        <w:rPr>
          <w:rFonts w:ascii="Georgia" w:hAnsi="Georgia"/>
        </w:rPr>
        <w:t>(Not specified)</w:t>
      </w:r>
    </w:p>
    <w:p w14:paraId="6B7B9AB4" w14:textId="77777777" w:rsidR="002F0F89" w:rsidRDefault="001245C0">
      <w:pPr>
        <w:pStyle w:val="NormalWeb"/>
        <w:divId w:val="1536431562"/>
        <w:rPr>
          <w:rFonts w:ascii="Georgia" w:hAnsi="Georgia"/>
        </w:rPr>
      </w:pPr>
      <w:r>
        <w:rPr>
          <w:rStyle w:val="datalabel1"/>
          <w:rFonts w:ascii="Georgia" w:hAnsi="Georgia"/>
        </w:rPr>
        <w:t xml:space="preserve">The threats to this species are unknown. </w:t>
      </w:r>
      <w:r>
        <w:rPr>
          <w:rFonts w:ascii="Georgia" w:hAnsi="Georgia"/>
        </w:rPr>
        <w:t>(Not specified)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036"/>
        <w:gridCol w:w="740"/>
        <w:gridCol w:w="1368"/>
        <w:gridCol w:w="1866"/>
      </w:tblGrid>
      <w:tr w:rsidR="002F0F89" w14:paraId="4A0542B2" w14:textId="77777777">
        <w:trPr>
          <w:divId w:val="1536431562"/>
          <w:tblCellSpacing w:w="15" w:type="dxa"/>
        </w:trPr>
        <w:tc>
          <w:tcPr>
            <w:tcW w:w="0" w:type="auto"/>
            <w:tcBorders>
              <w:bottom w:val="single" w:sz="6" w:space="0" w:color="000000"/>
            </w:tcBorders>
            <w:shd w:val="clear" w:color="auto" w:fill="BBBBBB"/>
            <w:vAlign w:val="center"/>
            <w:hideMark/>
          </w:tcPr>
          <w:p w14:paraId="7FEAE0CD"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70BF0A96"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6C060EE8"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3F76C235"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Severity</w:t>
            </w:r>
          </w:p>
        </w:tc>
      </w:tr>
      <w:tr w:rsidR="002F0F89" w14:paraId="44822F38" w14:textId="77777777">
        <w:trPr>
          <w:divId w:val="1536431562"/>
          <w:tblCellSpacing w:w="15" w:type="dxa"/>
        </w:trPr>
        <w:tc>
          <w:tcPr>
            <w:tcW w:w="0" w:type="auto"/>
            <w:vAlign w:val="center"/>
            <w:hideMark/>
          </w:tcPr>
          <w:p w14:paraId="46DC7F87" w14:textId="77777777" w:rsidR="002F0F89" w:rsidRDefault="001245C0">
            <w:pPr>
              <w:spacing w:after="75"/>
              <w:rPr>
                <w:rFonts w:ascii="Georgia" w:eastAsia="Times New Roman" w:hAnsi="Georgia"/>
                <w:sz w:val="18"/>
                <w:szCs w:val="18"/>
              </w:rPr>
            </w:pPr>
            <w:r>
              <w:rPr>
                <w:rFonts w:ascii="Georgia" w:eastAsia="Times New Roman" w:hAnsi="Georgia"/>
                <w:sz w:val="18"/>
                <w:szCs w:val="18"/>
              </w:rPr>
              <w:t>1.2. Residential &amp; commercial development -&gt; Commercial &amp; industrial areas</w:t>
            </w:r>
          </w:p>
        </w:tc>
        <w:tc>
          <w:tcPr>
            <w:tcW w:w="0" w:type="auto"/>
            <w:vAlign w:val="center"/>
            <w:hideMark/>
          </w:tcPr>
          <w:p w14:paraId="14154838" w14:textId="77777777" w:rsidR="002F0F89" w:rsidRDefault="001245C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F804E95" w14:textId="77777777" w:rsidR="002F0F89" w:rsidRDefault="001245C0">
            <w:pPr>
              <w:spacing w:after="75"/>
              <w:rPr>
                <w:rFonts w:ascii="Georgia" w:eastAsia="Times New Roman" w:hAnsi="Georgia"/>
                <w:sz w:val="18"/>
                <w:szCs w:val="18"/>
              </w:rPr>
            </w:pPr>
            <w:r>
              <w:rPr>
                <w:rFonts w:ascii="Georgia" w:eastAsia="Times New Roman" w:hAnsi="Georgia"/>
                <w:sz w:val="18"/>
                <w:szCs w:val="18"/>
              </w:rPr>
              <w:t>Majority (50-90%)</w:t>
            </w:r>
          </w:p>
        </w:tc>
        <w:tc>
          <w:tcPr>
            <w:tcW w:w="0" w:type="auto"/>
            <w:vAlign w:val="center"/>
            <w:hideMark/>
          </w:tcPr>
          <w:p w14:paraId="4853737C" w14:textId="77777777" w:rsidR="002F0F89" w:rsidRDefault="001245C0">
            <w:pPr>
              <w:spacing w:after="75"/>
              <w:rPr>
                <w:rFonts w:ascii="Georgia" w:eastAsia="Times New Roman" w:hAnsi="Georgia"/>
                <w:sz w:val="18"/>
                <w:szCs w:val="18"/>
              </w:rPr>
            </w:pPr>
            <w:r>
              <w:rPr>
                <w:rFonts w:ascii="Georgia" w:eastAsia="Times New Roman" w:hAnsi="Georgia"/>
                <w:sz w:val="18"/>
                <w:szCs w:val="18"/>
              </w:rPr>
              <w:t>Slow, Significant Declines</w:t>
            </w:r>
          </w:p>
        </w:tc>
      </w:tr>
      <w:tr w:rsidR="002F0F89" w14:paraId="0137497D" w14:textId="77777777">
        <w:trPr>
          <w:divId w:val="1536431562"/>
          <w:tblCellSpacing w:w="15" w:type="dxa"/>
        </w:trPr>
        <w:tc>
          <w:tcPr>
            <w:tcW w:w="0" w:type="auto"/>
            <w:vAlign w:val="center"/>
            <w:hideMark/>
          </w:tcPr>
          <w:p w14:paraId="515A42A5" w14:textId="77777777" w:rsidR="002F0F89" w:rsidRDefault="001245C0">
            <w:pPr>
              <w:spacing w:after="75"/>
              <w:rPr>
                <w:rFonts w:ascii="Georgia" w:eastAsia="Times New Roman" w:hAnsi="Georgia"/>
                <w:sz w:val="18"/>
                <w:szCs w:val="18"/>
              </w:rPr>
            </w:pPr>
            <w:r>
              <w:rPr>
                <w:rFonts w:ascii="Georgia" w:eastAsia="Times New Roman" w:hAnsi="Georgia"/>
                <w:sz w:val="18"/>
                <w:szCs w:val="18"/>
              </w:rPr>
              <w:t>6.1. Human intrusions &amp; disturbance -&gt; Recreational activities</w:t>
            </w:r>
          </w:p>
        </w:tc>
        <w:tc>
          <w:tcPr>
            <w:tcW w:w="0" w:type="auto"/>
            <w:vAlign w:val="center"/>
            <w:hideMark/>
          </w:tcPr>
          <w:p w14:paraId="0EBBA2D7" w14:textId="77777777" w:rsidR="002F0F89" w:rsidRDefault="001245C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4F62BEFD" w14:textId="77777777" w:rsidR="002F0F89" w:rsidRDefault="001245C0">
            <w:pPr>
              <w:spacing w:after="75"/>
              <w:rPr>
                <w:rFonts w:ascii="Georgia" w:eastAsia="Times New Roman" w:hAnsi="Georgia"/>
                <w:sz w:val="18"/>
                <w:szCs w:val="18"/>
              </w:rPr>
            </w:pPr>
            <w:r>
              <w:rPr>
                <w:rFonts w:ascii="Georgia" w:eastAsia="Times New Roman" w:hAnsi="Georgia"/>
                <w:sz w:val="18"/>
                <w:szCs w:val="18"/>
              </w:rPr>
              <w:t>Majority (50-90%)</w:t>
            </w:r>
          </w:p>
        </w:tc>
        <w:tc>
          <w:tcPr>
            <w:tcW w:w="0" w:type="auto"/>
            <w:vAlign w:val="center"/>
            <w:hideMark/>
          </w:tcPr>
          <w:p w14:paraId="1A45C22F" w14:textId="77777777" w:rsidR="002F0F89" w:rsidRDefault="001245C0">
            <w:pPr>
              <w:spacing w:after="75"/>
              <w:rPr>
                <w:rFonts w:ascii="Georgia" w:eastAsia="Times New Roman" w:hAnsi="Georgia"/>
                <w:sz w:val="18"/>
                <w:szCs w:val="18"/>
              </w:rPr>
            </w:pPr>
            <w:r>
              <w:rPr>
                <w:rFonts w:ascii="Georgia" w:eastAsia="Times New Roman" w:hAnsi="Georgia"/>
                <w:sz w:val="18"/>
                <w:szCs w:val="18"/>
              </w:rPr>
              <w:t>Slow, Significant Declines</w:t>
            </w:r>
          </w:p>
        </w:tc>
      </w:tr>
      <w:tr w:rsidR="002F0F89" w14:paraId="1A3535AB" w14:textId="77777777">
        <w:trPr>
          <w:divId w:val="1536431562"/>
          <w:tblCellSpacing w:w="15" w:type="dxa"/>
        </w:trPr>
        <w:tc>
          <w:tcPr>
            <w:tcW w:w="0" w:type="auto"/>
            <w:vAlign w:val="center"/>
            <w:hideMark/>
          </w:tcPr>
          <w:p w14:paraId="410AEDAB" w14:textId="77777777" w:rsidR="002F0F89" w:rsidRDefault="001245C0">
            <w:pPr>
              <w:spacing w:after="75"/>
              <w:rPr>
                <w:rFonts w:ascii="Georgia" w:eastAsia="Times New Roman" w:hAnsi="Georgia"/>
                <w:sz w:val="18"/>
                <w:szCs w:val="18"/>
              </w:rPr>
            </w:pPr>
            <w:r>
              <w:rPr>
                <w:rFonts w:ascii="Georgia" w:eastAsia="Times New Roman" w:hAnsi="Georgia"/>
                <w:sz w:val="18"/>
                <w:szCs w:val="18"/>
              </w:rPr>
              <w:t>6.3. Human intrusions &amp; disturbance -&gt; Work &amp; other activities</w:t>
            </w:r>
          </w:p>
        </w:tc>
        <w:tc>
          <w:tcPr>
            <w:tcW w:w="0" w:type="auto"/>
            <w:vAlign w:val="center"/>
            <w:hideMark/>
          </w:tcPr>
          <w:p w14:paraId="5B4C87DF" w14:textId="77777777" w:rsidR="002F0F89" w:rsidRDefault="001245C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20557A5" w14:textId="77777777" w:rsidR="002F0F89" w:rsidRDefault="001245C0">
            <w:pPr>
              <w:spacing w:after="75"/>
              <w:rPr>
                <w:rFonts w:ascii="Georgia" w:eastAsia="Times New Roman" w:hAnsi="Georgia"/>
                <w:sz w:val="18"/>
                <w:szCs w:val="18"/>
              </w:rPr>
            </w:pPr>
            <w:r>
              <w:rPr>
                <w:rFonts w:ascii="Georgia" w:eastAsia="Times New Roman" w:hAnsi="Georgia"/>
                <w:sz w:val="18"/>
                <w:szCs w:val="18"/>
              </w:rPr>
              <w:t>Majority (50-90%)</w:t>
            </w:r>
          </w:p>
        </w:tc>
        <w:tc>
          <w:tcPr>
            <w:tcW w:w="0" w:type="auto"/>
            <w:vAlign w:val="center"/>
            <w:hideMark/>
          </w:tcPr>
          <w:p w14:paraId="4200226B" w14:textId="77777777" w:rsidR="002F0F89" w:rsidRDefault="001245C0">
            <w:pPr>
              <w:spacing w:after="75"/>
              <w:rPr>
                <w:rFonts w:ascii="Georgia" w:eastAsia="Times New Roman" w:hAnsi="Georgia"/>
                <w:sz w:val="18"/>
                <w:szCs w:val="18"/>
              </w:rPr>
            </w:pPr>
            <w:r>
              <w:rPr>
                <w:rFonts w:ascii="Georgia" w:eastAsia="Times New Roman" w:hAnsi="Georgia"/>
                <w:sz w:val="18"/>
                <w:szCs w:val="18"/>
              </w:rPr>
              <w:t>Slow, Significant Declines</w:t>
            </w:r>
          </w:p>
        </w:tc>
      </w:tr>
      <w:tr w:rsidR="002F0F89" w14:paraId="1D62404B" w14:textId="77777777">
        <w:trPr>
          <w:divId w:val="1536431562"/>
          <w:tblCellSpacing w:w="15" w:type="dxa"/>
        </w:trPr>
        <w:tc>
          <w:tcPr>
            <w:tcW w:w="0" w:type="auto"/>
            <w:vAlign w:val="center"/>
            <w:hideMark/>
          </w:tcPr>
          <w:p w14:paraId="0658AFF3" w14:textId="77777777" w:rsidR="002F0F89" w:rsidRDefault="001245C0">
            <w:pPr>
              <w:spacing w:after="75"/>
              <w:rPr>
                <w:rFonts w:ascii="Georgia" w:eastAsia="Times New Roman" w:hAnsi="Georgia"/>
                <w:sz w:val="18"/>
                <w:szCs w:val="18"/>
              </w:rPr>
            </w:pPr>
            <w:r>
              <w:rPr>
                <w:rFonts w:ascii="Georgia" w:eastAsia="Times New Roman" w:hAnsi="Georgia"/>
                <w:sz w:val="18"/>
                <w:szCs w:val="18"/>
              </w:rPr>
              <w:lastRenderedPageBreak/>
              <w:t>11.2. Climate change &amp; severe weather -&gt; Droughts</w:t>
            </w:r>
          </w:p>
        </w:tc>
        <w:tc>
          <w:tcPr>
            <w:tcW w:w="0" w:type="auto"/>
            <w:vAlign w:val="center"/>
            <w:hideMark/>
          </w:tcPr>
          <w:p w14:paraId="1362B40E" w14:textId="77777777" w:rsidR="002F0F89" w:rsidRDefault="001245C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4CA22818"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Whole (&gt;90%)</w:t>
            </w:r>
          </w:p>
        </w:tc>
        <w:tc>
          <w:tcPr>
            <w:tcW w:w="0" w:type="auto"/>
            <w:vAlign w:val="center"/>
            <w:hideMark/>
          </w:tcPr>
          <w:p w14:paraId="03E9049A" w14:textId="77777777" w:rsidR="002F0F89" w:rsidRDefault="001245C0">
            <w:pPr>
              <w:spacing w:after="75"/>
              <w:rPr>
                <w:rFonts w:ascii="Georgia" w:eastAsia="Times New Roman" w:hAnsi="Georgia"/>
                <w:sz w:val="18"/>
                <w:szCs w:val="18"/>
              </w:rPr>
            </w:pPr>
            <w:r>
              <w:rPr>
                <w:rFonts w:ascii="Georgia" w:eastAsia="Times New Roman" w:hAnsi="Georgia"/>
                <w:sz w:val="18"/>
                <w:szCs w:val="18"/>
              </w:rPr>
              <w:t>Slow, Significant Declines</w:t>
            </w:r>
          </w:p>
        </w:tc>
      </w:tr>
    </w:tbl>
    <w:p w14:paraId="5D494780" w14:textId="77777777" w:rsidR="002F0F89" w:rsidRDefault="001245C0">
      <w:pPr>
        <w:pStyle w:val="Heading1"/>
        <w:divId w:val="1112742714"/>
        <w:rPr>
          <w:rFonts w:ascii="Georgia" w:eastAsia="Times New Roman" w:hAnsi="Georgia"/>
          <w:sz w:val="29"/>
          <w:szCs w:val="29"/>
        </w:rPr>
      </w:pPr>
      <w:r>
        <w:rPr>
          <w:rFonts w:ascii="Georgia" w:eastAsia="Times New Roman" w:hAnsi="Georgia"/>
          <w:sz w:val="29"/>
          <w:szCs w:val="29"/>
        </w:rPr>
        <w:t>Conservation</w:t>
      </w:r>
    </w:p>
    <w:p w14:paraId="5F48D390" w14:textId="77777777" w:rsidR="002F0F89" w:rsidRPr="00385DB0" w:rsidRDefault="001245C0">
      <w:pPr>
        <w:pStyle w:val="NormalWeb"/>
        <w:divId w:val="1112742714"/>
        <w:rPr>
          <w:rFonts w:ascii="Georgia" w:hAnsi="Georgia"/>
          <w:lang w:val="pt-BR"/>
        </w:rPr>
      </w:pPr>
      <w:r w:rsidRPr="00385DB0">
        <w:rPr>
          <w:rFonts w:ascii="Georgia" w:hAnsi="Georgia"/>
          <w:lang w:val="pt-BR"/>
        </w:rPr>
        <w:t>  </w:t>
      </w:r>
      <w:commentRangeStart w:id="25"/>
      <w:r w:rsidRPr="00385DB0">
        <w:rPr>
          <w:rFonts w:ascii="Georgia" w:hAnsi="Georgia"/>
          <w:lang w:val="pt-BR"/>
        </w:rPr>
        <w:t>Cette espèce est connue de 36 spécimens dans les collections d'herbiers de Paris, de Kew Gardens et de la Gambie, elle a été signalée dans la forêt classée de Bérégadougou au Burkina Fasso et dans la réserve naturelle intégrale de Munenguba au Cameroun. </w:t>
      </w:r>
      <w:commentRangeEnd w:id="25"/>
      <w:r w:rsidR="009B541F">
        <w:rPr>
          <w:rStyle w:val="CommentReference"/>
        </w:rPr>
        <w:commentReference w:id="25"/>
      </w:r>
    </w:p>
    <w:p w14:paraId="07E921E5" w14:textId="77777777" w:rsidR="002F0F89" w:rsidRDefault="001245C0">
      <w:pPr>
        <w:pStyle w:val="Heading2"/>
        <w:divId w:val="1112742714"/>
        <w:rPr>
          <w:rFonts w:ascii="Georgia" w:eastAsia="Times New Roman" w:hAnsi="Georgia"/>
          <w:sz w:val="27"/>
          <w:szCs w:val="27"/>
        </w:rPr>
      </w:pPr>
      <w:r>
        <w:rPr>
          <w:rFonts w:ascii="Georgia" w:eastAsia="Times New Roman" w:hAnsi="Georgia"/>
          <w:sz w:val="27"/>
          <w:szCs w:val="27"/>
        </w:rPr>
        <w:t>Conservation Actions In- Place</w:t>
      </w:r>
    </w:p>
    <w:p w14:paraId="15C5F4DB" w14:textId="77777777" w:rsidR="002F0F89" w:rsidRDefault="001245C0">
      <w:pPr>
        <w:pStyle w:val="NormalWeb"/>
        <w:divId w:val="1112742714"/>
        <w:rPr>
          <w:rFonts w:ascii="Georgia" w:hAnsi="Georgia"/>
        </w:rPr>
      </w:pPr>
      <w:r>
        <w:rPr>
          <w:rStyle w:val="datalabel1"/>
          <w:rFonts w:ascii="Georgia" w:hAnsi="Georgia"/>
        </w:rPr>
        <w:t xml:space="preserve">Action Recovery Plan: </w:t>
      </w:r>
      <w:r>
        <w:rPr>
          <w:rFonts w:ascii="Georgia" w:hAnsi="Georgia"/>
        </w:rPr>
        <w:t>(Not specified)</w:t>
      </w:r>
    </w:p>
    <w:p w14:paraId="664F44E8" w14:textId="77777777" w:rsidR="002F0F89" w:rsidRDefault="001245C0">
      <w:pPr>
        <w:pStyle w:val="NormalWeb"/>
        <w:divId w:val="1112742714"/>
        <w:rPr>
          <w:rFonts w:ascii="Georgia" w:hAnsi="Georgia"/>
        </w:rPr>
      </w:pPr>
      <w:r>
        <w:rPr>
          <w:rStyle w:val="datalabel1"/>
          <w:rFonts w:ascii="Georgia" w:hAnsi="Georgia"/>
        </w:rPr>
        <w:t xml:space="preserve">Systematic monitoring scheme: </w:t>
      </w:r>
      <w:r>
        <w:rPr>
          <w:rFonts w:ascii="Georgia" w:hAnsi="Georgia"/>
        </w:rPr>
        <w:t>(Not specified)</w:t>
      </w:r>
    </w:p>
    <w:p w14:paraId="0A135FD6" w14:textId="77777777" w:rsidR="002F0F89" w:rsidRDefault="001245C0">
      <w:pPr>
        <w:pStyle w:val="NormalWeb"/>
        <w:divId w:val="1112742714"/>
        <w:rPr>
          <w:rFonts w:ascii="Georgia" w:hAnsi="Georgia"/>
        </w:rPr>
      </w:pPr>
      <w:r>
        <w:rPr>
          <w:rStyle w:val="datalabel1"/>
          <w:rFonts w:ascii="Georgia" w:hAnsi="Georgia"/>
        </w:rPr>
        <w:t xml:space="preserve">Conservation sites identified: </w:t>
      </w:r>
      <w:r>
        <w:rPr>
          <w:rFonts w:ascii="Georgia" w:hAnsi="Georgia"/>
        </w:rPr>
        <w:t>(Not specified)</w:t>
      </w:r>
    </w:p>
    <w:p w14:paraId="24504945" w14:textId="77777777" w:rsidR="002F0F89" w:rsidRDefault="001245C0">
      <w:pPr>
        <w:pStyle w:val="NormalWeb"/>
        <w:divId w:val="1112742714"/>
        <w:rPr>
          <w:rFonts w:ascii="Georgia" w:hAnsi="Georgia"/>
        </w:rPr>
      </w:pPr>
      <w:r>
        <w:rPr>
          <w:rStyle w:val="datalabel1"/>
          <w:rFonts w:ascii="Georgia" w:hAnsi="Georgia"/>
        </w:rPr>
        <w:t xml:space="preserve">Occur in at least one PA: </w:t>
      </w:r>
      <w:r>
        <w:rPr>
          <w:rFonts w:ascii="Georgia" w:hAnsi="Georgia"/>
        </w:rPr>
        <w:t>(Not specified)</w:t>
      </w:r>
    </w:p>
    <w:p w14:paraId="37179C35" w14:textId="77777777" w:rsidR="002F0F89" w:rsidRDefault="001245C0">
      <w:pPr>
        <w:pStyle w:val="NormalWeb"/>
        <w:divId w:val="1112742714"/>
        <w:rPr>
          <w:rFonts w:ascii="Georgia" w:hAnsi="Georgia"/>
        </w:rPr>
      </w:pPr>
      <w:r>
        <w:rPr>
          <w:rStyle w:val="datalabel1"/>
          <w:rFonts w:ascii="Georgia" w:hAnsi="Georgia"/>
        </w:rPr>
        <w:t xml:space="preserve">Percentage of population protected by PAs (0-100): </w:t>
      </w:r>
      <w:r>
        <w:rPr>
          <w:rFonts w:ascii="Georgia" w:hAnsi="Georgia"/>
        </w:rPr>
        <w:t>(Not specified)</w:t>
      </w:r>
    </w:p>
    <w:p w14:paraId="1FD06350" w14:textId="77777777" w:rsidR="002F0F89" w:rsidRDefault="001245C0">
      <w:pPr>
        <w:pStyle w:val="NormalWeb"/>
        <w:divId w:val="1112742714"/>
        <w:rPr>
          <w:rFonts w:ascii="Georgia" w:hAnsi="Georgia"/>
        </w:rPr>
      </w:pPr>
      <w:r>
        <w:rPr>
          <w:rStyle w:val="datalabel1"/>
          <w:rFonts w:ascii="Georgia" w:hAnsi="Georgia"/>
        </w:rPr>
        <w:t xml:space="preserve">Area based regional management plan: </w:t>
      </w:r>
      <w:r>
        <w:rPr>
          <w:rFonts w:ascii="Georgia" w:hAnsi="Georgia"/>
        </w:rPr>
        <w:t>(Not specified)</w:t>
      </w:r>
    </w:p>
    <w:p w14:paraId="187EC789" w14:textId="77777777" w:rsidR="002F0F89" w:rsidRDefault="001245C0">
      <w:pPr>
        <w:pStyle w:val="NormalWeb"/>
        <w:divId w:val="1112742714"/>
        <w:rPr>
          <w:rFonts w:ascii="Georgia" w:hAnsi="Georgia"/>
        </w:rPr>
      </w:pPr>
      <w:r>
        <w:rPr>
          <w:rStyle w:val="datalabel1"/>
          <w:rFonts w:ascii="Georgia" w:hAnsi="Georgia"/>
        </w:rPr>
        <w:t xml:space="preserve">Invasive species control or prevention: </w:t>
      </w:r>
      <w:r>
        <w:rPr>
          <w:rFonts w:ascii="Georgia" w:hAnsi="Georgia"/>
        </w:rPr>
        <w:t>(Not specified)</w:t>
      </w:r>
    </w:p>
    <w:p w14:paraId="52B99395" w14:textId="77777777" w:rsidR="002F0F89" w:rsidRDefault="001245C0">
      <w:pPr>
        <w:pStyle w:val="NormalWeb"/>
        <w:divId w:val="1112742714"/>
        <w:rPr>
          <w:rFonts w:ascii="Georgia" w:hAnsi="Georgia"/>
        </w:rPr>
      </w:pPr>
      <w:r>
        <w:rPr>
          <w:rStyle w:val="datalabel1"/>
          <w:rFonts w:ascii="Georgia" w:hAnsi="Georgia"/>
        </w:rPr>
        <w:t xml:space="preserve">Harvest management plan: </w:t>
      </w:r>
      <w:r>
        <w:rPr>
          <w:rFonts w:ascii="Georgia" w:hAnsi="Georgia"/>
        </w:rPr>
        <w:t>(Not specified)</w:t>
      </w:r>
    </w:p>
    <w:p w14:paraId="345F998A" w14:textId="77777777" w:rsidR="002F0F89" w:rsidRDefault="001245C0">
      <w:pPr>
        <w:pStyle w:val="NormalWeb"/>
        <w:divId w:val="1112742714"/>
        <w:rPr>
          <w:rFonts w:ascii="Georgia" w:hAnsi="Georgia"/>
        </w:rPr>
      </w:pPr>
      <w:r>
        <w:rPr>
          <w:rStyle w:val="datalabel1"/>
          <w:rFonts w:ascii="Georgia" w:hAnsi="Georgia"/>
        </w:rPr>
        <w:t xml:space="preserve">Successfully reintroduced or introduced benignly: </w:t>
      </w:r>
      <w:r>
        <w:rPr>
          <w:rFonts w:ascii="Georgia" w:hAnsi="Georgia"/>
        </w:rPr>
        <w:t>(Not specified)</w:t>
      </w:r>
    </w:p>
    <w:p w14:paraId="529217E0" w14:textId="77777777" w:rsidR="002F0F89" w:rsidRDefault="001245C0">
      <w:pPr>
        <w:pStyle w:val="NormalWeb"/>
        <w:divId w:val="1112742714"/>
        <w:rPr>
          <w:rFonts w:ascii="Georgia" w:hAnsi="Georgia"/>
        </w:rPr>
      </w:pPr>
      <w:r>
        <w:rPr>
          <w:rStyle w:val="datalabel1"/>
          <w:rFonts w:ascii="Georgia" w:hAnsi="Georgia"/>
        </w:rPr>
        <w:t xml:space="preserve">Subject to ex-situ conservation: </w:t>
      </w:r>
      <w:r>
        <w:rPr>
          <w:rFonts w:ascii="Georgia" w:hAnsi="Georgia"/>
        </w:rPr>
        <w:t>(Not specified)</w:t>
      </w:r>
    </w:p>
    <w:p w14:paraId="49AAD6EC" w14:textId="77777777" w:rsidR="002F0F89" w:rsidRDefault="001245C0">
      <w:pPr>
        <w:pStyle w:val="NormalWeb"/>
        <w:divId w:val="1112742714"/>
        <w:rPr>
          <w:rFonts w:ascii="Georgia" w:hAnsi="Georgia"/>
        </w:rPr>
      </w:pPr>
      <w:r>
        <w:rPr>
          <w:rStyle w:val="datalabel1"/>
          <w:rFonts w:ascii="Georgia" w:hAnsi="Georgia"/>
        </w:rPr>
        <w:t xml:space="preserve">Subject to recent education and awareness programmes: </w:t>
      </w:r>
      <w:r>
        <w:rPr>
          <w:rFonts w:ascii="Georgia" w:hAnsi="Georgia"/>
        </w:rPr>
        <w:t>(Not specified)</w:t>
      </w:r>
    </w:p>
    <w:p w14:paraId="3A0400D0" w14:textId="77777777" w:rsidR="002F0F89" w:rsidRDefault="001245C0">
      <w:pPr>
        <w:pStyle w:val="NormalWeb"/>
        <w:divId w:val="1112742714"/>
        <w:rPr>
          <w:rFonts w:ascii="Georgia" w:hAnsi="Georgia"/>
        </w:rPr>
      </w:pPr>
      <w:r>
        <w:rPr>
          <w:rStyle w:val="datalabel1"/>
          <w:rFonts w:ascii="Georgia" w:hAnsi="Georgia"/>
        </w:rPr>
        <w:t xml:space="preserve">Included in international legislation: </w:t>
      </w:r>
      <w:r>
        <w:rPr>
          <w:rFonts w:ascii="Georgia" w:hAnsi="Georgia"/>
        </w:rPr>
        <w:t>(Not specified)</w:t>
      </w:r>
    </w:p>
    <w:p w14:paraId="46A006AD" w14:textId="77777777" w:rsidR="002F0F89" w:rsidRDefault="001245C0">
      <w:pPr>
        <w:pStyle w:val="NormalWeb"/>
        <w:divId w:val="1112742714"/>
        <w:rPr>
          <w:rFonts w:ascii="Georgia" w:hAnsi="Georgia"/>
        </w:rPr>
      </w:pPr>
      <w:r>
        <w:rPr>
          <w:rStyle w:val="datalabel1"/>
          <w:rFonts w:ascii="Georgia" w:hAnsi="Georgia"/>
        </w:rPr>
        <w:t xml:space="preserve">Subject to any international management/trade controls: </w:t>
      </w:r>
      <w:r>
        <w:rPr>
          <w:rFonts w:ascii="Georgia" w:hAnsi="Georgia"/>
        </w:rPr>
        <w:t>(Not specified)</w:t>
      </w:r>
    </w:p>
    <w:p w14:paraId="042CEFE5" w14:textId="77777777" w:rsidR="002F0F89" w:rsidRDefault="001245C0">
      <w:pPr>
        <w:pStyle w:val="Heading2"/>
        <w:divId w:val="1112742714"/>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7517"/>
        <w:gridCol w:w="530"/>
      </w:tblGrid>
      <w:tr w:rsidR="002F0F89" w14:paraId="24337610" w14:textId="77777777">
        <w:trPr>
          <w:divId w:val="1112742714"/>
          <w:tblCellSpacing w:w="15" w:type="dxa"/>
        </w:trPr>
        <w:tc>
          <w:tcPr>
            <w:tcW w:w="0" w:type="auto"/>
            <w:tcBorders>
              <w:bottom w:val="single" w:sz="6" w:space="0" w:color="000000"/>
            </w:tcBorders>
            <w:shd w:val="clear" w:color="auto" w:fill="BBBBBB"/>
            <w:vAlign w:val="center"/>
            <w:hideMark/>
          </w:tcPr>
          <w:p w14:paraId="4AFBDDE3"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3B7C220F"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Note</w:t>
            </w:r>
          </w:p>
        </w:tc>
      </w:tr>
      <w:tr w:rsidR="002F0F89" w14:paraId="3545E38C" w14:textId="77777777">
        <w:trPr>
          <w:divId w:val="1112742714"/>
          <w:tblCellSpacing w:w="15" w:type="dxa"/>
        </w:trPr>
        <w:tc>
          <w:tcPr>
            <w:tcW w:w="0" w:type="auto"/>
            <w:tcBorders>
              <w:bottom w:val="single" w:sz="6" w:space="0" w:color="CCCCCC"/>
            </w:tcBorders>
            <w:vAlign w:val="center"/>
            <w:hideMark/>
          </w:tcPr>
          <w:p w14:paraId="65450AC5" w14:textId="77777777" w:rsidR="002F0F89" w:rsidRDefault="001245C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24BB01EF"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r>
      <w:tr w:rsidR="002F0F89" w14:paraId="29F73030" w14:textId="77777777">
        <w:trPr>
          <w:divId w:val="1112742714"/>
          <w:tblCellSpacing w:w="15" w:type="dxa"/>
        </w:trPr>
        <w:tc>
          <w:tcPr>
            <w:tcW w:w="0" w:type="auto"/>
            <w:tcBorders>
              <w:bottom w:val="single" w:sz="6" w:space="0" w:color="CCCCCC"/>
            </w:tcBorders>
            <w:vAlign w:val="center"/>
            <w:hideMark/>
          </w:tcPr>
          <w:p w14:paraId="553754C4" w14:textId="77777777" w:rsidR="002F0F89" w:rsidRDefault="001245C0">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46BBB40D"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r>
      <w:tr w:rsidR="002F0F89" w14:paraId="7C241D65" w14:textId="77777777">
        <w:trPr>
          <w:divId w:val="1112742714"/>
          <w:tblCellSpacing w:w="15" w:type="dxa"/>
        </w:trPr>
        <w:tc>
          <w:tcPr>
            <w:tcW w:w="0" w:type="auto"/>
            <w:tcBorders>
              <w:bottom w:val="single" w:sz="6" w:space="0" w:color="CCCCCC"/>
            </w:tcBorders>
            <w:vAlign w:val="center"/>
            <w:hideMark/>
          </w:tcPr>
          <w:p w14:paraId="0B0076A2" w14:textId="77777777" w:rsidR="002F0F89" w:rsidRDefault="001245C0">
            <w:pPr>
              <w:spacing w:after="75"/>
              <w:rPr>
                <w:rFonts w:ascii="Georgia" w:eastAsia="Times New Roman" w:hAnsi="Georgia"/>
                <w:sz w:val="18"/>
                <w:szCs w:val="18"/>
              </w:rPr>
            </w:pPr>
            <w:r>
              <w:rPr>
                <w:rFonts w:ascii="Georgia" w:eastAsia="Times New Roman" w:hAnsi="Georgia"/>
                <w:sz w:val="18"/>
                <w:szCs w:val="18"/>
              </w:rPr>
              <w:t>2.1. Land/water management -&gt; Site/area management</w:t>
            </w:r>
          </w:p>
        </w:tc>
        <w:tc>
          <w:tcPr>
            <w:tcW w:w="0" w:type="auto"/>
            <w:tcBorders>
              <w:bottom w:val="single" w:sz="6" w:space="0" w:color="CCCCCC"/>
            </w:tcBorders>
            <w:vAlign w:val="center"/>
            <w:hideMark/>
          </w:tcPr>
          <w:p w14:paraId="2BD3EC7C"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r>
      <w:tr w:rsidR="002F0F89" w14:paraId="2FD9C547" w14:textId="77777777">
        <w:trPr>
          <w:divId w:val="1112742714"/>
          <w:tblCellSpacing w:w="15" w:type="dxa"/>
        </w:trPr>
        <w:tc>
          <w:tcPr>
            <w:tcW w:w="0" w:type="auto"/>
            <w:tcBorders>
              <w:bottom w:val="single" w:sz="6" w:space="0" w:color="CCCCCC"/>
            </w:tcBorders>
            <w:vAlign w:val="center"/>
            <w:hideMark/>
          </w:tcPr>
          <w:p w14:paraId="1088AF6B" w14:textId="77777777" w:rsidR="002F0F89" w:rsidRDefault="001245C0">
            <w:pPr>
              <w:spacing w:after="75"/>
              <w:rPr>
                <w:rFonts w:ascii="Georgia" w:eastAsia="Times New Roman" w:hAnsi="Georgia"/>
                <w:sz w:val="18"/>
                <w:szCs w:val="18"/>
              </w:rPr>
            </w:pPr>
            <w:r>
              <w:rPr>
                <w:rFonts w:ascii="Georgia" w:eastAsia="Times New Roman" w:hAnsi="Georgia"/>
                <w:sz w:val="18"/>
                <w:szCs w:val="18"/>
              </w:rPr>
              <w:t>3.1.1. Species management -&gt; Species management -&gt; Harvest management</w:t>
            </w:r>
          </w:p>
        </w:tc>
        <w:tc>
          <w:tcPr>
            <w:tcW w:w="0" w:type="auto"/>
            <w:tcBorders>
              <w:bottom w:val="single" w:sz="6" w:space="0" w:color="CCCCCC"/>
            </w:tcBorders>
            <w:vAlign w:val="center"/>
            <w:hideMark/>
          </w:tcPr>
          <w:p w14:paraId="66BE5BEF"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r>
      <w:tr w:rsidR="002F0F89" w14:paraId="5CCD3B59" w14:textId="77777777">
        <w:trPr>
          <w:divId w:val="1112742714"/>
          <w:tblCellSpacing w:w="15" w:type="dxa"/>
        </w:trPr>
        <w:tc>
          <w:tcPr>
            <w:tcW w:w="0" w:type="auto"/>
            <w:tcBorders>
              <w:bottom w:val="single" w:sz="6" w:space="0" w:color="CCCCCC"/>
            </w:tcBorders>
            <w:vAlign w:val="center"/>
            <w:hideMark/>
          </w:tcPr>
          <w:p w14:paraId="50720C62" w14:textId="77777777" w:rsidR="002F0F89" w:rsidRDefault="001245C0">
            <w:pPr>
              <w:spacing w:after="75"/>
              <w:rPr>
                <w:rFonts w:ascii="Georgia" w:eastAsia="Times New Roman" w:hAnsi="Georgia"/>
                <w:sz w:val="18"/>
                <w:szCs w:val="18"/>
              </w:rPr>
            </w:pPr>
            <w:r>
              <w:rPr>
                <w:rFonts w:ascii="Georgia" w:eastAsia="Times New Roman" w:hAnsi="Georgia"/>
                <w:sz w:val="18"/>
                <w:szCs w:val="18"/>
              </w:rPr>
              <w:t>3.2. Species management -&gt; Species recovery</w:t>
            </w:r>
          </w:p>
        </w:tc>
        <w:tc>
          <w:tcPr>
            <w:tcW w:w="0" w:type="auto"/>
            <w:tcBorders>
              <w:bottom w:val="single" w:sz="6" w:space="0" w:color="CCCCCC"/>
            </w:tcBorders>
            <w:vAlign w:val="center"/>
            <w:hideMark/>
          </w:tcPr>
          <w:p w14:paraId="4251F267"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r>
      <w:tr w:rsidR="002F0F89" w14:paraId="31D2A1CA" w14:textId="77777777">
        <w:trPr>
          <w:divId w:val="1112742714"/>
          <w:tblCellSpacing w:w="15" w:type="dxa"/>
        </w:trPr>
        <w:tc>
          <w:tcPr>
            <w:tcW w:w="0" w:type="auto"/>
            <w:tcBorders>
              <w:bottom w:val="single" w:sz="6" w:space="0" w:color="CCCCCC"/>
            </w:tcBorders>
            <w:vAlign w:val="center"/>
            <w:hideMark/>
          </w:tcPr>
          <w:p w14:paraId="486AAEAE" w14:textId="77777777" w:rsidR="002F0F89" w:rsidRDefault="001245C0">
            <w:pPr>
              <w:spacing w:after="75"/>
              <w:rPr>
                <w:rFonts w:ascii="Georgia" w:eastAsia="Times New Roman" w:hAnsi="Georgia"/>
                <w:sz w:val="18"/>
                <w:szCs w:val="18"/>
              </w:rPr>
            </w:pPr>
            <w:r>
              <w:rPr>
                <w:rFonts w:ascii="Georgia" w:eastAsia="Times New Roman" w:hAnsi="Georgia"/>
                <w:sz w:val="18"/>
                <w:szCs w:val="18"/>
              </w:rPr>
              <w:t>3.4.1. Species management -&gt; Ex-situ conservation -&gt; Captive breeding/artificial propagation</w:t>
            </w:r>
          </w:p>
        </w:tc>
        <w:tc>
          <w:tcPr>
            <w:tcW w:w="0" w:type="auto"/>
            <w:tcBorders>
              <w:bottom w:val="single" w:sz="6" w:space="0" w:color="CCCCCC"/>
            </w:tcBorders>
            <w:vAlign w:val="center"/>
            <w:hideMark/>
          </w:tcPr>
          <w:p w14:paraId="3FBC31E3"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r>
      <w:tr w:rsidR="002F0F89" w14:paraId="1B8DBA86" w14:textId="77777777">
        <w:trPr>
          <w:divId w:val="1112742714"/>
          <w:tblCellSpacing w:w="15" w:type="dxa"/>
        </w:trPr>
        <w:tc>
          <w:tcPr>
            <w:tcW w:w="0" w:type="auto"/>
            <w:tcBorders>
              <w:bottom w:val="single" w:sz="6" w:space="0" w:color="CCCCCC"/>
            </w:tcBorders>
            <w:vAlign w:val="center"/>
            <w:hideMark/>
          </w:tcPr>
          <w:p w14:paraId="7895916E" w14:textId="77777777" w:rsidR="002F0F89" w:rsidRDefault="001245C0">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1CF91B01"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r>
      <w:tr w:rsidR="002F0F89" w14:paraId="53686FA7" w14:textId="77777777">
        <w:trPr>
          <w:divId w:val="1112742714"/>
          <w:tblCellSpacing w:w="15" w:type="dxa"/>
        </w:trPr>
        <w:tc>
          <w:tcPr>
            <w:tcW w:w="0" w:type="auto"/>
            <w:tcBorders>
              <w:bottom w:val="single" w:sz="6" w:space="0" w:color="CCCCCC"/>
            </w:tcBorders>
            <w:vAlign w:val="center"/>
            <w:hideMark/>
          </w:tcPr>
          <w:p w14:paraId="27397342" w14:textId="77777777" w:rsidR="002F0F89" w:rsidRDefault="001245C0">
            <w:pPr>
              <w:spacing w:after="75"/>
              <w:rPr>
                <w:rFonts w:ascii="Georgia" w:eastAsia="Times New Roman" w:hAnsi="Georgia"/>
                <w:sz w:val="18"/>
                <w:szCs w:val="18"/>
              </w:rPr>
            </w:pPr>
            <w:r>
              <w:rPr>
                <w:rFonts w:ascii="Georgia" w:eastAsia="Times New Roman" w:hAnsi="Georgia"/>
                <w:sz w:val="18"/>
                <w:szCs w:val="18"/>
              </w:rPr>
              <w:t>4.3. Education &amp; awareness -&gt; Awareness &amp; communications</w:t>
            </w:r>
          </w:p>
        </w:tc>
        <w:tc>
          <w:tcPr>
            <w:tcW w:w="0" w:type="auto"/>
            <w:tcBorders>
              <w:bottom w:val="single" w:sz="6" w:space="0" w:color="CCCCCC"/>
            </w:tcBorders>
            <w:vAlign w:val="center"/>
            <w:hideMark/>
          </w:tcPr>
          <w:p w14:paraId="620776E1"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r>
    </w:tbl>
    <w:p w14:paraId="6890324E" w14:textId="77777777" w:rsidR="002F0F89" w:rsidRDefault="001245C0">
      <w:pPr>
        <w:pStyle w:val="Heading2"/>
        <w:divId w:val="1112742714"/>
        <w:rPr>
          <w:rFonts w:ascii="Georgia" w:eastAsia="Times New Roman" w:hAnsi="Georgia"/>
          <w:sz w:val="27"/>
          <w:szCs w:val="27"/>
        </w:rPr>
      </w:pPr>
      <w:r>
        <w:rPr>
          <w:rFonts w:ascii="Georgia" w:eastAsia="Times New Roman" w:hAnsi="Georgia"/>
          <w:sz w:val="27"/>
          <w:szCs w:val="27"/>
        </w:rPr>
        <w:lastRenderedPageBreak/>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65"/>
        <w:gridCol w:w="530"/>
      </w:tblGrid>
      <w:tr w:rsidR="002F0F89" w14:paraId="609CC9F8" w14:textId="77777777">
        <w:trPr>
          <w:divId w:val="1112742714"/>
          <w:tblCellSpacing w:w="15" w:type="dxa"/>
        </w:trPr>
        <w:tc>
          <w:tcPr>
            <w:tcW w:w="0" w:type="auto"/>
            <w:tcBorders>
              <w:bottom w:val="single" w:sz="6" w:space="0" w:color="000000"/>
            </w:tcBorders>
            <w:shd w:val="clear" w:color="auto" w:fill="BBBBBB"/>
            <w:vAlign w:val="center"/>
            <w:hideMark/>
          </w:tcPr>
          <w:p w14:paraId="7EE6D5F7"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78AB59B1"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Note</w:t>
            </w:r>
          </w:p>
        </w:tc>
      </w:tr>
      <w:tr w:rsidR="002F0F89" w14:paraId="26926791" w14:textId="77777777">
        <w:trPr>
          <w:divId w:val="1112742714"/>
          <w:tblCellSpacing w:w="15" w:type="dxa"/>
        </w:trPr>
        <w:tc>
          <w:tcPr>
            <w:tcW w:w="0" w:type="auto"/>
            <w:tcBorders>
              <w:bottom w:val="single" w:sz="6" w:space="0" w:color="CCCCCC"/>
            </w:tcBorders>
            <w:vAlign w:val="center"/>
            <w:hideMark/>
          </w:tcPr>
          <w:p w14:paraId="79FD13DE" w14:textId="77777777" w:rsidR="002F0F89" w:rsidRDefault="001245C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7CF0379C"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r>
      <w:tr w:rsidR="002F0F89" w14:paraId="19375080" w14:textId="77777777">
        <w:trPr>
          <w:divId w:val="1112742714"/>
          <w:tblCellSpacing w:w="15" w:type="dxa"/>
        </w:trPr>
        <w:tc>
          <w:tcPr>
            <w:tcW w:w="0" w:type="auto"/>
            <w:tcBorders>
              <w:bottom w:val="single" w:sz="6" w:space="0" w:color="CCCCCC"/>
            </w:tcBorders>
            <w:vAlign w:val="center"/>
            <w:hideMark/>
          </w:tcPr>
          <w:p w14:paraId="599BDDF2" w14:textId="77777777" w:rsidR="002F0F89" w:rsidRDefault="001245C0">
            <w:pPr>
              <w:spacing w:after="75"/>
              <w:rPr>
                <w:rFonts w:ascii="Georgia" w:eastAsia="Times New Roman" w:hAnsi="Georgia"/>
                <w:sz w:val="18"/>
                <w:szCs w:val="18"/>
              </w:rPr>
            </w:pPr>
            <w:r>
              <w:rPr>
                <w:rFonts w:ascii="Georgia" w:eastAsia="Times New Roman" w:hAnsi="Georgia"/>
                <w:sz w:val="18"/>
                <w:szCs w:val="18"/>
              </w:rPr>
              <w:t>1.3. Research -&gt; Life history &amp; ecology</w:t>
            </w:r>
          </w:p>
        </w:tc>
        <w:tc>
          <w:tcPr>
            <w:tcW w:w="0" w:type="auto"/>
            <w:tcBorders>
              <w:bottom w:val="single" w:sz="6" w:space="0" w:color="CCCCCC"/>
            </w:tcBorders>
            <w:vAlign w:val="center"/>
            <w:hideMark/>
          </w:tcPr>
          <w:p w14:paraId="4B9E7690"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r>
      <w:tr w:rsidR="002F0F89" w14:paraId="5F2F5C32" w14:textId="77777777">
        <w:trPr>
          <w:divId w:val="1112742714"/>
          <w:tblCellSpacing w:w="15" w:type="dxa"/>
        </w:trPr>
        <w:tc>
          <w:tcPr>
            <w:tcW w:w="0" w:type="auto"/>
            <w:tcBorders>
              <w:bottom w:val="single" w:sz="6" w:space="0" w:color="CCCCCC"/>
            </w:tcBorders>
            <w:vAlign w:val="center"/>
            <w:hideMark/>
          </w:tcPr>
          <w:p w14:paraId="7A17FE56" w14:textId="77777777" w:rsidR="002F0F89" w:rsidRDefault="001245C0">
            <w:pPr>
              <w:spacing w:after="75"/>
              <w:rPr>
                <w:rFonts w:ascii="Georgia" w:eastAsia="Times New Roman" w:hAnsi="Georgia"/>
                <w:sz w:val="18"/>
                <w:szCs w:val="18"/>
              </w:rPr>
            </w:pPr>
            <w:r>
              <w:rPr>
                <w:rFonts w:ascii="Georgia" w:eastAsia="Times New Roman" w:hAnsi="Georgia"/>
                <w:sz w:val="18"/>
                <w:szCs w:val="18"/>
              </w:rPr>
              <w:t>1.4. Research -&gt; Harvest, use &amp; livelihoods</w:t>
            </w:r>
          </w:p>
        </w:tc>
        <w:tc>
          <w:tcPr>
            <w:tcW w:w="0" w:type="auto"/>
            <w:tcBorders>
              <w:bottom w:val="single" w:sz="6" w:space="0" w:color="CCCCCC"/>
            </w:tcBorders>
            <w:vAlign w:val="center"/>
            <w:hideMark/>
          </w:tcPr>
          <w:p w14:paraId="05852028"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r>
      <w:tr w:rsidR="002F0F89" w14:paraId="1A5C0138" w14:textId="77777777">
        <w:trPr>
          <w:divId w:val="1112742714"/>
          <w:tblCellSpacing w:w="15" w:type="dxa"/>
        </w:trPr>
        <w:tc>
          <w:tcPr>
            <w:tcW w:w="0" w:type="auto"/>
            <w:tcBorders>
              <w:bottom w:val="single" w:sz="6" w:space="0" w:color="CCCCCC"/>
            </w:tcBorders>
            <w:vAlign w:val="center"/>
            <w:hideMark/>
          </w:tcPr>
          <w:p w14:paraId="36F0D6D0" w14:textId="77777777" w:rsidR="002F0F89" w:rsidRDefault="001245C0">
            <w:pPr>
              <w:spacing w:after="75"/>
              <w:rPr>
                <w:rFonts w:ascii="Georgia" w:eastAsia="Times New Roman" w:hAnsi="Georgia"/>
                <w:sz w:val="18"/>
                <w:szCs w:val="18"/>
              </w:rPr>
            </w:pPr>
            <w:r>
              <w:rPr>
                <w:rFonts w:ascii="Georgia" w:eastAsia="Times New Roman" w:hAnsi="Georgia"/>
                <w:sz w:val="18"/>
                <w:szCs w:val="18"/>
              </w:rPr>
              <w:t>1.6. Research -&gt; Actions</w:t>
            </w:r>
          </w:p>
        </w:tc>
        <w:tc>
          <w:tcPr>
            <w:tcW w:w="0" w:type="auto"/>
            <w:tcBorders>
              <w:bottom w:val="single" w:sz="6" w:space="0" w:color="CCCCCC"/>
            </w:tcBorders>
            <w:vAlign w:val="center"/>
            <w:hideMark/>
          </w:tcPr>
          <w:p w14:paraId="506DAB93"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r>
      <w:tr w:rsidR="002F0F89" w14:paraId="0023BF74" w14:textId="77777777">
        <w:trPr>
          <w:divId w:val="1112742714"/>
          <w:tblCellSpacing w:w="15" w:type="dxa"/>
        </w:trPr>
        <w:tc>
          <w:tcPr>
            <w:tcW w:w="0" w:type="auto"/>
            <w:tcBorders>
              <w:bottom w:val="single" w:sz="6" w:space="0" w:color="CCCCCC"/>
            </w:tcBorders>
            <w:vAlign w:val="center"/>
            <w:hideMark/>
          </w:tcPr>
          <w:p w14:paraId="56A77A83" w14:textId="77777777" w:rsidR="002F0F89" w:rsidRDefault="001245C0">
            <w:pPr>
              <w:spacing w:after="75"/>
              <w:rPr>
                <w:rFonts w:ascii="Georgia" w:eastAsia="Times New Roman" w:hAnsi="Georgia"/>
                <w:sz w:val="18"/>
                <w:szCs w:val="18"/>
              </w:rPr>
            </w:pPr>
            <w:r>
              <w:rPr>
                <w:rFonts w:ascii="Georgia" w:eastAsia="Times New Roman" w:hAnsi="Georgia"/>
                <w:sz w:val="18"/>
                <w:szCs w:val="18"/>
              </w:rPr>
              <w:t>2.1. Conservation Planning -&gt; Species Action/Recovery Plan</w:t>
            </w:r>
          </w:p>
        </w:tc>
        <w:tc>
          <w:tcPr>
            <w:tcW w:w="0" w:type="auto"/>
            <w:tcBorders>
              <w:bottom w:val="single" w:sz="6" w:space="0" w:color="CCCCCC"/>
            </w:tcBorders>
            <w:vAlign w:val="center"/>
            <w:hideMark/>
          </w:tcPr>
          <w:p w14:paraId="7213E421"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r>
      <w:tr w:rsidR="002F0F89" w14:paraId="358BA896" w14:textId="77777777">
        <w:trPr>
          <w:divId w:val="1112742714"/>
          <w:tblCellSpacing w:w="15" w:type="dxa"/>
        </w:trPr>
        <w:tc>
          <w:tcPr>
            <w:tcW w:w="0" w:type="auto"/>
            <w:tcBorders>
              <w:bottom w:val="single" w:sz="6" w:space="0" w:color="CCCCCC"/>
            </w:tcBorders>
            <w:vAlign w:val="center"/>
            <w:hideMark/>
          </w:tcPr>
          <w:p w14:paraId="7674632F" w14:textId="77777777" w:rsidR="002F0F89" w:rsidRDefault="001245C0">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6A0DFC0F"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r>
      <w:tr w:rsidR="002F0F89" w14:paraId="40250EF8" w14:textId="77777777">
        <w:trPr>
          <w:divId w:val="1112742714"/>
          <w:tblCellSpacing w:w="15" w:type="dxa"/>
        </w:trPr>
        <w:tc>
          <w:tcPr>
            <w:tcW w:w="0" w:type="auto"/>
            <w:tcBorders>
              <w:bottom w:val="single" w:sz="6" w:space="0" w:color="CCCCCC"/>
            </w:tcBorders>
            <w:vAlign w:val="center"/>
            <w:hideMark/>
          </w:tcPr>
          <w:p w14:paraId="49CF53DD" w14:textId="77777777" w:rsidR="002F0F89" w:rsidRDefault="001245C0">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31D1292A"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r>
    </w:tbl>
    <w:p w14:paraId="68BC0A58" w14:textId="77777777" w:rsidR="002F0F89" w:rsidRDefault="001245C0">
      <w:pPr>
        <w:pStyle w:val="Heading1"/>
        <w:divId w:val="520702119"/>
        <w:rPr>
          <w:rFonts w:ascii="Georgia" w:eastAsia="Times New Roman" w:hAnsi="Georgia"/>
          <w:sz w:val="29"/>
          <w:szCs w:val="29"/>
        </w:rPr>
      </w:pPr>
      <w:r>
        <w:rPr>
          <w:rFonts w:ascii="Georgia" w:eastAsia="Times New Roman" w:hAnsi="Georgia"/>
          <w:sz w:val="29"/>
          <w:szCs w:val="29"/>
        </w:rPr>
        <w:t>Ecosystem Services</w:t>
      </w:r>
    </w:p>
    <w:p w14:paraId="10E5D266" w14:textId="77777777" w:rsidR="002F0F89" w:rsidRDefault="001245C0">
      <w:pPr>
        <w:pStyle w:val="Heading2"/>
        <w:divId w:val="520702119"/>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2F0F89" w14:paraId="0B05A712" w14:textId="77777777">
        <w:trPr>
          <w:divId w:val="520702119"/>
          <w:tblCellSpacing w:w="15" w:type="dxa"/>
        </w:trPr>
        <w:tc>
          <w:tcPr>
            <w:tcW w:w="0" w:type="auto"/>
            <w:tcBorders>
              <w:bottom w:val="single" w:sz="6" w:space="0" w:color="000000"/>
            </w:tcBorders>
            <w:shd w:val="clear" w:color="auto" w:fill="BBBBBB"/>
            <w:vAlign w:val="center"/>
            <w:hideMark/>
          </w:tcPr>
          <w:p w14:paraId="5BC55344" w14:textId="77777777" w:rsidR="002F0F89" w:rsidRDefault="001245C0">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3C184B18" w14:textId="77777777" w:rsidR="002F0F89" w:rsidRDefault="001245C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2F0F89" w14:paraId="3F228F15" w14:textId="77777777">
        <w:trPr>
          <w:divId w:val="520702119"/>
          <w:tblCellSpacing w:w="15" w:type="dxa"/>
        </w:trPr>
        <w:tc>
          <w:tcPr>
            <w:tcW w:w="0" w:type="auto"/>
            <w:vAlign w:val="center"/>
            <w:hideMark/>
          </w:tcPr>
          <w:p w14:paraId="72E71EB9" w14:textId="77777777" w:rsidR="002F0F89" w:rsidRDefault="001245C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2792A076" w14:textId="77777777" w:rsidR="002F0F89" w:rsidRDefault="001245C0">
            <w:pPr>
              <w:spacing w:after="75"/>
              <w:rPr>
                <w:rFonts w:ascii="Georgia" w:eastAsia="Times New Roman" w:hAnsi="Georgia"/>
                <w:sz w:val="18"/>
                <w:szCs w:val="18"/>
              </w:rPr>
            </w:pPr>
            <w:r>
              <w:rPr>
                <w:rFonts w:ascii="Georgia" w:eastAsia="Times New Roman" w:hAnsi="Georgia"/>
                <w:sz w:val="18"/>
                <w:szCs w:val="18"/>
              </w:rPr>
              <w:t>-</w:t>
            </w:r>
          </w:p>
        </w:tc>
      </w:tr>
    </w:tbl>
    <w:p w14:paraId="2BD7E5A8" w14:textId="77777777" w:rsidR="002F0F89" w:rsidRDefault="001245C0">
      <w:pPr>
        <w:pStyle w:val="NormalWeb"/>
        <w:divId w:val="520702119"/>
        <w:rPr>
          <w:rFonts w:ascii="Georgia" w:hAnsi="Georgia"/>
        </w:rPr>
      </w:pPr>
      <w:r>
        <w:rPr>
          <w:rStyle w:val="datalabel1"/>
          <w:rFonts w:ascii="Georgia" w:hAnsi="Georgia"/>
        </w:rPr>
        <w:t xml:space="preserve">Species provides no ecosystem services: </w:t>
      </w:r>
      <w:commentRangeStart w:id="26"/>
      <w:r>
        <w:rPr>
          <w:rFonts w:ascii="Georgia" w:hAnsi="Georgia"/>
        </w:rPr>
        <w:t>true</w:t>
      </w:r>
      <w:commentRangeEnd w:id="26"/>
      <w:r w:rsidR="009B541F">
        <w:rPr>
          <w:rStyle w:val="CommentReference"/>
        </w:rPr>
        <w:commentReference w:id="26"/>
      </w:r>
    </w:p>
    <w:p w14:paraId="14922D62" w14:textId="77777777" w:rsidR="002F0F89" w:rsidRDefault="001245C0">
      <w:pPr>
        <w:pStyle w:val="NormalWeb"/>
        <w:divId w:val="520702119"/>
        <w:rPr>
          <w:rFonts w:ascii="Georgia" w:hAnsi="Georgia"/>
        </w:rPr>
      </w:pPr>
      <w:r>
        <w:rPr>
          <w:rStyle w:val="datalabel1"/>
          <w:rFonts w:ascii="Georgia" w:hAnsi="Georgia"/>
        </w:rPr>
        <w:t xml:space="preserve">Ecosystem Services: </w:t>
      </w:r>
      <w:r>
        <w:rPr>
          <w:rFonts w:ascii="Georgia" w:hAnsi="Georgia"/>
        </w:rPr>
        <w:t>(Not specified)</w:t>
      </w:r>
    </w:p>
    <w:p w14:paraId="46E3C9CA" w14:textId="77777777" w:rsidR="002F0F89" w:rsidRDefault="001245C0">
      <w:pPr>
        <w:pStyle w:val="Heading1"/>
        <w:rPr>
          <w:rFonts w:ascii="Georgia" w:eastAsia="Times New Roman" w:hAnsi="Georgia"/>
          <w:sz w:val="29"/>
          <w:szCs w:val="29"/>
        </w:rPr>
      </w:pPr>
      <w:r>
        <w:rPr>
          <w:rFonts w:ascii="Georgia" w:eastAsia="Times New Roman" w:hAnsi="Georgia"/>
          <w:sz w:val="29"/>
          <w:szCs w:val="29"/>
        </w:rPr>
        <w:t>Bibliography</w:t>
      </w:r>
    </w:p>
    <w:p w14:paraId="2BC12546" w14:textId="77777777" w:rsidR="002F0F89" w:rsidRDefault="001245C0">
      <w:pPr>
        <w:pStyle w:val="NormalWeb"/>
        <w:divId w:val="1322461268"/>
        <w:rPr>
          <w:rFonts w:ascii="Georgia" w:hAnsi="Georgia"/>
        </w:rPr>
      </w:pPr>
      <w:r>
        <w:rPr>
          <w:rFonts w:ascii="Georgia" w:hAnsi="Georgia"/>
        </w:rPr>
        <w:t xml:space="preserve">Cook, C.D.K. 1996. </w:t>
      </w:r>
      <w:r>
        <w:rPr>
          <w:rFonts w:ascii="Georgia" w:hAnsi="Georgia"/>
          <w:i/>
          <w:iCs/>
        </w:rPr>
        <w:t>Aquatic Plant Book</w:t>
      </w:r>
      <w:r>
        <w:rPr>
          <w:rFonts w:ascii="Georgia" w:hAnsi="Georgia"/>
        </w:rPr>
        <w:t>. SPB Academic Publishing, Amsterdam/New York.</w:t>
      </w:r>
    </w:p>
    <w:p w14:paraId="2BBFAE92" w14:textId="77777777" w:rsidR="002F0F89" w:rsidRDefault="001245C0">
      <w:pPr>
        <w:pStyle w:val="NormalWeb"/>
        <w:divId w:val="1322461268"/>
        <w:rPr>
          <w:rFonts w:ascii="Georgia" w:hAnsi="Georgia"/>
        </w:rPr>
      </w:pPr>
      <w:r>
        <w:rPr>
          <w:rFonts w:ascii="Georgia" w:hAnsi="Georgia"/>
        </w:rPr>
        <w:t xml:space="preserve">Hutchinson, J. and Dalziel, J.M. 1966-1972. </w:t>
      </w:r>
      <w:r>
        <w:rPr>
          <w:rFonts w:ascii="Georgia" w:hAnsi="Georgia"/>
          <w:i/>
          <w:iCs/>
        </w:rPr>
        <w:t>Flora of West Tropical Africa</w:t>
      </w:r>
      <w:r>
        <w:rPr>
          <w:rFonts w:ascii="Georgia" w:hAnsi="Georgia"/>
        </w:rPr>
        <w:t>. Crown Agents For Over Sea Governments And Administrations, London.</w:t>
      </w:r>
    </w:p>
    <w:p w14:paraId="7398DD18" w14:textId="77777777" w:rsidR="002F0F89" w:rsidRDefault="001245C0">
      <w:pPr>
        <w:pStyle w:val="NormalWeb"/>
        <w:divId w:val="1322461268"/>
        <w:rPr>
          <w:rFonts w:ascii="Georgia" w:hAnsi="Georgia"/>
        </w:rPr>
      </w:pPr>
      <w:r>
        <w:rPr>
          <w:rFonts w:ascii="Georgia" w:hAnsi="Georgia"/>
        </w:rPr>
        <w:t xml:space="preserve">Ithaka Harbors. 2008. Aluka. Available at: </w:t>
      </w:r>
      <w:hyperlink w:history="1">
        <w:r w:rsidR="002F0F89">
          <w:rPr>
            <w:rStyle w:val="Hyperlink"/>
            <w:rFonts w:ascii="Georgia" w:hAnsi="Georgia"/>
          </w:rPr>
          <w:t>http:// www.aluka.org</w:t>
        </w:r>
      </w:hyperlink>
      <w:r>
        <w:rPr>
          <w:rFonts w:ascii="Georgia" w:hAnsi="Georgia"/>
        </w:rPr>
        <w:t>.</w:t>
      </w:r>
    </w:p>
    <w:p w14:paraId="4A66DB8D" w14:textId="77777777" w:rsidR="002F0F89" w:rsidRDefault="001245C0">
      <w:pPr>
        <w:pStyle w:val="NormalWeb"/>
        <w:divId w:val="1322461268"/>
        <w:rPr>
          <w:rFonts w:ascii="Georgia" w:hAnsi="Georgia"/>
        </w:rPr>
      </w:pPr>
      <w:r>
        <w:rPr>
          <w:rFonts w:ascii="Georgia" w:hAnsi="Georgia"/>
        </w:rPr>
        <w:t xml:space="preserve">Lebrun, J.P., Toutain, B., Gaston, A. and Boudet, G. 1991. </w:t>
      </w:r>
      <w:r w:rsidRPr="00385DB0">
        <w:rPr>
          <w:rFonts w:ascii="Georgia" w:hAnsi="Georgia"/>
          <w:lang w:val="pt-BR"/>
        </w:rPr>
        <w:t xml:space="preserve">Catalogue des plantes vasculaires du Burkina Faso. </w:t>
      </w:r>
      <w:r>
        <w:rPr>
          <w:rFonts w:ascii="Georgia" w:hAnsi="Georgia"/>
        </w:rPr>
        <w:t>Institut d'Elevage et de Médecine Vétérinaire des Payes Tropicaux.</w:t>
      </w:r>
    </w:p>
    <w:p w14:paraId="6701978C" w14:textId="1771ECBF" w:rsidR="002F0F89" w:rsidRDefault="001245C0">
      <w:pPr>
        <w:pStyle w:val="NormalWeb"/>
        <w:divId w:val="1322461268"/>
        <w:rPr>
          <w:rFonts w:ascii="Georgia" w:hAnsi="Georgia"/>
        </w:rPr>
      </w:pPr>
      <w:r>
        <w:rPr>
          <w:rFonts w:ascii="Georgia" w:hAnsi="Georgia"/>
        </w:rPr>
        <w:t xml:space="preserve">Nationaal Herbarium Nederland (NLBIF). 2008. Nationaal Herbarium Nederland. Available at: </w:t>
      </w:r>
      <w:hyperlink r:id="rId11" w:history="1">
        <w:r w:rsidR="002F0F89">
          <w:rPr>
            <w:rStyle w:val="Hyperlink"/>
            <w:rFonts w:ascii="Georgia" w:hAnsi="Georgia"/>
          </w:rPr>
          <w:t>Accessed through GBIF data portal. http://www.gbif.org</w:t>
        </w:r>
      </w:hyperlink>
      <w:r>
        <w:rPr>
          <w:rFonts w:ascii="Georgia" w:hAnsi="Georgia"/>
        </w:rPr>
        <w:t>. (Accessed: 04/12/2008).</w:t>
      </w:r>
    </w:p>
    <w:p w14:paraId="431FC235" w14:textId="77777777" w:rsidR="002F0F89" w:rsidRDefault="001245C0">
      <w:pPr>
        <w:pStyle w:val="NormalWeb"/>
        <w:divId w:val="1322461268"/>
        <w:rPr>
          <w:rFonts w:ascii="Georgia" w:hAnsi="Georgia"/>
        </w:rPr>
      </w:pPr>
      <w:r>
        <w:rPr>
          <w:rFonts w:ascii="Georgia" w:hAnsi="Georgia"/>
        </w:rPr>
        <w:t>Paul Jaeer. 1950. Aperçu sommaire de la végétation du massif de Kita.</w:t>
      </w:r>
    </w:p>
    <w:p w14:paraId="346A37C2" w14:textId="77777777" w:rsidR="004A009C" w:rsidRDefault="001245C0">
      <w:pPr>
        <w:pStyle w:val="NormalWeb"/>
        <w:divId w:val="1322461268"/>
        <w:rPr>
          <w:rFonts w:ascii="Georgia" w:hAnsi="Georgia"/>
        </w:rPr>
      </w:pPr>
      <w:r>
        <w:rPr>
          <w:rFonts w:ascii="Georgia" w:hAnsi="Georgia"/>
        </w:rPr>
        <w:t xml:space="preserve">Protected Planet. 2022. Protected Planet: The World Database on Protected Areas (WDPA). Cambridge, UK. IUCN and UNEP-WCMC. Available at: </w:t>
      </w:r>
      <w:hyperlink r:id="rId12" w:history="1">
        <w:r w:rsidR="004A009C">
          <w:rPr>
            <w:rStyle w:val="Hyperlink"/>
            <w:rFonts w:ascii="Georgia" w:hAnsi="Georgia"/>
          </w:rPr>
          <w:t>https://www.protectedplanet.net</w:t>
        </w:r>
      </w:hyperlink>
      <w:r>
        <w:rPr>
          <w:rFonts w:ascii="Georgia" w:hAnsi="Georgia"/>
        </w:rPr>
        <w:t>. (Accessed: 06/07/2022).</w:t>
      </w:r>
    </w:p>
    <w:p w14:paraId="4EA497AF" w14:textId="77777777" w:rsidR="00385DB0" w:rsidRDefault="00385DB0">
      <w:pPr>
        <w:pStyle w:val="NormalWeb"/>
        <w:divId w:val="1322461268"/>
        <w:rPr>
          <w:rFonts w:ascii="Georgia" w:hAnsi="Georgia"/>
        </w:rPr>
      </w:pPr>
    </w:p>
    <w:p w14:paraId="306BCEF7" w14:textId="704F7895" w:rsidR="00385DB0" w:rsidRDefault="00385DB0">
      <w:pPr>
        <w:pStyle w:val="NormalWeb"/>
        <w:divId w:val="1322461268"/>
        <w:rPr>
          <w:rFonts w:ascii="Georgia" w:hAnsi="Georgia"/>
        </w:rPr>
      </w:pPr>
    </w:p>
    <w:p w14:paraId="33D1D99A" w14:textId="77777777" w:rsidR="00385DB0" w:rsidRDefault="00385DB0">
      <w:pPr>
        <w:rPr>
          <w:rFonts w:ascii="Georgia" w:hAnsi="Georgia"/>
          <w:sz w:val="18"/>
          <w:szCs w:val="18"/>
        </w:rPr>
      </w:pPr>
      <w:r>
        <w:rPr>
          <w:rFonts w:ascii="Georgia" w:hAnsi="Georgia"/>
        </w:rPr>
        <w:br w:type="page"/>
      </w:r>
    </w:p>
    <w:sectPr w:rsidR="00385DB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ck Plummer" w:date="2025-04-07T09:50:00Z" w:initials="JP">
    <w:p w14:paraId="306E0128" w14:textId="77777777" w:rsidR="00227E6B" w:rsidRDefault="00227E6B" w:rsidP="00227E6B">
      <w:pPr>
        <w:pStyle w:val="CommentText"/>
      </w:pPr>
      <w:r>
        <w:rPr>
          <w:rStyle w:val="CommentReference"/>
        </w:rPr>
        <w:annotationRef/>
      </w:r>
      <w:r>
        <w:t>The subcriteria used to underpin NT need to be ticked</w:t>
      </w:r>
    </w:p>
  </w:comment>
  <w:comment w:id="1" w:author="Jack Plummer" w:date="2025-04-07T09:34:00Z" w:initials="JP">
    <w:p w14:paraId="7C56E458" w14:textId="1C180115" w:rsidR="008E2B07" w:rsidRDefault="00323982" w:rsidP="008E2B07">
      <w:pPr>
        <w:pStyle w:val="CommentText"/>
      </w:pPr>
      <w:r>
        <w:rPr>
          <w:rStyle w:val="CommentReference"/>
        </w:rPr>
        <w:annotationRef/>
      </w:r>
      <w:r w:rsidR="008E2B07">
        <w:t>As this is a re-assessment and a different category has been applied, we need to explain this change under section ‘Reasons for change’ - I think you may have filled this section out after downloading this Word document, as it is complete in SIS.</w:t>
      </w:r>
    </w:p>
  </w:comment>
  <w:comment w:id="2" w:author="Jack Plummer" w:date="2025-04-07T09:46:00Z" w:initials="JP">
    <w:p w14:paraId="4B478CE3" w14:textId="77777777" w:rsidR="00227E6B" w:rsidRDefault="00227E6B" w:rsidP="00227E6B">
      <w:pPr>
        <w:pStyle w:val="CommentText"/>
      </w:pPr>
      <w:r>
        <w:rPr>
          <w:rStyle w:val="CommentReference"/>
        </w:rPr>
        <w:annotationRef/>
      </w:r>
      <w:r>
        <w:t>This is an example of ‘nongenuine’ change. The status of the species hasn’t changed from DD to NT in the last 10 years. We are simply evaluating it differently based on the same information.</w:t>
      </w:r>
    </w:p>
    <w:p w14:paraId="12F4D0B6" w14:textId="77777777" w:rsidR="00227E6B" w:rsidRDefault="00227E6B" w:rsidP="00227E6B">
      <w:pPr>
        <w:pStyle w:val="CommentText"/>
      </w:pPr>
    </w:p>
    <w:p w14:paraId="31FC2A86" w14:textId="77777777" w:rsidR="00227E6B" w:rsidRDefault="00227E6B" w:rsidP="00227E6B">
      <w:pPr>
        <w:pStyle w:val="CommentText"/>
      </w:pPr>
      <w:r>
        <w:t>Our assumption is that the data is not uncertain enough to justify the use of Data Deficient.</w:t>
      </w:r>
    </w:p>
  </w:comment>
  <w:comment w:id="3" w:author="Jack Plummer" w:date="2025-04-07T09:34:00Z" w:initials="JP">
    <w:p w14:paraId="5A7EA239" w14:textId="37F6176D" w:rsidR="00323982" w:rsidRDefault="00323982" w:rsidP="00323982">
      <w:pPr>
        <w:pStyle w:val="CommentText"/>
      </w:pPr>
      <w:r>
        <w:rPr>
          <w:rStyle w:val="CommentReference"/>
        </w:rPr>
        <w:annotationRef/>
      </w:r>
      <w:r>
        <w:t>Author of the original assessment should be moved to contributor</w:t>
      </w:r>
    </w:p>
  </w:comment>
  <w:comment w:id="5" w:author="Jack Plummer" w:date="2025-04-07T09:51:00Z" w:initials="JP">
    <w:p w14:paraId="61C5DE5F" w14:textId="77777777" w:rsidR="001A181A" w:rsidRDefault="001A181A" w:rsidP="001A181A">
      <w:pPr>
        <w:pStyle w:val="CommentText"/>
      </w:pPr>
      <w:r>
        <w:rPr>
          <w:rStyle w:val="CommentReference"/>
        </w:rPr>
        <w:annotationRef/>
      </w:r>
      <w:r>
        <w:t>And B1</w:t>
      </w:r>
    </w:p>
  </w:comment>
  <w:comment w:id="6" w:author="Jack Plummer" w:date="2025-04-07T09:53:00Z" w:initials="JP">
    <w:p w14:paraId="3EEF7290" w14:textId="77777777" w:rsidR="005475F6" w:rsidRDefault="005475F6" w:rsidP="005475F6">
      <w:pPr>
        <w:pStyle w:val="CommentText"/>
      </w:pPr>
      <w:r>
        <w:rPr>
          <w:rStyle w:val="CommentReference"/>
        </w:rPr>
        <w:annotationRef/>
      </w:r>
      <w:r>
        <w:t>NT B1ab(i,ii,iii,iv)+2ab(i,ii,iii,iv)</w:t>
      </w:r>
    </w:p>
  </w:comment>
  <w:comment w:id="7" w:author="Jack Plummer" w:date="2025-04-07T09:48:00Z" w:initials="JP">
    <w:p w14:paraId="7E8E0EAD" w14:textId="762C0D98" w:rsidR="00227E6B" w:rsidRDefault="00227E6B" w:rsidP="00227E6B">
      <w:pPr>
        <w:pStyle w:val="CommentText"/>
      </w:pPr>
      <w:r>
        <w:rPr>
          <w:rStyle w:val="CommentReference"/>
        </w:rPr>
        <w:annotationRef/>
      </w:r>
      <w:r>
        <w:t xml:space="preserve">Better to put this as a citation i.e. </w:t>
      </w:r>
      <w:r>
        <w:rPr>
          <w:i/>
          <w:iCs/>
          <w:lang w:val="pt-BR"/>
        </w:rPr>
        <w:t>Buchnera bowalensis</w:t>
      </w:r>
      <w:r>
        <w:rPr>
          <w:lang w:val="pt-BR"/>
        </w:rPr>
        <w:t xml:space="preserve"> est une espèce native de la Guinée, du Cameroun et du Burkina Fasso (Reference).</w:t>
      </w:r>
    </w:p>
  </w:comment>
  <w:comment w:id="14" w:author="Becca Davis 2" w:date="2025-04-07T09:00:00Z" w:initials="BD">
    <w:p w14:paraId="66F52FA3" w14:textId="1D7DF3A7" w:rsidR="00CC21E2" w:rsidRDefault="00CC21E2" w:rsidP="00CC21E2">
      <w:pPr>
        <w:pStyle w:val="CommentText"/>
      </w:pPr>
      <w:r>
        <w:rPr>
          <w:rStyle w:val="CommentReference"/>
        </w:rPr>
        <w:annotationRef/>
      </w:r>
      <w:r>
        <w:t>CSNO 2931 – if these are herbarium specimen references, should be in brackets and if the information is available, put into correct format e.g. (Chevalier #1234 (K)).</w:t>
      </w:r>
    </w:p>
  </w:comment>
  <w:comment w:id="15" w:author="Becca Davis 2" w:date="2025-04-07T09:04:00Z" w:initials="BD">
    <w:p w14:paraId="39BAB587" w14:textId="77777777" w:rsidR="00CC21E2" w:rsidRDefault="00CC21E2" w:rsidP="00CC21E2">
      <w:pPr>
        <w:pStyle w:val="CommentText"/>
      </w:pPr>
      <w:r>
        <w:rPr>
          <w:rStyle w:val="CommentReference"/>
        </w:rPr>
        <w:annotationRef/>
      </w:r>
      <w:r>
        <w:t xml:space="preserve">Bachman et al. 2011- needs to be included in bibliography </w:t>
      </w:r>
    </w:p>
  </w:comment>
  <w:comment w:id="16" w:author="Becca Davis 2" w:date="2025-04-07T09:04:00Z" w:initials="BD">
    <w:p w14:paraId="08C3A689" w14:textId="77777777" w:rsidR="00CC21E2" w:rsidRDefault="00CC21E2" w:rsidP="00CC21E2">
      <w:pPr>
        <w:pStyle w:val="CommentText"/>
      </w:pPr>
      <w:r>
        <w:rPr>
          <w:rStyle w:val="CommentReference"/>
        </w:rPr>
        <w:annotationRef/>
      </w:r>
      <w:r>
        <w:t>This information needs to be in elevation limits, not depth limits</w:t>
      </w:r>
    </w:p>
  </w:comment>
  <w:comment w:id="17" w:author="Becca Davis 2" w:date="2025-04-07T09:19:00Z" w:initials="BD">
    <w:p w14:paraId="64520963" w14:textId="77777777" w:rsidR="001245C0" w:rsidRDefault="001245C0" w:rsidP="001245C0">
      <w:pPr>
        <w:pStyle w:val="CommentText"/>
      </w:pPr>
      <w:r>
        <w:rPr>
          <w:rStyle w:val="CommentReference"/>
        </w:rPr>
        <w:annotationRef/>
      </w:r>
      <w:r>
        <w:t>IUCN Point File needs standardising to IUCN format</w:t>
      </w:r>
    </w:p>
    <w:p w14:paraId="19977F59" w14:textId="77777777" w:rsidR="001245C0" w:rsidRDefault="001245C0" w:rsidP="001245C0">
      <w:pPr>
        <w:pStyle w:val="CommentText"/>
      </w:pPr>
      <w:r>
        <w:t>When uploading to SIS, should be ticked as ‘geographic range’ only</w:t>
      </w:r>
    </w:p>
  </w:comment>
  <w:comment w:id="18" w:author="Becca Davis 2" w:date="2025-04-07T09:06:00Z" w:initials="BD">
    <w:p w14:paraId="52D4EC03" w14:textId="217DEF3F" w:rsidR="009B541F" w:rsidRDefault="00CC21E2" w:rsidP="009B541F">
      <w:pPr>
        <w:pStyle w:val="CommentText"/>
      </w:pPr>
      <w:r>
        <w:rPr>
          <w:rStyle w:val="CommentReference"/>
        </w:rPr>
        <w:annotationRef/>
      </w:r>
      <w:r w:rsidR="009B541F">
        <w:t>The box ‘Current trend data derivation’ for population should be set as ‘not applicable’ in SIS</w:t>
      </w:r>
    </w:p>
  </w:comment>
  <w:comment w:id="19" w:author="Becca Davis 2" w:date="2025-04-07T09:07:00Z" w:initials="BD">
    <w:p w14:paraId="6E0A0224" w14:textId="77777777" w:rsidR="009B541F" w:rsidRDefault="00CC21E2" w:rsidP="009B541F">
      <w:pPr>
        <w:pStyle w:val="CommentText"/>
      </w:pPr>
      <w:r>
        <w:rPr>
          <w:rStyle w:val="CommentReference"/>
        </w:rPr>
        <w:annotationRef/>
      </w:r>
      <w:r w:rsidR="009B541F">
        <w:t>‘Past population reduction basis = c) a decline in AOO, EOO, habitat’- it is not necessary to fill this in as is related to population decline for A- same for future and ongoing reductions</w:t>
      </w:r>
    </w:p>
  </w:comment>
  <w:comment w:id="20" w:author="Becca Davis 2" w:date="2025-04-07T09:07:00Z" w:initials="BD">
    <w:p w14:paraId="60950A6F" w14:textId="7F9BD36A" w:rsidR="00CC21E2" w:rsidRDefault="00CC21E2" w:rsidP="00CC21E2">
      <w:pPr>
        <w:pStyle w:val="CommentText"/>
      </w:pPr>
      <w:r>
        <w:rPr>
          <w:rStyle w:val="CommentReference"/>
        </w:rPr>
        <w:annotationRef/>
      </w:r>
      <w:r>
        <w:t xml:space="preserve">References need standardising to IUCN format e.g (Lisowski 2008) and herbarium specimens </w:t>
      </w:r>
    </w:p>
  </w:comment>
  <w:comment w:id="21" w:author="Becca Davis 2" w:date="2025-04-07T09:09:00Z" w:initials="BD">
    <w:p w14:paraId="0A5F7FD9" w14:textId="77777777" w:rsidR="009B541F" w:rsidRDefault="009B541F" w:rsidP="009B541F">
      <w:pPr>
        <w:pStyle w:val="CommentText"/>
      </w:pPr>
      <w:r>
        <w:rPr>
          <w:rStyle w:val="CommentReference"/>
        </w:rPr>
        <w:annotationRef/>
      </w:r>
      <w:r>
        <w:t>If the species is found in freshwater ponds, then this needs to be coded here as a habitat</w:t>
      </w:r>
    </w:p>
  </w:comment>
  <w:comment w:id="22" w:author="Becca Davis 2" w:date="2025-04-07T09:10:00Z" w:initials="BD">
    <w:p w14:paraId="427F3258" w14:textId="77777777" w:rsidR="009B541F" w:rsidRDefault="009B541F" w:rsidP="009B541F">
      <w:pPr>
        <w:pStyle w:val="CommentText"/>
      </w:pPr>
      <w:r>
        <w:rPr>
          <w:rStyle w:val="CommentReference"/>
        </w:rPr>
        <w:annotationRef/>
      </w:r>
      <w:r>
        <w:t>Use and Trade- Species not utilised or no use/trade info ticked, not both of these need to be ticked</w:t>
      </w:r>
    </w:p>
  </w:comment>
  <w:comment w:id="23" w:author="Becca Davis 2" w:date="2025-04-07T09:12:00Z" w:initials="BD">
    <w:p w14:paraId="62476008" w14:textId="77777777" w:rsidR="009B541F" w:rsidRDefault="009B541F" w:rsidP="009B541F">
      <w:pPr>
        <w:pStyle w:val="CommentText"/>
      </w:pPr>
      <w:r>
        <w:rPr>
          <w:rStyle w:val="CommentReference"/>
        </w:rPr>
        <w:annotationRef/>
      </w:r>
      <w:r>
        <w:t>Is this meant to be ticked? if so, some evidence for non-consumptive use of this species should be given</w:t>
      </w:r>
    </w:p>
  </w:comment>
  <w:comment w:id="24" w:author="Becca Davis 2" w:date="2025-04-07T09:13:00Z" w:initials="BD">
    <w:p w14:paraId="6D5409EC" w14:textId="39A68BB8" w:rsidR="009B541F" w:rsidRDefault="009B541F" w:rsidP="009B541F">
      <w:pPr>
        <w:pStyle w:val="CommentText"/>
      </w:pPr>
      <w:r>
        <w:rPr>
          <w:rStyle w:val="CommentReference"/>
        </w:rPr>
        <w:annotationRef/>
      </w:r>
      <w:r>
        <w:t>Good information and threat codes, but the paragraph might need some references.</w:t>
      </w:r>
    </w:p>
  </w:comment>
  <w:comment w:id="25" w:author="Becca Davis 2" w:date="2025-04-07T09:14:00Z" w:initials="BD">
    <w:p w14:paraId="79E01BDD" w14:textId="77777777" w:rsidR="009B541F" w:rsidRDefault="009B541F" w:rsidP="009B541F">
      <w:pPr>
        <w:pStyle w:val="CommentText"/>
      </w:pPr>
      <w:r>
        <w:rPr>
          <w:rStyle w:val="CommentReference"/>
        </w:rPr>
        <w:annotationRef/>
      </w:r>
      <w:r>
        <w:t>It is not relevant to mention herbarium collections as conservation. It would be good to mention ex-situ conservation (BGCI plant search)- ‘This species is not found in any</w:t>
      </w:r>
      <w:r>
        <w:rPr>
          <w:i/>
          <w:iCs/>
        </w:rPr>
        <w:t xml:space="preserve"> ex-situ </w:t>
      </w:r>
      <w:r>
        <w:t xml:space="preserve">collections (BGCI 2025).’  </w:t>
      </w:r>
    </w:p>
  </w:comment>
  <w:comment w:id="26" w:author="Becca Davis 2" w:date="2025-04-07T09:15:00Z" w:initials="BD">
    <w:p w14:paraId="054A4B3C" w14:textId="77777777" w:rsidR="009B541F" w:rsidRDefault="009B541F" w:rsidP="009B541F">
      <w:pPr>
        <w:pStyle w:val="CommentText"/>
      </w:pPr>
      <w:r>
        <w:rPr>
          <w:rStyle w:val="CommentReference"/>
        </w:rPr>
        <w:annotationRef/>
      </w:r>
      <w:r>
        <w:t>Tick one or the other for provides no services, or insufficient information available, not both.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6E0128" w15:done="0"/>
  <w15:commentEx w15:paraId="7C56E458" w15:done="0"/>
  <w15:commentEx w15:paraId="31FC2A86" w15:paraIdParent="7C56E458" w15:done="0"/>
  <w15:commentEx w15:paraId="5A7EA239" w15:done="0"/>
  <w15:commentEx w15:paraId="61C5DE5F" w15:done="0"/>
  <w15:commentEx w15:paraId="3EEF7290" w15:done="0"/>
  <w15:commentEx w15:paraId="7E8E0EAD" w15:done="0"/>
  <w15:commentEx w15:paraId="66F52FA3" w15:done="0"/>
  <w15:commentEx w15:paraId="39BAB587" w15:done="0"/>
  <w15:commentEx w15:paraId="08C3A689" w15:done="0"/>
  <w15:commentEx w15:paraId="19977F59" w15:done="0"/>
  <w15:commentEx w15:paraId="52D4EC03" w15:done="0"/>
  <w15:commentEx w15:paraId="6E0A0224" w15:done="0"/>
  <w15:commentEx w15:paraId="60950A6F" w15:done="0"/>
  <w15:commentEx w15:paraId="0A5F7FD9" w15:done="0"/>
  <w15:commentEx w15:paraId="427F3258" w15:done="0"/>
  <w15:commentEx w15:paraId="62476008" w15:done="0"/>
  <w15:commentEx w15:paraId="6D5409EC" w15:done="0"/>
  <w15:commentEx w15:paraId="79E01BDD" w15:done="0"/>
  <w15:commentEx w15:paraId="054A4B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0E7B78" w16cex:dateUtc="2025-04-07T08:50:00Z"/>
  <w16cex:commentExtensible w16cex:durableId="03AA20C4" w16cex:dateUtc="2025-04-07T08:34:00Z"/>
  <w16cex:commentExtensible w16cex:durableId="6067F21F" w16cex:dateUtc="2025-04-07T08:46:00Z"/>
  <w16cex:commentExtensible w16cex:durableId="3388AFC5" w16cex:dateUtc="2025-04-07T08:34:00Z"/>
  <w16cex:commentExtensible w16cex:durableId="14E68944" w16cex:dateUtc="2025-04-07T08:51:00Z"/>
  <w16cex:commentExtensible w16cex:durableId="4AD97507" w16cex:dateUtc="2025-04-07T08:53:00Z"/>
  <w16cex:commentExtensible w16cex:durableId="01A7C067" w16cex:dateUtc="2025-04-07T08:48:00Z"/>
  <w16cex:commentExtensible w16cex:durableId="29A6763C" w16cex:dateUtc="2025-04-07T08:00:00Z"/>
  <w16cex:commentExtensible w16cex:durableId="5A1D8386" w16cex:dateUtc="2025-04-07T08:04:00Z"/>
  <w16cex:commentExtensible w16cex:durableId="61566040" w16cex:dateUtc="2025-04-07T08:04:00Z"/>
  <w16cex:commentExtensible w16cex:durableId="3CB38FE1" w16cex:dateUtc="2025-04-07T08:19:00Z"/>
  <w16cex:commentExtensible w16cex:durableId="6260B374" w16cex:dateUtc="2025-04-07T08:06:00Z"/>
  <w16cex:commentExtensible w16cex:durableId="6A7E251B" w16cex:dateUtc="2025-04-07T08:07:00Z"/>
  <w16cex:commentExtensible w16cex:durableId="2D15E484" w16cex:dateUtc="2025-04-07T08:07:00Z"/>
  <w16cex:commentExtensible w16cex:durableId="7CD00B89" w16cex:dateUtc="2025-04-07T08:09:00Z"/>
  <w16cex:commentExtensible w16cex:durableId="473F4A15" w16cex:dateUtc="2025-04-07T08:10:00Z"/>
  <w16cex:commentExtensible w16cex:durableId="023859F6" w16cex:dateUtc="2025-04-07T08:12:00Z"/>
  <w16cex:commentExtensible w16cex:durableId="5153A602" w16cex:dateUtc="2025-04-07T08:13:00Z"/>
  <w16cex:commentExtensible w16cex:durableId="36847866" w16cex:dateUtc="2025-04-07T08:14:00Z"/>
  <w16cex:commentExtensible w16cex:durableId="3A3A3AA1" w16cex:dateUtc="2025-04-07T08: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6E0128" w16cid:durableId="7C0E7B78"/>
  <w16cid:commentId w16cid:paraId="7C56E458" w16cid:durableId="03AA20C4"/>
  <w16cid:commentId w16cid:paraId="31FC2A86" w16cid:durableId="6067F21F"/>
  <w16cid:commentId w16cid:paraId="5A7EA239" w16cid:durableId="3388AFC5"/>
  <w16cid:commentId w16cid:paraId="61C5DE5F" w16cid:durableId="14E68944"/>
  <w16cid:commentId w16cid:paraId="3EEF7290" w16cid:durableId="4AD97507"/>
  <w16cid:commentId w16cid:paraId="7E8E0EAD" w16cid:durableId="01A7C067"/>
  <w16cid:commentId w16cid:paraId="66F52FA3" w16cid:durableId="29A6763C"/>
  <w16cid:commentId w16cid:paraId="39BAB587" w16cid:durableId="5A1D8386"/>
  <w16cid:commentId w16cid:paraId="08C3A689" w16cid:durableId="61566040"/>
  <w16cid:commentId w16cid:paraId="19977F59" w16cid:durableId="3CB38FE1"/>
  <w16cid:commentId w16cid:paraId="52D4EC03" w16cid:durableId="6260B374"/>
  <w16cid:commentId w16cid:paraId="6E0A0224" w16cid:durableId="6A7E251B"/>
  <w16cid:commentId w16cid:paraId="60950A6F" w16cid:durableId="2D15E484"/>
  <w16cid:commentId w16cid:paraId="0A5F7FD9" w16cid:durableId="7CD00B89"/>
  <w16cid:commentId w16cid:paraId="427F3258" w16cid:durableId="473F4A15"/>
  <w16cid:commentId w16cid:paraId="62476008" w16cid:durableId="023859F6"/>
  <w16cid:commentId w16cid:paraId="6D5409EC" w16cid:durableId="5153A602"/>
  <w16cid:commentId w16cid:paraId="79E01BDD" w16cid:durableId="36847866"/>
  <w16cid:commentId w16cid:paraId="054A4B3C" w16cid:durableId="3A3A3AA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ED66B5"/>
    <w:multiLevelType w:val="hybridMultilevel"/>
    <w:tmpl w:val="1DEC5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F113919"/>
    <w:multiLevelType w:val="hybridMultilevel"/>
    <w:tmpl w:val="2B90BA48"/>
    <w:lvl w:ilvl="0" w:tplc="0A7E06D0">
      <w:numFmt w:val="bullet"/>
      <w:lvlText w:val="-"/>
      <w:lvlJc w:val="left"/>
      <w:pPr>
        <w:ind w:left="1080" w:hanging="360"/>
      </w:pPr>
      <w:rPr>
        <w:rFonts w:ascii="Georgia" w:eastAsiaTheme="minorEastAsia" w:hAnsi="Georgia"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929894986">
    <w:abstractNumId w:val="0"/>
  </w:num>
  <w:num w:numId="2" w16cid:durableId="67018436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ck Plummer">
    <w15:presenceInfo w15:providerId="AD" w15:userId="S::j.plummer@kew.org::a7ccb40d-b5f1-45e6-963c-3f9b10b74b00"/>
  </w15:person>
  <w15:person w15:author="Becca Davis 2">
    <w15:presenceInfo w15:providerId="AD" w15:userId="S::B.Davis2@kew.org::10dbb1e2-8e72-4c78-bb7d-b8312955a1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B58"/>
    <w:rsid w:val="000140D2"/>
    <w:rsid w:val="000F6294"/>
    <w:rsid w:val="00124063"/>
    <w:rsid w:val="001245C0"/>
    <w:rsid w:val="001A181A"/>
    <w:rsid w:val="00227E6B"/>
    <w:rsid w:val="00243FA9"/>
    <w:rsid w:val="002C6379"/>
    <w:rsid w:val="002F0F89"/>
    <w:rsid w:val="00323982"/>
    <w:rsid w:val="00385DB0"/>
    <w:rsid w:val="0049023C"/>
    <w:rsid w:val="004A009C"/>
    <w:rsid w:val="005258EC"/>
    <w:rsid w:val="005475F6"/>
    <w:rsid w:val="005C0782"/>
    <w:rsid w:val="006439EA"/>
    <w:rsid w:val="00652EF4"/>
    <w:rsid w:val="0076533A"/>
    <w:rsid w:val="00875B58"/>
    <w:rsid w:val="008E2B07"/>
    <w:rsid w:val="00981962"/>
    <w:rsid w:val="009B541F"/>
    <w:rsid w:val="00AA1B7D"/>
    <w:rsid w:val="00BE582B"/>
    <w:rsid w:val="00CC21E2"/>
    <w:rsid w:val="00EA62C3"/>
    <w:rsid w:val="00EF1162"/>
    <w:rsid w:val="00F02C2E"/>
    <w:rsid w:val="00FA3A2C"/>
    <w:rsid w:val="00FA42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B106E1"/>
  <w15:chartTrackingRefBased/>
  <w15:docId w15:val="{8EA7A961-9813-4801-B475-6C0F90013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CommentReference">
    <w:name w:val="annotation reference"/>
    <w:basedOn w:val="DefaultParagraphFont"/>
    <w:uiPriority w:val="99"/>
    <w:semiHidden/>
    <w:unhideWhenUsed/>
    <w:rsid w:val="00CC21E2"/>
    <w:rPr>
      <w:sz w:val="16"/>
      <w:szCs w:val="16"/>
    </w:rPr>
  </w:style>
  <w:style w:type="paragraph" w:styleId="CommentText">
    <w:name w:val="annotation text"/>
    <w:basedOn w:val="Normal"/>
    <w:link w:val="CommentTextChar"/>
    <w:uiPriority w:val="99"/>
    <w:unhideWhenUsed/>
    <w:rsid w:val="00CC21E2"/>
    <w:rPr>
      <w:sz w:val="20"/>
      <w:szCs w:val="20"/>
    </w:rPr>
  </w:style>
  <w:style w:type="character" w:customStyle="1" w:styleId="CommentTextChar">
    <w:name w:val="Comment Text Char"/>
    <w:basedOn w:val="DefaultParagraphFont"/>
    <w:link w:val="CommentText"/>
    <w:uiPriority w:val="99"/>
    <w:rsid w:val="00CC21E2"/>
    <w:rPr>
      <w:rFonts w:eastAsiaTheme="minorEastAsia"/>
    </w:rPr>
  </w:style>
  <w:style w:type="paragraph" w:styleId="CommentSubject">
    <w:name w:val="annotation subject"/>
    <w:basedOn w:val="CommentText"/>
    <w:next w:val="CommentText"/>
    <w:link w:val="CommentSubjectChar"/>
    <w:uiPriority w:val="99"/>
    <w:semiHidden/>
    <w:unhideWhenUsed/>
    <w:rsid w:val="00CC21E2"/>
    <w:rPr>
      <w:b/>
      <w:bCs/>
    </w:rPr>
  </w:style>
  <w:style w:type="character" w:customStyle="1" w:styleId="CommentSubjectChar">
    <w:name w:val="Comment Subject Char"/>
    <w:basedOn w:val="CommentTextChar"/>
    <w:link w:val="CommentSubject"/>
    <w:uiPriority w:val="99"/>
    <w:semiHidden/>
    <w:rsid w:val="00CC21E2"/>
    <w:rPr>
      <w:rFonts w:eastAsiaTheme="minorEastAsia"/>
      <w:b/>
      <w:bCs/>
    </w:rPr>
  </w:style>
  <w:style w:type="paragraph" w:styleId="Revision">
    <w:name w:val="Revision"/>
    <w:hidden/>
    <w:uiPriority w:val="99"/>
    <w:semiHidden/>
    <w:rsid w:val="00323982"/>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83205">
      <w:marLeft w:val="0"/>
      <w:marRight w:val="0"/>
      <w:marTop w:val="0"/>
      <w:marBottom w:val="0"/>
      <w:divBdr>
        <w:top w:val="none" w:sz="0" w:space="0" w:color="auto"/>
        <w:left w:val="none" w:sz="0" w:space="0" w:color="auto"/>
        <w:bottom w:val="none" w:sz="0" w:space="0" w:color="auto"/>
        <w:right w:val="none" w:sz="0" w:space="0" w:color="auto"/>
      </w:divBdr>
    </w:div>
    <w:div w:id="520702119">
      <w:marLeft w:val="0"/>
      <w:marRight w:val="0"/>
      <w:marTop w:val="0"/>
      <w:marBottom w:val="0"/>
      <w:divBdr>
        <w:top w:val="none" w:sz="0" w:space="0" w:color="auto"/>
        <w:left w:val="none" w:sz="0" w:space="0" w:color="auto"/>
        <w:bottom w:val="none" w:sz="0" w:space="0" w:color="auto"/>
        <w:right w:val="none" w:sz="0" w:space="0" w:color="auto"/>
      </w:divBdr>
    </w:div>
    <w:div w:id="665595705">
      <w:marLeft w:val="0"/>
      <w:marRight w:val="0"/>
      <w:marTop w:val="0"/>
      <w:marBottom w:val="0"/>
      <w:divBdr>
        <w:top w:val="none" w:sz="0" w:space="0" w:color="auto"/>
        <w:left w:val="none" w:sz="0" w:space="0" w:color="auto"/>
        <w:bottom w:val="none" w:sz="0" w:space="0" w:color="auto"/>
        <w:right w:val="none" w:sz="0" w:space="0" w:color="auto"/>
      </w:divBdr>
    </w:div>
    <w:div w:id="846793413">
      <w:marLeft w:val="0"/>
      <w:marRight w:val="0"/>
      <w:marTop w:val="0"/>
      <w:marBottom w:val="0"/>
      <w:divBdr>
        <w:top w:val="none" w:sz="0" w:space="0" w:color="auto"/>
        <w:left w:val="none" w:sz="0" w:space="0" w:color="auto"/>
        <w:bottom w:val="none" w:sz="0" w:space="0" w:color="auto"/>
        <w:right w:val="none" w:sz="0" w:space="0" w:color="auto"/>
      </w:divBdr>
    </w:div>
    <w:div w:id="948977237">
      <w:marLeft w:val="0"/>
      <w:marRight w:val="0"/>
      <w:marTop w:val="0"/>
      <w:marBottom w:val="0"/>
      <w:divBdr>
        <w:top w:val="none" w:sz="0" w:space="0" w:color="auto"/>
        <w:left w:val="none" w:sz="0" w:space="0" w:color="auto"/>
        <w:bottom w:val="none" w:sz="0" w:space="0" w:color="auto"/>
        <w:right w:val="none" w:sz="0" w:space="0" w:color="auto"/>
      </w:divBdr>
    </w:div>
    <w:div w:id="1112742714">
      <w:marLeft w:val="0"/>
      <w:marRight w:val="0"/>
      <w:marTop w:val="0"/>
      <w:marBottom w:val="0"/>
      <w:divBdr>
        <w:top w:val="none" w:sz="0" w:space="0" w:color="auto"/>
        <w:left w:val="none" w:sz="0" w:space="0" w:color="auto"/>
        <w:bottom w:val="none" w:sz="0" w:space="0" w:color="auto"/>
        <w:right w:val="none" w:sz="0" w:space="0" w:color="auto"/>
      </w:divBdr>
    </w:div>
    <w:div w:id="1208031953">
      <w:marLeft w:val="0"/>
      <w:marRight w:val="0"/>
      <w:marTop w:val="0"/>
      <w:marBottom w:val="0"/>
      <w:divBdr>
        <w:top w:val="none" w:sz="0" w:space="0" w:color="auto"/>
        <w:left w:val="none" w:sz="0" w:space="0" w:color="auto"/>
        <w:bottom w:val="none" w:sz="0" w:space="0" w:color="auto"/>
        <w:right w:val="none" w:sz="0" w:space="0" w:color="auto"/>
      </w:divBdr>
      <w:divsChild>
        <w:div w:id="1619801410">
          <w:marLeft w:val="0"/>
          <w:marRight w:val="0"/>
          <w:marTop w:val="0"/>
          <w:marBottom w:val="150"/>
          <w:divBdr>
            <w:top w:val="single" w:sz="12" w:space="0" w:color="000000"/>
            <w:left w:val="none" w:sz="0" w:space="0" w:color="auto"/>
            <w:bottom w:val="single" w:sz="12" w:space="0" w:color="000000"/>
            <w:right w:val="none" w:sz="0" w:space="0" w:color="auto"/>
          </w:divBdr>
        </w:div>
      </w:divsChild>
    </w:div>
    <w:div w:id="1322461268">
      <w:marLeft w:val="0"/>
      <w:marRight w:val="0"/>
      <w:marTop w:val="0"/>
      <w:marBottom w:val="0"/>
      <w:divBdr>
        <w:top w:val="none" w:sz="0" w:space="0" w:color="auto"/>
        <w:left w:val="none" w:sz="0" w:space="0" w:color="auto"/>
        <w:bottom w:val="none" w:sz="0" w:space="0" w:color="auto"/>
        <w:right w:val="none" w:sz="0" w:space="0" w:color="auto"/>
      </w:divBdr>
    </w:div>
    <w:div w:id="1393894056">
      <w:marLeft w:val="0"/>
      <w:marRight w:val="0"/>
      <w:marTop w:val="0"/>
      <w:marBottom w:val="0"/>
      <w:divBdr>
        <w:top w:val="none" w:sz="0" w:space="0" w:color="auto"/>
        <w:left w:val="none" w:sz="0" w:space="0" w:color="auto"/>
        <w:bottom w:val="none" w:sz="0" w:space="0" w:color="auto"/>
        <w:right w:val="none" w:sz="0" w:space="0" w:color="auto"/>
      </w:divBdr>
    </w:div>
    <w:div w:id="1410733479">
      <w:marLeft w:val="0"/>
      <w:marRight w:val="0"/>
      <w:marTop w:val="0"/>
      <w:marBottom w:val="0"/>
      <w:divBdr>
        <w:top w:val="none" w:sz="0" w:space="0" w:color="auto"/>
        <w:left w:val="none" w:sz="0" w:space="0" w:color="auto"/>
        <w:bottom w:val="none" w:sz="0" w:space="0" w:color="auto"/>
        <w:right w:val="none" w:sz="0" w:space="0" w:color="auto"/>
      </w:divBdr>
    </w:div>
    <w:div w:id="1536431562">
      <w:marLeft w:val="0"/>
      <w:marRight w:val="0"/>
      <w:marTop w:val="0"/>
      <w:marBottom w:val="0"/>
      <w:divBdr>
        <w:top w:val="none" w:sz="0" w:space="0" w:color="auto"/>
        <w:left w:val="none" w:sz="0" w:space="0" w:color="auto"/>
        <w:bottom w:val="none" w:sz="0" w:space="0" w:color="auto"/>
        <w:right w:val="none" w:sz="0" w:space="0" w:color="auto"/>
      </w:divBdr>
    </w:div>
    <w:div w:id="161451170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hyperlink" Target="https://www.protectedplanet.net" TargetMode="Externa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20" Type="http://schemas.openxmlformats.org/officeDocument/2006/relationships/customXml" Target="../customXml/item6.xml"/><Relationship Id="rId1" Type="http://schemas.openxmlformats.org/officeDocument/2006/relationships/customXml" Target="../customXml/item1.xml"/><Relationship Id="rId6" Type="http://schemas.openxmlformats.org/officeDocument/2006/relationships/image" Target="file:///C:\Users\bda10kg\AppData\Local\Temp\resources\redListLogo.jpg" TargetMode="External"/><Relationship Id="rId11" Type="http://schemas.openxmlformats.org/officeDocument/2006/relationships/hyperlink" Target="file:///C:\Users\bda10kg\AppData\Local\Microsoft\Windows\INetCache\Content.Outlook\D3MT10DO\Accessed%20through%20GBIF%20data%20portal.%20http:\www.gbif.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customXml" Target="../customXml/item5.xml"/><Relationship Id="rId4" Type="http://schemas.openxmlformats.org/officeDocument/2006/relationships/settings" Target="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22" ma:contentTypeDescription="Create a new document." ma:contentTypeScope="" ma:versionID="05e1b73f559f84b2b16942172439698c">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c273ad91e43b92aac4df4d8e8ff6824a"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4:SharedWithUsers" minOccurs="0"/>
                <xsd:element ref="ns4:SharedWithDetail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4874f941-1732-4aa1-804a-4f99632a5909" ContentTypeId="0x0101" PreviousValue="false"/>
</file>

<file path=customXml/item4.xml><?xml version="1.0" encoding="utf-8"?>
<?mso-contentType ?>
<spe:Receivers xmlns:spe="http://schemas.microsoft.com/sharepoint/event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B2A4AA-2315-446D-8B4B-69E846CE0174}">
  <ds:schemaRefs>
    <ds:schemaRef ds:uri="http://schemas.openxmlformats.org/officeDocument/2006/bibliography"/>
  </ds:schemaRefs>
</ds:datastoreItem>
</file>

<file path=customXml/itemProps2.xml><?xml version="1.0" encoding="utf-8"?>
<ds:datastoreItem xmlns:ds="http://schemas.openxmlformats.org/officeDocument/2006/customXml" ds:itemID="{C6382265-C024-4D31-9610-EBE3C2350D4C}"/>
</file>

<file path=customXml/itemProps3.xml><?xml version="1.0" encoding="utf-8"?>
<ds:datastoreItem xmlns:ds="http://schemas.openxmlformats.org/officeDocument/2006/customXml" ds:itemID="{19CE249C-D2A1-4220-9004-6575E40A4310}"/>
</file>

<file path=customXml/itemProps4.xml><?xml version="1.0" encoding="utf-8"?>
<ds:datastoreItem xmlns:ds="http://schemas.openxmlformats.org/officeDocument/2006/customXml" ds:itemID="{2F555688-C4EE-4492-8E81-CFB439A5125E}"/>
</file>

<file path=customXml/itemProps5.xml><?xml version="1.0" encoding="utf-8"?>
<ds:datastoreItem xmlns:ds="http://schemas.openxmlformats.org/officeDocument/2006/customXml" ds:itemID="{90B1C45C-A1FA-4560-828E-2CDDBB03F92F}"/>
</file>

<file path=customXml/itemProps6.xml><?xml version="1.0" encoding="utf-8"?>
<ds:datastoreItem xmlns:ds="http://schemas.openxmlformats.org/officeDocument/2006/customXml" ds:itemID="{4AFFF000-277D-410A-9D85-1EEADE285CD2}"/>
</file>

<file path=docProps/app.xml><?xml version="1.0" encoding="utf-8"?>
<Properties xmlns="http://schemas.openxmlformats.org/officeDocument/2006/extended-properties" xmlns:vt="http://schemas.openxmlformats.org/officeDocument/2006/docPropsVTypes">
  <Template>Normal</Template>
  <TotalTime>8</TotalTime>
  <Pages>11</Pages>
  <Words>2451</Words>
  <Characters>14406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Buchnera bowalensis</vt:lpstr>
    </vt:vector>
  </TitlesOfParts>
  <Company/>
  <LinksUpToDate>false</LinksUpToDate>
  <CharactersWithSpaces>16824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Buchnera bowalensis</dc:title>
  <dc:subject/>
  <dc:creator>Becca Davis 2</dc:creator>
  <cp:keywords/>
  <dc:description/>
  <cp:lastModifiedBy>Jack Plummer</cp:lastModifiedBy>
  <cp:revision>4</cp:revision>
  <dcterms:created xsi:type="dcterms:W3CDTF">2025-04-07T08:51:00Z</dcterms:created>
  <dcterms:modified xsi:type="dcterms:W3CDTF">2025-04-07T08:53:00Z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