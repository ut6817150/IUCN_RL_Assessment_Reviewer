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66DAA" w14:textId="77777777" w:rsidR="00000000" w:rsidRDefault="00000000">
      <w:pPr>
        <w:jc w:val="center"/>
        <w:divId w:val="1517230745"/>
        <w:rPr>
          <w:rFonts w:ascii="Georgia" w:eastAsia="Times New Roman" w:hAnsi="Georgia"/>
          <w:b/>
          <w:bCs/>
          <w:sz w:val="29"/>
          <w:szCs w:val="29"/>
        </w:rPr>
      </w:pPr>
      <w:r>
        <w:rPr>
          <w:rFonts w:ascii="Georgia" w:eastAsia="Times New Roman" w:hAnsi="Georgia"/>
          <w:b/>
          <w:bCs/>
          <w:sz w:val="29"/>
          <w:szCs w:val="29"/>
        </w:rPr>
        <w:t>Draft</w:t>
      </w:r>
    </w:p>
    <w:p w14:paraId="2F89FAE9" w14:textId="77777777" w:rsidR="00000000" w:rsidRDefault="00000000">
      <w:pPr>
        <w:divId w:val="1722048041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noProof/>
          <w:sz w:val="18"/>
          <w:szCs w:val="18"/>
        </w:rPr>
        <w:drawing>
          <wp:inline distT="0" distB="0" distL="0" distR="0" wp14:anchorId="423A16D6" wp14:editId="498AE66F">
            <wp:extent cx="304800" cy="30480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B82B3" w14:textId="77777777" w:rsidR="00000000" w:rsidRDefault="00000000">
      <w:pPr>
        <w:shd w:val="clear" w:color="auto" w:fill="FFFFFF"/>
        <w:spacing w:before="100" w:beforeAutospacing="1" w:after="100" w:afterAutospacing="1"/>
        <w:jc w:val="right"/>
        <w:outlineLvl w:val="1"/>
        <w:divId w:val="1722048041"/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</w:pP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Paraboea</w:t>
      </w:r>
      <w:proofErr w:type="spellEnd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</w:t>
      </w: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takensis</w:t>
      </w:r>
      <w:proofErr w:type="spellEnd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- </w:t>
      </w:r>
      <w:proofErr w:type="spell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Triboun</w:t>
      </w:r>
      <w:proofErr w:type="spellEnd"/>
    </w:p>
    <w:p w14:paraId="468206DC" w14:textId="77777777" w:rsidR="00000000" w:rsidRDefault="00000000">
      <w:pPr>
        <w:jc w:val="right"/>
        <w:divId w:val="1722048041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sz w:val="18"/>
          <w:szCs w:val="18"/>
        </w:rPr>
        <w:t xml:space="preserve">PLANTAE - TRACHEOPHYTA - MAGNOLIOPSIDA - LAMIALES - GESNERIACEAE - </w:t>
      </w:r>
      <w:proofErr w:type="spellStart"/>
      <w:r>
        <w:rPr>
          <w:rFonts w:ascii="Georgia" w:eastAsia="Times New Roman" w:hAnsi="Georgia"/>
          <w:sz w:val="18"/>
          <w:szCs w:val="18"/>
        </w:rPr>
        <w:t>Paraboea</w:t>
      </w:r>
      <w:proofErr w:type="spellEnd"/>
      <w:r>
        <w:rPr>
          <w:rFonts w:ascii="Georgia" w:eastAsia="Times New Roman" w:hAnsi="Georgia"/>
          <w:sz w:val="18"/>
          <w:szCs w:val="18"/>
        </w:rPr>
        <w:t xml:space="preserve"> - </w:t>
      </w:r>
      <w:proofErr w:type="spellStart"/>
      <w:r>
        <w:rPr>
          <w:rFonts w:ascii="Georgia" w:eastAsia="Times New Roman" w:hAnsi="Georgia"/>
          <w:sz w:val="18"/>
          <w:szCs w:val="18"/>
        </w:rPr>
        <w:t>takensis</w:t>
      </w:r>
      <w:proofErr w:type="spellEnd"/>
    </w:p>
    <w:p w14:paraId="054E0D1A" w14:textId="77777777" w:rsidR="00000000" w:rsidRDefault="00000000">
      <w:pPr>
        <w:pStyle w:val="NormalWeb"/>
        <w:divId w:val="1628776788"/>
        <w:rPr>
          <w:rFonts w:ascii="Georgia" w:hAnsi="Georgia"/>
        </w:rPr>
      </w:pPr>
      <w:r>
        <w:rPr>
          <w:rStyle w:val="Strong"/>
          <w:rFonts w:ascii="Georgia" w:hAnsi="Georgia"/>
        </w:rPr>
        <w:t xml:space="preserve">Common Names: </w:t>
      </w:r>
      <w:r>
        <w:rPr>
          <w:rFonts w:ascii="Georgia" w:hAnsi="Georgia"/>
        </w:rPr>
        <w:t xml:space="preserve">khao </w:t>
      </w:r>
      <w:proofErr w:type="spellStart"/>
      <w:r>
        <w:rPr>
          <w:rFonts w:ascii="Georgia" w:hAnsi="Georgia"/>
        </w:rPr>
        <w:t>tok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yai</w:t>
      </w:r>
      <w:proofErr w:type="spellEnd"/>
      <w:r>
        <w:rPr>
          <w:rFonts w:ascii="Georgia" w:hAnsi="Georgia"/>
        </w:rPr>
        <w:t xml:space="preserve"> (</w:t>
      </w:r>
      <w:proofErr w:type="spellStart"/>
      <w:r>
        <w:rPr>
          <w:rFonts w:ascii="Leelawadee UI" w:hAnsi="Leelawadee UI" w:cs="Leelawadee UI"/>
        </w:rPr>
        <w:t>ข้าวตอกใหญ่</w:t>
      </w:r>
      <w:proofErr w:type="spellEnd"/>
      <w:r>
        <w:rPr>
          <w:rFonts w:ascii="Georgia" w:hAnsi="Georgia"/>
        </w:rPr>
        <w:t>) (Thai)</w:t>
      </w:r>
      <w:r>
        <w:rPr>
          <w:rFonts w:ascii="Georgia" w:hAnsi="Georgia"/>
        </w:rPr>
        <w:br/>
      </w:r>
      <w:r>
        <w:rPr>
          <w:rStyle w:val="Strong"/>
          <w:rFonts w:ascii="Georgia" w:hAnsi="Georgia"/>
        </w:rPr>
        <w:t xml:space="preserve">Synonyms: </w:t>
      </w:r>
      <w:r>
        <w:rPr>
          <w:rFonts w:ascii="Georgia" w:hAnsi="Georgia"/>
        </w:rPr>
        <w:t>No Synonyms</w:t>
      </w:r>
    </w:p>
    <w:tbl>
      <w:tblPr>
        <w:tblW w:w="0" w:type="auto"/>
        <w:jc w:val="center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2"/>
        <w:gridCol w:w="614"/>
      </w:tblGrid>
      <w:tr w:rsidR="00000000" w14:paraId="6457F484" w14:textId="77777777">
        <w:trPr>
          <w:tblCellSpacing w:w="15" w:type="dxa"/>
          <w:jc w:val="center"/>
        </w:trPr>
        <w:tc>
          <w:tcPr>
            <w:tcW w:w="0" w:type="auto"/>
            <w:gridSpan w:val="2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E59567E" w14:textId="77777777" w:rsidR="00000000" w:rsidRDefault="00000000">
            <w:pPr>
              <w:spacing w:after="75"/>
              <w:jc w:val="center"/>
              <w:rPr>
                <w:rFonts w:ascii="Georgia" w:eastAsia="Times New Roman" w:hAnsi="Georgia"/>
                <w:b/>
                <w:bCs/>
                <w:sz w:val="20"/>
                <w:szCs w:val="20"/>
              </w:rPr>
            </w:pPr>
            <w:r>
              <w:rPr>
                <w:rFonts w:ascii="Georgia" w:eastAsia="Times New Roman" w:hAnsi="Georgia"/>
                <w:b/>
                <w:bCs/>
                <w:sz w:val="20"/>
                <w:szCs w:val="20"/>
              </w:rPr>
              <w:t>Red List Status</w:t>
            </w:r>
          </w:p>
        </w:tc>
      </w:tr>
      <w:tr w:rsidR="00000000" w14:paraId="149F5195" w14:textId="77777777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14:paraId="1D4C5681" w14:textId="77777777" w:rsidR="00000000" w:rsidRDefault="00000000">
            <w:pPr>
              <w:spacing w:after="75"/>
              <w:rPr>
                <w:rFonts w:ascii="Georgia" w:eastAsia="Times New Roman" w:hAnsi="Georgia"/>
                <w:sz w:val="20"/>
                <w:szCs w:val="20"/>
              </w:rPr>
            </w:pPr>
            <w:r>
              <w:rPr>
                <w:rFonts w:ascii="Georgia" w:eastAsia="Times New Roman" w:hAnsi="Georgia"/>
                <w:sz w:val="20"/>
                <w:szCs w:val="20"/>
              </w:rPr>
              <w:t>CR - Critically Endangered, B1ab(iii)+2ab(iii); D (IUCN version 3.1)</w:t>
            </w:r>
          </w:p>
        </w:tc>
      </w:tr>
      <w:tr w:rsidR="00000000" w14:paraId="68FC0DC8" w14:textId="77777777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14:paraId="3F0975E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 </w:t>
            </w:r>
          </w:p>
        </w:tc>
      </w:tr>
      <w:tr w:rsidR="00000000" w14:paraId="3E852B84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A991B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Possibly Extinct: </w:t>
            </w:r>
          </w:p>
        </w:tc>
        <w:tc>
          <w:tcPr>
            <w:tcW w:w="0" w:type="auto"/>
            <w:vAlign w:val="center"/>
            <w:hideMark/>
          </w:tcPr>
          <w:p w14:paraId="0C47EE1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</w:tr>
      <w:tr w:rsidR="00000000" w14:paraId="0D3D0ED1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E32DE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Possibly Extinct in the Wild: </w:t>
            </w:r>
          </w:p>
        </w:tc>
        <w:tc>
          <w:tcPr>
            <w:tcW w:w="0" w:type="auto"/>
            <w:vAlign w:val="center"/>
            <w:hideMark/>
          </w:tcPr>
          <w:p w14:paraId="47651E0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</w:tr>
      <w:tr w:rsidR="00000000" w14:paraId="54A42897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6E247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Date Last Recorded (in the wild): </w:t>
            </w:r>
          </w:p>
        </w:tc>
        <w:tc>
          <w:tcPr>
            <w:tcW w:w="0" w:type="auto"/>
            <w:vAlign w:val="center"/>
            <w:hideMark/>
          </w:tcPr>
          <w:p w14:paraId="6E79E07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</w:p>
        </w:tc>
      </w:tr>
    </w:tbl>
    <w:p w14:paraId="38B60518" w14:textId="77777777" w:rsidR="00000000" w:rsidRDefault="00000000">
      <w:pPr>
        <w:pStyle w:val="Heading1"/>
        <w:divId w:val="257909199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Red List Assessment</w:t>
      </w:r>
    </w:p>
    <w:p w14:paraId="39EE3433" w14:textId="77777777" w:rsidR="00000000" w:rsidRDefault="00000000">
      <w:pPr>
        <w:pStyle w:val="Heading2"/>
        <w:divId w:val="25790919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Information</w:t>
      </w:r>
    </w:p>
    <w:p w14:paraId="02555123" w14:textId="77777777" w:rsidR="00000000" w:rsidRDefault="00000000">
      <w:pPr>
        <w:pStyle w:val="NormalWeb"/>
        <w:divId w:val="257909199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Date of Assessment: </w:t>
      </w:r>
      <w:r>
        <w:rPr>
          <w:rFonts w:ascii="Georgia" w:hAnsi="Georgia"/>
        </w:rPr>
        <w:t>2022-08-18</w:t>
      </w:r>
    </w:p>
    <w:p w14:paraId="1E165F91" w14:textId="77777777" w:rsidR="00000000" w:rsidRDefault="00000000">
      <w:pPr>
        <w:pStyle w:val="NormalWeb"/>
        <w:divId w:val="257909199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Assessor(s): </w:t>
      </w:r>
      <w:proofErr w:type="spellStart"/>
      <w:r>
        <w:rPr>
          <w:rFonts w:ascii="Georgia" w:hAnsi="Georgia"/>
        </w:rPr>
        <w:t>Triboun</w:t>
      </w:r>
      <w:proofErr w:type="spellEnd"/>
      <w:r>
        <w:rPr>
          <w:rFonts w:ascii="Georgia" w:hAnsi="Georgia"/>
        </w:rPr>
        <w:t>, P. &amp; Khorngton, S.</w:t>
      </w:r>
    </w:p>
    <w:p w14:paraId="5B5D0BD4" w14:textId="77777777" w:rsidR="00000000" w:rsidRDefault="00000000">
      <w:pPr>
        <w:pStyle w:val="NormalWeb"/>
        <w:divId w:val="257909199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Regions: </w:t>
      </w:r>
      <w:r>
        <w:rPr>
          <w:rFonts w:ascii="Georgia" w:hAnsi="Georgia"/>
        </w:rPr>
        <w:t>Global</w:t>
      </w:r>
    </w:p>
    <w:p w14:paraId="1B9B9FCE" w14:textId="77777777" w:rsidR="00000000" w:rsidRDefault="00000000">
      <w:pPr>
        <w:pStyle w:val="Heading2"/>
        <w:divId w:val="25790919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Rationale</w:t>
      </w:r>
    </w:p>
    <w:p w14:paraId="3C4E68DE" w14:textId="186D9B17" w:rsidR="00000000" w:rsidRDefault="00000000">
      <w:pPr>
        <w:pStyle w:val="NormalWeb"/>
        <w:divId w:val="257909199"/>
        <w:rPr>
          <w:rFonts w:ascii="Georgia" w:hAnsi="Georgia"/>
        </w:rPr>
      </w:pPr>
      <w:proofErr w:type="spellStart"/>
      <w:r>
        <w:rPr>
          <w:rStyle w:val="Emphasis"/>
          <w:rFonts w:ascii="Georgia" w:hAnsi="Georgia"/>
        </w:rPr>
        <w:t>Paraboea</w:t>
      </w:r>
      <w:proofErr w:type="spellEnd"/>
      <w:r>
        <w:rPr>
          <w:rStyle w:val="Emphasis"/>
          <w:rFonts w:ascii="Georgia" w:hAnsi="Georgia"/>
        </w:rPr>
        <w:t xml:space="preserve"> </w:t>
      </w:r>
      <w:proofErr w:type="spellStart"/>
      <w:r>
        <w:rPr>
          <w:rStyle w:val="Emphasis"/>
          <w:rFonts w:ascii="Georgia" w:hAnsi="Georgia"/>
        </w:rPr>
        <w:t>takensis</w:t>
      </w:r>
      <w:proofErr w:type="spellEnd"/>
      <w:r>
        <w:rPr>
          <w:rStyle w:val="Emphasis"/>
          <w:rFonts w:ascii="Georgia" w:hAnsi="Georgia"/>
        </w:rPr>
        <w:t> </w:t>
      </w:r>
      <w:r>
        <w:rPr>
          <w:rFonts w:ascii="Georgia" w:hAnsi="Georgia"/>
        </w:rPr>
        <w:t xml:space="preserve">is endemic to Thailand. This species </w:t>
      </w:r>
      <w:del w:id="0" w:author="Jack Plummer" w:date="2022-10-21T10:59:00Z">
        <w:r w:rsidDel="003F4370">
          <w:rPr>
            <w:rFonts w:ascii="Georgia" w:hAnsi="Georgia"/>
          </w:rPr>
          <w:delText>was found only at</w:delText>
        </w:r>
      </w:del>
      <w:ins w:id="1" w:author="Jack Plummer" w:date="2022-10-21T10:59:00Z">
        <w:r w:rsidR="003F4370">
          <w:rPr>
            <w:rFonts w:ascii="Georgia" w:hAnsi="Georgia"/>
          </w:rPr>
          <w:t>is only known from</w:t>
        </w:r>
      </w:ins>
      <w:r>
        <w:rPr>
          <w:rFonts w:ascii="Georgia" w:hAnsi="Georgia"/>
        </w:rPr>
        <w:t> </w:t>
      </w:r>
      <w:proofErr w:type="spellStart"/>
      <w:r>
        <w:rPr>
          <w:rFonts w:ascii="Georgia" w:hAnsi="Georgia"/>
        </w:rPr>
        <w:t>Umphang</w:t>
      </w:r>
      <w:proofErr w:type="spellEnd"/>
      <w:r>
        <w:rPr>
          <w:rFonts w:ascii="Georgia" w:hAnsi="Georgia"/>
        </w:rPr>
        <w:t xml:space="preserve"> Wildlife Sanctuary, </w:t>
      </w:r>
      <w:proofErr w:type="spellStart"/>
      <w:r>
        <w:rPr>
          <w:rFonts w:ascii="Georgia" w:hAnsi="Georgia"/>
        </w:rPr>
        <w:t>Tak</w:t>
      </w:r>
      <w:proofErr w:type="spellEnd"/>
      <w:r>
        <w:rPr>
          <w:rFonts w:ascii="Georgia" w:hAnsi="Georgia"/>
        </w:rPr>
        <w:t xml:space="preserve"> province (type locality). </w:t>
      </w:r>
      <w:proofErr w:type="gramStart"/>
      <w:r>
        <w:rPr>
          <w:rFonts w:ascii="Georgia" w:hAnsi="Georgia"/>
        </w:rPr>
        <w:t>Its</w:t>
      </w:r>
      <w:proofErr w:type="gramEnd"/>
      <w:r>
        <w:rPr>
          <w:rFonts w:ascii="Georgia" w:hAnsi="Georgia"/>
        </w:rPr>
        <w:t xml:space="preserve"> estimated of extent of occurrence (EOO) of 4 km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</w:rPr>
        <w:t xml:space="preserve"> and area of occupancy (AOO) of 4 km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</w:rPr>
        <w:t xml:space="preserve"> both fall within the thresholds for Critically Endangered category under criterion B. Its habitat is threatened by fire, </w:t>
      </w:r>
      <w:del w:id="2" w:author="Jack Plummer" w:date="2022-10-21T11:04:00Z">
        <w:r w:rsidDel="003F4370">
          <w:rPr>
            <w:rFonts w:ascii="Georgia" w:hAnsi="Georgia"/>
          </w:rPr>
          <w:delText>visitors</w:delText>
        </w:r>
      </w:del>
      <w:ins w:id="3" w:author="Jack Plummer" w:date="2022-10-21T11:04:00Z">
        <w:r w:rsidR="003F4370">
          <w:rPr>
            <w:rFonts w:ascii="Georgia" w:hAnsi="Georgia"/>
          </w:rPr>
          <w:t>tourism</w:t>
        </w:r>
      </w:ins>
      <w:r>
        <w:rPr>
          <w:rFonts w:ascii="Georgia" w:hAnsi="Georgia"/>
        </w:rPr>
        <w:t xml:space="preserve">, </w:t>
      </w:r>
      <w:del w:id="4" w:author="Jack Plummer" w:date="2022-10-21T11:04:00Z">
        <w:r w:rsidDel="003F4370">
          <w:rPr>
            <w:rFonts w:ascii="Georgia" w:hAnsi="Georgia"/>
          </w:rPr>
          <w:delText>animals(</w:delText>
        </w:r>
      </w:del>
      <w:r>
        <w:rPr>
          <w:rFonts w:ascii="Georgia" w:hAnsi="Georgia"/>
        </w:rPr>
        <w:t>cattle</w:t>
      </w:r>
      <w:del w:id="5" w:author="Jack Plummer" w:date="2022-10-21T11:04:00Z">
        <w:r w:rsidDel="003F4370">
          <w:rPr>
            <w:rFonts w:ascii="Georgia" w:hAnsi="Georgia"/>
          </w:rPr>
          <w:delText>)</w:delText>
        </w:r>
      </w:del>
      <w:r>
        <w:rPr>
          <w:rFonts w:ascii="Georgia" w:hAnsi="Georgia"/>
        </w:rPr>
        <w:t xml:space="preserve"> grazing, agricultural </w:t>
      </w:r>
      <w:proofErr w:type="gramStart"/>
      <w:r>
        <w:rPr>
          <w:rFonts w:ascii="Georgia" w:hAnsi="Georgia"/>
        </w:rPr>
        <w:t>areas</w:t>
      </w:r>
      <w:proofErr w:type="gramEnd"/>
      <w:r>
        <w:rPr>
          <w:rFonts w:ascii="Georgia" w:hAnsi="Georgia"/>
        </w:rPr>
        <w:t xml:space="preserve"> and land erosion</w:t>
      </w:r>
      <w:ins w:id="6" w:author="Jack Plummer" w:date="2022-10-21T11:04:00Z">
        <w:r w:rsidR="003F4370">
          <w:rPr>
            <w:rFonts w:ascii="Georgia" w:hAnsi="Georgia"/>
          </w:rPr>
          <w:t xml:space="preserve">, with these threats </w:t>
        </w:r>
      </w:ins>
      <w:del w:id="7" w:author="Jack Plummer" w:date="2022-10-21T11:04:00Z">
        <w:r w:rsidDel="003F4370">
          <w:rPr>
            <w:rFonts w:ascii="Georgia" w:hAnsi="Georgia"/>
          </w:rPr>
          <w:delText xml:space="preserve"> which are </w:delText>
        </w:r>
      </w:del>
      <w:r>
        <w:rPr>
          <w:rFonts w:ascii="Georgia" w:hAnsi="Georgia"/>
        </w:rPr>
        <w:t xml:space="preserve">inferred to be contributing to a continuing decline. The </w:t>
      </w:r>
      <w:ins w:id="8" w:author="Jack Plummer" w:date="2022-10-21T11:05:00Z">
        <w:r w:rsidR="003F4370">
          <w:rPr>
            <w:rFonts w:ascii="Georgia" w:hAnsi="Georgia"/>
          </w:rPr>
          <w:t>only known sub</w:t>
        </w:r>
      </w:ins>
      <w:r>
        <w:rPr>
          <w:rFonts w:ascii="Georgia" w:hAnsi="Georgia"/>
        </w:rPr>
        <w:t xml:space="preserve">population consists of </w:t>
      </w:r>
      <w:del w:id="9" w:author="Jack Plummer" w:date="2022-10-21T11:05:00Z">
        <w:r w:rsidDel="003F4370">
          <w:rPr>
            <w:rFonts w:ascii="Georgia" w:hAnsi="Georgia"/>
          </w:rPr>
          <w:delText>less</w:delText>
        </w:r>
      </w:del>
      <w:ins w:id="10" w:author="Jack Plummer" w:date="2022-10-21T11:05:00Z">
        <w:r w:rsidR="003F4370">
          <w:rPr>
            <w:rFonts w:ascii="Georgia" w:hAnsi="Georgia"/>
          </w:rPr>
          <w:t>fewer</w:t>
        </w:r>
      </w:ins>
      <w:r>
        <w:rPr>
          <w:rFonts w:ascii="Georgia" w:hAnsi="Georgia"/>
        </w:rPr>
        <w:t xml:space="preserve"> than 50 mature individuals. The population trend is suspected to be decreasing</w:t>
      </w:r>
      <w:ins w:id="11" w:author="Jack Plummer" w:date="2022-10-21T11:05:00Z">
        <w:r w:rsidR="003F4370">
          <w:rPr>
            <w:rFonts w:ascii="Georgia" w:hAnsi="Georgia"/>
          </w:rPr>
          <w:t>, but f</w:t>
        </w:r>
      </w:ins>
      <w:del w:id="12" w:author="Jack Plummer" w:date="2022-10-21T11:05:00Z">
        <w:r w:rsidDel="003F4370">
          <w:rPr>
            <w:rFonts w:ascii="Georgia" w:hAnsi="Georgia"/>
          </w:rPr>
          <w:delText>. F</w:delText>
        </w:r>
      </w:del>
      <w:r>
        <w:rPr>
          <w:rFonts w:ascii="Georgia" w:hAnsi="Georgia"/>
        </w:rPr>
        <w:t xml:space="preserve">urther research into population status and trend are required to confirm whether a decline is apparent and ongoing. Given its restricted </w:t>
      </w:r>
      <w:del w:id="13" w:author="Jack Plummer" w:date="2022-10-21T11:09:00Z">
        <w:r w:rsidDel="00BF7CE8">
          <w:rPr>
            <w:rFonts w:ascii="Georgia" w:hAnsi="Georgia"/>
          </w:rPr>
          <w:delText>EOO, AOO and number of locations, number of mature individuals</w:delText>
        </w:r>
      </w:del>
      <w:ins w:id="14" w:author="Jack Plummer" w:date="2022-10-21T11:09:00Z">
        <w:r w:rsidR="00BF7CE8">
          <w:rPr>
            <w:rFonts w:ascii="Georgia" w:hAnsi="Georgia"/>
          </w:rPr>
          <w:t>distribution and population</w:t>
        </w:r>
      </w:ins>
      <w:r>
        <w:rPr>
          <w:rFonts w:ascii="Georgia" w:hAnsi="Georgia"/>
        </w:rPr>
        <w:t>, alongside a continuing decline in habitat, it is assessed as Critically Endangered (CR) B1ab(iii)+B2ab(iii</w:t>
      </w:r>
      <w:proofErr w:type="gramStart"/>
      <w:r>
        <w:rPr>
          <w:rFonts w:ascii="Georgia" w:hAnsi="Georgia"/>
        </w:rPr>
        <w:t>);</w:t>
      </w:r>
      <w:proofErr w:type="gramEnd"/>
      <w:r>
        <w:rPr>
          <w:rFonts w:ascii="Georgia" w:hAnsi="Georgia"/>
        </w:rPr>
        <w:t xml:space="preserve"> D.</w:t>
      </w:r>
    </w:p>
    <w:p w14:paraId="2719EDFB" w14:textId="77777777" w:rsidR="00000000" w:rsidRDefault="00000000">
      <w:pPr>
        <w:pStyle w:val="Heading1"/>
        <w:divId w:val="344482272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Distribution</w:t>
      </w:r>
    </w:p>
    <w:p w14:paraId="28CB8E27" w14:textId="77777777" w:rsidR="00000000" w:rsidRDefault="00000000">
      <w:pPr>
        <w:pStyle w:val="Heading2"/>
        <w:divId w:val="34448227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Geographic Range</w:t>
      </w:r>
    </w:p>
    <w:p w14:paraId="24192B16" w14:textId="6982070B" w:rsidR="00000000" w:rsidRDefault="00000000">
      <w:pPr>
        <w:pStyle w:val="NormalWeb"/>
        <w:divId w:val="344482272"/>
        <w:rPr>
          <w:rFonts w:ascii="Georgia" w:hAnsi="Georgia"/>
        </w:rPr>
      </w:pPr>
      <w:r>
        <w:rPr>
          <w:rFonts w:ascii="Georgia" w:hAnsi="Georgia"/>
        </w:rPr>
        <w:t xml:space="preserve">This species is only known from </w:t>
      </w:r>
      <w:proofErr w:type="spellStart"/>
      <w:r>
        <w:rPr>
          <w:rFonts w:ascii="Georgia" w:hAnsi="Georgia"/>
        </w:rPr>
        <w:t>Umphang</w:t>
      </w:r>
      <w:proofErr w:type="spellEnd"/>
      <w:r>
        <w:rPr>
          <w:rFonts w:ascii="Georgia" w:hAnsi="Georgia"/>
        </w:rPr>
        <w:t xml:space="preserve"> Wildlife Sanctuary, </w:t>
      </w:r>
      <w:proofErr w:type="spellStart"/>
      <w:r>
        <w:rPr>
          <w:rFonts w:ascii="Georgia" w:hAnsi="Georgia"/>
        </w:rPr>
        <w:t>Tak</w:t>
      </w:r>
      <w:proofErr w:type="spellEnd"/>
      <w:r>
        <w:rPr>
          <w:rFonts w:ascii="Georgia" w:hAnsi="Georgia"/>
        </w:rPr>
        <w:t xml:space="preserve"> province (type locality). The extent of occurrence and the area of occupancy </w:t>
      </w:r>
      <w:del w:id="15" w:author="Jack Plummer" w:date="2022-10-21T11:09:00Z">
        <w:r w:rsidDel="00BF7CE8">
          <w:rPr>
            <w:rFonts w:ascii="Georgia" w:hAnsi="Georgia"/>
          </w:rPr>
          <w:delText>is less than 10</w:delText>
        </w:r>
      </w:del>
      <w:ins w:id="16" w:author="Jack Plummer" w:date="2022-10-21T11:09:00Z">
        <w:r w:rsidR="00BF7CE8">
          <w:rPr>
            <w:rFonts w:ascii="Georgia" w:hAnsi="Georgia"/>
          </w:rPr>
          <w:t xml:space="preserve">are </w:t>
        </w:r>
        <w:commentRangeStart w:id="17"/>
        <w:r w:rsidR="00BF7CE8">
          <w:rPr>
            <w:rFonts w:ascii="Georgia" w:hAnsi="Georgia"/>
          </w:rPr>
          <w:t>4/8</w:t>
        </w:r>
      </w:ins>
      <w:r>
        <w:rPr>
          <w:rFonts w:ascii="Georgia" w:hAnsi="Georgia"/>
        </w:rPr>
        <w:t xml:space="preserve"> </w:t>
      </w:r>
      <w:commentRangeEnd w:id="17"/>
      <w:r w:rsidR="00BF7CE8">
        <w:rPr>
          <w:rStyle w:val="CommentReference"/>
        </w:rPr>
        <w:commentReference w:id="17"/>
      </w:r>
      <w:r>
        <w:rPr>
          <w:rFonts w:ascii="Georgia" w:hAnsi="Georgia"/>
        </w:rPr>
        <w:t>km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</w:rPr>
        <w:t xml:space="preserve">. </w:t>
      </w:r>
      <w:ins w:id="18" w:author="Jack Plummer" w:date="2022-10-21T11:09:00Z">
        <w:r w:rsidR="00BF7CE8">
          <w:rPr>
            <w:rFonts w:ascii="Georgia" w:hAnsi="Georgia"/>
          </w:rPr>
          <w:t xml:space="preserve">It </w:t>
        </w:r>
      </w:ins>
      <w:del w:id="19" w:author="Jack Plummer" w:date="2022-10-21T11:09:00Z">
        <w:r w:rsidDel="00BF7CE8">
          <w:rPr>
            <w:rFonts w:ascii="Georgia" w:hAnsi="Georgia"/>
          </w:rPr>
          <w:delText>O</w:delText>
        </w:r>
      </w:del>
      <w:ins w:id="20" w:author="Jack Plummer" w:date="2022-10-21T11:09:00Z">
        <w:r w:rsidR="00BF7CE8">
          <w:rPr>
            <w:rFonts w:ascii="Georgia" w:hAnsi="Georgia"/>
          </w:rPr>
          <w:t>o</w:t>
        </w:r>
      </w:ins>
      <w:r>
        <w:rPr>
          <w:rFonts w:ascii="Georgia" w:hAnsi="Georgia"/>
        </w:rPr>
        <w:t xml:space="preserve">ccurs between 600 and 1,000 m </w:t>
      </w:r>
      <w:del w:id="21" w:author="Jack Plummer" w:date="2022-10-21T11:09:00Z">
        <w:r w:rsidDel="00BF7CE8">
          <w:rPr>
            <w:rFonts w:ascii="Georgia" w:hAnsi="Georgia"/>
          </w:rPr>
          <w:delText>above the sea level</w:delText>
        </w:r>
      </w:del>
      <w:ins w:id="22" w:author="Jack Plummer" w:date="2022-10-21T11:09:00Z">
        <w:r w:rsidR="00BF7CE8">
          <w:rPr>
            <w:rFonts w:ascii="Georgia" w:hAnsi="Georgia"/>
          </w:rPr>
          <w:t>asl</w:t>
        </w:r>
      </w:ins>
      <w:r>
        <w:rPr>
          <w:rFonts w:ascii="Georgia" w:hAnsi="Georgia"/>
        </w:rPr>
        <w:t>.</w:t>
      </w:r>
    </w:p>
    <w:p w14:paraId="7496B851" w14:textId="77777777" w:rsidR="00000000" w:rsidRDefault="00000000">
      <w:pPr>
        <w:pStyle w:val="Heading2"/>
        <w:divId w:val="34448227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Area of Occupancy (AOO)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7238"/>
      </w:tblGrid>
      <w:tr w:rsidR="00000000" w14:paraId="77AF09C4" w14:textId="77777777">
        <w:trPr>
          <w:divId w:val="34448227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529E6A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lastRenderedPageBreak/>
              <w:t>Estimated area of occupancy (AOO) 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382457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493CAE7E" w14:textId="77777777">
        <w:trPr>
          <w:divId w:val="344482272"/>
          <w:tblCellSpacing w:w="15" w:type="dxa"/>
        </w:trPr>
        <w:tc>
          <w:tcPr>
            <w:tcW w:w="0" w:type="auto"/>
            <w:vAlign w:val="center"/>
            <w:hideMark/>
          </w:tcPr>
          <w:p w14:paraId="11169ED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commentRangeStart w:id="23"/>
            <w:r>
              <w:rPr>
                <w:rFonts w:ascii="Georgia" w:eastAsia="Times New Roman" w:hAnsi="Georgia"/>
                <w:sz w:val="18"/>
                <w:szCs w:val="18"/>
              </w:rPr>
              <w:t>8</w:t>
            </w:r>
            <w:commentRangeEnd w:id="23"/>
            <w:r w:rsidR="003F4370">
              <w:rPr>
                <w:rStyle w:val="CommentReference"/>
              </w:rPr>
              <w:commentReference w:id="23"/>
            </w:r>
          </w:p>
        </w:tc>
        <w:tc>
          <w:tcPr>
            <w:tcW w:w="0" w:type="auto"/>
            <w:vAlign w:val="center"/>
            <w:hideMark/>
          </w:tcPr>
          <w:p w14:paraId="2BD9451A" w14:textId="11B4D27D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Estimated from a 2 x 2 km grid cell for herbarium specimen point data mapped using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2011). Based on point data for one </w:t>
            </w:r>
            <w:del w:id="24" w:author="Jack Plummer" w:date="2022-10-21T11:09:00Z">
              <w:r w:rsidDel="00BF7CE8">
                <w:rPr>
                  <w:rFonts w:ascii="Georgia" w:eastAsia="Times New Roman" w:hAnsi="Georgia"/>
                  <w:sz w:val="18"/>
                  <w:szCs w:val="18"/>
                </w:rPr>
                <w:delText>localition</w:delText>
              </w:r>
            </w:del>
            <w:ins w:id="25" w:author="Jack Plummer" w:date="2022-10-21T11:09:00Z">
              <w:r w:rsidR="00BF7CE8">
                <w:rPr>
                  <w:rFonts w:ascii="Georgia" w:eastAsia="Times New Roman" w:hAnsi="Georgia"/>
                  <w:sz w:val="18"/>
                  <w:szCs w:val="18"/>
                </w:rPr>
                <w:t>locali</w:t>
              </w:r>
              <w:r w:rsidR="00BF7CE8">
                <w:rPr>
                  <w:rFonts w:ascii="Georgia" w:eastAsia="Times New Roman" w:hAnsi="Georgia"/>
                  <w:sz w:val="18"/>
                  <w:szCs w:val="18"/>
                </w:rPr>
                <w:t>ty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>. As there are thought to be fewer than 50 mature individuals, it is suspected that the area of occupancy of the species at any one locality is unlikely to exceed a 2 x 2 km grid cell.</w:t>
            </w:r>
          </w:p>
        </w:tc>
      </w:tr>
    </w:tbl>
    <w:p w14:paraId="37FEEC85" w14:textId="77777777" w:rsidR="00000000" w:rsidRDefault="00000000">
      <w:pPr>
        <w:pStyle w:val="Heading2"/>
        <w:divId w:val="34448227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Extent of Occurrence (EOO)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371"/>
        <w:gridCol w:w="4484"/>
      </w:tblGrid>
      <w:tr w:rsidR="00000000" w14:paraId="621485C8" w14:textId="77777777">
        <w:trPr>
          <w:divId w:val="34448227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9C46E8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extent of occurrence (EOO)-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FD0099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EOO estimate calculated from Minimum Convex Polygon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B0C4DE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4B2525E9" w14:textId="77777777">
        <w:trPr>
          <w:divId w:val="344482272"/>
          <w:tblCellSpacing w:w="15" w:type="dxa"/>
        </w:trPr>
        <w:tc>
          <w:tcPr>
            <w:tcW w:w="0" w:type="auto"/>
            <w:vAlign w:val="center"/>
            <w:hideMark/>
          </w:tcPr>
          <w:p w14:paraId="485D29B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commentRangeStart w:id="26"/>
            <w:r>
              <w:rPr>
                <w:rFonts w:ascii="Georgia" w:eastAsia="Times New Roman" w:hAnsi="Georgia"/>
                <w:sz w:val="18"/>
                <w:szCs w:val="18"/>
              </w:rPr>
              <w:t>8</w:t>
            </w:r>
            <w:commentRangeEnd w:id="26"/>
            <w:r w:rsidR="003F4370">
              <w:rPr>
                <w:rStyle w:val="CommentReference"/>
              </w:rPr>
              <w:commentReference w:id="26"/>
            </w:r>
          </w:p>
        </w:tc>
        <w:tc>
          <w:tcPr>
            <w:tcW w:w="0" w:type="auto"/>
            <w:vAlign w:val="center"/>
            <w:hideMark/>
          </w:tcPr>
          <w:p w14:paraId="39162613" w14:textId="05E2FCB0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del w:id="27" w:author="Jack Plummer" w:date="2022-10-21T11:10:00Z">
              <w:r w:rsidDel="00BF7CE8">
                <w:rPr>
                  <w:rFonts w:ascii="Georgia" w:eastAsia="Times New Roman" w:hAnsi="Georgia"/>
                  <w:sz w:val="18"/>
                  <w:szCs w:val="18"/>
                </w:rPr>
                <w:delText>true</w:delText>
              </w:r>
            </w:del>
            <w:ins w:id="28" w:author="Jack Plummer" w:date="2022-10-21T11:10:00Z">
              <w:r w:rsidR="00BF7CE8">
                <w:rPr>
                  <w:rFonts w:ascii="Georgia" w:eastAsia="Times New Roman" w:hAnsi="Georgia"/>
                  <w:sz w:val="18"/>
                  <w:szCs w:val="18"/>
                </w:rPr>
                <w:t>false</w:t>
              </w:r>
            </w:ins>
          </w:p>
        </w:tc>
        <w:tc>
          <w:tcPr>
            <w:tcW w:w="0" w:type="auto"/>
            <w:vAlign w:val="center"/>
            <w:hideMark/>
          </w:tcPr>
          <w:p w14:paraId="21BF8384" w14:textId="1D453998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del w:id="29" w:author="Jack Plummer" w:date="2022-10-21T11:09:00Z">
              <w:r w:rsidDel="00BF7CE8">
                <w:rPr>
                  <w:rFonts w:ascii="Georgia" w:eastAsia="Times New Roman" w:hAnsi="Georgia"/>
                  <w:sz w:val="18"/>
                  <w:szCs w:val="18"/>
                </w:rPr>
                <w:delText>Estimated from a 2 x 2 km grid cell for herbarium specimen point data mapped using GeoCAT (Bachman et al. 2011).</w:delText>
              </w:r>
            </w:del>
            <w:ins w:id="30" w:author="Jack Plummer" w:date="2022-10-21T11:09:00Z">
              <w:r w:rsidR="00BF7CE8">
                <w:rPr>
                  <w:rFonts w:ascii="Georgia" w:eastAsia="Times New Roman" w:hAnsi="Georgia"/>
                  <w:sz w:val="18"/>
                  <w:szCs w:val="18"/>
                </w:rPr>
                <w:t>Equ</w:t>
              </w:r>
            </w:ins>
            <w:ins w:id="31" w:author="Jack Plummer" w:date="2022-10-21T11:10:00Z">
              <w:r w:rsidR="00BF7CE8">
                <w:rPr>
                  <w:rFonts w:ascii="Georgia" w:eastAsia="Times New Roman" w:hAnsi="Georgia"/>
                  <w:sz w:val="18"/>
                  <w:szCs w:val="18"/>
                </w:rPr>
                <w:t>ated to minimal AOO.</w:t>
              </w:r>
            </w:ins>
          </w:p>
        </w:tc>
      </w:tr>
    </w:tbl>
    <w:p w14:paraId="6B2C3601" w14:textId="77777777" w:rsidR="00000000" w:rsidRDefault="00000000">
      <w:pPr>
        <w:pStyle w:val="Heading2"/>
        <w:divId w:val="34448227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Locations Information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7619"/>
      </w:tblGrid>
      <w:tr w:rsidR="003F4370" w14:paraId="7420384F" w14:textId="77777777">
        <w:trPr>
          <w:divId w:val="34448227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A20C6D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Number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677FC8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3F4370" w14:paraId="0C39F9AE" w14:textId="77777777">
        <w:trPr>
          <w:divId w:val="344482272"/>
          <w:tblCellSpacing w:w="15" w:type="dxa"/>
        </w:trPr>
        <w:tc>
          <w:tcPr>
            <w:tcW w:w="0" w:type="auto"/>
            <w:vAlign w:val="center"/>
            <w:hideMark/>
          </w:tcPr>
          <w:p w14:paraId="131D2A6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F0AD6C" w14:textId="5297B83E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del w:id="32" w:author="Jack Plummer" w:date="2022-10-21T11:00:00Z">
              <w:r w:rsidDel="003F4370">
                <w:rPr>
                  <w:rFonts w:ascii="Georgia" w:eastAsia="Times New Roman" w:hAnsi="Georgia"/>
                  <w:sz w:val="18"/>
                  <w:szCs w:val="18"/>
                </w:rPr>
                <w:delText>Collection localities occur in one location from</w:delText>
              </w:r>
            </w:del>
            <w:ins w:id="33" w:author="Jack Plummer" w:date="2022-10-21T11:00:00Z">
              <w:r w:rsidR="003F4370">
                <w:rPr>
                  <w:rFonts w:ascii="Georgia" w:eastAsia="Times New Roman" w:hAnsi="Georgia"/>
                  <w:sz w:val="18"/>
                  <w:szCs w:val="18"/>
                </w:rPr>
                <w:t>This species is only known from the type locality at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Doi Hua Mot,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Umphang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Tak</w:t>
            </w:r>
            <w:proofErr w:type="spellEnd"/>
            <w:ins w:id="34" w:author="Jack Plummer" w:date="2022-10-21T11:00:00Z">
              <w:r w:rsidR="003F4370">
                <w:rPr>
                  <w:rFonts w:ascii="Georgia" w:eastAsia="Times New Roman" w:hAnsi="Georgia"/>
                  <w:sz w:val="18"/>
                  <w:szCs w:val="18"/>
                </w:rPr>
                <w:t xml:space="preserve">, where it is threatened by </w:t>
              </w:r>
              <w:r w:rsidR="003F4370" w:rsidRPr="003F4370">
                <w:rPr>
                  <w:rFonts w:ascii="Georgia" w:eastAsia="Times New Roman" w:hAnsi="Georgia"/>
                  <w:sz w:val="18"/>
                  <w:szCs w:val="18"/>
                </w:rPr>
                <w:t xml:space="preserve">fire, visitors, animals(cattle) grazing, agricultural </w:t>
              </w:r>
              <w:proofErr w:type="gramStart"/>
              <w:r w:rsidR="003F4370" w:rsidRPr="003F4370">
                <w:rPr>
                  <w:rFonts w:ascii="Georgia" w:eastAsia="Times New Roman" w:hAnsi="Georgia"/>
                  <w:sz w:val="18"/>
                  <w:szCs w:val="18"/>
                </w:rPr>
                <w:t>areas</w:t>
              </w:r>
              <w:proofErr w:type="gramEnd"/>
              <w:r w:rsidR="003F4370" w:rsidRPr="003F4370">
                <w:rPr>
                  <w:rFonts w:ascii="Georgia" w:eastAsia="Times New Roman" w:hAnsi="Georgia"/>
                  <w:sz w:val="18"/>
                  <w:szCs w:val="18"/>
                </w:rPr>
                <w:t xml:space="preserve"> and land erosion</w:t>
              </w:r>
              <w:r w:rsidR="003F4370">
                <w:rPr>
                  <w:rFonts w:ascii="Georgia" w:eastAsia="Times New Roman" w:hAnsi="Georgia"/>
                  <w:sz w:val="18"/>
                  <w:szCs w:val="18"/>
                </w:rPr>
                <w:t>.</w:t>
              </w:r>
            </w:ins>
            <w:del w:id="35" w:author="Jack Plummer" w:date="2022-10-21T11:00:00Z">
              <w:r w:rsidDel="003F4370">
                <w:rPr>
                  <w:rFonts w:ascii="Georgia" w:eastAsia="Times New Roman" w:hAnsi="Georgia"/>
                  <w:sz w:val="18"/>
                  <w:szCs w:val="18"/>
                </w:rPr>
                <w:delText>.</w:delText>
              </w:r>
            </w:del>
          </w:p>
        </w:tc>
      </w:tr>
    </w:tbl>
    <w:p w14:paraId="272C3BD7" w14:textId="77777777" w:rsidR="00000000" w:rsidRDefault="00000000">
      <w:pPr>
        <w:pStyle w:val="Heading2"/>
        <w:divId w:val="34448227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Very restricted AOO or number of locations (triggers VU D2)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1"/>
        <w:gridCol w:w="5229"/>
      </w:tblGrid>
      <w:tr w:rsidR="00000000" w14:paraId="21548672" w14:textId="77777777">
        <w:trPr>
          <w:divId w:val="34448227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700605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Very restricted in area of occupancy (AOO) and/or #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47D2DD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283D5CBE" w14:textId="77777777">
        <w:trPr>
          <w:divId w:val="344482272"/>
          <w:tblCellSpacing w:w="15" w:type="dxa"/>
        </w:trPr>
        <w:tc>
          <w:tcPr>
            <w:tcW w:w="0" w:type="auto"/>
            <w:vAlign w:val="center"/>
            <w:hideMark/>
          </w:tcPr>
          <w:p w14:paraId="42B68820" w14:textId="77777777" w:rsidR="00000000" w:rsidRPr="003F4370" w:rsidRDefault="00000000">
            <w:pPr>
              <w:spacing w:after="75"/>
              <w:rPr>
                <w:rFonts w:ascii="Georgia" w:eastAsia="Times New Roman" w:hAnsi="Georgia"/>
                <w:strike/>
                <w:sz w:val="18"/>
                <w:szCs w:val="18"/>
                <w:rPrChange w:id="36" w:author="Jack Plummer" w:date="2022-10-21T11:01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</w:pPr>
            <w:commentRangeStart w:id="37"/>
            <w:r w:rsidRPr="003F4370">
              <w:rPr>
                <w:rFonts w:ascii="Georgia" w:eastAsia="Times New Roman" w:hAnsi="Georgia"/>
                <w:strike/>
                <w:sz w:val="18"/>
                <w:szCs w:val="18"/>
                <w:rPrChange w:id="38" w:author="Jack Plummer" w:date="2022-10-21T11:01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F90FCC1" w14:textId="77777777" w:rsidR="00000000" w:rsidRPr="003F4370" w:rsidRDefault="00000000">
            <w:pPr>
              <w:spacing w:after="75"/>
              <w:rPr>
                <w:rFonts w:ascii="Georgia" w:eastAsia="Times New Roman" w:hAnsi="Georgia"/>
                <w:strike/>
                <w:sz w:val="18"/>
                <w:szCs w:val="18"/>
                <w:rPrChange w:id="39" w:author="Jack Plummer" w:date="2022-10-21T11:01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</w:pPr>
            <w:r w:rsidRPr="003F4370">
              <w:rPr>
                <w:rFonts w:ascii="Georgia" w:eastAsia="Times New Roman" w:hAnsi="Georgia"/>
                <w:strike/>
                <w:sz w:val="18"/>
                <w:szCs w:val="18"/>
                <w:rPrChange w:id="40" w:author="Jack Plummer" w:date="2022-10-21T11:01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The species is described from only one location. It is only known from a narrow range of Doi Hua Mot.</w:t>
            </w:r>
            <w:commentRangeEnd w:id="37"/>
            <w:r w:rsidR="003F4370">
              <w:rPr>
                <w:rStyle w:val="CommentReference"/>
              </w:rPr>
              <w:commentReference w:id="37"/>
            </w:r>
          </w:p>
        </w:tc>
      </w:tr>
    </w:tbl>
    <w:p w14:paraId="551BBCC3" w14:textId="77777777" w:rsidR="00000000" w:rsidRDefault="00000000">
      <w:pPr>
        <w:pStyle w:val="Heading2"/>
        <w:divId w:val="34448227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Elevation / Depth / Depth Zones</w:t>
      </w:r>
    </w:p>
    <w:p w14:paraId="24257995" w14:textId="77777777" w:rsidR="00000000" w:rsidRDefault="00000000">
      <w:pPr>
        <w:pStyle w:val="NormalWeb"/>
        <w:divId w:val="344482272"/>
        <w:rPr>
          <w:rFonts w:ascii="Georgia" w:hAnsi="Georgia"/>
        </w:rPr>
      </w:pPr>
      <w:r>
        <w:rPr>
          <w:rStyle w:val="datalabel1"/>
          <w:rFonts w:ascii="Georgia" w:hAnsi="Georgia"/>
        </w:rPr>
        <w:t>Elevation Lower Limit (in metres above sea level</w:t>
      </w:r>
      <w:commentRangeStart w:id="41"/>
      <w:r>
        <w:rPr>
          <w:rStyle w:val="datalabel1"/>
          <w:rFonts w:ascii="Georgia" w:hAnsi="Georgia"/>
        </w:rPr>
        <w:t xml:space="preserve">): </w:t>
      </w:r>
      <w:r>
        <w:rPr>
          <w:rFonts w:ascii="Georgia" w:hAnsi="Georgia"/>
        </w:rPr>
        <w:t>900</w:t>
      </w:r>
    </w:p>
    <w:p w14:paraId="4CB5FC74" w14:textId="77777777" w:rsidR="00000000" w:rsidRDefault="00000000">
      <w:pPr>
        <w:pStyle w:val="NormalWeb"/>
        <w:divId w:val="344482272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Upper Limit (in metres above sea level): </w:t>
      </w:r>
      <w:r>
        <w:rPr>
          <w:rFonts w:ascii="Georgia" w:hAnsi="Georgia"/>
        </w:rPr>
        <w:t>1019</w:t>
      </w:r>
      <w:commentRangeEnd w:id="41"/>
      <w:r w:rsidR="00BF7CE8">
        <w:rPr>
          <w:rStyle w:val="CommentReference"/>
        </w:rPr>
        <w:commentReference w:id="41"/>
      </w:r>
    </w:p>
    <w:p w14:paraId="7CA2D83C" w14:textId="77777777" w:rsidR="00000000" w:rsidRDefault="00000000">
      <w:pPr>
        <w:pStyle w:val="Heading2"/>
        <w:divId w:val="34448227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Map Status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1142"/>
        <w:gridCol w:w="1735"/>
        <w:gridCol w:w="986"/>
        <w:gridCol w:w="1004"/>
        <w:gridCol w:w="1228"/>
        <w:gridCol w:w="1147"/>
        <w:gridCol w:w="1091"/>
      </w:tblGrid>
      <w:tr w:rsidR="00000000" w14:paraId="6F25289D" w14:textId="77777777">
        <w:trPr>
          <w:divId w:val="34448227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E4E7DC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Map Status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43CA24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Use map from previous assessment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52B175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How the map was created, including data sources/methods used: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12C88B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Please state reason for map not available: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4863304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Data Sensitive?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B600C9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ECF415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Geographic range this applies to: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00B5E1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Date restriction imposed:</w:t>
            </w:r>
          </w:p>
        </w:tc>
      </w:tr>
      <w:tr w:rsidR="00000000" w14:paraId="4CCD37DB" w14:textId="77777777">
        <w:trPr>
          <w:divId w:val="344482272"/>
          <w:tblCellSpacing w:w="15" w:type="dxa"/>
        </w:trPr>
        <w:tc>
          <w:tcPr>
            <w:tcW w:w="0" w:type="auto"/>
            <w:vAlign w:val="center"/>
            <w:hideMark/>
          </w:tcPr>
          <w:p w14:paraId="7F93F8D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6ABDEF8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399DF8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Map created in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 using point data from georeferenced herbarium specimen records.</w:t>
            </w:r>
          </w:p>
        </w:tc>
        <w:tc>
          <w:tcPr>
            <w:tcW w:w="0" w:type="auto"/>
            <w:vAlign w:val="center"/>
            <w:hideMark/>
          </w:tcPr>
          <w:p w14:paraId="1121630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8E1290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0F107A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9BF7E6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2608B5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77E4A473" w14:textId="77777777" w:rsidR="00000000" w:rsidRDefault="00000000">
      <w:pPr>
        <w:pStyle w:val="Heading2"/>
        <w:divId w:val="34448227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lastRenderedPageBreak/>
        <w:t>Biogeographic Realms</w:t>
      </w:r>
    </w:p>
    <w:p w14:paraId="1985C318" w14:textId="77777777" w:rsidR="00000000" w:rsidRDefault="00000000">
      <w:pPr>
        <w:pStyle w:val="NormalWeb"/>
        <w:divId w:val="344482272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Biogeographic Realm: </w:t>
      </w:r>
      <w:proofErr w:type="spellStart"/>
      <w:r>
        <w:rPr>
          <w:rFonts w:ascii="Georgia" w:hAnsi="Georgia"/>
        </w:rPr>
        <w:t>Indomalayan</w:t>
      </w:r>
      <w:proofErr w:type="spellEnd"/>
    </w:p>
    <w:p w14:paraId="3B9A382D" w14:textId="77777777" w:rsidR="00000000" w:rsidRDefault="00000000">
      <w:pPr>
        <w:pStyle w:val="Heading1"/>
        <w:divId w:val="1554846048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Occurrence</w:t>
      </w:r>
    </w:p>
    <w:p w14:paraId="2669E2A0" w14:textId="77777777" w:rsidR="00000000" w:rsidRDefault="00000000">
      <w:pPr>
        <w:pStyle w:val="Heading2"/>
        <w:divId w:val="155484604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Countries of Occurrence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901"/>
        <w:gridCol w:w="657"/>
        <w:gridCol w:w="1430"/>
        <w:gridCol w:w="1154"/>
      </w:tblGrid>
      <w:tr w:rsidR="00000000" w14:paraId="0296A0FB" w14:textId="77777777">
        <w:trPr>
          <w:divId w:val="155484604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727EA84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15CB45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Presence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C7FB7D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Origin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ABC701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Formerly Bred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A25436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Seasonality</w:t>
            </w:r>
          </w:p>
        </w:tc>
      </w:tr>
      <w:tr w:rsidR="00000000" w14:paraId="647C2EB4" w14:textId="77777777">
        <w:trPr>
          <w:divId w:val="1554846048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7AA6E4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Thailand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054D93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21DA11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5B8E8B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1C4584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</w:tbl>
    <w:p w14:paraId="0B189A18" w14:textId="77777777" w:rsidR="00000000" w:rsidRDefault="00000000">
      <w:pPr>
        <w:pStyle w:val="Heading1"/>
        <w:divId w:val="280889282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Population</w:t>
      </w:r>
    </w:p>
    <w:p w14:paraId="49DC4803" w14:textId="190DA50C" w:rsidR="00000000" w:rsidRDefault="00000000">
      <w:pPr>
        <w:pStyle w:val="NormalWeb"/>
        <w:divId w:val="280889282"/>
        <w:rPr>
          <w:rFonts w:ascii="Georgia" w:hAnsi="Georgia"/>
        </w:rPr>
      </w:pPr>
      <w:r>
        <w:rPr>
          <w:rFonts w:ascii="Georgia" w:hAnsi="Georgia"/>
        </w:rPr>
        <w:t>The</w:t>
      </w:r>
      <w:ins w:id="42" w:author="Jack Plummer" w:date="2022-10-21T11:10:00Z">
        <w:r w:rsidR="00BF7CE8">
          <w:rPr>
            <w:rFonts w:ascii="Georgia" w:hAnsi="Georgia"/>
          </w:rPr>
          <w:t xml:space="preserve"> only known</w:t>
        </w:r>
      </w:ins>
      <w:r>
        <w:rPr>
          <w:rFonts w:ascii="Georgia" w:hAnsi="Georgia"/>
        </w:rPr>
        <w:t xml:space="preserve"> </w:t>
      </w:r>
      <w:ins w:id="43" w:author="Jack Plummer" w:date="2022-10-21T11:10:00Z">
        <w:r w:rsidR="00BF7CE8">
          <w:rPr>
            <w:rFonts w:ascii="Georgia" w:hAnsi="Georgia"/>
          </w:rPr>
          <w:t>sub</w:t>
        </w:r>
      </w:ins>
      <w:r>
        <w:rPr>
          <w:rFonts w:ascii="Georgia" w:hAnsi="Georgia"/>
        </w:rPr>
        <w:t xml:space="preserve">population consists of less than 50 mature individuals. </w:t>
      </w:r>
      <w:ins w:id="44" w:author="Jack Plummer" w:date="2022-10-21T11:11:00Z">
        <w:r w:rsidR="00BF7CE8">
          <w:rPr>
            <w:rFonts w:ascii="Georgia" w:hAnsi="Georgia"/>
          </w:rPr>
          <w:t xml:space="preserve">It is suspected that </w:t>
        </w:r>
      </w:ins>
      <w:del w:id="45" w:author="Jack Plummer" w:date="2022-10-21T11:11:00Z">
        <w:r w:rsidDel="00BF7CE8">
          <w:rPr>
            <w:rFonts w:ascii="Georgia" w:hAnsi="Georgia"/>
          </w:rPr>
          <w:delText>T</w:delText>
        </w:r>
      </w:del>
      <w:ins w:id="46" w:author="Jack Plummer" w:date="2022-10-21T11:11:00Z">
        <w:r w:rsidR="00BF7CE8">
          <w:rPr>
            <w:rFonts w:ascii="Georgia" w:hAnsi="Georgia"/>
          </w:rPr>
          <w:t>t</w:t>
        </w:r>
      </w:ins>
      <w:r>
        <w:rPr>
          <w:rFonts w:ascii="Georgia" w:hAnsi="Georgia"/>
        </w:rPr>
        <w:t>here might be a slight decrease in the population</w:t>
      </w:r>
      <w:ins w:id="47" w:author="Jack Plummer" w:date="2022-10-21T11:11:00Z">
        <w:r w:rsidR="00BF7CE8">
          <w:rPr>
            <w:rFonts w:ascii="Georgia" w:hAnsi="Georgia"/>
          </w:rPr>
          <w:t xml:space="preserve"> on account of habitat degradation; however,</w:t>
        </w:r>
      </w:ins>
      <w:del w:id="48" w:author="Jack Plummer" w:date="2022-10-21T11:11:00Z">
        <w:r w:rsidDel="00BF7CE8">
          <w:rPr>
            <w:rFonts w:ascii="Georgia" w:hAnsi="Georgia"/>
          </w:rPr>
          <w:delText>. F</w:delText>
        </w:r>
      </w:del>
      <w:ins w:id="49" w:author="Jack Plummer" w:date="2022-10-21T11:11:00Z">
        <w:r w:rsidR="00BF7CE8">
          <w:rPr>
            <w:rFonts w:ascii="Georgia" w:hAnsi="Georgia"/>
          </w:rPr>
          <w:t xml:space="preserve"> f</w:t>
        </w:r>
      </w:ins>
      <w:r>
        <w:rPr>
          <w:rFonts w:ascii="Georgia" w:hAnsi="Georgia"/>
        </w:rPr>
        <w:t>urther research into population status and trends are required to confirm whether a decline is apparent and ongoing.</w:t>
      </w:r>
    </w:p>
    <w:p w14:paraId="22C364E5" w14:textId="77777777" w:rsidR="00000000" w:rsidRDefault="00000000">
      <w:pPr>
        <w:pStyle w:val="NormalWeb"/>
        <w:divId w:val="280889282"/>
        <w:rPr>
          <w:rFonts w:ascii="Georgia" w:hAnsi="Georgia"/>
        </w:rPr>
      </w:pPr>
    </w:p>
    <w:p w14:paraId="3D027BCF" w14:textId="77777777" w:rsidR="00000000" w:rsidRDefault="00000000">
      <w:pPr>
        <w:pStyle w:val="Heading2"/>
        <w:divId w:val="28088928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Population Information</w:t>
      </w:r>
    </w:p>
    <w:p w14:paraId="23548D24" w14:textId="77777777" w:rsidR="00000000" w:rsidRDefault="00000000">
      <w:pPr>
        <w:pStyle w:val="NormalWeb"/>
        <w:divId w:val="280889282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Current Population Trend: </w:t>
      </w:r>
      <w:r>
        <w:rPr>
          <w:rFonts w:ascii="Georgia" w:hAnsi="Georgia"/>
        </w:rPr>
        <w:t>Decreasing</w:t>
      </w:r>
    </w:p>
    <w:p w14:paraId="7DB768DA" w14:textId="77777777" w:rsidR="00000000" w:rsidRDefault="00000000">
      <w:pPr>
        <w:pStyle w:val="NormalWeb"/>
        <w:divId w:val="280889282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Number of mature individuals (=population size): </w:t>
      </w:r>
      <w:commentRangeStart w:id="50"/>
      <w:r>
        <w:rPr>
          <w:rFonts w:ascii="Georgia" w:hAnsi="Georgia"/>
        </w:rPr>
        <w:t>49</w:t>
      </w:r>
      <w:commentRangeEnd w:id="50"/>
      <w:r w:rsidR="00BF7CE8">
        <w:rPr>
          <w:rStyle w:val="CommentReference"/>
        </w:rPr>
        <w:commentReference w:id="50"/>
      </w:r>
    </w:p>
    <w:p w14:paraId="003E7E0B" w14:textId="77777777" w:rsidR="00000000" w:rsidRDefault="00000000">
      <w:pPr>
        <w:pStyle w:val="Heading1"/>
        <w:divId w:val="135753883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Habitats and Ecology</w:t>
      </w:r>
    </w:p>
    <w:p w14:paraId="78760F6F" w14:textId="77777777" w:rsidR="00000000" w:rsidRDefault="00000000">
      <w:pPr>
        <w:pStyle w:val="NormalWeb"/>
        <w:divId w:val="1357538831"/>
        <w:rPr>
          <w:rFonts w:ascii="Georgia" w:hAnsi="Georgia"/>
        </w:rPr>
      </w:pPr>
      <w:commentRangeStart w:id="51"/>
      <w:r>
        <w:rPr>
          <w:rFonts w:ascii="Georgia" w:hAnsi="Georgia"/>
        </w:rPr>
        <w:t xml:space="preserve">This species is </w:t>
      </w:r>
      <w:commentRangeEnd w:id="51"/>
      <w:r w:rsidR="00BF7CE8">
        <w:rPr>
          <w:rStyle w:val="CommentReference"/>
        </w:rPr>
        <w:commentReference w:id="51"/>
      </w:r>
      <w:r>
        <w:rPr>
          <w:rFonts w:ascii="Georgia" w:hAnsi="Georgia"/>
        </w:rPr>
        <w:t>found on open limestone rock in mixed deciduous oak forest.</w:t>
      </w:r>
    </w:p>
    <w:p w14:paraId="643B124E" w14:textId="77777777" w:rsidR="00000000" w:rsidRDefault="00000000">
      <w:pPr>
        <w:pStyle w:val="Heading2"/>
        <w:divId w:val="135753883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IUCN Habitats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3"/>
        <w:gridCol w:w="763"/>
        <w:gridCol w:w="1020"/>
        <w:gridCol w:w="1888"/>
      </w:tblGrid>
      <w:tr w:rsidR="00000000" w14:paraId="441450DB" w14:textId="77777777">
        <w:trPr>
          <w:divId w:val="135753883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93A21A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Habitat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62A3CB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D69118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Suitability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2D22CF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Major Importance?</w:t>
            </w:r>
          </w:p>
        </w:tc>
      </w:tr>
      <w:tr w:rsidR="00000000" w14:paraId="26AFAC39" w14:textId="77777777">
        <w:trPr>
          <w:divId w:val="135753883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A6EB9D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1.6. Forest -&gt; Forest - Subtropical/Tropical Moist Lowland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4DBAC7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A734E4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Suitable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48E005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C6EDD66" w14:textId="77777777" w:rsidR="00000000" w:rsidRDefault="00000000">
      <w:pPr>
        <w:pStyle w:val="Heading2"/>
        <w:divId w:val="135753883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Continuing Decline in Habitat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0"/>
        <w:gridCol w:w="894"/>
        <w:gridCol w:w="4846"/>
      </w:tblGrid>
      <w:tr w:rsidR="00BF7CE8" w14:paraId="744E9F7E" w14:textId="77777777">
        <w:trPr>
          <w:divId w:val="135753883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43071F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Continuing decline in area, extent and/or quality of habitat?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190D76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Qualifier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CA3D5D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BF7CE8" w14:paraId="02AA68F7" w14:textId="77777777">
        <w:trPr>
          <w:divId w:val="1357538831"/>
          <w:tblCellSpacing w:w="15" w:type="dxa"/>
        </w:trPr>
        <w:tc>
          <w:tcPr>
            <w:tcW w:w="0" w:type="auto"/>
            <w:vAlign w:val="center"/>
            <w:hideMark/>
          </w:tcPr>
          <w:p w14:paraId="0749AC8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06D2F6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Observed</w:t>
            </w:r>
          </w:p>
        </w:tc>
        <w:tc>
          <w:tcPr>
            <w:tcW w:w="0" w:type="auto"/>
            <w:vAlign w:val="center"/>
            <w:hideMark/>
          </w:tcPr>
          <w:p w14:paraId="67C16E1E" w14:textId="57E43AFB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Its habitat is threatened by fire, </w:t>
            </w:r>
            <w:del w:id="52" w:author="Jack Plummer" w:date="2022-10-21T11:12:00Z">
              <w:r w:rsidDel="00BF7CE8">
                <w:rPr>
                  <w:rFonts w:ascii="Georgia" w:eastAsia="Times New Roman" w:hAnsi="Georgia"/>
                  <w:sz w:val="18"/>
                  <w:szCs w:val="18"/>
                </w:rPr>
                <w:delText>visitors</w:delText>
              </w:r>
            </w:del>
            <w:ins w:id="53" w:author="Jack Plummer" w:date="2022-10-21T11:12:00Z">
              <w:r w:rsidR="00BF7CE8">
                <w:rPr>
                  <w:rFonts w:ascii="Georgia" w:eastAsia="Times New Roman" w:hAnsi="Georgia"/>
                  <w:sz w:val="18"/>
                  <w:szCs w:val="18"/>
                </w:rPr>
                <w:t>tourism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, </w:t>
            </w:r>
            <w:del w:id="54" w:author="Jack Plummer" w:date="2022-10-21T11:12:00Z">
              <w:r w:rsidDel="00BF7CE8">
                <w:rPr>
                  <w:rFonts w:ascii="Georgia" w:eastAsia="Times New Roman" w:hAnsi="Georgia"/>
                  <w:sz w:val="18"/>
                  <w:szCs w:val="18"/>
                </w:rPr>
                <w:delText>animals(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>cattle</w:t>
            </w:r>
            <w:del w:id="55" w:author="Jack Plummer" w:date="2022-10-21T11:12:00Z">
              <w:r w:rsidDel="00BF7CE8">
                <w:rPr>
                  <w:rFonts w:ascii="Georgia" w:eastAsia="Times New Roman" w:hAnsi="Georgia"/>
                  <w:sz w:val="18"/>
                  <w:szCs w:val="18"/>
                </w:rPr>
                <w:delText>)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 xml:space="preserve"> grazing, agricultural </w:t>
            </w:r>
            <w:proofErr w:type="gramStart"/>
            <w:r>
              <w:rPr>
                <w:rFonts w:ascii="Georgia" w:eastAsia="Times New Roman" w:hAnsi="Georgia"/>
                <w:sz w:val="18"/>
                <w:szCs w:val="18"/>
              </w:rPr>
              <w:t>areas</w:t>
            </w:r>
            <w:proofErr w:type="gramEnd"/>
            <w:r>
              <w:rPr>
                <w:rFonts w:ascii="Georgia" w:eastAsia="Times New Roman" w:hAnsi="Georgia"/>
                <w:sz w:val="18"/>
                <w:szCs w:val="18"/>
              </w:rPr>
              <w:t xml:space="preserve"> and land erosion</w:t>
            </w:r>
            <w:ins w:id="56" w:author="Jack Plummer" w:date="2022-10-21T11:11:00Z">
              <w:r w:rsidR="00BF7CE8">
                <w:rPr>
                  <w:rFonts w:ascii="Georgia" w:eastAsia="Times New Roman" w:hAnsi="Georgia"/>
                  <w:sz w:val="18"/>
                  <w:szCs w:val="18"/>
                </w:rPr>
                <w:t>.</w:t>
              </w:r>
            </w:ins>
            <w:del w:id="57" w:author="Jack Plummer" w:date="2022-10-21T11:11:00Z">
              <w:r w:rsidDel="00BF7CE8">
                <w:rPr>
                  <w:rFonts w:ascii="Georgia" w:eastAsia="Times New Roman" w:hAnsi="Georgia"/>
                  <w:sz w:val="18"/>
                  <w:szCs w:val="18"/>
                </w:rPr>
                <w:delText>.</w:delText>
              </w:r>
            </w:del>
          </w:p>
        </w:tc>
      </w:tr>
    </w:tbl>
    <w:p w14:paraId="5E898D11" w14:textId="77777777" w:rsidR="00000000" w:rsidRDefault="00000000">
      <w:pPr>
        <w:pStyle w:val="Heading2"/>
        <w:divId w:val="135753883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Systems</w:t>
      </w:r>
    </w:p>
    <w:p w14:paraId="5DF5AE00" w14:textId="77777777" w:rsidR="00000000" w:rsidRDefault="00000000">
      <w:pPr>
        <w:pStyle w:val="NormalWeb"/>
        <w:divId w:val="1357538831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System: </w:t>
      </w:r>
      <w:r>
        <w:rPr>
          <w:rFonts w:ascii="Georgia" w:hAnsi="Georgia"/>
        </w:rPr>
        <w:t>Terrestrial</w:t>
      </w:r>
    </w:p>
    <w:p w14:paraId="35212B44" w14:textId="77777777" w:rsidR="00000000" w:rsidRDefault="00000000">
      <w:pPr>
        <w:pStyle w:val="Heading2"/>
        <w:divId w:val="135753883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Plant / Fungi Specific</w:t>
      </w:r>
    </w:p>
    <w:p w14:paraId="54858D71" w14:textId="77777777" w:rsidR="00000000" w:rsidRDefault="00000000">
      <w:pPr>
        <w:pStyle w:val="NormalWeb"/>
        <w:divId w:val="1357538831"/>
        <w:rPr>
          <w:rFonts w:ascii="Georgia" w:hAnsi="Georgia"/>
        </w:rPr>
      </w:pPr>
      <w:r>
        <w:rPr>
          <w:rStyle w:val="datalabel1"/>
          <w:rFonts w:ascii="Georgia" w:hAnsi="Georgia"/>
        </w:rPr>
        <w:lastRenderedPageBreak/>
        <w:t xml:space="preserve">Wild relative of a crop? </w:t>
      </w:r>
      <w:r>
        <w:rPr>
          <w:rFonts w:ascii="Georgia" w:hAnsi="Georgia"/>
        </w:rPr>
        <w:t>No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</w:tblGrid>
      <w:tr w:rsidR="00000000" w14:paraId="0D822D04" w14:textId="77777777">
        <w:trPr>
          <w:divId w:val="135753883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2901BA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Plant and Fungal Growth Forms</w:t>
            </w:r>
          </w:p>
        </w:tc>
      </w:tr>
      <w:tr w:rsidR="00000000" w14:paraId="31EF2ACE" w14:textId="77777777">
        <w:trPr>
          <w:divId w:val="135753883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605A74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Annual</w:t>
            </w:r>
          </w:p>
        </w:tc>
      </w:tr>
      <w:tr w:rsidR="00000000" w14:paraId="14730CE7" w14:textId="77777777">
        <w:trPr>
          <w:divId w:val="135753883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F49FCC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Forb or Herb</w:t>
            </w:r>
          </w:p>
        </w:tc>
      </w:tr>
    </w:tbl>
    <w:p w14:paraId="1CC2ACA6" w14:textId="77777777" w:rsidR="00000000" w:rsidRDefault="00000000">
      <w:pPr>
        <w:pStyle w:val="Heading1"/>
        <w:divId w:val="1796825884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Use and Trade</w:t>
      </w:r>
    </w:p>
    <w:p w14:paraId="73660EA7" w14:textId="77777777" w:rsidR="00000000" w:rsidRDefault="00000000">
      <w:pPr>
        <w:pStyle w:val="Heading2"/>
        <w:divId w:val="179682588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General Use and Trade Information</w:t>
      </w:r>
    </w:p>
    <w:p w14:paraId="2D4D1F45" w14:textId="18A0D4CB" w:rsidR="00000000" w:rsidRDefault="00000000">
      <w:pPr>
        <w:pStyle w:val="NormalWeb"/>
        <w:divId w:val="1796825884"/>
        <w:rPr>
          <w:ins w:id="58" w:author="Jack Plummer" w:date="2022-10-21T11:12:00Z"/>
          <w:rFonts w:ascii="Georgia" w:hAnsi="Georgia"/>
        </w:rPr>
      </w:pPr>
      <w:r>
        <w:rPr>
          <w:rStyle w:val="datalabel1"/>
          <w:rFonts w:ascii="Georgia" w:hAnsi="Georgia"/>
        </w:rPr>
        <w:t xml:space="preserve">Species not utilized: </w:t>
      </w:r>
      <w:r>
        <w:rPr>
          <w:rFonts w:ascii="Georgia" w:hAnsi="Georgia"/>
        </w:rPr>
        <w:t>true</w:t>
      </w:r>
    </w:p>
    <w:p w14:paraId="6D102CA9" w14:textId="637C1B9A" w:rsidR="00BF7CE8" w:rsidRDefault="00BF7CE8">
      <w:pPr>
        <w:pStyle w:val="NormalWeb"/>
        <w:divId w:val="1796825884"/>
        <w:rPr>
          <w:rFonts w:ascii="Georgia" w:hAnsi="Georgia"/>
        </w:rPr>
      </w:pPr>
      <w:ins w:id="59" w:author="Jack Plummer" w:date="2022-10-21T11:12:00Z">
        <w:r>
          <w:rPr>
            <w:rFonts w:ascii="Georgia" w:hAnsi="Georgia"/>
          </w:rPr>
          <w:t>This species is not known to be utilised.</w:t>
        </w:r>
      </w:ins>
    </w:p>
    <w:p w14:paraId="02B564A0" w14:textId="77777777" w:rsidR="00000000" w:rsidRDefault="00000000">
      <w:pPr>
        <w:pStyle w:val="Heading2"/>
        <w:divId w:val="179682588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Non- Consumptive Use</w:t>
      </w:r>
    </w:p>
    <w:p w14:paraId="03E1F757" w14:textId="77777777" w:rsidR="00000000" w:rsidRDefault="00000000">
      <w:pPr>
        <w:pStyle w:val="NormalWeb"/>
        <w:divId w:val="1796825884"/>
        <w:rPr>
          <w:rFonts w:ascii="Georgia" w:hAnsi="Georgia"/>
        </w:rPr>
      </w:pPr>
      <w:commentRangeStart w:id="60"/>
      <w:r>
        <w:rPr>
          <w:rStyle w:val="datalabel1"/>
          <w:rFonts w:ascii="Georgia" w:hAnsi="Georgia"/>
        </w:rPr>
        <w:t xml:space="preserve">Non-consumptive use of the species? </w:t>
      </w:r>
      <w:r>
        <w:rPr>
          <w:rFonts w:ascii="Georgia" w:hAnsi="Georgia"/>
        </w:rPr>
        <w:t>true</w:t>
      </w:r>
      <w:commentRangeEnd w:id="60"/>
      <w:r w:rsidR="00BF7CE8">
        <w:rPr>
          <w:rStyle w:val="CommentReference"/>
        </w:rPr>
        <w:commentReference w:id="60"/>
      </w:r>
    </w:p>
    <w:p w14:paraId="0EDA7457" w14:textId="77777777" w:rsidR="00000000" w:rsidRDefault="00000000">
      <w:pPr>
        <w:pStyle w:val="Heading1"/>
        <w:divId w:val="2096318827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Threats</w:t>
      </w:r>
    </w:p>
    <w:p w14:paraId="6DADECC2" w14:textId="2CB7BC45" w:rsidR="00000000" w:rsidRDefault="00000000">
      <w:pPr>
        <w:pStyle w:val="NormalWeb"/>
        <w:divId w:val="2096318827"/>
        <w:rPr>
          <w:rFonts w:ascii="Georgia" w:hAnsi="Georgia"/>
        </w:rPr>
      </w:pPr>
      <w:del w:id="61" w:author="Jack Plummer" w:date="2022-10-21T11:12:00Z">
        <w:r w:rsidDel="00BF7CE8">
          <w:rPr>
            <w:rFonts w:ascii="Georgia" w:hAnsi="Georgia"/>
          </w:rPr>
          <w:delText>Its habitat</w:delText>
        </w:r>
      </w:del>
      <w:ins w:id="62" w:author="Jack Plummer" w:date="2022-10-21T11:12:00Z">
        <w:r w:rsidR="00BF7CE8">
          <w:rPr>
            <w:rFonts w:ascii="Georgia" w:hAnsi="Georgia"/>
          </w:rPr>
          <w:t>This species</w:t>
        </w:r>
      </w:ins>
      <w:r>
        <w:rPr>
          <w:rFonts w:ascii="Georgia" w:hAnsi="Georgia"/>
        </w:rPr>
        <w:t xml:space="preserve"> is threatened by fire, visitors, animals(cattle) grazing, agricultural </w:t>
      </w:r>
      <w:proofErr w:type="gramStart"/>
      <w:r>
        <w:rPr>
          <w:rFonts w:ascii="Georgia" w:hAnsi="Georgia"/>
        </w:rPr>
        <w:t>areas</w:t>
      </w:r>
      <w:proofErr w:type="gramEnd"/>
      <w:r>
        <w:rPr>
          <w:rFonts w:ascii="Georgia" w:hAnsi="Georgia"/>
        </w:rPr>
        <w:t xml:space="preserve"> and land erosion.</w:t>
      </w:r>
    </w:p>
    <w:p w14:paraId="4460C427" w14:textId="77777777" w:rsidR="00000000" w:rsidRDefault="00000000">
      <w:pPr>
        <w:pStyle w:val="Heading2"/>
        <w:divId w:val="209631882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Threats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0"/>
        <w:gridCol w:w="740"/>
        <w:gridCol w:w="842"/>
        <w:gridCol w:w="842"/>
        <w:gridCol w:w="1136"/>
      </w:tblGrid>
      <w:tr w:rsidR="00000000" w14:paraId="695085E5" w14:textId="77777777">
        <w:trPr>
          <w:divId w:val="2096318827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F51DD2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Threat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29E7BA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Timing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4FACF5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4F151B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8D89EC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Impact Score</w:t>
            </w:r>
          </w:p>
        </w:tc>
      </w:tr>
      <w:tr w:rsidR="00000000" w14:paraId="57461C33" w14:textId="77777777">
        <w:trPr>
          <w:divId w:val="2096318827"/>
          <w:tblCellSpacing w:w="15" w:type="dxa"/>
        </w:trPr>
        <w:tc>
          <w:tcPr>
            <w:tcW w:w="0" w:type="auto"/>
            <w:vAlign w:val="center"/>
            <w:hideMark/>
          </w:tcPr>
          <w:p w14:paraId="512D8C3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1.3. Residential &amp; commercial development -&gt; Tourism &amp; recreation areas</w:t>
            </w:r>
          </w:p>
        </w:tc>
        <w:tc>
          <w:tcPr>
            <w:tcW w:w="0" w:type="auto"/>
            <w:vAlign w:val="center"/>
            <w:hideMark/>
          </w:tcPr>
          <w:p w14:paraId="5B68F4A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647E2F8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57F2938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101380E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0C048081" w14:textId="77777777">
        <w:trPr>
          <w:divId w:val="2096318827"/>
          <w:tblCellSpacing w:w="15" w:type="dxa"/>
        </w:trPr>
        <w:tc>
          <w:tcPr>
            <w:tcW w:w="0" w:type="auto"/>
            <w:vAlign w:val="center"/>
            <w:hideMark/>
          </w:tcPr>
          <w:p w14:paraId="37B4C66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2.1.1. Agriculture &amp; aquaculture -&gt; Annual &amp; perennial non-timber crops -&gt; Shifting agriculture</w:t>
            </w:r>
          </w:p>
        </w:tc>
        <w:tc>
          <w:tcPr>
            <w:tcW w:w="0" w:type="auto"/>
            <w:vAlign w:val="center"/>
            <w:hideMark/>
          </w:tcPr>
          <w:p w14:paraId="2D2BB97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017669C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36C52B4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4519DB7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2B988503" w14:textId="77777777">
        <w:trPr>
          <w:divId w:val="2096318827"/>
          <w:tblCellSpacing w:w="15" w:type="dxa"/>
        </w:trPr>
        <w:tc>
          <w:tcPr>
            <w:tcW w:w="0" w:type="auto"/>
            <w:vAlign w:val="center"/>
            <w:hideMark/>
          </w:tcPr>
          <w:p w14:paraId="23C2916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2.1.2. Agriculture &amp; aquaculture -&gt; Annual &amp; perennial non-timber crops -&gt; Small-holder farming</w:t>
            </w:r>
          </w:p>
        </w:tc>
        <w:tc>
          <w:tcPr>
            <w:tcW w:w="0" w:type="auto"/>
            <w:vAlign w:val="center"/>
            <w:hideMark/>
          </w:tcPr>
          <w:p w14:paraId="7A5113A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136AE0F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0644C5F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176C2A1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5AAFDBB1" w14:textId="77777777">
        <w:trPr>
          <w:divId w:val="2096318827"/>
          <w:tblCellSpacing w:w="15" w:type="dxa"/>
        </w:trPr>
        <w:tc>
          <w:tcPr>
            <w:tcW w:w="0" w:type="auto"/>
            <w:vAlign w:val="center"/>
            <w:hideMark/>
          </w:tcPr>
          <w:p w14:paraId="15337BD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6.3. Human intrusions &amp; disturbance -&gt; Work &amp; other activities</w:t>
            </w:r>
          </w:p>
        </w:tc>
        <w:tc>
          <w:tcPr>
            <w:tcW w:w="0" w:type="auto"/>
            <w:vAlign w:val="center"/>
            <w:hideMark/>
          </w:tcPr>
          <w:p w14:paraId="73229FF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12600E7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0A18B52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70E9F6D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399937E5" w14:textId="77777777">
        <w:trPr>
          <w:divId w:val="2096318827"/>
          <w:tblCellSpacing w:w="15" w:type="dxa"/>
        </w:trPr>
        <w:tc>
          <w:tcPr>
            <w:tcW w:w="0" w:type="auto"/>
            <w:vAlign w:val="center"/>
            <w:hideMark/>
          </w:tcPr>
          <w:p w14:paraId="278BEEB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7.1.1. Natural system modifications -&gt; Fire &amp; fire suppression -&gt; Increase in fire frequency/intensity</w:t>
            </w:r>
          </w:p>
        </w:tc>
        <w:tc>
          <w:tcPr>
            <w:tcW w:w="0" w:type="auto"/>
            <w:vAlign w:val="center"/>
            <w:hideMark/>
          </w:tcPr>
          <w:p w14:paraId="3E50CA8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3C7668C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259F261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584FAD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4C5867A6" w14:textId="77777777">
        <w:trPr>
          <w:divId w:val="2096318827"/>
          <w:tblCellSpacing w:w="15" w:type="dxa"/>
        </w:trPr>
        <w:tc>
          <w:tcPr>
            <w:tcW w:w="0" w:type="auto"/>
            <w:vAlign w:val="center"/>
            <w:hideMark/>
          </w:tcPr>
          <w:p w14:paraId="460221D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12.1. Other options -&gt; Other threat</w:t>
            </w:r>
          </w:p>
        </w:tc>
        <w:tc>
          <w:tcPr>
            <w:tcW w:w="0" w:type="auto"/>
            <w:vAlign w:val="center"/>
            <w:hideMark/>
          </w:tcPr>
          <w:p w14:paraId="5AD8D9D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4C29274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1D4AE6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3733769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</w:tbl>
    <w:p w14:paraId="768D3660" w14:textId="77777777" w:rsidR="00000000" w:rsidRDefault="00000000">
      <w:pPr>
        <w:pStyle w:val="Heading1"/>
        <w:divId w:val="202397249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Conservation</w:t>
      </w:r>
    </w:p>
    <w:p w14:paraId="226BF05F" w14:textId="65EDFF3C" w:rsidR="00000000" w:rsidRDefault="00000000">
      <w:pPr>
        <w:pStyle w:val="NormalWeb"/>
        <w:divId w:val="2023972491"/>
        <w:rPr>
          <w:rFonts w:ascii="Georgia" w:hAnsi="Georgia"/>
        </w:rPr>
      </w:pPr>
      <w:r>
        <w:rPr>
          <w:rFonts w:ascii="Georgia" w:hAnsi="Georgia"/>
        </w:rPr>
        <w:t xml:space="preserve">This species is not known to be represented in </w:t>
      </w:r>
      <w:r>
        <w:rPr>
          <w:rStyle w:val="Emphasis"/>
          <w:rFonts w:ascii="Georgia" w:hAnsi="Georgia"/>
        </w:rPr>
        <w:t xml:space="preserve">ex situ </w:t>
      </w:r>
      <w:r>
        <w:rPr>
          <w:rFonts w:ascii="Georgia" w:hAnsi="Georgia"/>
        </w:rPr>
        <w:t>conservation in botanic gardens or gene bank</w:t>
      </w:r>
      <w:del w:id="63" w:author="Jack Plummer" w:date="2022-10-21T11:12:00Z">
        <w:r w:rsidDel="00BF7CE8">
          <w:rPr>
            <w:rFonts w:ascii="Georgia" w:hAnsi="Georgia"/>
          </w:rPr>
          <w:delText>.</w:delText>
        </w:r>
      </w:del>
      <w:ins w:id="64" w:author="Jack Plummer" w:date="2022-10-21T11:12:00Z">
        <w:r w:rsidR="00BF7CE8">
          <w:rPr>
            <w:rFonts w:ascii="Georgia" w:hAnsi="Georgia"/>
          </w:rPr>
          <w:t>s</w:t>
        </w:r>
      </w:ins>
      <w:r>
        <w:rPr>
          <w:rFonts w:ascii="Georgia" w:hAnsi="Georgia"/>
        </w:rPr>
        <w:t xml:space="preserve"> (BGCI 2022, </w:t>
      </w: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 2022). This species has </w:t>
      </w:r>
      <w:ins w:id="65" w:author="Jack Plummer" w:date="2022-10-21T11:22:00Z">
        <w:r w:rsidR="00F32917">
          <w:rPr>
            <w:rFonts w:ascii="Georgia" w:hAnsi="Georgia"/>
          </w:rPr>
          <w:t xml:space="preserve">only </w:t>
        </w:r>
      </w:ins>
      <w:r>
        <w:rPr>
          <w:rFonts w:ascii="Georgia" w:hAnsi="Georgia"/>
        </w:rPr>
        <w:t xml:space="preserve">been recorded from </w:t>
      </w:r>
      <w:proofErr w:type="spellStart"/>
      <w:ins w:id="66" w:author="Jack Plummer" w:date="2022-10-21T11:22:00Z">
        <w:r w:rsidR="00F32917">
          <w:rPr>
            <w:rFonts w:ascii="Georgia" w:hAnsi="Georgia"/>
          </w:rPr>
          <w:t>Umphang</w:t>
        </w:r>
        <w:proofErr w:type="spellEnd"/>
        <w:r w:rsidR="00F32917">
          <w:rPr>
            <w:rFonts w:ascii="Georgia" w:hAnsi="Georgia"/>
          </w:rPr>
          <w:t xml:space="preserve"> Wildlife Sanctuary</w:t>
        </w:r>
      </w:ins>
      <w:del w:id="67" w:author="Jack Plummer" w:date="2022-10-21T11:22:00Z">
        <w:r w:rsidDel="00F32917">
          <w:rPr>
            <w:rFonts w:ascii="Georgia" w:hAnsi="Georgia"/>
          </w:rPr>
          <w:delText>protected areas across its range</w:delText>
        </w:r>
      </w:del>
      <w:r>
        <w:rPr>
          <w:rFonts w:ascii="Georgia" w:hAnsi="Georgia"/>
        </w:rPr>
        <w:t xml:space="preserve">. As the species is not known to be represented in </w:t>
      </w:r>
      <w:r>
        <w:rPr>
          <w:rStyle w:val="Emphasis"/>
          <w:rFonts w:ascii="Georgia" w:hAnsi="Georgia"/>
        </w:rPr>
        <w:t xml:space="preserve">ex situ </w:t>
      </w:r>
      <w:r>
        <w:rPr>
          <w:rFonts w:ascii="Georgia" w:hAnsi="Georgia"/>
        </w:rPr>
        <w:t>conservation, collection of germplasm from wild plants is recommended.</w:t>
      </w:r>
    </w:p>
    <w:p w14:paraId="21F12AC7" w14:textId="77777777" w:rsidR="00000000" w:rsidRDefault="00000000">
      <w:pPr>
        <w:divId w:val="2023972491"/>
        <w:rPr>
          <w:rFonts w:ascii="Georgia" w:eastAsia="Times New Roman" w:hAnsi="Georgia"/>
          <w:sz w:val="18"/>
          <w:szCs w:val="18"/>
        </w:rPr>
      </w:pPr>
    </w:p>
    <w:p w14:paraId="3C02EBF6" w14:textId="77777777" w:rsidR="00000000" w:rsidRDefault="00000000">
      <w:pPr>
        <w:pStyle w:val="Heading2"/>
        <w:divId w:val="202397249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Conservation Actions In- Place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530"/>
      </w:tblGrid>
      <w:tr w:rsidR="00000000" w14:paraId="4AA75C62" w14:textId="77777777">
        <w:trPr>
          <w:divId w:val="202397249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72303C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lastRenderedPageBreak/>
              <w:t>Conservation sites identified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554A0B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362E8EFA" w14:textId="77777777">
        <w:trPr>
          <w:divId w:val="2023972491"/>
          <w:tblCellSpacing w:w="15" w:type="dxa"/>
        </w:trPr>
        <w:tc>
          <w:tcPr>
            <w:tcW w:w="0" w:type="auto"/>
            <w:vAlign w:val="center"/>
            <w:hideMark/>
          </w:tcPr>
          <w:p w14:paraId="119000D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C7CAE1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32FEDA1" w14:textId="77777777" w:rsidR="00000000" w:rsidRDefault="00000000">
      <w:pPr>
        <w:divId w:val="2023972491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6594"/>
      </w:tblGrid>
      <w:tr w:rsidR="00000000" w14:paraId="7E54E7C1" w14:textId="77777777">
        <w:trPr>
          <w:divId w:val="202397249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0BC070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Occur in at least one PA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866E46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4F40AD1D" w14:textId="77777777">
        <w:trPr>
          <w:divId w:val="2023972491"/>
          <w:tblCellSpacing w:w="15" w:type="dxa"/>
        </w:trPr>
        <w:tc>
          <w:tcPr>
            <w:tcW w:w="0" w:type="auto"/>
            <w:vAlign w:val="center"/>
            <w:hideMark/>
          </w:tcPr>
          <w:p w14:paraId="1A4BDAF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B1CE9C2" w14:textId="722D3E93" w:rsidR="00000000" w:rsidRDefault="00F32917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ins w:id="68" w:author="Jack Plummer" w:date="2022-10-21T11:22:00Z">
              <w:r>
                <w:rPr>
                  <w:rFonts w:ascii="Georgia" w:eastAsia="Times New Roman" w:hAnsi="Georgia"/>
                  <w:sz w:val="18"/>
                  <w:szCs w:val="18"/>
                </w:rPr>
                <w:t xml:space="preserve">Only </w:t>
              </w:r>
            </w:ins>
            <w:del w:id="69" w:author="Jack Plummer" w:date="2022-10-21T11:22:00Z">
              <w:r w:rsidR="00000000" w:rsidDel="00F32917">
                <w:rPr>
                  <w:rFonts w:ascii="Georgia" w:eastAsia="Times New Roman" w:hAnsi="Georgia"/>
                  <w:sz w:val="18"/>
                  <w:szCs w:val="18"/>
                </w:rPr>
                <w:delText>R</w:delText>
              </w:r>
            </w:del>
            <w:ins w:id="70" w:author="Jack Plummer" w:date="2022-10-21T11:22:00Z">
              <w:r>
                <w:rPr>
                  <w:rFonts w:ascii="Georgia" w:eastAsia="Times New Roman" w:hAnsi="Georgia"/>
                  <w:sz w:val="18"/>
                  <w:szCs w:val="18"/>
                </w:rPr>
                <w:t>r</w:t>
              </w:r>
            </w:ins>
            <w:r w:rsidR="00000000">
              <w:rPr>
                <w:rFonts w:ascii="Georgia" w:eastAsia="Times New Roman" w:hAnsi="Georgia"/>
                <w:sz w:val="18"/>
                <w:szCs w:val="18"/>
              </w:rPr>
              <w:t xml:space="preserve">ecorded from </w:t>
            </w:r>
            <w:proofErr w:type="spellStart"/>
            <w:ins w:id="71" w:author="Jack Plummer" w:date="2022-10-21T11:23:00Z">
              <w:r w:rsidRPr="00F32917">
                <w:rPr>
                  <w:rFonts w:ascii="Georgia" w:eastAsia="Times New Roman" w:hAnsi="Georgia"/>
                  <w:sz w:val="18"/>
                  <w:szCs w:val="18"/>
                </w:rPr>
                <w:t>Umphang</w:t>
              </w:r>
              <w:proofErr w:type="spellEnd"/>
              <w:r w:rsidRPr="00F32917">
                <w:rPr>
                  <w:rFonts w:ascii="Georgia" w:eastAsia="Times New Roman" w:hAnsi="Georgia"/>
                  <w:sz w:val="18"/>
                  <w:szCs w:val="18"/>
                </w:rPr>
                <w:t xml:space="preserve"> Wildlife Sanctuary</w:t>
              </w:r>
            </w:ins>
            <w:del w:id="72" w:author="Jack Plummer" w:date="2022-10-21T11:23:00Z">
              <w:r w:rsidR="00000000" w:rsidDel="00F32917">
                <w:rPr>
                  <w:rFonts w:ascii="Georgia" w:eastAsia="Times New Roman" w:hAnsi="Georgia"/>
                  <w:sz w:val="18"/>
                  <w:szCs w:val="18"/>
                </w:rPr>
                <w:delText>protected area across its range</w:delText>
              </w:r>
            </w:del>
            <w:r w:rsidR="00000000">
              <w:rPr>
                <w:rFonts w:ascii="Georgia" w:eastAsia="Times New Roman" w:hAnsi="Georgia"/>
                <w:sz w:val="18"/>
                <w:szCs w:val="18"/>
              </w:rPr>
              <w:t>.</w:t>
            </w:r>
          </w:p>
        </w:tc>
      </w:tr>
    </w:tbl>
    <w:p w14:paraId="7F3E1244" w14:textId="77777777" w:rsidR="00000000" w:rsidRDefault="00000000">
      <w:pPr>
        <w:divId w:val="2023972491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8"/>
        <w:gridCol w:w="530"/>
      </w:tblGrid>
      <w:tr w:rsidR="00000000" w14:paraId="5AD906DF" w14:textId="77777777">
        <w:trPr>
          <w:divId w:val="202397249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B4FA7A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Invasive species control or prevention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9DF695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33B6E192" w14:textId="77777777">
        <w:trPr>
          <w:divId w:val="2023972491"/>
          <w:tblCellSpacing w:w="15" w:type="dxa"/>
        </w:trPr>
        <w:tc>
          <w:tcPr>
            <w:tcW w:w="0" w:type="auto"/>
            <w:vAlign w:val="center"/>
            <w:hideMark/>
          </w:tcPr>
          <w:p w14:paraId="52E971C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0BFA8A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09F86706" w14:textId="77777777" w:rsidR="00000000" w:rsidRDefault="00000000">
      <w:pPr>
        <w:divId w:val="2023972491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6601"/>
      </w:tblGrid>
      <w:tr w:rsidR="00000000" w14:paraId="1A0FDD60" w14:textId="77777777">
        <w:trPr>
          <w:divId w:val="202397249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995018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Subject to ex-situ conservation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467B824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6D25AA8A" w14:textId="77777777">
        <w:trPr>
          <w:divId w:val="2023972491"/>
          <w:tblCellSpacing w:w="15" w:type="dxa"/>
        </w:trPr>
        <w:tc>
          <w:tcPr>
            <w:tcW w:w="0" w:type="auto"/>
            <w:vAlign w:val="center"/>
            <w:hideMark/>
          </w:tcPr>
          <w:p w14:paraId="6DAC6A5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A795E5C" w14:textId="17EA0A11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Not known to be represented in ex situ conservation in botanic gardens or gene bank (BGCI 2022,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Genes</w:t>
            </w:r>
            <w:del w:id="73" w:author="Jack Plummer" w:date="2022-10-21T11:23:00Z">
              <w:r w:rsidDel="00F32917">
                <w:rPr>
                  <w:rFonts w:ascii="Georgia" w:eastAsia="Times New Roman" w:hAnsi="Georgia"/>
                  <w:sz w:val="18"/>
                  <w:szCs w:val="18"/>
                </w:rPr>
                <w:delText>t</w:delText>
              </w:r>
            </w:del>
            <w:ins w:id="74" w:author="Jack Plummer" w:date="2022-10-21T11:23:00Z">
              <w:r w:rsidR="00F32917">
                <w:rPr>
                  <w:rFonts w:ascii="Georgia" w:eastAsia="Times New Roman" w:hAnsi="Georgia"/>
                  <w:sz w:val="18"/>
                  <w:szCs w:val="18"/>
                </w:rPr>
                <w:t>y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>s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2022).</w:t>
            </w:r>
          </w:p>
        </w:tc>
      </w:tr>
    </w:tbl>
    <w:p w14:paraId="590C5609" w14:textId="77777777" w:rsidR="00000000" w:rsidRDefault="00000000">
      <w:pPr>
        <w:pStyle w:val="Heading2"/>
        <w:divId w:val="202397249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Important Conservation Actions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7"/>
        <w:gridCol w:w="530"/>
      </w:tblGrid>
      <w:tr w:rsidR="00000000" w14:paraId="646EA61B" w14:textId="77777777">
        <w:trPr>
          <w:divId w:val="202397249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94D724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Conservation Actions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B270EC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1C8A6A6F" w14:textId="77777777">
        <w:trPr>
          <w:divId w:val="202397249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3E7546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1.1. Land/water protection -&gt; Site/area protection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C9D607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1BB8E3CD" w14:textId="77777777">
        <w:trPr>
          <w:divId w:val="202397249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521D67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Land/water protection -&gt; Resource &amp; habitat protection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E2CE77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0996FF5E" w14:textId="77777777">
        <w:trPr>
          <w:divId w:val="202397249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F07F70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2.1. Land/water management -&gt; Site/area management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F9CB34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218B8EE6" w14:textId="77777777">
        <w:trPr>
          <w:divId w:val="202397249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0CF78B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2.3. Land/water management -&gt; Habitat &amp; natural process restoration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255D2F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01F5D6E0" w14:textId="77777777" w:rsidR="00000000" w:rsidRDefault="00000000">
      <w:pPr>
        <w:pStyle w:val="Heading2"/>
        <w:divId w:val="202397249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Research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530"/>
      </w:tblGrid>
      <w:tr w:rsidR="00000000" w14:paraId="59C5AAD4" w14:textId="77777777">
        <w:trPr>
          <w:divId w:val="202397249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F410BE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Research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D71974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0BD03534" w14:textId="77777777">
        <w:trPr>
          <w:divId w:val="202397249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F3762A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Research -&gt; Population size, distribution &amp;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AD0802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5831B981" w14:textId="77777777">
        <w:trPr>
          <w:divId w:val="202397249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D95BCB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1.6. Research -&gt; Actions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476AF5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3370014E" w14:textId="77777777">
        <w:trPr>
          <w:divId w:val="202397249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6A6715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3.1. Monitoring -&gt; Population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A56EA8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27AA03B2" w14:textId="77777777">
        <w:trPr>
          <w:divId w:val="202397249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AEED30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 Monitoring -&gt; Habitat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7223DC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405C80CE" w14:textId="77777777" w:rsidR="00000000" w:rsidRDefault="00000000">
      <w:pPr>
        <w:pStyle w:val="Heading1"/>
        <w:divId w:val="1936817002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Ecosystem Services</w:t>
      </w:r>
    </w:p>
    <w:p w14:paraId="37C64111" w14:textId="77777777" w:rsidR="00000000" w:rsidRDefault="00000000">
      <w:pPr>
        <w:pStyle w:val="Heading2"/>
        <w:divId w:val="193681700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Ecosystem Services Provided by the Species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000000" w14:paraId="0D4D95B1" w14:textId="77777777">
        <w:trPr>
          <w:divId w:val="193681700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BBB080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Insufficient Information Available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130197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Style w:val="redfont"/>
                <w:rFonts w:ascii="Georgia" w:eastAsia="Times New Roman" w:hAnsi="Georgia"/>
                <w:b/>
                <w:bCs/>
                <w:sz w:val="18"/>
                <w:szCs w:val="18"/>
              </w:rPr>
              <w:t>All coded services should have an importance score of 5 - Not Known.</w:t>
            </w:r>
          </w:p>
        </w:tc>
      </w:tr>
      <w:tr w:rsidR="00000000" w14:paraId="53303297" w14:textId="77777777">
        <w:trPr>
          <w:divId w:val="1936817002"/>
          <w:tblCellSpacing w:w="15" w:type="dxa"/>
        </w:trPr>
        <w:tc>
          <w:tcPr>
            <w:tcW w:w="0" w:type="auto"/>
            <w:vAlign w:val="center"/>
            <w:hideMark/>
          </w:tcPr>
          <w:p w14:paraId="7474684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30D0BEB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7B119DB9" w14:textId="77777777" w:rsidR="00000000" w:rsidRDefault="00000000">
      <w:pPr>
        <w:pStyle w:val="Heading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Bibliography</w:t>
      </w:r>
    </w:p>
    <w:p w14:paraId="6DDCBE5C" w14:textId="77777777" w:rsidR="00000000" w:rsidRDefault="00000000">
      <w:pPr>
        <w:pStyle w:val="NormalWeb"/>
        <w:divId w:val="942104018"/>
        <w:rPr>
          <w:rFonts w:ascii="Georgia" w:hAnsi="Georgia"/>
        </w:rPr>
      </w:pPr>
      <w:r>
        <w:rPr>
          <w:rFonts w:ascii="Georgia" w:hAnsi="Georgia"/>
        </w:rPr>
        <w:t xml:space="preserve">BGCI. 2022. Botanic Gardens Conservation International (BGCI) - </w:t>
      </w:r>
      <w:proofErr w:type="spellStart"/>
      <w:r>
        <w:rPr>
          <w:rFonts w:ascii="Georgia" w:hAnsi="Georgia"/>
        </w:rPr>
        <w:t>PlantSearch</w:t>
      </w:r>
      <w:proofErr w:type="spellEnd"/>
      <w:r>
        <w:rPr>
          <w:rFonts w:ascii="Georgia" w:hAnsi="Georgia"/>
        </w:rPr>
        <w:t xml:space="preserve">. Available at: </w:t>
      </w:r>
      <w:hyperlink r:id="rId9" w:history="1">
        <w:r>
          <w:rPr>
            <w:rStyle w:val="Hyperlink"/>
            <w:rFonts w:ascii="Georgia" w:hAnsi="Georgia"/>
          </w:rPr>
          <w:t>https://tools.bgci.org/plant_search.php</w:t>
        </w:r>
      </w:hyperlink>
      <w:r>
        <w:rPr>
          <w:rFonts w:ascii="Georgia" w:hAnsi="Georgia"/>
        </w:rPr>
        <w:t xml:space="preserve">. </w:t>
      </w:r>
    </w:p>
    <w:p w14:paraId="487FCEE0" w14:textId="77777777" w:rsidR="00000000" w:rsidRDefault="00000000">
      <w:pPr>
        <w:pStyle w:val="NormalWeb"/>
        <w:divId w:val="942104018"/>
        <w:rPr>
          <w:rFonts w:ascii="Georgia" w:hAnsi="Georgia"/>
        </w:rPr>
      </w:pPr>
      <w:r>
        <w:rPr>
          <w:rFonts w:ascii="Georgia" w:hAnsi="Georgia"/>
        </w:rPr>
        <w:lastRenderedPageBreak/>
        <w:t xml:space="preserve">Bachman, S., Moat, J., Hill, A., de la Torre, J. and Scot, B. 2011. Supporting Red List threat assessments with </w:t>
      </w:r>
      <w:proofErr w:type="spellStart"/>
      <w:r>
        <w:rPr>
          <w:rFonts w:ascii="Georgia" w:hAnsi="Georgia"/>
        </w:rPr>
        <w:t>GeoCAT</w:t>
      </w:r>
      <w:proofErr w:type="spellEnd"/>
      <w:r>
        <w:rPr>
          <w:rFonts w:ascii="Georgia" w:hAnsi="Georgia"/>
        </w:rPr>
        <w:t xml:space="preserve">: Geospatial Conservation Assessment Tool. </w:t>
      </w:r>
      <w:proofErr w:type="spellStart"/>
      <w:r>
        <w:rPr>
          <w:rFonts w:ascii="Georgia" w:hAnsi="Georgia"/>
          <w:i/>
          <w:iCs/>
        </w:rPr>
        <w:t>ZooKeys</w:t>
      </w:r>
      <w:proofErr w:type="spellEnd"/>
      <w:r>
        <w:rPr>
          <w:rFonts w:ascii="Georgia" w:hAnsi="Georgia"/>
        </w:rPr>
        <w:t xml:space="preserve"> 150: 117-126.</w:t>
      </w:r>
    </w:p>
    <w:p w14:paraId="6A30402A" w14:textId="77777777" w:rsidR="00000000" w:rsidRDefault="00000000">
      <w:pPr>
        <w:pStyle w:val="NormalWeb"/>
        <w:divId w:val="942104018"/>
        <w:rPr>
          <w:rFonts w:ascii="Georgia" w:hAnsi="Georgia"/>
        </w:rPr>
      </w:pP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. 2022. </w:t>
      </w: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 Global Portal on Plant Genetic Resources. Available at: </w:t>
      </w:r>
      <w:hyperlink r:id="rId10" w:history="1">
        <w:r>
          <w:rPr>
            <w:rStyle w:val="Hyperlink"/>
            <w:rFonts w:ascii="Georgia" w:hAnsi="Georgia"/>
          </w:rPr>
          <w:t>https://www.genesys-pgr.org/</w:t>
        </w:r>
      </w:hyperlink>
      <w:r>
        <w:rPr>
          <w:rFonts w:ascii="Georgia" w:hAnsi="Georgia"/>
        </w:rPr>
        <w:t xml:space="preserve">. </w:t>
      </w:r>
    </w:p>
    <w:p w14:paraId="581A6E76" w14:textId="77777777" w:rsidR="00000000" w:rsidRDefault="00000000">
      <w:pPr>
        <w:pStyle w:val="NormalWeb"/>
        <w:divId w:val="942104018"/>
        <w:rPr>
          <w:rFonts w:ascii="Georgia" w:hAnsi="Georgia"/>
        </w:rPr>
      </w:pPr>
      <w:commentRangeStart w:id="75"/>
      <w:r>
        <w:rPr>
          <w:rFonts w:ascii="Georgia" w:hAnsi="Georgia"/>
        </w:rPr>
        <w:t>POWO. 2022. Plants of the World Online. Facilitated by the Royal Botanic Gardens, Kew. Available at: http://powo.science.kew.org/. (Accessed: 2022).</w:t>
      </w:r>
    </w:p>
    <w:p w14:paraId="090C9198" w14:textId="77777777" w:rsidR="004877E3" w:rsidRDefault="00000000">
      <w:pPr>
        <w:pStyle w:val="NormalWeb"/>
        <w:divId w:val="942104018"/>
        <w:rPr>
          <w:rFonts w:ascii="Georgia" w:hAnsi="Georgia"/>
        </w:rPr>
      </w:pPr>
      <w:proofErr w:type="spellStart"/>
      <w:r>
        <w:rPr>
          <w:rFonts w:ascii="Georgia" w:hAnsi="Georgia"/>
        </w:rPr>
        <w:t>Triboun</w:t>
      </w:r>
      <w:proofErr w:type="spellEnd"/>
      <w:r>
        <w:rPr>
          <w:rFonts w:ascii="Georgia" w:hAnsi="Georgia"/>
        </w:rPr>
        <w:t xml:space="preserve">, P. and Middleton, D.J. 2012. Twenty new species of </w:t>
      </w:r>
      <w:proofErr w:type="spellStart"/>
      <w:r>
        <w:rPr>
          <w:rFonts w:ascii="Georgia" w:hAnsi="Georgia"/>
        </w:rPr>
        <w:t>Paraboea</w:t>
      </w:r>
      <w:proofErr w:type="spellEnd"/>
      <w:r>
        <w:rPr>
          <w:rFonts w:ascii="Georgia" w:hAnsi="Georgia"/>
        </w:rPr>
        <w:t xml:space="preserve"> (</w:t>
      </w:r>
      <w:proofErr w:type="spellStart"/>
      <w:r>
        <w:rPr>
          <w:rFonts w:ascii="Georgia" w:hAnsi="Georgia"/>
        </w:rPr>
        <w:t>Gesneriaceae</w:t>
      </w:r>
      <w:proofErr w:type="spellEnd"/>
      <w:r>
        <w:rPr>
          <w:rFonts w:ascii="Georgia" w:hAnsi="Georgia"/>
        </w:rPr>
        <w:t xml:space="preserve">) from Thailand. </w:t>
      </w:r>
      <w:r>
        <w:rPr>
          <w:rFonts w:ascii="Georgia" w:hAnsi="Georgia"/>
          <w:i/>
          <w:iCs/>
        </w:rPr>
        <w:t>Gardens’ Bulletin Singapore</w:t>
      </w:r>
      <w:r>
        <w:rPr>
          <w:rFonts w:ascii="Georgia" w:hAnsi="Georgia"/>
        </w:rPr>
        <w:t xml:space="preserve"> 64(2): 333-370.</w:t>
      </w:r>
      <w:commentRangeEnd w:id="75"/>
      <w:r w:rsidR="00F32917">
        <w:rPr>
          <w:rStyle w:val="CommentReference"/>
        </w:rPr>
        <w:commentReference w:id="75"/>
      </w:r>
    </w:p>
    <w:sectPr w:rsidR="004877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7" w:author="Jack Plummer" w:date="2022-10-21T11:09:00Z" w:initials="JP">
    <w:p w14:paraId="31711BEC" w14:textId="77777777" w:rsidR="00BF7CE8" w:rsidRDefault="00BF7CE8" w:rsidP="00A05B15">
      <w:pPr>
        <w:pStyle w:val="CommentText"/>
      </w:pPr>
      <w:r>
        <w:rPr>
          <w:rStyle w:val="CommentReference"/>
        </w:rPr>
        <w:annotationRef/>
      </w:r>
      <w:r>
        <w:t>check</w:t>
      </w:r>
    </w:p>
  </w:comment>
  <w:comment w:id="23" w:author="Jack Plummer" w:date="2022-10-21T10:59:00Z" w:initials="JP">
    <w:p w14:paraId="23A08735" w14:textId="7B014F89" w:rsidR="003F4370" w:rsidRDefault="003F4370" w:rsidP="00904FDB">
      <w:pPr>
        <w:pStyle w:val="CommentText"/>
      </w:pPr>
      <w:r>
        <w:rPr>
          <w:rStyle w:val="CommentReference"/>
        </w:rPr>
        <w:annotationRef/>
      </w:r>
      <w:r>
        <w:t>4?</w:t>
      </w:r>
    </w:p>
  </w:comment>
  <w:comment w:id="26" w:author="Jack Plummer" w:date="2022-10-21T10:59:00Z" w:initials="JP">
    <w:p w14:paraId="27065BA0" w14:textId="77777777" w:rsidR="003F4370" w:rsidRDefault="003F4370" w:rsidP="009116C4">
      <w:pPr>
        <w:pStyle w:val="CommentText"/>
      </w:pPr>
      <w:r>
        <w:rPr>
          <w:rStyle w:val="CommentReference"/>
        </w:rPr>
        <w:annotationRef/>
      </w:r>
      <w:r>
        <w:t>4?</w:t>
      </w:r>
    </w:p>
  </w:comment>
  <w:comment w:id="37" w:author="Jack Plummer" w:date="2022-10-21T11:01:00Z" w:initials="JP">
    <w:p w14:paraId="0B0A2C85" w14:textId="77777777" w:rsidR="003F4370" w:rsidRDefault="003F4370" w:rsidP="00285D47">
      <w:pPr>
        <w:pStyle w:val="CommentText"/>
      </w:pPr>
      <w:r>
        <w:rPr>
          <w:rStyle w:val="CommentReference"/>
        </w:rPr>
        <w:annotationRef/>
      </w:r>
      <w:r>
        <w:t>Remove if not using VU D2</w:t>
      </w:r>
    </w:p>
  </w:comment>
  <w:comment w:id="41" w:author="Jack Plummer" w:date="2022-10-21T11:10:00Z" w:initials="JP">
    <w:p w14:paraId="344F277C" w14:textId="77777777" w:rsidR="00BF7CE8" w:rsidRDefault="00BF7CE8" w:rsidP="00125009">
      <w:pPr>
        <w:pStyle w:val="CommentText"/>
      </w:pPr>
      <w:r>
        <w:rPr>
          <w:rStyle w:val="CommentReference"/>
        </w:rPr>
        <w:annotationRef/>
      </w:r>
      <w:r>
        <w:t>These don't match text?</w:t>
      </w:r>
    </w:p>
  </w:comment>
  <w:comment w:id="50" w:author="Jack Plummer" w:date="2022-10-21T11:10:00Z" w:initials="JP">
    <w:p w14:paraId="3E13138B" w14:textId="77777777" w:rsidR="00BF7CE8" w:rsidRDefault="00BF7CE8" w:rsidP="000A58ED">
      <w:pPr>
        <w:pStyle w:val="CommentText"/>
      </w:pPr>
      <w:r>
        <w:rPr>
          <w:rStyle w:val="CommentReference"/>
        </w:rPr>
        <w:annotationRef/>
      </w:r>
      <w:r>
        <w:t>Can we give a better estimate? This is slightly arbitrary.</w:t>
      </w:r>
    </w:p>
  </w:comment>
  <w:comment w:id="51" w:author="Jack Plummer" w:date="2022-10-21T11:11:00Z" w:initials="JP">
    <w:p w14:paraId="351DD62A" w14:textId="77777777" w:rsidR="00BF7CE8" w:rsidRDefault="00BF7CE8" w:rsidP="000530BF">
      <w:pPr>
        <w:pStyle w:val="CommentText"/>
      </w:pPr>
      <w:r>
        <w:rPr>
          <w:rStyle w:val="CommentReference"/>
        </w:rPr>
        <w:annotationRef/>
      </w:r>
      <w:r>
        <w:t>Mention habit</w:t>
      </w:r>
    </w:p>
  </w:comment>
  <w:comment w:id="60" w:author="Jack Plummer" w:date="2022-10-21T11:12:00Z" w:initials="JP">
    <w:p w14:paraId="1F614C65" w14:textId="77777777" w:rsidR="00BF7CE8" w:rsidRDefault="00BF7CE8" w:rsidP="00EE2081">
      <w:pPr>
        <w:pStyle w:val="CommentText"/>
      </w:pPr>
      <w:r>
        <w:rPr>
          <w:rStyle w:val="CommentReference"/>
        </w:rPr>
        <w:annotationRef/>
      </w:r>
      <w:r>
        <w:t>Remove.</w:t>
      </w:r>
    </w:p>
  </w:comment>
  <w:comment w:id="75" w:author="Jack Plummer" w:date="2022-10-21T11:23:00Z" w:initials="JP">
    <w:p w14:paraId="014B757C" w14:textId="77777777" w:rsidR="00F32917" w:rsidRDefault="00F32917" w:rsidP="007649F5">
      <w:pPr>
        <w:pStyle w:val="CommentText"/>
      </w:pPr>
      <w:r>
        <w:rPr>
          <w:rStyle w:val="CommentReference"/>
        </w:rPr>
        <w:annotationRef/>
      </w:r>
      <w:r>
        <w:t>Cite in assessment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1711BEC" w15:done="0"/>
  <w15:commentEx w15:paraId="23A08735" w15:done="0"/>
  <w15:commentEx w15:paraId="27065BA0" w15:done="0"/>
  <w15:commentEx w15:paraId="0B0A2C85" w15:done="0"/>
  <w15:commentEx w15:paraId="344F277C" w15:done="0"/>
  <w15:commentEx w15:paraId="3E13138B" w15:done="0"/>
  <w15:commentEx w15:paraId="351DD62A" w15:done="0"/>
  <w15:commentEx w15:paraId="1F614C65" w15:done="0"/>
  <w15:commentEx w15:paraId="014B757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FCFC6B" w16cex:dateUtc="2022-10-21T10:09:00Z"/>
  <w16cex:commentExtensible w16cex:durableId="26FCFA1A" w16cex:dateUtc="2022-10-21T09:59:00Z"/>
  <w16cex:commentExtensible w16cex:durableId="26FCFA22" w16cex:dateUtc="2022-10-21T09:59:00Z"/>
  <w16cex:commentExtensible w16cex:durableId="26FCFA7E" w16cex:dateUtc="2022-10-21T10:01:00Z"/>
  <w16cex:commentExtensible w16cex:durableId="26FCFCA1" w16cex:dateUtc="2022-10-21T10:10:00Z"/>
  <w16cex:commentExtensible w16cex:durableId="26FCFCC1" w16cex:dateUtc="2022-10-21T10:10:00Z"/>
  <w16cex:commentExtensible w16cex:durableId="26FCFCEB" w16cex:dateUtc="2022-10-21T10:11:00Z"/>
  <w16cex:commentExtensible w16cex:durableId="26FCFD15" w16cex:dateUtc="2022-10-21T10:12:00Z"/>
  <w16cex:commentExtensible w16cex:durableId="26FCFFAC" w16cex:dateUtc="2022-10-21T10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1711BEC" w16cid:durableId="26FCFC6B"/>
  <w16cid:commentId w16cid:paraId="23A08735" w16cid:durableId="26FCFA1A"/>
  <w16cid:commentId w16cid:paraId="27065BA0" w16cid:durableId="26FCFA22"/>
  <w16cid:commentId w16cid:paraId="0B0A2C85" w16cid:durableId="26FCFA7E"/>
  <w16cid:commentId w16cid:paraId="344F277C" w16cid:durableId="26FCFCA1"/>
  <w16cid:commentId w16cid:paraId="3E13138B" w16cid:durableId="26FCFCC1"/>
  <w16cid:commentId w16cid:paraId="351DD62A" w16cid:durableId="26FCFCEB"/>
  <w16cid:commentId w16cid:paraId="1F614C65" w16cid:durableId="26FCFD15"/>
  <w16cid:commentId w16cid:paraId="014B757C" w16cid:durableId="26FCFFA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ck Plummer">
    <w15:presenceInfo w15:providerId="AD" w15:userId="S::j.plummer@kew.org::a7ccb40d-b5f1-45e6-963c-3f9b10b74b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trackRevisions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70"/>
    <w:rsid w:val="003F4370"/>
    <w:rsid w:val="004877E3"/>
    <w:rsid w:val="00BF7CE8"/>
    <w:rsid w:val="00F3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F69474"/>
  <w15:chartTrackingRefBased/>
  <w15:docId w15:val="{BEF265BC-CF7D-4783-8BE3-3CE55C782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top w:val="single" w:sz="12" w:space="4" w:color="000000"/>
        <w:bottom w:val="single" w:sz="12" w:space="4" w:color="000000"/>
      </w:pBdr>
      <w:shd w:val="clear" w:color="auto" w:fill="CCCCCC"/>
      <w:spacing w:before="100" w:beforeAutospacing="1" w:after="100" w:afterAutospacing="1"/>
      <w:jc w:val="right"/>
      <w:outlineLvl w:val="0"/>
    </w:pPr>
    <w:rPr>
      <w:b/>
      <w:bCs/>
      <w:color w:val="000000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808080"/>
      </w:pBd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31"/>
      <w:szCs w:val="31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9"/>
      <w:szCs w:val="29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18"/>
      <w:szCs w:val="18"/>
    </w:rPr>
  </w:style>
  <w:style w:type="paragraph" w:customStyle="1" w:styleId="databorder">
    <w:name w:val="databorder"/>
    <w:basedOn w:val="Normal"/>
    <w:pPr>
      <w:pBdr>
        <w:bottom w:val="single" w:sz="6" w:space="0" w:color="CCCCCC"/>
      </w:pBdr>
      <w:spacing w:before="100" w:beforeAutospacing="1" w:after="100" w:afterAutospacing="1"/>
    </w:pPr>
  </w:style>
  <w:style w:type="paragraph" w:customStyle="1" w:styleId="datalabel">
    <w:name w:val="datalabel"/>
    <w:basedOn w:val="Normal"/>
    <w:pPr>
      <w:spacing w:before="100" w:beforeAutospacing="1" w:after="100" w:afterAutospacing="1"/>
    </w:pPr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datalabel1">
    <w:name w:val="datalabel1"/>
    <w:basedOn w:val="DefaultParagraphFont"/>
    <w:rPr>
      <w:b/>
      <w:bCs/>
    </w:rPr>
  </w:style>
  <w:style w:type="character" w:customStyle="1" w:styleId="redfont">
    <w:name w:val="redfont"/>
    <w:basedOn w:val="DefaultParagraphFont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Revision">
    <w:name w:val="Revision"/>
    <w:hidden/>
    <w:uiPriority w:val="99"/>
    <w:semiHidden/>
    <w:rsid w:val="003F4370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F43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F437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F4370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43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F4370"/>
    <w:rPr>
      <w:rFonts w:eastAsiaTheme="minorEastAs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909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89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2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4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8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6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48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30745">
          <w:marLeft w:val="0"/>
          <w:marRight w:val="0"/>
          <w:marTop w:val="0"/>
          <w:marBottom w:val="150"/>
          <w:divBdr>
            <w:top w:val="single" w:sz="12" w:space="0" w:color="000000"/>
            <w:left w:val="none" w:sz="0" w:space="0" w:color="auto"/>
            <w:bottom w:val="single" w:sz="12" w:space="0" w:color="000000"/>
            <w:right w:val="none" w:sz="0" w:space="0" w:color="auto"/>
          </w:divBdr>
        </w:div>
      </w:divsChild>
    </w:div>
    <w:div w:id="1796825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7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2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8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theme" Target="theme/theme1.xml"/><Relationship Id="rId18" Type="http://schemas.openxmlformats.org/officeDocument/2006/relationships/customXml" Target="../customXml/item5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12" Type="http://schemas.microsoft.com/office/2011/relationships/people" Target="people.xml"/><Relationship Id="rId17" Type="http://schemas.openxmlformats.org/officeDocument/2006/relationships/customXml" Target="../customXml/item4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5" Type="http://schemas.openxmlformats.org/officeDocument/2006/relationships/customXml" Target="../customXml/item2.xml"/><Relationship Id="rId10" Type="http://schemas.openxmlformats.org/officeDocument/2006/relationships/hyperlink" Target="https://www.genesys-pgr.org/" TargetMode="External"/><Relationship Id="rId4" Type="http://schemas.openxmlformats.org/officeDocument/2006/relationships/image" Target="file:///C:\Users\jpl10kg\Downloads\NBT_Batch3\resources\redListLogo.jpg" TargetMode="External"/><Relationship Id="rId9" Type="http://schemas.openxmlformats.org/officeDocument/2006/relationships/hyperlink" Target="https://tools.bgci.org/plant_search.php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DB2FC3823E56459E6430ADD130773C" ma:contentTypeVersion="18" ma:contentTypeDescription="Create a new document." ma:contentTypeScope="" ma:versionID="c66b068e8ecb950d6d3b301a7d5dec76">
  <xsd:schema xmlns:xsd="http://www.w3.org/2001/XMLSchema" xmlns:xs="http://www.w3.org/2001/XMLSchema" xmlns:p="http://schemas.microsoft.com/office/2006/metadata/properties" xmlns:ns2="150f78d0-e5c4-40ba-9879-1115501c63e5" xmlns:ns3="590658d6-28a4-43df-8461-354b94568f6c" xmlns:ns4="3174fa65-5130-4218-be7b-3006b691958f" targetNamespace="http://schemas.microsoft.com/office/2006/metadata/properties" ma:root="true" ma:fieldsID="842de796646282b1ee4d11e1617248ee" ns2:_="" ns3:_="" ns4:_="">
    <xsd:import namespace="150f78d0-e5c4-40ba-9879-1115501c63e5"/>
    <xsd:import namespace="590658d6-28a4-43df-8461-354b94568f6c"/>
    <xsd:import namespace="3174fa65-5130-4218-be7b-3006b691958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f78d0-e5c4-40ba-9879-1115501c63e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658d6-28a4-43df-8461-354b94568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74f941-1732-4aa1-804a-4f99632a59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4fa65-5130-4218-be7b-3006b69195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f1f8cb-e9ca-4f89-a220-5d9d266a2a9f}" ma:internalName="TaxCatchAll" ma:showField="CatchAllData" ma:web="3174fa65-5130-4218-be7b-3006b69195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874f941-1732-4aa1-804a-4f99632a5909" ContentTypeId="0x0101" PreviousValue="false"/>
</file>

<file path=customXml/item3.xml><?xml version="1.0" encoding="utf-8"?>
<?mso-contentType ?>
<spe:Receivers xmlns:spe="http://schemas.microsoft.com/sharepoint/event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4fa65-5130-4218-be7b-3006b691958f" xsi:nil="true"/>
    <lcf76f155ced4ddcb4097134ff3c332f xmlns="590658d6-28a4-43df-8461-354b94568f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A0A8221-B340-41AA-AEEE-0262D921272E}"/>
</file>

<file path=customXml/itemProps2.xml><?xml version="1.0" encoding="utf-8"?>
<ds:datastoreItem xmlns:ds="http://schemas.openxmlformats.org/officeDocument/2006/customXml" ds:itemID="{96CAFE1C-F32D-4919-B907-09CB76119931}"/>
</file>

<file path=customXml/itemProps3.xml><?xml version="1.0" encoding="utf-8"?>
<ds:datastoreItem xmlns:ds="http://schemas.openxmlformats.org/officeDocument/2006/customXml" ds:itemID="{D46B28E9-2D4D-45AC-92C9-BDDD794769E5}"/>
</file>

<file path=customXml/itemProps4.xml><?xml version="1.0" encoding="utf-8"?>
<ds:datastoreItem xmlns:ds="http://schemas.openxmlformats.org/officeDocument/2006/customXml" ds:itemID="{BA80DB21-78F4-4A29-9C69-894B8FA5653D}"/>
</file>

<file path=customXml/itemProps5.xml><?xml version="1.0" encoding="utf-8"?>
<ds:datastoreItem xmlns:ds="http://schemas.openxmlformats.org/officeDocument/2006/customXml" ds:itemID="{A2735304-C443-4FC9-8C51-ECE9BEEA8E1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1215</Words>
  <Characters>6929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Paraboea takensis</vt:lpstr>
    </vt:vector>
  </TitlesOfParts>
  <Company/>
  <LinksUpToDate>false</LinksUpToDate>
  <CharactersWithSpaces>8128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Paraboea takensis</dc:title>
  <dc:subject/>
  <dc:creator>Jack Plummer</dc:creator>
  <cp:keywords/>
  <dc:description/>
  <cp:lastModifiedBy>Jack Plummer</cp:lastModifiedBy>
  <cp:revision>2</cp:revision>
  <dcterms:created xsi:type="dcterms:W3CDTF">2022-10-21T10:23:00Z</dcterms:created>
  <dcterms:modified xsi:type="dcterms:W3CDTF">2022-10-21T10:23:00Z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0x01010051DB2FC3823E56459E6430ADD130773C</vt:lpwstr>
  </property>
</Properties>
</file>