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262F6" w14:textId="77777777" w:rsidR="005C2A7A" w:rsidRDefault="00000000">
      <w:pPr>
        <w:jc w:val="center"/>
        <w:divId w:val="664356056"/>
        <w:rPr>
          <w:rFonts w:ascii="Georgia" w:eastAsia="Times New Roman" w:hAnsi="Georgia"/>
          <w:b/>
          <w:bCs/>
          <w:sz w:val="29"/>
          <w:szCs w:val="29"/>
        </w:rPr>
      </w:pPr>
      <w:r>
        <w:rPr>
          <w:rFonts w:ascii="Georgia" w:eastAsia="Times New Roman" w:hAnsi="Georgia"/>
          <w:b/>
          <w:bCs/>
          <w:sz w:val="29"/>
          <w:szCs w:val="29"/>
        </w:rPr>
        <w:t>Draft</w:t>
      </w:r>
    </w:p>
    <w:p w14:paraId="1A5B60A5" w14:textId="77777777" w:rsidR="005C2A7A" w:rsidRDefault="00000000">
      <w:pPr>
        <w:divId w:val="895433141"/>
        <w:rPr>
          <w:rFonts w:ascii="Georgia" w:eastAsia="Times New Roman" w:hAnsi="Georgia"/>
          <w:sz w:val="18"/>
          <w:szCs w:val="18"/>
        </w:rPr>
      </w:pPr>
      <w:r>
        <w:rPr>
          <w:rFonts w:ascii="Georgia" w:eastAsia="Times New Roman" w:hAnsi="Georgia"/>
          <w:noProof/>
          <w:sz w:val="18"/>
          <w:szCs w:val="18"/>
        </w:rPr>
        <w:drawing>
          <wp:inline distT="0" distB="0" distL="0" distR="0" wp14:anchorId="5A0CAEC6" wp14:editId="3399D339">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97555C" w14:textId="77777777" w:rsidR="005C2A7A" w:rsidRDefault="00000000">
      <w:pPr>
        <w:shd w:val="clear" w:color="auto" w:fill="FFFFFF"/>
        <w:spacing w:before="100" w:beforeAutospacing="1" w:after="100" w:afterAutospacing="1"/>
        <w:jc w:val="right"/>
        <w:outlineLvl w:val="1"/>
        <w:divId w:val="895433141"/>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Microchirita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involucrata</w:t>
      </w:r>
      <w:proofErr w:type="spellEnd"/>
      <w:r>
        <w:rPr>
          <w:rStyle w:val="Emphasis"/>
          <w:rFonts w:ascii="Georgia" w:eastAsia="Times New Roman" w:hAnsi="Georgia"/>
          <w:b/>
          <w:bCs/>
          <w:color w:val="000000"/>
          <w:kern w:val="36"/>
          <w:sz w:val="29"/>
          <w:szCs w:val="29"/>
        </w:rPr>
        <w:t xml:space="preserve"> var. capitis</w:t>
      </w:r>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Craib</w:t>
      </w:r>
      <w:proofErr w:type="spellEnd"/>
      <w:r>
        <w:rPr>
          <w:rFonts w:ascii="Georgia" w:eastAsia="Times New Roman" w:hAnsi="Georgia"/>
          <w:b/>
          <w:bCs/>
          <w:color w:val="000000"/>
          <w:kern w:val="36"/>
          <w:sz w:val="29"/>
          <w:szCs w:val="29"/>
        </w:rPr>
        <w:t xml:space="preserve">) </w:t>
      </w:r>
      <w:proofErr w:type="spellStart"/>
      <w:proofErr w:type="gramStart"/>
      <w:r>
        <w:rPr>
          <w:rFonts w:ascii="Georgia" w:eastAsia="Times New Roman" w:hAnsi="Georgia"/>
          <w:b/>
          <w:bCs/>
          <w:color w:val="000000"/>
          <w:kern w:val="36"/>
          <w:sz w:val="29"/>
          <w:szCs w:val="29"/>
        </w:rPr>
        <w:t>C.Puglisi</w:t>
      </w:r>
      <w:proofErr w:type="spellEnd"/>
      <w:proofErr w:type="gramEnd"/>
    </w:p>
    <w:p w14:paraId="4EB285D5" w14:textId="77777777" w:rsidR="005C2A7A" w:rsidRDefault="00000000">
      <w:pPr>
        <w:jc w:val="right"/>
        <w:divId w:val="895433141"/>
        <w:rPr>
          <w:rFonts w:ascii="Georgia" w:eastAsia="Times New Roman" w:hAnsi="Georgia"/>
          <w:sz w:val="18"/>
          <w:szCs w:val="18"/>
        </w:rPr>
      </w:pPr>
      <w:r>
        <w:rPr>
          <w:rFonts w:ascii="Georgia" w:eastAsia="Times New Roman" w:hAnsi="Georgia"/>
          <w:sz w:val="18"/>
          <w:szCs w:val="18"/>
        </w:rPr>
        <w:t xml:space="preserve">PLANTAE - TRACHEOPHYTA - MAGNOLIOPSIDA - LAMIALES - GESNERIACEAE - </w:t>
      </w:r>
      <w:proofErr w:type="spellStart"/>
      <w:r>
        <w:rPr>
          <w:rFonts w:ascii="Georgia" w:eastAsia="Times New Roman" w:hAnsi="Georgia"/>
          <w:sz w:val="18"/>
          <w:szCs w:val="18"/>
        </w:rPr>
        <w:t>Microchirita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involucrata</w:t>
      </w:r>
      <w:proofErr w:type="spellEnd"/>
      <w:r>
        <w:rPr>
          <w:rFonts w:ascii="Georgia" w:eastAsia="Times New Roman" w:hAnsi="Georgia"/>
          <w:sz w:val="18"/>
          <w:szCs w:val="18"/>
        </w:rPr>
        <w:t xml:space="preserve"> - capitis</w:t>
      </w:r>
    </w:p>
    <w:p w14:paraId="31C52D4C" w14:textId="77777777" w:rsidR="005C2A7A" w:rsidRDefault="00000000">
      <w:pPr>
        <w:pStyle w:val="NormalWeb"/>
        <w:divId w:val="2114544058"/>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proofErr w:type="spellStart"/>
      <w:r>
        <w:rPr>
          <w:rFonts w:ascii="Georgia" w:hAnsi="Georgia"/>
        </w:rPr>
        <w:t>Chirita</w:t>
      </w:r>
      <w:proofErr w:type="spellEnd"/>
      <w:r>
        <w:rPr>
          <w:rFonts w:ascii="Georgia" w:hAnsi="Georgia"/>
        </w:rPr>
        <w:t xml:space="preserve"> capitis </w:t>
      </w:r>
      <w:proofErr w:type="spellStart"/>
      <w:r>
        <w:rPr>
          <w:rFonts w:ascii="Georgia" w:hAnsi="Georgia"/>
        </w:rPr>
        <w:t>Craib</w:t>
      </w:r>
      <w:proofErr w:type="spellEnd"/>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32"/>
        <w:gridCol w:w="693"/>
      </w:tblGrid>
      <w:tr w:rsidR="005C2A7A" w14:paraId="4379BD2B" w14:textId="77777777">
        <w:trPr>
          <w:tblCellSpacing w:w="15" w:type="dxa"/>
          <w:jc w:val="center"/>
        </w:trPr>
        <w:tc>
          <w:tcPr>
            <w:tcW w:w="0" w:type="auto"/>
            <w:gridSpan w:val="2"/>
            <w:tcBorders>
              <w:bottom w:val="single" w:sz="6" w:space="0" w:color="000000"/>
            </w:tcBorders>
            <w:shd w:val="clear" w:color="auto" w:fill="BBBBBB"/>
            <w:vAlign w:val="center"/>
            <w:hideMark/>
          </w:tcPr>
          <w:p w14:paraId="74678C2E" w14:textId="77777777" w:rsidR="005C2A7A"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5C2A7A" w14:paraId="2AB1F7F1" w14:textId="77777777">
        <w:trPr>
          <w:tblCellSpacing w:w="15" w:type="dxa"/>
          <w:jc w:val="center"/>
        </w:trPr>
        <w:tc>
          <w:tcPr>
            <w:tcW w:w="0" w:type="auto"/>
            <w:gridSpan w:val="2"/>
            <w:vAlign w:val="center"/>
            <w:hideMark/>
          </w:tcPr>
          <w:p w14:paraId="305AE939" w14:textId="77777777" w:rsidR="005C2A7A" w:rsidRDefault="00000000">
            <w:pPr>
              <w:spacing w:after="75"/>
              <w:rPr>
                <w:rFonts w:ascii="Georgia" w:eastAsia="Times New Roman" w:hAnsi="Georgia"/>
                <w:sz w:val="20"/>
                <w:szCs w:val="20"/>
              </w:rPr>
            </w:pPr>
            <w:commentRangeStart w:id="0"/>
            <w:commentRangeStart w:id="1"/>
            <w:r>
              <w:rPr>
                <w:rFonts w:ascii="Georgia" w:eastAsia="Times New Roman" w:hAnsi="Georgia"/>
                <w:sz w:val="20"/>
                <w:szCs w:val="20"/>
              </w:rPr>
              <w:t>CR - Critically Endangered, B1ab(</w:t>
            </w:r>
            <w:proofErr w:type="spellStart"/>
            <w:proofErr w:type="gramStart"/>
            <w:r>
              <w:rPr>
                <w:rFonts w:ascii="Georgia" w:eastAsia="Times New Roman" w:hAnsi="Georgia"/>
                <w:sz w:val="20"/>
                <w:szCs w:val="20"/>
              </w:rPr>
              <w:t>iii,iv</w:t>
            </w:r>
            <w:proofErr w:type="spellEnd"/>
            <w:proofErr w:type="gramEnd"/>
            <w:r>
              <w:rPr>
                <w:rFonts w:ascii="Georgia" w:eastAsia="Times New Roman" w:hAnsi="Georgia"/>
                <w:sz w:val="20"/>
                <w:szCs w:val="20"/>
              </w:rPr>
              <w:t>)+2ab(</w:t>
            </w:r>
            <w:proofErr w:type="spellStart"/>
            <w:r>
              <w:rPr>
                <w:rFonts w:ascii="Georgia" w:eastAsia="Times New Roman" w:hAnsi="Georgia"/>
                <w:sz w:val="20"/>
                <w:szCs w:val="20"/>
              </w:rPr>
              <w:t>iii,iv</w:t>
            </w:r>
            <w:proofErr w:type="spellEnd"/>
            <w:r>
              <w:rPr>
                <w:rFonts w:ascii="Georgia" w:eastAsia="Times New Roman" w:hAnsi="Georgia"/>
                <w:sz w:val="20"/>
                <w:szCs w:val="20"/>
              </w:rPr>
              <w:t>) (IUCN version 3.1)</w:t>
            </w:r>
            <w:commentRangeEnd w:id="0"/>
            <w:r w:rsidR="00166358">
              <w:rPr>
                <w:rStyle w:val="CommentReference"/>
              </w:rPr>
              <w:commentReference w:id="0"/>
            </w:r>
            <w:commentRangeEnd w:id="1"/>
            <w:r w:rsidR="00B7179B">
              <w:rPr>
                <w:rStyle w:val="CommentReference"/>
              </w:rPr>
              <w:commentReference w:id="1"/>
            </w:r>
          </w:p>
        </w:tc>
      </w:tr>
      <w:tr w:rsidR="005C2A7A" w14:paraId="6D7B337D" w14:textId="77777777">
        <w:trPr>
          <w:tblCellSpacing w:w="15" w:type="dxa"/>
          <w:jc w:val="center"/>
        </w:trPr>
        <w:tc>
          <w:tcPr>
            <w:tcW w:w="0" w:type="auto"/>
            <w:gridSpan w:val="2"/>
            <w:vAlign w:val="center"/>
            <w:hideMark/>
          </w:tcPr>
          <w:p w14:paraId="08818FED" w14:textId="77777777" w:rsidR="005C2A7A" w:rsidRDefault="00000000">
            <w:pPr>
              <w:spacing w:after="75"/>
              <w:rPr>
                <w:rFonts w:ascii="Georgia" w:eastAsia="Times New Roman" w:hAnsi="Georgia"/>
                <w:sz w:val="18"/>
                <w:szCs w:val="18"/>
              </w:rPr>
            </w:pPr>
            <w:r>
              <w:rPr>
                <w:rFonts w:ascii="Georgia" w:eastAsia="Times New Roman" w:hAnsi="Georgia"/>
                <w:sz w:val="18"/>
                <w:szCs w:val="18"/>
              </w:rPr>
              <w:t> </w:t>
            </w:r>
          </w:p>
        </w:tc>
      </w:tr>
      <w:tr w:rsidR="005C2A7A" w14:paraId="367D1079" w14:textId="77777777">
        <w:trPr>
          <w:tblCellSpacing w:w="15" w:type="dxa"/>
          <w:jc w:val="center"/>
        </w:trPr>
        <w:tc>
          <w:tcPr>
            <w:tcW w:w="0" w:type="auto"/>
            <w:vAlign w:val="center"/>
            <w:hideMark/>
          </w:tcPr>
          <w:p w14:paraId="2A732BB0" w14:textId="77777777" w:rsidR="005C2A7A" w:rsidRDefault="00000000">
            <w:pPr>
              <w:spacing w:after="75"/>
              <w:rPr>
                <w:rFonts w:ascii="Georgia" w:eastAsia="Times New Roman" w:hAnsi="Georgia"/>
                <w:sz w:val="18"/>
                <w:szCs w:val="18"/>
              </w:rPr>
            </w:pPr>
            <w:r>
              <w:rPr>
                <w:rFonts w:ascii="Georgia" w:eastAsia="Times New Roman" w:hAnsi="Georgia"/>
                <w:sz w:val="18"/>
                <w:szCs w:val="18"/>
              </w:rPr>
              <w:t xml:space="preserve">Possibly Extinct: </w:t>
            </w:r>
          </w:p>
        </w:tc>
        <w:tc>
          <w:tcPr>
            <w:tcW w:w="0" w:type="auto"/>
            <w:vAlign w:val="center"/>
            <w:hideMark/>
          </w:tcPr>
          <w:p w14:paraId="1F5FBA5C" w14:textId="77777777" w:rsidR="005C2A7A" w:rsidRDefault="00000000">
            <w:pPr>
              <w:spacing w:after="75"/>
              <w:rPr>
                <w:rFonts w:ascii="Georgia" w:eastAsia="Times New Roman" w:hAnsi="Georgia"/>
                <w:sz w:val="18"/>
                <w:szCs w:val="18"/>
              </w:rPr>
            </w:pPr>
            <w:r>
              <w:rPr>
                <w:rFonts w:ascii="Georgia" w:eastAsia="Times New Roman" w:hAnsi="Georgia"/>
                <w:sz w:val="18"/>
                <w:szCs w:val="18"/>
              </w:rPr>
              <w:t>No</w:t>
            </w:r>
          </w:p>
        </w:tc>
      </w:tr>
      <w:tr w:rsidR="005C2A7A" w14:paraId="6F16CA7F" w14:textId="77777777">
        <w:trPr>
          <w:tblCellSpacing w:w="15" w:type="dxa"/>
          <w:jc w:val="center"/>
        </w:trPr>
        <w:tc>
          <w:tcPr>
            <w:tcW w:w="0" w:type="auto"/>
            <w:vAlign w:val="center"/>
            <w:hideMark/>
          </w:tcPr>
          <w:p w14:paraId="76EDBC82" w14:textId="77777777" w:rsidR="005C2A7A" w:rsidRDefault="00000000">
            <w:pPr>
              <w:spacing w:after="75"/>
              <w:rPr>
                <w:rFonts w:ascii="Georgia" w:eastAsia="Times New Roman" w:hAnsi="Georgia"/>
                <w:sz w:val="18"/>
                <w:szCs w:val="18"/>
              </w:rPr>
            </w:pPr>
            <w:r>
              <w:rPr>
                <w:rFonts w:ascii="Georgia" w:eastAsia="Times New Roman" w:hAnsi="Georgia"/>
                <w:sz w:val="18"/>
                <w:szCs w:val="18"/>
              </w:rPr>
              <w:t xml:space="preserve">Possibly Extinct in the Wild: </w:t>
            </w:r>
          </w:p>
        </w:tc>
        <w:tc>
          <w:tcPr>
            <w:tcW w:w="0" w:type="auto"/>
            <w:vAlign w:val="center"/>
            <w:hideMark/>
          </w:tcPr>
          <w:p w14:paraId="1965BD2B" w14:textId="77777777" w:rsidR="005C2A7A" w:rsidRDefault="00000000">
            <w:pPr>
              <w:spacing w:after="75"/>
              <w:rPr>
                <w:rFonts w:ascii="Georgia" w:eastAsia="Times New Roman" w:hAnsi="Georgia"/>
                <w:sz w:val="18"/>
                <w:szCs w:val="18"/>
              </w:rPr>
            </w:pPr>
            <w:r>
              <w:rPr>
                <w:rFonts w:ascii="Georgia" w:eastAsia="Times New Roman" w:hAnsi="Georgia"/>
                <w:sz w:val="18"/>
                <w:szCs w:val="18"/>
              </w:rPr>
              <w:t>No</w:t>
            </w:r>
          </w:p>
        </w:tc>
      </w:tr>
      <w:tr w:rsidR="005C2A7A" w14:paraId="3EF48019" w14:textId="77777777">
        <w:trPr>
          <w:tblCellSpacing w:w="15" w:type="dxa"/>
          <w:jc w:val="center"/>
        </w:trPr>
        <w:tc>
          <w:tcPr>
            <w:tcW w:w="0" w:type="auto"/>
            <w:vAlign w:val="center"/>
            <w:hideMark/>
          </w:tcPr>
          <w:p w14:paraId="58636CF6" w14:textId="77777777" w:rsidR="005C2A7A" w:rsidRDefault="00000000">
            <w:pPr>
              <w:spacing w:after="75"/>
              <w:rPr>
                <w:rFonts w:ascii="Georgia" w:eastAsia="Times New Roman" w:hAnsi="Georgia"/>
                <w:sz w:val="18"/>
                <w:szCs w:val="18"/>
              </w:rPr>
            </w:pPr>
            <w:r>
              <w:rPr>
                <w:rFonts w:ascii="Georgia" w:eastAsia="Times New Roman" w:hAnsi="Georgia"/>
                <w:sz w:val="18"/>
                <w:szCs w:val="18"/>
              </w:rPr>
              <w:t xml:space="preserve">Date Last Recorded (in the wild): </w:t>
            </w:r>
          </w:p>
        </w:tc>
        <w:tc>
          <w:tcPr>
            <w:tcW w:w="0" w:type="auto"/>
            <w:vAlign w:val="center"/>
            <w:hideMark/>
          </w:tcPr>
          <w:p w14:paraId="7957F8E6" w14:textId="77777777" w:rsidR="005C2A7A" w:rsidRDefault="005C2A7A">
            <w:pPr>
              <w:spacing w:after="75"/>
              <w:rPr>
                <w:rFonts w:ascii="Georgia" w:eastAsia="Times New Roman" w:hAnsi="Georgia"/>
                <w:sz w:val="18"/>
                <w:szCs w:val="18"/>
              </w:rPr>
            </w:pPr>
          </w:p>
        </w:tc>
      </w:tr>
    </w:tbl>
    <w:p w14:paraId="44E31254" w14:textId="77777777" w:rsidR="005C2A7A" w:rsidRDefault="00000000">
      <w:pPr>
        <w:pStyle w:val="Heading1"/>
        <w:divId w:val="1548369725"/>
        <w:rPr>
          <w:rFonts w:ascii="Georgia" w:eastAsia="Times New Roman" w:hAnsi="Georgia"/>
          <w:sz w:val="29"/>
          <w:szCs w:val="29"/>
        </w:rPr>
      </w:pPr>
      <w:r>
        <w:rPr>
          <w:rFonts w:ascii="Georgia" w:eastAsia="Times New Roman" w:hAnsi="Georgia"/>
          <w:sz w:val="29"/>
          <w:szCs w:val="29"/>
        </w:rPr>
        <w:t>Red List Assessment</w:t>
      </w:r>
    </w:p>
    <w:p w14:paraId="5642F2C9" w14:textId="77777777" w:rsidR="005C2A7A" w:rsidRDefault="00000000">
      <w:pPr>
        <w:pStyle w:val="Heading2"/>
        <w:divId w:val="1548369725"/>
        <w:rPr>
          <w:rFonts w:ascii="Georgia" w:eastAsia="Times New Roman" w:hAnsi="Georgia"/>
          <w:sz w:val="27"/>
          <w:szCs w:val="27"/>
        </w:rPr>
      </w:pPr>
      <w:r>
        <w:rPr>
          <w:rFonts w:ascii="Georgia" w:eastAsia="Times New Roman" w:hAnsi="Georgia"/>
          <w:sz w:val="27"/>
          <w:szCs w:val="27"/>
        </w:rPr>
        <w:t>Assessment Information</w:t>
      </w:r>
    </w:p>
    <w:p w14:paraId="6168F3CA" w14:textId="77777777" w:rsidR="005C2A7A" w:rsidRDefault="00000000">
      <w:pPr>
        <w:pStyle w:val="NormalWeb"/>
        <w:divId w:val="1548369725"/>
        <w:rPr>
          <w:rFonts w:ascii="Georgia" w:hAnsi="Georgia"/>
        </w:rPr>
      </w:pPr>
      <w:r>
        <w:rPr>
          <w:rStyle w:val="datalabel1"/>
          <w:rFonts w:ascii="Georgia" w:hAnsi="Georgia"/>
        </w:rPr>
        <w:t xml:space="preserve">Date of Assessment: </w:t>
      </w:r>
      <w:r>
        <w:rPr>
          <w:rFonts w:ascii="Georgia" w:hAnsi="Georgia"/>
        </w:rPr>
        <w:t>2022-08-31</w:t>
      </w:r>
    </w:p>
    <w:p w14:paraId="125D865F" w14:textId="77777777" w:rsidR="005C2A7A" w:rsidRDefault="00000000">
      <w:pPr>
        <w:pStyle w:val="NormalWeb"/>
        <w:divId w:val="1548369725"/>
        <w:rPr>
          <w:rFonts w:ascii="Georgia" w:hAnsi="Georgia"/>
        </w:rPr>
      </w:pPr>
      <w:r>
        <w:rPr>
          <w:rStyle w:val="datalabel1"/>
          <w:rFonts w:ascii="Georgia" w:hAnsi="Georgia"/>
        </w:rPr>
        <w:t xml:space="preserve">Assessor(s): </w:t>
      </w:r>
      <w:proofErr w:type="spellStart"/>
      <w:r>
        <w:rPr>
          <w:rFonts w:ascii="Georgia" w:hAnsi="Georgia"/>
        </w:rPr>
        <w:t>Triboun</w:t>
      </w:r>
      <w:proofErr w:type="spellEnd"/>
      <w:r>
        <w:rPr>
          <w:rFonts w:ascii="Georgia" w:hAnsi="Georgia"/>
        </w:rPr>
        <w:t>, P. &amp; Khorngton, S.</w:t>
      </w:r>
    </w:p>
    <w:p w14:paraId="28F892E6" w14:textId="77777777" w:rsidR="005C2A7A" w:rsidRDefault="00000000">
      <w:pPr>
        <w:pStyle w:val="NormalWeb"/>
        <w:divId w:val="1548369725"/>
        <w:rPr>
          <w:rFonts w:ascii="Georgia" w:hAnsi="Georgia"/>
        </w:rPr>
      </w:pPr>
      <w:r>
        <w:rPr>
          <w:rStyle w:val="datalabel1"/>
          <w:rFonts w:ascii="Georgia" w:hAnsi="Georgia"/>
        </w:rPr>
        <w:t xml:space="preserve">Regions: </w:t>
      </w:r>
      <w:r>
        <w:rPr>
          <w:rFonts w:ascii="Georgia" w:hAnsi="Georgia"/>
        </w:rPr>
        <w:t>Global</w:t>
      </w:r>
    </w:p>
    <w:p w14:paraId="632857B8" w14:textId="77777777" w:rsidR="005C2A7A" w:rsidRDefault="00000000">
      <w:pPr>
        <w:pStyle w:val="Heading2"/>
        <w:divId w:val="1548369725"/>
        <w:rPr>
          <w:rFonts w:ascii="Georgia" w:eastAsia="Times New Roman" w:hAnsi="Georgia"/>
          <w:sz w:val="27"/>
          <w:szCs w:val="27"/>
        </w:rPr>
      </w:pPr>
      <w:r>
        <w:rPr>
          <w:rFonts w:ascii="Georgia" w:eastAsia="Times New Roman" w:hAnsi="Georgia"/>
          <w:sz w:val="27"/>
          <w:szCs w:val="27"/>
        </w:rPr>
        <w:t>Assessment Rationale</w:t>
      </w:r>
    </w:p>
    <w:p w14:paraId="1DBA29B4" w14:textId="68771D69" w:rsidR="005C2A7A" w:rsidRDefault="00000000">
      <w:pPr>
        <w:pStyle w:val="NormalWeb"/>
        <w:divId w:val="1548369725"/>
        <w:rPr>
          <w:rFonts w:ascii="Georgia" w:hAnsi="Georgia"/>
        </w:rPr>
      </w:pPr>
      <w:proofErr w:type="spellStart"/>
      <w:r>
        <w:rPr>
          <w:rStyle w:val="Emphasis"/>
          <w:rFonts w:ascii="Georgia" w:hAnsi="Georgia"/>
        </w:rPr>
        <w:t>Microchirita</w:t>
      </w:r>
      <w:proofErr w:type="spellEnd"/>
      <w:r>
        <w:rPr>
          <w:rStyle w:val="Emphasis"/>
          <w:rFonts w:ascii="Georgia" w:hAnsi="Georgia"/>
        </w:rPr>
        <w:t xml:space="preserve"> </w:t>
      </w:r>
      <w:proofErr w:type="spellStart"/>
      <w:r>
        <w:rPr>
          <w:rStyle w:val="Emphasis"/>
          <w:rFonts w:ascii="Georgia" w:hAnsi="Georgia"/>
        </w:rPr>
        <w:t>involucrata</w:t>
      </w:r>
      <w:proofErr w:type="spellEnd"/>
      <w:r>
        <w:rPr>
          <w:rStyle w:val="Emphasis"/>
          <w:rFonts w:ascii="Georgia" w:hAnsi="Georgia"/>
        </w:rPr>
        <w:t xml:space="preserve"> </w:t>
      </w:r>
      <w:r>
        <w:rPr>
          <w:rFonts w:ascii="Georgia" w:hAnsi="Georgia"/>
        </w:rPr>
        <w:t xml:space="preserve">var. </w:t>
      </w:r>
      <w:r>
        <w:rPr>
          <w:rStyle w:val="Emphasis"/>
          <w:rFonts w:ascii="Georgia" w:hAnsi="Georgia"/>
        </w:rPr>
        <w:t xml:space="preserve">capitis </w:t>
      </w:r>
      <w:r>
        <w:rPr>
          <w:rFonts w:ascii="Georgia" w:hAnsi="Georgia"/>
        </w:rPr>
        <w:t xml:space="preserve">is endemic to Thailand. Most of </w:t>
      </w:r>
      <w:ins w:id="2" w:author="Jack Plummer" w:date="2022-10-20T17:00:00Z">
        <w:r w:rsidR="00166358">
          <w:rPr>
            <w:rFonts w:ascii="Georgia" w:hAnsi="Georgia"/>
          </w:rPr>
          <w:t xml:space="preserve">the </w:t>
        </w:r>
      </w:ins>
      <w:r>
        <w:rPr>
          <w:rFonts w:ascii="Georgia" w:hAnsi="Georgia"/>
        </w:rPr>
        <w:t xml:space="preserve">herbarium specimens were collected between 1919 and 1936 in </w:t>
      </w:r>
      <w:ins w:id="3" w:author="Jack Plummer" w:date="2022-10-20T17:06:00Z">
        <w:r w:rsidR="00166358">
          <w:rPr>
            <w:rFonts w:ascii="Georgia" w:hAnsi="Georgia"/>
          </w:rPr>
          <w:t xml:space="preserve">the </w:t>
        </w:r>
      </w:ins>
      <w:r>
        <w:rPr>
          <w:rFonts w:ascii="Georgia" w:hAnsi="Georgia"/>
        </w:rPr>
        <w:t>area</w:t>
      </w:r>
      <w:ins w:id="4" w:author="Jack Plummer" w:date="2022-10-20T17:06:00Z">
        <w:r w:rsidR="00166358">
          <w:rPr>
            <w:rFonts w:ascii="Georgia" w:hAnsi="Georgia"/>
          </w:rPr>
          <w:t>s</w:t>
        </w:r>
      </w:ins>
      <w:r>
        <w:rPr>
          <w:rFonts w:ascii="Georgia" w:hAnsi="Georgia"/>
        </w:rPr>
        <w:t xml:space="preserve"> of Bangkok and </w:t>
      </w:r>
      <w:proofErr w:type="spellStart"/>
      <w:r>
        <w:rPr>
          <w:rFonts w:ascii="Georgia" w:hAnsi="Georgia"/>
        </w:rPr>
        <w:t>Phra</w:t>
      </w:r>
      <w:proofErr w:type="spellEnd"/>
      <w:r>
        <w:rPr>
          <w:rFonts w:ascii="Georgia" w:hAnsi="Georgia"/>
        </w:rPr>
        <w:t xml:space="preserve"> Nakhon Si Ayutthaya (Ayutthaya</w:t>
      </w:r>
      <w:del w:id="5" w:author="Jack Plummer" w:date="2022-10-20T17:11:00Z">
        <w:r w:rsidDel="00156B42">
          <w:rPr>
            <w:rFonts w:ascii="Georgia" w:hAnsi="Georgia"/>
          </w:rPr>
          <w:delText>, Ayuthai</w:delText>
        </w:r>
      </w:del>
      <w:r>
        <w:rPr>
          <w:rFonts w:ascii="Georgia" w:hAnsi="Georgia"/>
        </w:rPr>
        <w:t xml:space="preserve">). It </w:t>
      </w:r>
      <w:ins w:id="6" w:author="Jack Plummer" w:date="2022-10-20T17:06:00Z">
        <w:r w:rsidR="00166358">
          <w:rPr>
            <w:rFonts w:ascii="Georgia" w:hAnsi="Georgia"/>
          </w:rPr>
          <w:t xml:space="preserve">is </w:t>
        </w:r>
      </w:ins>
      <w:r>
        <w:rPr>
          <w:rFonts w:ascii="Georgia" w:hAnsi="Georgia"/>
        </w:rPr>
        <w:t>believe</w:t>
      </w:r>
      <w:ins w:id="7" w:author="Jack Plummer" w:date="2022-10-20T17:06:00Z">
        <w:r w:rsidR="00166358">
          <w:rPr>
            <w:rFonts w:ascii="Georgia" w:hAnsi="Georgia"/>
          </w:rPr>
          <w:t>d</w:t>
        </w:r>
      </w:ins>
      <w:del w:id="8" w:author="Jack Plummer" w:date="2022-10-20T17:06:00Z">
        <w:r w:rsidDel="00166358">
          <w:rPr>
            <w:rFonts w:ascii="Georgia" w:hAnsi="Georgia"/>
          </w:rPr>
          <w:delText>s</w:delText>
        </w:r>
      </w:del>
      <w:r>
        <w:rPr>
          <w:rFonts w:ascii="Georgia" w:hAnsi="Georgia"/>
        </w:rPr>
        <w:t xml:space="preserve"> that </w:t>
      </w:r>
      <w:del w:id="9" w:author="Jack Plummer" w:date="2022-10-20T17:06:00Z">
        <w:r w:rsidDel="00166358">
          <w:rPr>
            <w:rFonts w:ascii="Georgia" w:hAnsi="Georgia"/>
          </w:rPr>
          <w:delText xml:space="preserve">now </w:delText>
        </w:r>
      </w:del>
      <w:ins w:id="10" w:author="Jack Plummer" w:date="2022-10-20T17:06:00Z">
        <w:r w:rsidR="00166358">
          <w:rPr>
            <w:rFonts w:ascii="Georgia" w:hAnsi="Georgia"/>
          </w:rPr>
          <w:t xml:space="preserve">since </w:t>
        </w:r>
      </w:ins>
      <w:r>
        <w:rPr>
          <w:rFonts w:ascii="Georgia" w:hAnsi="Georgia"/>
        </w:rPr>
        <w:t>th</w:t>
      </w:r>
      <w:ins w:id="11" w:author="Jack Plummer" w:date="2022-10-20T17:06:00Z">
        <w:r w:rsidR="00166358">
          <w:rPr>
            <w:rFonts w:ascii="Georgia" w:hAnsi="Georgia"/>
          </w:rPr>
          <w:t>e</w:t>
        </w:r>
      </w:ins>
      <w:del w:id="12" w:author="Jack Plummer" w:date="2022-10-20T17:06:00Z">
        <w:r w:rsidDel="00166358">
          <w:rPr>
            <w:rFonts w:ascii="Georgia" w:hAnsi="Georgia"/>
          </w:rPr>
          <w:delText>o</w:delText>
        </w:r>
      </w:del>
      <w:r>
        <w:rPr>
          <w:rFonts w:ascii="Georgia" w:hAnsi="Georgia"/>
        </w:rPr>
        <w:t xml:space="preserve">se areas </w:t>
      </w:r>
      <w:ins w:id="13" w:author="Jack Plummer" w:date="2022-10-20T17:07:00Z">
        <w:r w:rsidR="00166358">
          <w:rPr>
            <w:rFonts w:ascii="Georgia" w:hAnsi="Georgia"/>
          </w:rPr>
          <w:t>now represent large cities,</w:t>
        </w:r>
      </w:ins>
      <w:del w:id="14" w:author="Jack Plummer" w:date="2022-10-20T17:07:00Z">
        <w:r w:rsidDel="00166358">
          <w:rPr>
            <w:rFonts w:ascii="Georgia" w:hAnsi="Georgia"/>
          </w:rPr>
          <w:delText>become a modern city and</w:delText>
        </w:r>
      </w:del>
      <w:r>
        <w:rPr>
          <w:rFonts w:ascii="Georgia" w:hAnsi="Georgia"/>
        </w:rPr>
        <w:t xml:space="preserve"> the</w:t>
      </w:r>
      <w:ins w:id="15" w:author="Jack Plummer" w:date="2022-10-20T17:07:00Z">
        <w:r w:rsidR="00156B42">
          <w:rPr>
            <w:rFonts w:ascii="Georgia" w:hAnsi="Georgia"/>
          </w:rPr>
          <w:t>se</w:t>
        </w:r>
      </w:ins>
      <w:r>
        <w:rPr>
          <w:rFonts w:ascii="Georgia" w:hAnsi="Georgia"/>
        </w:rPr>
        <w:t xml:space="preserve"> </w:t>
      </w:r>
      <w:ins w:id="16" w:author="Jack Plummer" w:date="2022-10-20T17:06:00Z">
        <w:r w:rsidR="00166358">
          <w:rPr>
            <w:rFonts w:ascii="Georgia" w:hAnsi="Georgia"/>
          </w:rPr>
          <w:t>sub</w:t>
        </w:r>
      </w:ins>
      <w:r>
        <w:rPr>
          <w:rFonts w:ascii="Georgia" w:hAnsi="Georgia"/>
        </w:rPr>
        <w:t xml:space="preserve">populations </w:t>
      </w:r>
      <w:del w:id="17" w:author="Jack Plummer" w:date="2022-10-20T17:07:00Z">
        <w:r w:rsidDel="00156B42">
          <w:rPr>
            <w:rFonts w:ascii="Georgia" w:hAnsi="Georgia"/>
          </w:rPr>
          <w:delText xml:space="preserve">were </w:delText>
        </w:r>
      </w:del>
      <w:ins w:id="18" w:author="Jack Plummer" w:date="2022-10-20T17:07:00Z">
        <w:r w:rsidR="00156B42">
          <w:rPr>
            <w:rFonts w:ascii="Georgia" w:hAnsi="Georgia"/>
          </w:rPr>
          <w:t xml:space="preserve">have been </w:t>
        </w:r>
      </w:ins>
      <w:proofErr w:type="gramStart"/>
      <w:r>
        <w:rPr>
          <w:rFonts w:ascii="Georgia" w:hAnsi="Georgia"/>
        </w:rPr>
        <w:t>completely destroyed</w:t>
      </w:r>
      <w:proofErr w:type="gramEnd"/>
      <w:del w:id="19" w:author="Jack Plummer" w:date="2022-10-20T17:07:00Z">
        <w:r w:rsidDel="00156B42">
          <w:rPr>
            <w:rFonts w:ascii="Georgia" w:hAnsi="Georgia"/>
          </w:rPr>
          <w:delText xml:space="preserve"> and may be already extinct</w:delText>
        </w:r>
      </w:del>
      <w:r>
        <w:rPr>
          <w:rFonts w:ascii="Georgia" w:hAnsi="Georgia"/>
        </w:rPr>
        <w:t xml:space="preserve">. </w:t>
      </w:r>
      <w:del w:id="20" w:author="Jack Plummer" w:date="2022-10-20T17:07:00Z">
        <w:r w:rsidDel="00156B42">
          <w:rPr>
            <w:rFonts w:ascii="Georgia" w:hAnsi="Georgia"/>
          </w:rPr>
          <w:delText xml:space="preserve">Many of the specimens were collected more than 40 years. </w:delText>
        </w:r>
      </w:del>
      <w:del w:id="21" w:author="Jack Plummer" w:date="2022-10-20T17:08:00Z">
        <w:r w:rsidDel="00156B42">
          <w:rPr>
            <w:rFonts w:ascii="Georgia" w:hAnsi="Georgia"/>
          </w:rPr>
          <w:delText>Even the</w:delText>
        </w:r>
      </w:del>
      <w:ins w:id="22" w:author="Jack Plummer" w:date="2022-10-20T17:08:00Z">
        <w:r w:rsidR="00156B42">
          <w:rPr>
            <w:rFonts w:ascii="Georgia" w:hAnsi="Georgia"/>
          </w:rPr>
          <w:t>Specimens from an additional sub</w:t>
        </w:r>
      </w:ins>
      <w:del w:id="23" w:author="Jack Plummer" w:date="2022-10-20T17:08:00Z">
        <w:r w:rsidDel="00156B42">
          <w:rPr>
            <w:rFonts w:ascii="Georgia" w:hAnsi="Georgia"/>
          </w:rPr>
          <w:delText xml:space="preserve"> </w:delText>
        </w:r>
      </w:del>
      <w:r>
        <w:rPr>
          <w:rFonts w:ascii="Georgia" w:hAnsi="Georgia"/>
        </w:rPr>
        <w:t xml:space="preserve">population in Khao Sam Roi </w:t>
      </w:r>
      <w:proofErr w:type="spellStart"/>
      <w:r>
        <w:rPr>
          <w:rFonts w:ascii="Georgia" w:hAnsi="Georgia"/>
        </w:rPr>
        <w:t>Yot</w:t>
      </w:r>
      <w:proofErr w:type="spellEnd"/>
      <w:r>
        <w:rPr>
          <w:rFonts w:ascii="Georgia" w:hAnsi="Georgia"/>
        </w:rPr>
        <w:t>, Prachuap Kiri Khan were collected in 1928 and 1974</w:t>
      </w:r>
      <w:del w:id="24" w:author="Jack Plummer" w:date="2022-10-20T17:08:00Z">
        <w:r w:rsidDel="00156B42">
          <w:rPr>
            <w:rFonts w:ascii="Georgia" w:hAnsi="Georgia"/>
          </w:rPr>
          <w:delText>. However</w:delText>
        </w:r>
      </w:del>
      <w:r>
        <w:rPr>
          <w:rFonts w:ascii="Georgia" w:hAnsi="Georgia"/>
        </w:rPr>
        <w:t>,</w:t>
      </w:r>
      <w:ins w:id="25" w:author="Jack Plummer" w:date="2022-10-20T17:08:00Z">
        <w:r w:rsidR="00156B42">
          <w:rPr>
            <w:rFonts w:ascii="Georgia" w:hAnsi="Georgia"/>
          </w:rPr>
          <w:t xml:space="preserve"> however, the species is now only known here from a single plant</w:t>
        </w:r>
      </w:ins>
      <w:r>
        <w:rPr>
          <w:rFonts w:ascii="Georgia" w:hAnsi="Georgia"/>
        </w:rPr>
        <w:t xml:space="preserve"> in </w:t>
      </w:r>
      <w:del w:id="26" w:author="Jack Plummer" w:date="2022-10-20T17:08:00Z">
        <w:r w:rsidDel="00156B42">
          <w:rPr>
            <w:rFonts w:ascii="Georgia" w:hAnsi="Georgia"/>
          </w:rPr>
          <w:delText xml:space="preserve">that area belongs to </w:delText>
        </w:r>
      </w:del>
      <w:r>
        <w:rPr>
          <w:rFonts w:ascii="Georgia" w:hAnsi="Georgia"/>
        </w:rPr>
        <w:t xml:space="preserve">Sam Roi </w:t>
      </w:r>
      <w:proofErr w:type="spellStart"/>
      <w:r>
        <w:rPr>
          <w:rFonts w:ascii="Georgia" w:hAnsi="Georgia"/>
        </w:rPr>
        <w:t>Yot</w:t>
      </w:r>
      <w:proofErr w:type="spellEnd"/>
      <w:r>
        <w:rPr>
          <w:rFonts w:ascii="Georgia" w:hAnsi="Georgia"/>
        </w:rPr>
        <w:t xml:space="preserve"> National Park</w:t>
      </w:r>
      <w:del w:id="27" w:author="Jack Plummer" w:date="2022-10-20T17:09:00Z">
        <w:r w:rsidDel="00156B42">
          <w:rPr>
            <w:rFonts w:ascii="Georgia" w:hAnsi="Georgia"/>
          </w:rPr>
          <w:delText xml:space="preserve"> which may be remaining in nature</w:delText>
        </w:r>
      </w:del>
      <w:r>
        <w:rPr>
          <w:rFonts w:ascii="Georgia" w:hAnsi="Georgia"/>
        </w:rPr>
        <w:t xml:space="preserve">. </w:t>
      </w:r>
      <w:del w:id="28" w:author="Jack Plummer" w:date="2022-10-20T17:09:00Z">
        <w:r w:rsidDel="00156B42">
          <w:rPr>
            <w:rFonts w:ascii="Georgia" w:hAnsi="Georgia"/>
          </w:rPr>
          <w:delText>But</w:delText>
        </w:r>
      </w:del>
      <w:ins w:id="29" w:author="Jack Plummer" w:date="2022-10-20T17:09:00Z">
        <w:r w:rsidR="00156B42">
          <w:rPr>
            <w:rFonts w:ascii="Georgia" w:hAnsi="Georgia"/>
          </w:rPr>
          <w:t>Additionally,</w:t>
        </w:r>
      </w:ins>
      <w:r>
        <w:rPr>
          <w:rFonts w:ascii="Georgia" w:hAnsi="Georgia"/>
        </w:rPr>
        <w:t xml:space="preserve"> the National Park is </w:t>
      </w:r>
      <w:del w:id="30" w:author="Jack Plummer" w:date="2022-10-20T17:09:00Z">
        <w:r w:rsidDel="00156B42">
          <w:rPr>
            <w:rFonts w:ascii="Georgia" w:hAnsi="Georgia"/>
          </w:rPr>
          <w:delText>surrounded by</w:delText>
        </w:r>
      </w:del>
      <w:ins w:id="31" w:author="Jack Plummer" w:date="2022-10-20T17:09:00Z">
        <w:r w:rsidR="00156B42">
          <w:rPr>
            <w:rFonts w:ascii="Georgia" w:hAnsi="Georgia"/>
          </w:rPr>
          <w:t>under pressure from</w:t>
        </w:r>
      </w:ins>
      <w:r>
        <w:rPr>
          <w:rFonts w:ascii="Georgia" w:hAnsi="Georgia"/>
        </w:rPr>
        <w:t xml:space="preserve"> many threat</w:t>
      </w:r>
      <w:ins w:id="32" w:author="Jack Plummer" w:date="2022-10-20T17:09:00Z">
        <w:r w:rsidR="00156B42">
          <w:rPr>
            <w:rFonts w:ascii="Georgia" w:hAnsi="Georgia"/>
          </w:rPr>
          <w:t>ening processes</w:t>
        </w:r>
      </w:ins>
      <w:del w:id="33" w:author="Jack Plummer" w:date="2022-10-20T17:09:00Z">
        <w:r w:rsidDel="00156B42">
          <w:rPr>
            <w:rFonts w:ascii="Georgia" w:hAnsi="Georgia"/>
          </w:rPr>
          <w:delText>s</w:delText>
        </w:r>
      </w:del>
      <w:r>
        <w:rPr>
          <w:rFonts w:ascii="Georgia" w:hAnsi="Georgia"/>
        </w:rPr>
        <w:t xml:space="preserve"> which are inferred to be contributing to a continuing decline in habitat area, extent and quality.</w:t>
      </w:r>
      <w:del w:id="34" w:author="Jack Plummer" w:date="2022-10-20T17:09:00Z">
        <w:r w:rsidDel="00156B42">
          <w:rPr>
            <w:rFonts w:ascii="Georgia" w:hAnsi="Georgia"/>
          </w:rPr>
          <w:delText xml:space="preserve"> The information about the locations from the areas in Central Thailand cannot be confirmed. Further research into population status and trends are required to confirm whether a decline is apparent and ongoing. </w:delText>
        </w:r>
      </w:del>
      <w:r>
        <w:rPr>
          <w:rFonts w:ascii="Georgia" w:hAnsi="Georgia"/>
        </w:rPr>
        <w:t> </w:t>
      </w:r>
      <w:r>
        <w:rPr>
          <w:rFonts w:ascii="Georgia" w:hAnsi="Georgia"/>
        </w:rPr>
        <w:br/>
        <w:t xml:space="preserve">This </w:t>
      </w:r>
      <w:del w:id="35" w:author="Jack Plummer" w:date="2022-10-20T17:15:00Z">
        <w:r w:rsidDel="00156B42">
          <w:rPr>
            <w:rFonts w:ascii="Georgia" w:hAnsi="Georgia"/>
          </w:rPr>
          <w:delText xml:space="preserve">species </w:delText>
        </w:r>
      </w:del>
      <w:ins w:id="36" w:author="Jack Plummer" w:date="2022-10-20T17:15:00Z">
        <w:r w:rsidR="00156B42">
          <w:rPr>
            <w:rFonts w:ascii="Georgia" w:hAnsi="Georgia"/>
          </w:rPr>
          <w:t xml:space="preserve">variety </w:t>
        </w:r>
      </w:ins>
      <w:ins w:id="37" w:author="Jack Plummer" w:date="2022-10-20T17:09:00Z">
        <w:r w:rsidR="00156B42">
          <w:rPr>
            <w:rFonts w:ascii="Georgia" w:hAnsi="Georgia"/>
          </w:rPr>
          <w:t xml:space="preserve">is therefore </w:t>
        </w:r>
      </w:ins>
      <w:r>
        <w:rPr>
          <w:rFonts w:ascii="Georgia" w:hAnsi="Georgia"/>
        </w:rPr>
        <w:t>assessed as Critically Endangered (CR) B1ab(</w:t>
      </w:r>
      <w:proofErr w:type="spellStart"/>
      <w:ins w:id="38" w:author="Jack Plummer" w:date="2022-10-20T17:09:00Z">
        <w:r w:rsidR="00156B42">
          <w:rPr>
            <w:rFonts w:ascii="Georgia" w:hAnsi="Georgia"/>
          </w:rPr>
          <w:t>i</w:t>
        </w:r>
      </w:ins>
      <w:ins w:id="39" w:author="Jack Plummer" w:date="2022-10-20T17:10:00Z">
        <w:r w:rsidR="00156B42">
          <w:rPr>
            <w:rFonts w:ascii="Georgia" w:hAnsi="Georgia"/>
          </w:rPr>
          <w:t>,ii,</w:t>
        </w:r>
      </w:ins>
      <w:r>
        <w:rPr>
          <w:rFonts w:ascii="Georgia" w:hAnsi="Georgia"/>
        </w:rPr>
        <w:t>iii,</w:t>
      </w:r>
      <w:del w:id="40" w:author="Jack Plummer" w:date="2022-10-20T17:10:00Z">
        <w:r w:rsidDel="00156B42">
          <w:rPr>
            <w:rFonts w:ascii="Georgia" w:hAnsi="Georgia"/>
          </w:rPr>
          <w:delText xml:space="preserve"> </w:delText>
        </w:r>
      </w:del>
      <w:r>
        <w:rPr>
          <w:rFonts w:ascii="Georgia" w:hAnsi="Georgia"/>
        </w:rPr>
        <w:t>iv</w:t>
      </w:r>
      <w:ins w:id="41" w:author="Jack Plummer" w:date="2022-10-20T17:10:00Z">
        <w:r w:rsidR="00156B42">
          <w:rPr>
            <w:rFonts w:ascii="Georgia" w:hAnsi="Georgia"/>
          </w:rPr>
          <w:t>,v</w:t>
        </w:r>
      </w:ins>
      <w:proofErr w:type="spellEnd"/>
      <w:r>
        <w:rPr>
          <w:rFonts w:ascii="Georgia" w:hAnsi="Georgia"/>
        </w:rPr>
        <w:t>)+B2ab(</w:t>
      </w:r>
      <w:proofErr w:type="spellStart"/>
      <w:ins w:id="42" w:author="Jack Plummer" w:date="2022-10-20T17:10:00Z">
        <w:r w:rsidR="00156B42">
          <w:rPr>
            <w:rFonts w:ascii="Georgia" w:hAnsi="Georgia"/>
          </w:rPr>
          <w:t>i,ii,</w:t>
        </w:r>
      </w:ins>
      <w:r>
        <w:rPr>
          <w:rFonts w:ascii="Georgia" w:hAnsi="Georgia"/>
        </w:rPr>
        <w:t>iii,</w:t>
      </w:r>
      <w:del w:id="43" w:author="Jack Plummer" w:date="2022-10-20T17:10:00Z">
        <w:r w:rsidDel="00156B42">
          <w:rPr>
            <w:rFonts w:ascii="Georgia" w:hAnsi="Georgia"/>
          </w:rPr>
          <w:delText xml:space="preserve"> </w:delText>
        </w:r>
      </w:del>
      <w:r>
        <w:rPr>
          <w:rFonts w:ascii="Georgia" w:hAnsi="Georgia"/>
        </w:rPr>
        <w:t>iv</w:t>
      </w:r>
      <w:ins w:id="44" w:author="Jack Plummer" w:date="2022-10-20T17:10:00Z">
        <w:r w:rsidR="00156B42">
          <w:rPr>
            <w:rFonts w:ascii="Georgia" w:hAnsi="Georgia"/>
          </w:rPr>
          <w:t>,v</w:t>
        </w:r>
      </w:ins>
      <w:proofErr w:type="spellEnd"/>
      <w:r>
        <w:rPr>
          <w:rFonts w:ascii="Georgia" w:hAnsi="Georgia"/>
        </w:rPr>
        <w:t>)</w:t>
      </w:r>
      <w:ins w:id="45" w:author="Jack Plummer" w:date="2022-10-20T17:10:00Z">
        <w:r w:rsidR="00156B42">
          <w:rPr>
            <w:rFonts w:ascii="Georgia" w:hAnsi="Georgia"/>
          </w:rPr>
          <w:t>; C2a</w:t>
        </w:r>
      </w:ins>
      <w:ins w:id="46" w:author="Jack Plummer" w:date="2022-10-20T17:38:00Z">
        <w:r w:rsidR="00D07A0E">
          <w:rPr>
            <w:rFonts w:ascii="Georgia" w:hAnsi="Georgia"/>
          </w:rPr>
          <w:t>(</w:t>
        </w:r>
      </w:ins>
      <w:proofErr w:type="spellStart"/>
      <w:ins w:id="47" w:author="Jack Plummer" w:date="2022-10-20T17:10:00Z">
        <w:r w:rsidR="00156B42">
          <w:rPr>
            <w:rFonts w:ascii="Georgia" w:hAnsi="Georgia"/>
          </w:rPr>
          <w:t>i,ii</w:t>
        </w:r>
      </w:ins>
      <w:proofErr w:type="spellEnd"/>
      <w:ins w:id="48" w:author="Jack Plummer" w:date="2022-10-20T17:38:00Z">
        <w:r w:rsidR="00D07A0E">
          <w:rPr>
            <w:rFonts w:ascii="Georgia" w:hAnsi="Georgia"/>
          </w:rPr>
          <w:t>)</w:t>
        </w:r>
      </w:ins>
      <w:ins w:id="49" w:author="Jack Plummer" w:date="2022-10-20T17:10:00Z">
        <w:r w:rsidR="00156B42">
          <w:rPr>
            <w:rFonts w:ascii="Georgia" w:hAnsi="Georgia"/>
          </w:rPr>
          <w:t>; D</w:t>
        </w:r>
      </w:ins>
      <w:r>
        <w:rPr>
          <w:rFonts w:ascii="Georgia" w:hAnsi="Georgia"/>
        </w:rPr>
        <w:t xml:space="preserve"> owing to its restricted </w:t>
      </w:r>
      <w:del w:id="50" w:author="Jack Plummer" w:date="2022-10-20T17:12:00Z">
        <w:r w:rsidDel="00156B42">
          <w:rPr>
            <w:rFonts w:ascii="Georgia" w:hAnsi="Georgia"/>
          </w:rPr>
          <w:delText>EOO, AOO, limit number of locations</w:delText>
        </w:r>
      </w:del>
      <w:ins w:id="51" w:author="Jack Plummer" w:date="2022-10-20T17:12:00Z">
        <w:r w:rsidR="00156B42">
          <w:rPr>
            <w:rFonts w:ascii="Georgia" w:hAnsi="Georgia"/>
          </w:rPr>
          <w:t>distribution, very small and declining population</w:t>
        </w:r>
      </w:ins>
      <w:ins w:id="52" w:author="Jack Plummer" w:date="2022-10-20T17:13:00Z">
        <w:r w:rsidR="00156B42">
          <w:rPr>
            <w:rFonts w:ascii="Georgia" w:hAnsi="Georgia"/>
          </w:rPr>
          <w:t>,</w:t>
        </w:r>
      </w:ins>
      <w:r>
        <w:rPr>
          <w:rFonts w:ascii="Georgia" w:hAnsi="Georgia"/>
        </w:rPr>
        <w:t xml:space="preserve"> and a continuing </w:t>
      </w:r>
      <w:del w:id="53" w:author="Jack Plummer" w:date="2022-10-20T17:12:00Z">
        <w:r w:rsidDel="00156B42">
          <w:rPr>
            <w:rFonts w:ascii="Georgia" w:hAnsi="Georgia"/>
          </w:rPr>
          <w:delText xml:space="preserve">habitat </w:delText>
        </w:r>
      </w:del>
      <w:r>
        <w:rPr>
          <w:rFonts w:ascii="Georgia" w:hAnsi="Georgia"/>
        </w:rPr>
        <w:t>decline</w:t>
      </w:r>
      <w:ins w:id="54" w:author="Jack Plummer" w:date="2022-10-20T17:12:00Z">
        <w:r w:rsidR="00156B42">
          <w:rPr>
            <w:rFonts w:ascii="Georgia" w:hAnsi="Georgia"/>
          </w:rPr>
          <w:t xml:space="preserve"> in EOO, AOO, quality of habitat, number of</w:t>
        </w:r>
      </w:ins>
      <w:ins w:id="55" w:author="Jack Plummer" w:date="2022-10-20T17:13:00Z">
        <w:r w:rsidR="00156B42">
          <w:rPr>
            <w:rFonts w:ascii="Georgia" w:hAnsi="Georgia"/>
          </w:rPr>
          <w:t xml:space="preserve"> subpopulations</w:t>
        </w:r>
      </w:ins>
      <w:ins w:id="56" w:author="Jack Plummer" w:date="2022-10-20T17:12:00Z">
        <w:r w:rsidR="00156B42">
          <w:rPr>
            <w:rFonts w:ascii="Georgia" w:hAnsi="Georgia"/>
          </w:rPr>
          <w:t>,</w:t>
        </w:r>
      </w:ins>
      <w:ins w:id="57" w:author="Jack Plummer" w:date="2022-10-20T17:13:00Z">
        <w:r w:rsidR="00156B42">
          <w:rPr>
            <w:rFonts w:ascii="Georgia" w:hAnsi="Georgia"/>
          </w:rPr>
          <w:t xml:space="preserve"> and number of mature individuals</w:t>
        </w:r>
      </w:ins>
      <w:r>
        <w:rPr>
          <w:rFonts w:ascii="Georgia" w:hAnsi="Georgia"/>
        </w:rPr>
        <w:t>.</w:t>
      </w:r>
    </w:p>
    <w:p w14:paraId="09DE9B89" w14:textId="77777777" w:rsidR="005C2A7A" w:rsidRDefault="00000000">
      <w:pPr>
        <w:pStyle w:val="Heading1"/>
        <w:divId w:val="391316170"/>
        <w:rPr>
          <w:rFonts w:ascii="Georgia" w:eastAsia="Times New Roman" w:hAnsi="Georgia"/>
          <w:sz w:val="29"/>
          <w:szCs w:val="29"/>
        </w:rPr>
      </w:pPr>
      <w:r>
        <w:rPr>
          <w:rFonts w:ascii="Georgia" w:eastAsia="Times New Roman" w:hAnsi="Georgia"/>
          <w:sz w:val="29"/>
          <w:szCs w:val="29"/>
        </w:rPr>
        <w:t>Distribution</w:t>
      </w:r>
    </w:p>
    <w:p w14:paraId="3C0192A3" w14:textId="77777777" w:rsidR="005C2A7A" w:rsidRDefault="00000000">
      <w:pPr>
        <w:pStyle w:val="Heading2"/>
        <w:divId w:val="391316170"/>
        <w:rPr>
          <w:rFonts w:ascii="Georgia" w:eastAsia="Times New Roman" w:hAnsi="Georgia"/>
          <w:sz w:val="27"/>
          <w:szCs w:val="27"/>
        </w:rPr>
      </w:pPr>
      <w:r>
        <w:rPr>
          <w:rFonts w:ascii="Georgia" w:eastAsia="Times New Roman" w:hAnsi="Georgia"/>
          <w:sz w:val="27"/>
          <w:szCs w:val="27"/>
        </w:rPr>
        <w:t>Geographic Range</w:t>
      </w:r>
    </w:p>
    <w:p w14:paraId="23635613" w14:textId="4983FBA7" w:rsidR="005C2A7A" w:rsidRDefault="00000000">
      <w:pPr>
        <w:pStyle w:val="NormalWeb"/>
        <w:divId w:val="391316170"/>
        <w:rPr>
          <w:rFonts w:ascii="Georgia" w:hAnsi="Georgia"/>
        </w:rPr>
      </w:pPr>
      <w:r>
        <w:rPr>
          <w:rFonts w:ascii="Georgia" w:hAnsi="Georgia"/>
        </w:rPr>
        <w:t xml:space="preserve">This </w:t>
      </w:r>
      <w:del w:id="58" w:author="Jack Plummer" w:date="2022-10-20T17:14:00Z">
        <w:r w:rsidDel="00156B42">
          <w:rPr>
            <w:rFonts w:ascii="Georgia" w:hAnsi="Georgia"/>
          </w:rPr>
          <w:delText xml:space="preserve">species </w:delText>
        </w:r>
      </w:del>
      <w:ins w:id="59" w:author="Jack Plummer" w:date="2022-10-20T17:14:00Z">
        <w:r w:rsidR="00156B42">
          <w:rPr>
            <w:rFonts w:ascii="Georgia" w:hAnsi="Georgia"/>
          </w:rPr>
          <w:t xml:space="preserve">variety </w:t>
        </w:r>
      </w:ins>
      <w:r>
        <w:rPr>
          <w:rFonts w:ascii="Georgia" w:hAnsi="Georgia"/>
        </w:rPr>
        <w:t xml:space="preserve">is found in Central and Southwestern Thailand. It is not clear where exactly it was </w:t>
      </w:r>
      <w:del w:id="60" w:author="Jack Plummer" w:date="2022-10-20T17:13:00Z">
        <w:r w:rsidDel="00156B42">
          <w:rPr>
            <w:rFonts w:ascii="Georgia" w:hAnsi="Georgia"/>
          </w:rPr>
          <w:delText xml:space="preserve">found </w:delText>
        </w:r>
      </w:del>
      <w:ins w:id="61" w:author="Jack Plummer" w:date="2022-10-20T17:13:00Z">
        <w:r w:rsidR="00156B42">
          <w:rPr>
            <w:rFonts w:ascii="Georgia" w:hAnsi="Georgia"/>
          </w:rPr>
          <w:t xml:space="preserve">found </w:t>
        </w:r>
      </w:ins>
      <w:r>
        <w:rPr>
          <w:rFonts w:ascii="Georgia" w:hAnsi="Georgia"/>
        </w:rPr>
        <w:t>in Central</w:t>
      </w:r>
      <w:ins w:id="62" w:author="Jack Plummer" w:date="2022-10-20T17:13:00Z">
        <w:r w:rsidR="00156B42">
          <w:rPr>
            <w:rFonts w:ascii="Georgia" w:hAnsi="Georgia"/>
          </w:rPr>
          <w:t xml:space="preserve"> Thailand, but it i</w:t>
        </w:r>
      </w:ins>
      <w:ins w:id="63" w:author="Jack Plummer" w:date="2022-10-20T17:14:00Z">
        <w:r w:rsidR="00156B42">
          <w:rPr>
            <w:rFonts w:ascii="Georgia" w:hAnsi="Georgia"/>
          </w:rPr>
          <w:t>s suspected to have been extirpated from historic localities in the vicinity of Bangkok and Ayutthaya</w:t>
        </w:r>
      </w:ins>
      <w:r>
        <w:rPr>
          <w:rFonts w:ascii="Georgia" w:hAnsi="Georgia"/>
        </w:rPr>
        <w:t xml:space="preserve">. </w:t>
      </w:r>
      <w:ins w:id="64" w:author="Jack Plummer" w:date="2022-10-20T17:14:00Z">
        <w:r w:rsidR="00156B42">
          <w:rPr>
            <w:rFonts w:ascii="Georgia" w:hAnsi="Georgia"/>
          </w:rPr>
          <w:t xml:space="preserve">This variety </w:t>
        </w:r>
      </w:ins>
      <w:del w:id="65" w:author="Jack Plummer" w:date="2022-10-20T17:14:00Z">
        <w:r w:rsidDel="00156B42">
          <w:rPr>
            <w:rFonts w:ascii="Georgia" w:hAnsi="Georgia"/>
          </w:rPr>
          <w:delText>This taxon is extremely rare, with only a single remaining wild plant at Sam Roi Yot National Park. O</w:delText>
        </w:r>
      </w:del>
      <w:ins w:id="66" w:author="Jack Plummer" w:date="2022-10-20T17:14:00Z">
        <w:r w:rsidR="00156B42">
          <w:rPr>
            <w:rFonts w:ascii="Georgia" w:hAnsi="Georgia"/>
          </w:rPr>
          <w:t>o</w:t>
        </w:r>
      </w:ins>
      <w:r>
        <w:rPr>
          <w:rFonts w:ascii="Georgia" w:hAnsi="Georgia"/>
        </w:rPr>
        <w:t xml:space="preserve">ccurs at 100 m </w:t>
      </w:r>
      <w:del w:id="67" w:author="Jack Plummer" w:date="2022-10-20T17:14:00Z">
        <w:r w:rsidDel="00156B42">
          <w:rPr>
            <w:rFonts w:ascii="Georgia" w:hAnsi="Georgia"/>
          </w:rPr>
          <w:delText>above the sea level</w:delText>
        </w:r>
      </w:del>
      <w:ins w:id="68" w:author="Jack Plummer" w:date="2022-10-20T17:14:00Z">
        <w:r w:rsidR="00156B42">
          <w:rPr>
            <w:rFonts w:ascii="Georgia" w:hAnsi="Georgia"/>
          </w:rPr>
          <w:t>asl</w:t>
        </w:r>
      </w:ins>
      <w:r>
        <w:rPr>
          <w:rFonts w:ascii="Georgia" w:hAnsi="Georgia"/>
        </w:rPr>
        <w:t>.</w:t>
      </w:r>
    </w:p>
    <w:p w14:paraId="34E9EF18" w14:textId="77777777" w:rsidR="005C2A7A" w:rsidRDefault="00000000">
      <w:pPr>
        <w:pStyle w:val="Heading2"/>
        <w:divId w:val="391316170"/>
        <w:rPr>
          <w:rFonts w:ascii="Georgia" w:eastAsia="Times New Roman" w:hAnsi="Georgia"/>
          <w:sz w:val="27"/>
          <w:szCs w:val="27"/>
        </w:rPr>
      </w:pPr>
      <w:commentRangeStart w:id="69"/>
      <w:r>
        <w:rPr>
          <w:rFonts w:ascii="Georgia" w:eastAsia="Times New Roman" w:hAnsi="Georgia"/>
          <w:sz w:val="27"/>
          <w:szCs w:val="27"/>
        </w:rPr>
        <w:lastRenderedPageBreak/>
        <w:t>Area of Occupancy (AOO)</w:t>
      </w:r>
      <w:commentRangeEnd w:id="69"/>
      <w:r w:rsidR="00D07A0E">
        <w:rPr>
          <w:rStyle w:val="CommentReference"/>
          <w:b w:val="0"/>
          <w:bCs w:val="0"/>
        </w:rPr>
        <w:commentReference w:id="69"/>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21"/>
        <w:gridCol w:w="6089"/>
      </w:tblGrid>
      <w:tr w:rsidR="005C2A7A" w14:paraId="2EDE7ADA" w14:textId="77777777">
        <w:trPr>
          <w:divId w:val="391316170"/>
          <w:tblCellSpacing w:w="15" w:type="dxa"/>
        </w:trPr>
        <w:tc>
          <w:tcPr>
            <w:tcW w:w="0" w:type="auto"/>
            <w:tcBorders>
              <w:bottom w:val="single" w:sz="6" w:space="0" w:color="000000"/>
            </w:tcBorders>
            <w:shd w:val="clear" w:color="auto" w:fill="BBBBBB"/>
            <w:vAlign w:val="center"/>
            <w:hideMark/>
          </w:tcPr>
          <w:p w14:paraId="0D863D8B"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71F3BE75"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5C2A7A" w14:paraId="2DC03B2F" w14:textId="77777777">
        <w:trPr>
          <w:divId w:val="391316170"/>
          <w:tblCellSpacing w:w="15" w:type="dxa"/>
        </w:trPr>
        <w:tc>
          <w:tcPr>
            <w:tcW w:w="0" w:type="auto"/>
            <w:vAlign w:val="center"/>
            <w:hideMark/>
          </w:tcPr>
          <w:p w14:paraId="281BC9D9" w14:textId="77777777" w:rsidR="005C2A7A"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4D1B5CB4" w14:textId="77777777" w:rsidR="005C2A7A"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42AB5317" w14:textId="77777777" w:rsidR="005C2A7A" w:rsidRDefault="00000000">
      <w:pPr>
        <w:pStyle w:val="Heading2"/>
        <w:divId w:val="391316170"/>
        <w:rPr>
          <w:rFonts w:ascii="Georgia" w:eastAsia="Times New Roman" w:hAnsi="Georgia"/>
          <w:sz w:val="27"/>
          <w:szCs w:val="27"/>
        </w:rPr>
      </w:pPr>
      <w:commentRangeStart w:id="70"/>
      <w:r>
        <w:rPr>
          <w:rFonts w:ascii="Georgia" w:eastAsia="Times New Roman" w:hAnsi="Georgia"/>
          <w:sz w:val="27"/>
          <w:szCs w:val="27"/>
        </w:rPr>
        <w:t>Extent of Occurrence (EOO)</w:t>
      </w:r>
      <w:commentRangeEnd w:id="70"/>
      <w:r w:rsidR="00D07A0E">
        <w:rPr>
          <w:rStyle w:val="CommentReference"/>
          <w:b w:val="0"/>
          <w:bCs w:val="0"/>
        </w:rPr>
        <w:commentReference w:id="70"/>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156B42" w14:paraId="164DB5AE" w14:textId="77777777">
        <w:trPr>
          <w:divId w:val="391316170"/>
          <w:tblCellSpacing w:w="15" w:type="dxa"/>
        </w:trPr>
        <w:tc>
          <w:tcPr>
            <w:tcW w:w="0" w:type="auto"/>
            <w:tcBorders>
              <w:bottom w:val="single" w:sz="6" w:space="0" w:color="000000"/>
            </w:tcBorders>
            <w:shd w:val="clear" w:color="auto" w:fill="BBBBBB"/>
            <w:vAlign w:val="center"/>
            <w:hideMark/>
          </w:tcPr>
          <w:p w14:paraId="419F6B1A"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1BDCA4CE"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AAB3CF0"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156B42" w14:paraId="60F41AD0" w14:textId="77777777">
        <w:trPr>
          <w:divId w:val="391316170"/>
          <w:tblCellSpacing w:w="15" w:type="dxa"/>
        </w:trPr>
        <w:tc>
          <w:tcPr>
            <w:tcW w:w="0" w:type="auto"/>
            <w:vAlign w:val="center"/>
            <w:hideMark/>
          </w:tcPr>
          <w:p w14:paraId="3E3F9CAB" w14:textId="77777777" w:rsidR="005C2A7A"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296A1866" w14:textId="7EAF8A04" w:rsidR="005C2A7A" w:rsidRDefault="00000000">
            <w:pPr>
              <w:spacing w:after="75"/>
              <w:rPr>
                <w:rFonts w:ascii="Georgia" w:eastAsia="Times New Roman" w:hAnsi="Georgia"/>
                <w:sz w:val="18"/>
                <w:szCs w:val="18"/>
              </w:rPr>
            </w:pPr>
            <w:del w:id="71" w:author="Jack Plummer" w:date="2022-10-20T17:15:00Z">
              <w:r w:rsidDel="00156B42">
                <w:rPr>
                  <w:rFonts w:ascii="Georgia" w:eastAsia="Times New Roman" w:hAnsi="Georgia"/>
                  <w:sz w:val="18"/>
                  <w:szCs w:val="18"/>
                </w:rPr>
                <w:delText>true</w:delText>
              </w:r>
            </w:del>
            <w:ins w:id="72" w:author="Jack Plummer" w:date="2022-10-20T17:15:00Z">
              <w:r w:rsidR="00156B42">
                <w:rPr>
                  <w:rFonts w:ascii="Georgia" w:eastAsia="Times New Roman" w:hAnsi="Georgia"/>
                  <w:sz w:val="18"/>
                  <w:szCs w:val="18"/>
                </w:rPr>
                <w:t>false</w:t>
              </w:r>
            </w:ins>
          </w:p>
        </w:tc>
        <w:tc>
          <w:tcPr>
            <w:tcW w:w="0" w:type="auto"/>
            <w:vAlign w:val="center"/>
            <w:hideMark/>
          </w:tcPr>
          <w:p w14:paraId="6636D772" w14:textId="3AFD75CE" w:rsidR="005C2A7A" w:rsidRDefault="00000000">
            <w:pPr>
              <w:spacing w:after="75"/>
              <w:rPr>
                <w:rFonts w:ascii="Georgia" w:eastAsia="Times New Roman" w:hAnsi="Georgia"/>
                <w:sz w:val="18"/>
                <w:szCs w:val="18"/>
              </w:rPr>
            </w:pPr>
            <w:del w:id="73" w:author="Jack Plummer" w:date="2022-10-20T17:15:00Z">
              <w:r w:rsidDel="00156B42">
                <w:rPr>
                  <w:rFonts w:ascii="Georgia" w:eastAsia="Times New Roman" w:hAnsi="Georgia"/>
                  <w:sz w:val="18"/>
                  <w:szCs w:val="18"/>
                </w:rPr>
                <w:delText>Estimated from a 2 x 2 km grid cell for herbarium specimen point data mapped using GeoCAT (Bachman et al. 2011).</w:delText>
              </w:r>
            </w:del>
            <w:ins w:id="74" w:author="Jack Plummer" w:date="2022-10-20T17:15:00Z">
              <w:r w:rsidR="00156B42">
                <w:rPr>
                  <w:rFonts w:ascii="Georgia" w:eastAsia="Times New Roman" w:hAnsi="Georgia"/>
                  <w:sz w:val="18"/>
                  <w:szCs w:val="18"/>
                </w:rPr>
                <w:t>Equated to minimal AOO.</w:t>
              </w:r>
            </w:ins>
            <w:r>
              <w:rPr>
                <w:rFonts w:ascii="Georgia" w:eastAsia="Times New Roman" w:hAnsi="Georgia"/>
                <w:sz w:val="18"/>
                <w:szCs w:val="18"/>
              </w:rPr>
              <w:t xml:space="preserve"> </w:t>
            </w:r>
          </w:p>
        </w:tc>
      </w:tr>
    </w:tbl>
    <w:p w14:paraId="0FB574B5" w14:textId="77777777" w:rsidR="005C2A7A" w:rsidRDefault="00000000">
      <w:pPr>
        <w:pStyle w:val="Heading2"/>
        <w:divId w:val="391316170"/>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92"/>
        <w:gridCol w:w="7718"/>
      </w:tblGrid>
      <w:tr w:rsidR="005C2A7A" w14:paraId="312AC150" w14:textId="77777777">
        <w:trPr>
          <w:divId w:val="391316170"/>
          <w:tblCellSpacing w:w="15" w:type="dxa"/>
        </w:trPr>
        <w:tc>
          <w:tcPr>
            <w:tcW w:w="0" w:type="auto"/>
            <w:tcBorders>
              <w:bottom w:val="single" w:sz="6" w:space="0" w:color="000000"/>
            </w:tcBorders>
            <w:shd w:val="clear" w:color="auto" w:fill="BBBBBB"/>
            <w:vAlign w:val="center"/>
            <w:hideMark/>
          </w:tcPr>
          <w:p w14:paraId="3F4B00BF"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3B6873AF"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5C2A7A" w14:paraId="73275BBE" w14:textId="77777777">
        <w:trPr>
          <w:divId w:val="391316170"/>
          <w:tblCellSpacing w:w="15" w:type="dxa"/>
        </w:trPr>
        <w:tc>
          <w:tcPr>
            <w:tcW w:w="0" w:type="auto"/>
            <w:vAlign w:val="center"/>
            <w:hideMark/>
          </w:tcPr>
          <w:p w14:paraId="5046F181" w14:textId="77777777" w:rsidR="005C2A7A" w:rsidRDefault="00000000">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4CABBABA" w14:textId="07B70F51" w:rsidR="005C2A7A" w:rsidRDefault="00156B42">
            <w:pPr>
              <w:spacing w:after="75"/>
              <w:rPr>
                <w:rFonts w:ascii="Georgia" w:eastAsia="Times New Roman" w:hAnsi="Georgia"/>
                <w:sz w:val="18"/>
                <w:szCs w:val="18"/>
              </w:rPr>
            </w:pPr>
            <w:ins w:id="75" w:author="Jack Plummer" w:date="2022-10-20T17:15:00Z">
              <w:r>
                <w:rPr>
                  <w:rFonts w:ascii="Georgia" w:eastAsia="Times New Roman" w:hAnsi="Georgia"/>
                  <w:sz w:val="18"/>
                  <w:szCs w:val="18"/>
                </w:rPr>
                <w:t xml:space="preserve">Known from a single locality in </w:t>
              </w:r>
            </w:ins>
            <w:ins w:id="76" w:author="Jack Plummer" w:date="2022-10-20T17:56:00Z">
              <w:r w:rsidR="005E0EC6">
                <w:rPr>
                  <w:rFonts w:ascii="Georgia" w:eastAsia="Times New Roman" w:hAnsi="Georgia"/>
                  <w:sz w:val="18"/>
                  <w:szCs w:val="18"/>
                </w:rPr>
                <w:t xml:space="preserve">Sam Roi </w:t>
              </w:r>
              <w:proofErr w:type="spellStart"/>
              <w:r w:rsidR="005E0EC6">
                <w:rPr>
                  <w:rFonts w:ascii="Georgia" w:eastAsia="Times New Roman" w:hAnsi="Georgia"/>
                  <w:sz w:val="18"/>
                  <w:szCs w:val="18"/>
                </w:rPr>
                <w:t>Yot</w:t>
              </w:r>
              <w:proofErr w:type="spellEnd"/>
              <w:r w:rsidR="005E0EC6">
                <w:rPr>
                  <w:rFonts w:ascii="Georgia" w:eastAsia="Times New Roman" w:hAnsi="Georgia"/>
                  <w:sz w:val="18"/>
                  <w:szCs w:val="18"/>
                </w:rPr>
                <w:t xml:space="preserve"> National Park.</w:t>
              </w:r>
            </w:ins>
            <w:del w:id="77" w:author="Jack Plummer" w:date="2022-10-20T17:15:00Z">
              <w:r w:rsidDel="00156B42">
                <w:rPr>
                  <w:rFonts w:ascii="Georgia" w:eastAsia="Times New Roman" w:hAnsi="Georgia"/>
                  <w:sz w:val="18"/>
                  <w:szCs w:val="18"/>
                </w:rPr>
                <w:delText>Collection localities from herbarium specimens occur in Bangkok, Ayutthaya and Prachuap Kiri Khan provinces. It believes that now those areas become a modern city and the populations were completely destroyed and may be already extinct.</w:delText>
              </w:r>
            </w:del>
          </w:p>
        </w:tc>
      </w:tr>
    </w:tbl>
    <w:p w14:paraId="47F770A0" w14:textId="77777777" w:rsidR="005C2A7A" w:rsidRDefault="005C2A7A">
      <w:pPr>
        <w:divId w:val="391316170"/>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11"/>
        <w:gridCol w:w="894"/>
        <w:gridCol w:w="6205"/>
      </w:tblGrid>
      <w:tr w:rsidR="005C2A7A" w14:paraId="65969A8E" w14:textId="77777777">
        <w:trPr>
          <w:divId w:val="391316170"/>
          <w:tblCellSpacing w:w="15" w:type="dxa"/>
        </w:trPr>
        <w:tc>
          <w:tcPr>
            <w:tcW w:w="0" w:type="auto"/>
            <w:tcBorders>
              <w:bottom w:val="single" w:sz="6" w:space="0" w:color="000000"/>
            </w:tcBorders>
            <w:shd w:val="clear" w:color="auto" w:fill="BBBBBB"/>
            <w:vAlign w:val="center"/>
            <w:hideMark/>
          </w:tcPr>
          <w:p w14:paraId="7AA8737A"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number of locations</w:t>
            </w:r>
          </w:p>
        </w:tc>
        <w:tc>
          <w:tcPr>
            <w:tcW w:w="0" w:type="auto"/>
            <w:tcBorders>
              <w:bottom w:val="single" w:sz="6" w:space="0" w:color="000000"/>
            </w:tcBorders>
            <w:shd w:val="clear" w:color="auto" w:fill="BBBBBB"/>
            <w:vAlign w:val="center"/>
            <w:hideMark/>
          </w:tcPr>
          <w:p w14:paraId="2B6308DB"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11578504"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5C2A7A" w14:paraId="04502467" w14:textId="77777777">
        <w:trPr>
          <w:divId w:val="391316170"/>
          <w:tblCellSpacing w:w="15" w:type="dxa"/>
        </w:trPr>
        <w:tc>
          <w:tcPr>
            <w:tcW w:w="0" w:type="auto"/>
            <w:vAlign w:val="center"/>
            <w:hideMark/>
          </w:tcPr>
          <w:p w14:paraId="5DB42AF3" w14:textId="77777777" w:rsidR="005C2A7A"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3E0A5A9" w14:textId="77777777" w:rsidR="005C2A7A" w:rsidRDefault="0000000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3C402820" w14:textId="139CDF0A" w:rsidR="005C2A7A" w:rsidRDefault="00156B42">
            <w:pPr>
              <w:spacing w:after="75"/>
              <w:rPr>
                <w:rFonts w:ascii="Georgia" w:eastAsia="Times New Roman" w:hAnsi="Georgia"/>
                <w:sz w:val="18"/>
                <w:szCs w:val="18"/>
              </w:rPr>
            </w:pPr>
            <w:ins w:id="78" w:author="Jack Plummer" w:date="2022-10-20T17:15:00Z">
              <w:r>
                <w:rPr>
                  <w:rFonts w:ascii="Georgia" w:eastAsia="Times New Roman" w:hAnsi="Georgia"/>
                  <w:sz w:val="18"/>
                  <w:szCs w:val="18"/>
                </w:rPr>
                <w:t xml:space="preserve">Collection localities from herbarium specimens occur in Bangkok, </w:t>
              </w:r>
              <w:proofErr w:type="gramStart"/>
              <w:r>
                <w:rPr>
                  <w:rFonts w:ascii="Georgia" w:eastAsia="Times New Roman" w:hAnsi="Georgia"/>
                  <w:sz w:val="18"/>
                  <w:szCs w:val="18"/>
                </w:rPr>
                <w:t>Ayutthaya</w:t>
              </w:r>
              <w:proofErr w:type="gramEnd"/>
              <w:r>
                <w:rPr>
                  <w:rFonts w:ascii="Georgia" w:eastAsia="Times New Roman" w:hAnsi="Georgia"/>
                  <w:sz w:val="18"/>
                  <w:szCs w:val="18"/>
                </w:rPr>
                <w:t xml:space="preserve"> and Prachuap Kiri Khan provinces. It believes that now those areas become a modern city and the populations were </w:t>
              </w:r>
              <w:proofErr w:type="gramStart"/>
              <w:r>
                <w:rPr>
                  <w:rFonts w:ascii="Georgia" w:eastAsia="Times New Roman" w:hAnsi="Georgia"/>
                  <w:sz w:val="18"/>
                  <w:szCs w:val="18"/>
                </w:rPr>
                <w:t>completely destroyed</w:t>
              </w:r>
              <w:proofErr w:type="gramEnd"/>
              <w:r>
                <w:rPr>
                  <w:rFonts w:ascii="Georgia" w:eastAsia="Times New Roman" w:hAnsi="Georgia"/>
                  <w:sz w:val="18"/>
                  <w:szCs w:val="18"/>
                </w:rPr>
                <w:t xml:space="preserve"> and may be already extinct.</w:t>
              </w:r>
            </w:ins>
            <w:del w:id="79" w:author="Jack Plummer" w:date="2022-10-20T17:15:00Z">
              <w:r w:rsidDel="00156B42">
                <w:rPr>
                  <w:rFonts w:ascii="Georgia" w:eastAsia="Times New Roman" w:hAnsi="Georgia"/>
                  <w:sz w:val="18"/>
                  <w:szCs w:val="18"/>
                </w:rPr>
                <w:delText>-</w:delText>
              </w:r>
            </w:del>
          </w:p>
        </w:tc>
      </w:tr>
    </w:tbl>
    <w:p w14:paraId="11912F8E" w14:textId="77777777" w:rsidR="005C2A7A" w:rsidRDefault="00000000">
      <w:pPr>
        <w:pStyle w:val="Heading2"/>
        <w:divId w:val="391316170"/>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24"/>
        <w:gridCol w:w="3586"/>
      </w:tblGrid>
      <w:tr w:rsidR="005C2A7A" w14:paraId="586E8233" w14:textId="77777777">
        <w:trPr>
          <w:divId w:val="391316170"/>
          <w:tblCellSpacing w:w="15" w:type="dxa"/>
        </w:trPr>
        <w:tc>
          <w:tcPr>
            <w:tcW w:w="0" w:type="auto"/>
            <w:tcBorders>
              <w:bottom w:val="single" w:sz="6" w:space="0" w:color="000000"/>
            </w:tcBorders>
            <w:shd w:val="clear" w:color="auto" w:fill="BBBBBB"/>
            <w:vAlign w:val="center"/>
            <w:hideMark/>
          </w:tcPr>
          <w:p w14:paraId="09DA0D8A"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0D462E65"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5C2A7A" w14:paraId="42A2E579" w14:textId="77777777">
        <w:trPr>
          <w:divId w:val="391316170"/>
          <w:tblCellSpacing w:w="15" w:type="dxa"/>
        </w:trPr>
        <w:tc>
          <w:tcPr>
            <w:tcW w:w="0" w:type="auto"/>
            <w:vAlign w:val="center"/>
            <w:hideMark/>
          </w:tcPr>
          <w:p w14:paraId="2285D07F" w14:textId="77777777" w:rsidR="005C2A7A"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29C562E" w14:textId="77777777" w:rsidR="005C2A7A" w:rsidRDefault="00000000">
            <w:pPr>
              <w:spacing w:after="75"/>
              <w:rPr>
                <w:rFonts w:ascii="Georgia" w:eastAsia="Times New Roman" w:hAnsi="Georgia"/>
                <w:sz w:val="18"/>
                <w:szCs w:val="18"/>
              </w:rPr>
            </w:pPr>
            <w:r>
              <w:rPr>
                <w:rFonts w:ascii="Georgia" w:eastAsia="Times New Roman" w:hAnsi="Georgia"/>
                <w:sz w:val="18"/>
                <w:szCs w:val="18"/>
              </w:rPr>
              <w:t>This species is described from only one location.</w:t>
            </w:r>
          </w:p>
        </w:tc>
      </w:tr>
    </w:tbl>
    <w:p w14:paraId="7E4A26BA" w14:textId="77777777" w:rsidR="005C2A7A" w:rsidRDefault="00000000">
      <w:pPr>
        <w:pStyle w:val="Heading2"/>
        <w:divId w:val="391316170"/>
        <w:rPr>
          <w:rFonts w:ascii="Georgia" w:eastAsia="Times New Roman" w:hAnsi="Georgia"/>
          <w:sz w:val="27"/>
          <w:szCs w:val="27"/>
        </w:rPr>
      </w:pPr>
      <w:r>
        <w:rPr>
          <w:rFonts w:ascii="Georgia" w:eastAsia="Times New Roman" w:hAnsi="Georgia"/>
          <w:sz w:val="27"/>
          <w:szCs w:val="27"/>
        </w:rPr>
        <w:t>Elevation / Depth / Depth Zones</w:t>
      </w:r>
    </w:p>
    <w:p w14:paraId="7DBCA142" w14:textId="77777777" w:rsidR="005C2A7A" w:rsidRDefault="00000000">
      <w:pPr>
        <w:pStyle w:val="NormalWeb"/>
        <w:divId w:val="391316170"/>
        <w:rPr>
          <w:rFonts w:ascii="Georgia" w:hAnsi="Georgia"/>
        </w:rPr>
      </w:pPr>
      <w:r>
        <w:rPr>
          <w:rStyle w:val="datalabel1"/>
          <w:rFonts w:ascii="Georgia" w:hAnsi="Georgia"/>
        </w:rPr>
        <w:t xml:space="preserve">Elevation Lower Limit (in metres above sea level): </w:t>
      </w:r>
      <w:r>
        <w:rPr>
          <w:rFonts w:ascii="Georgia" w:hAnsi="Georgia"/>
        </w:rPr>
        <w:t>100</w:t>
      </w:r>
    </w:p>
    <w:p w14:paraId="48834C33" w14:textId="77777777" w:rsidR="005C2A7A" w:rsidRDefault="00000000">
      <w:pPr>
        <w:pStyle w:val="NormalWeb"/>
        <w:divId w:val="391316170"/>
        <w:rPr>
          <w:rFonts w:ascii="Georgia" w:hAnsi="Georgia"/>
        </w:rPr>
      </w:pPr>
      <w:r>
        <w:rPr>
          <w:rStyle w:val="datalabel1"/>
          <w:rFonts w:ascii="Georgia" w:hAnsi="Georgia"/>
        </w:rPr>
        <w:t xml:space="preserve">Elevation Upper Limit (in metres above sea level): </w:t>
      </w:r>
      <w:r>
        <w:rPr>
          <w:rFonts w:ascii="Georgia" w:hAnsi="Georgia"/>
        </w:rPr>
        <w:t>100</w:t>
      </w:r>
    </w:p>
    <w:p w14:paraId="700F17AB" w14:textId="77777777" w:rsidR="005C2A7A" w:rsidRDefault="00000000">
      <w:pPr>
        <w:pStyle w:val="Heading2"/>
        <w:divId w:val="391316170"/>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31"/>
        <w:gridCol w:w="1784"/>
        <w:gridCol w:w="970"/>
        <w:gridCol w:w="1001"/>
        <w:gridCol w:w="1228"/>
        <w:gridCol w:w="1137"/>
        <w:gridCol w:w="1084"/>
      </w:tblGrid>
      <w:tr w:rsidR="005C2A7A" w14:paraId="5653FA7D" w14:textId="77777777">
        <w:trPr>
          <w:divId w:val="391316170"/>
          <w:tblCellSpacing w:w="15" w:type="dxa"/>
        </w:trPr>
        <w:tc>
          <w:tcPr>
            <w:tcW w:w="0" w:type="auto"/>
            <w:tcBorders>
              <w:bottom w:val="single" w:sz="6" w:space="0" w:color="000000"/>
            </w:tcBorders>
            <w:shd w:val="clear" w:color="auto" w:fill="BBBBBB"/>
            <w:vAlign w:val="center"/>
            <w:hideMark/>
          </w:tcPr>
          <w:p w14:paraId="0E0BDE7B"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862C2C3"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7FD6A7E0"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68F33216"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4D55D9E"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18755842"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68C797FE"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4C1ED812"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5C2A7A" w14:paraId="0FD4642A" w14:textId="77777777">
        <w:trPr>
          <w:divId w:val="391316170"/>
          <w:tblCellSpacing w:w="15" w:type="dxa"/>
        </w:trPr>
        <w:tc>
          <w:tcPr>
            <w:tcW w:w="0" w:type="auto"/>
            <w:vAlign w:val="center"/>
            <w:hideMark/>
          </w:tcPr>
          <w:p w14:paraId="6EBD5FFB" w14:textId="77777777" w:rsidR="005C2A7A" w:rsidRDefault="00000000">
            <w:pPr>
              <w:spacing w:after="75"/>
              <w:rPr>
                <w:rFonts w:ascii="Georgia" w:eastAsia="Times New Roman" w:hAnsi="Georgia"/>
                <w:sz w:val="18"/>
                <w:szCs w:val="18"/>
              </w:rPr>
            </w:pPr>
            <w:r>
              <w:rPr>
                <w:rFonts w:ascii="Georgia" w:eastAsia="Times New Roman" w:hAnsi="Georgia"/>
                <w:sz w:val="18"/>
                <w:szCs w:val="18"/>
              </w:rPr>
              <w:lastRenderedPageBreak/>
              <w:t>Done</w:t>
            </w:r>
          </w:p>
        </w:tc>
        <w:tc>
          <w:tcPr>
            <w:tcW w:w="0" w:type="auto"/>
            <w:vAlign w:val="center"/>
            <w:hideMark/>
          </w:tcPr>
          <w:p w14:paraId="72180077"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DD6BECF" w14:textId="01493D82" w:rsidR="005C2A7A" w:rsidRDefault="00000000">
            <w:pPr>
              <w:spacing w:after="75"/>
              <w:rPr>
                <w:rFonts w:ascii="Georgia" w:eastAsia="Times New Roman" w:hAnsi="Georgia"/>
                <w:sz w:val="18"/>
                <w:szCs w:val="18"/>
              </w:rPr>
            </w:pPr>
            <w:r>
              <w:rPr>
                <w:rFonts w:ascii="Georgia" w:eastAsia="Times New Roman" w:hAnsi="Georgia"/>
                <w:sz w:val="18"/>
                <w:szCs w:val="18"/>
              </w:rPr>
              <w:t xml:space="preserve">Point data generated from herbarium specimen record. The point data does not include the </w:t>
            </w:r>
            <w:del w:id="80" w:author="Jack Plummer" w:date="2022-10-20T17:56:00Z">
              <w:r w:rsidDel="005E0EC6">
                <w:rPr>
                  <w:rFonts w:ascii="Georgia" w:eastAsia="Times New Roman" w:hAnsi="Georgia"/>
                  <w:sz w:val="18"/>
                  <w:szCs w:val="18"/>
                </w:rPr>
                <w:delText xml:space="preserve">collections from the </w:delText>
              </w:r>
            </w:del>
            <w:r>
              <w:rPr>
                <w:rFonts w:ascii="Georgia" w:eastAsia="Times New Roman" w:hAnsi="Georgia"/>
                <w:sz w:val="18"/>
                <w:szCs w:val="18"/>
              </w:rPr>
              <w:t xml:space="preserve">old collection </w:t>
            </w:r>
            <w:del w:id="81" w:author="Jack Plummer" w:date="2022-10-20T17:56:00Z">
              <w:r w:rsidDel="005E0EC6">
                <w:rPr>
                  <w:rFonts w:ascii="Georgia" w:eastAsia="Times New Roman" w:hAnsi="Georgia"/>
                  <w:sz w:val="18"/>
                  <w:szCs w:val="18"/>
                </w:rPr>
                <w:delText xml:space="preserve">of </w:delText>
              </w:r>
            </w:del>
            <w:r>
              <w:rPr>
                <w:rFonts w:ascii="Georgia" w:eastAsia="Times New Roman" w:hAnsi="Georgia"/>
                <w:sz w:val="18"/>
                <w:szCs w:val="18"/>
              </w:rPr>
              <w:t xml:space="preserve">occurrences in Bangkok and Ayutthaya. It </w:t>
            </w:r>
            <w:ins w:id="82" w:author="Jack Plummer" w:date="2022-10-20T17:56:00Z">
              <w:r w:rsidR="005E0EC6">
                <w:rPr>
                  <w:rFonts w:ascii="Georgia" w:eastAsia="Times New Roman" w:hAnsi="Georgia"/>
                  <w:sz w:val="18"/>
                  <w:szCs w:val="18"/>
                </w:rPr>
                <w:t xml:space="preserve">is </w:t>
              </w:r>
            </w:ins>
            <w:r>
              <w:rPr>
                <w:rFonts w:ascii="Georgia" w:eastAsia="Times New Roman" w:hAnsi="Georgia"/>
                <w:sz w:val="18"/>
                <w:szCs w:val="18"/>
              </w:rPr>
              <w:t>believe</w:t>
            </w:r>
            <w:ins w:id="83" w:author="Jack Plummer" w:date="2022-10-20T17:57:00Z">
              <w:r w:rsidR="005E0EC6">
                <w:rPr>
                  <w:rFonts w:ascii="Georgia" w:eastAsia="Times New Roman" w:hAnsi="Georgia"/>
                  <w:sz w:val="18"/>
                  <w:szCs w:val="18"/>
                </w:rPr>
                <w:t>d</w:t>
              </w:r>
            </w:ins>
            <w:del w:id="84" w:author="Jack Plummer" w:date="2022-10-20T17:57:00Z">
              <w:r w:rsidDel="005E0EC6">
                <w:rPr>
                  <w:rFonts w:ascii="Georgia" w:eastAsia="Times New Roman" w:hAnsi="Georgia"/>
                  <w:sz w:val="18"/>
                  <w:szCs w:val="18"/>
                </w:rPr>
                <w:delText>s</w:delText>
              </w:r>
            </w:del>
            <w:r>
              <w:rPr>
                <w:rFonts w:ascii="Georgia" w:eastAsia="Times New Roman" w:hAnsi="Georgia"/>
                <w:sz w:val="18"/>
                <w:szCs w:val="18"/>
              </w:rPr>
              <w:t xml:space="preserve"> that </w:t>
            </w:r>
            <w:del w:id="85" w:author="Jack Plummer" w:date="2022-10-20T17:57:00Z">
              <w:r w:rsidDel="005E0EC6">
                <w:rPr>
                  <w:rFonts w:ascii="Georgia" w:eastAsia="Times New Roman" w:hAnsi="Georgia"/>
                  <w:sz w:val="18"/>
                  <w:szCs w:val="18"/>
                </w:rPr>
                <w:delText xml:space="preserve">now those areas become a modern city and </w:delText>
              </w:r>
            </w:del>
            <w:r>
              <w:rPr>
                <w:rFonts w:ascii="Georgia" w:eastAsia="Times New Roman" w:hAnsi="Georgia"/>
                <w:sz w:val="18"/>
                <w:szCs w:val="18"/>
              </w:rPr>
              <w:t xml:space="preserve">the </w:t>
            </w:r>
            <w:ins w:id="86" w:author="Jack Plummer" w:date="2022-10-20T17:57:00Z">
              <w:r w:rsidR="005E0EC6">
                <w:rPr>
                  <w:rFonts w:ascii="Georgia" w:eastAsia="Times New Roman" w:hAnsi="Georgia"/>
                  <w:sz w:val="18"/>
                  <w:szCs w:val="18"/>
                </w:rPr>
                <w:t>sub</w:t>
              </w:r>
            </w:ins>
            <w:r>
              <w:rPr>
                <w:rFonts w:ascii="Georgia" w:eastAsia="Times New Roman" w:hAnsi="Georgia"/>
                <w:sz w:val="18"/>
                <w:szCs w:val="18"/>
              </w:rPr>
              <w:t xml:space="preserve">populations </w:t>
            </w:r>
            <w:del w:id="87" w:author="Jack Plummer" w:date="2022-10-20T17:57:00Z">
              <w:r w:rsidDel="005E0EC6">
                <w:rPr>
                  <w:rFonts w:ascii="Georgia" w:eastAsia="Times New Roman" w:hAnsi="Georgia"/>
                  <w:sz w:val="18"/>
                  <w:szCs w:val="18"/>
                </w:rPr>
                <w:delText xml:space="preserve">were </w:delText>
              </w:r>
            </w:del>
            <w:ins w:id="88" w:author="Jack Plummer" w:date="2022-10-20T17:57:00Z">
              <w:r w:rsidR="005E0EC6">
                <w:rPr>
                  <w:rFonts w:ascii="Georgia" w:eastAsia="Times New Roman" w:hAnsi="Georgia"/>
                  <w:sz w:val="18"/>
                  <w:szCs w:val="18"/>
                </w:rPr>
                <w:t xml:space="preserve">here have been </w:t>
              </w:r>
            </w:ins>
            <w:proofErr w:type="gramStart"/>
            <w:r>
              <w:rPr>
                <w:rFonts w:ascii="Georgia" w:eastAsia="Times New Roman" w:hAnsi="Georgia"/>
                <w:sz w:val="18"/>
                <w:szCs w:val="18"/>
              </w:rPr>
              <w:t>completely destroyed</w:t>
            </w:r>
            <w:proofErr w:type="gramEnd"/>
            <w:r>
              <w:rPr>
                <w:rFonts w:ascii="Georgia" w:eastAsia="Times New Roman" w:hAnsi="Georgia"/>
                <w:sz w:val="18"/>
                <w:szCs w:val="18"/>
              </w:rPr>
              <w:t xml:space="preserve"> </w:t>
            </w:r>
            <w:ins w:id="89" w:author="Jack Plummer" w:date="2022-10-20T17:57:00Z">
              <w:r w:rsidR="005E0EC6">
                <w:rPr>
                  <w:rFonts w:ascii="Georgia" w:eastAsia="Times New Roman" w:hAnsi="Georgia"/>
                  <w:sz w:val="18"/>
                  <w:szCs w:val="18"/>
                </w:rPr>
                <w:t xml:space="preserve">as a result of urbanisation </w:t>
              </w:r>
            </w:ins>
            <w:r>
              <w:rPr>
                <w:rFonts w:ascii="Georgia" w:eastAsia="Times New Roman" w:hAnsi="Georgia"/>
                <w:sz w:val="18"/>
                <w:szCs w:val="18"/>
              </w:rPr>
              <w:t xml:space="preserve">and </w:t>
            </w:r>
            <w:del w:id="90" w:author="Jack Plummer" w:date="2022-10-20T17:57:00Z">
              <w:r w:rsidDel="005E0EC6">
                <w:rPr>
                  <w:rFonts w:ascii="Georgia" w:eastAsia="Times New Roman" w:hAnsi="Georgia"/>
                  <w:sz w:val="18"/>
                  <w:szCs w:val="18"/>
                </w:rPr>
                <w:delText>may be</w:delText>
              </w:r>
            </w:del>
            <w:ins w:id="91" w:author="Jack Plummer" w:date="2022-10-20T17:57:00Z">
              <w:r w:rsidR="005E0EC6">
                <w:rPr>
                  <w:rFonts w:ascii="Georgia" w:eastAsia="Times New Roman" w:hAnsi="Georgia"/>
                  <w:sz w:val="18"/>
                  <w:szCs w:val="18"/>
                </w:rPr>
                <w:t>are likely</w:t>
              </w:r>
            </w:ins>
            <w:r>
              <w:rPr>
                <w:rFonts w:ascii="Georgia" w:eastAsia="Times New Roman" w:hAnsi="Georgia"/>
                <w:sz w:val="18"/>
                <w:szCs w:val="18"/>
              </w:rPr>
              <w:t xml:space="preserve"> already extinct. </w:t>
            </w:r>
          </w:p>
        </w:tc>
        <w:tc>
          <w:tcPr>
            <w:tcW w:w="0" w:type="auto"/>
            <w:vAlign w:val="center"/>
            <w:hideMark/>
          </w:tcPr>
          <w:p w14:paraId="5262BC20"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0D808EB"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ADAEB6C"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B867615"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06CFA8B"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213658A" w14:textId="77777777" w:rsidR="005C2A7A" w:rsidRDefault="00000000">
      <w:pPr>
        <w:pStyle w:val="Heading2"/>
        <w:divId w:val="391316170"/>
        <w:rPr>
          <w:rFonts w:ascii="Georgia" w:eastAsia="Times New Roman" w:hAnsi="Georgia"/>
          <w:sz w:val="27"/>
          <w:szCs w:val="27"/>
        </w:rPr>
      </w:pPr>
      <w:r>
        <w:rPr>
          <w:rFonts w:ascii="Georgia" w:eastAsia="Times New Roman" w:hAnsi="Georgia"/>
          <w:sz w:val="27"/>
          <w:szCs w:val="27"/>
        </w:rPr>
        <w:t>Biogeographic Realms</w:t>
      </w:r>
    </w:p>
    <w:p w14:paraId="1D2B4783" w14:textId="77777777" w:rsidR="005C2A7A" w:rsidRDefault="00000000">
      <w:pPr>
        <w:pStyle w:val="NormalWeb"/>
        <w:divId w:val="391316170"/>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2063210B" w14:textId="77777777" w:rsidR="005C2A7A" w:rsidRDefault="00000000">
      <w:pPr>
        <w:pStyle w:val="Heading1"/>
        <w:divId w:val="284310075"/>
        <w:rPr>
          <w:rFonts w:ascii="Georgia" w:eastAsia="Times New Roman" w:hAnsi="Georgia"/>
          <w:sz w:val="29"/>
          <w:szCs w:val="29"/>
        </w:rPr>
      </w:pPr>
      <w:r>
        <w:rPr>
          <w:rFonts w:ascii="Georgia" w:eastAsia="Times New Roman" w:hAnsi="Georgia"/>
          <w:sz w:val="29"/>
          <w:szCs w:val="29"/>
        </w:rPr>
        <w:t>Occurrence</w:t>
      </w:r>
    </w:p>
    <w:p w14:paraId="15F75C2B" w14:textId="77777777" w:rsidR="005C2A7A" w:rsidRDefault="00000000">
      <w:pPr>
        <w:pStyle w:val="Heading2"/>
        <w:divId w:val="284310075"/>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5C2A7A" w14:paraId="2A45B5BF" w14:textId="77777777">
        <w:trPr>
          <w:divId w:val="284310075"/>
          <w:tblCellSpacing w:w="15" w:type="dxa"/>
        </w:trPr>
        <w:tc>
          <w:tcPr>
            <w:tcW w:w="0" w:type="auto"/>
            <w:tcBorders>
              <w:bottom w:val="single" w:sz="6" w:space="0" w:color="000000"/>
            </w:tcBorders>
            <w:shd w:val="clear" w:color="auto" w:fill="BBBBBB"/>
            <w:vAlign w:val="center"/>
            <w:hideMark/>
          </w:tcPr>
          <w:p w14:paraId="4D97A7CD"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4E0D3691"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6BF3435F"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6E6C8686"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5471BBFD"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5C2A7A" w14:paraId="06DE6320" w14:textId="77777777">
        <w:trPr>
          <w:divId w:val="284310075"/>
          <w:tblCellSpacing w:w="15" w:type="dxa"/>
        </w:trPr>
        <w:tc>
          <w:tcPr>
            <w:tcW w:w="0" w:type="auto"/>
            <w:tcBorders>
              <w:bottom w:val="single" w:sz="6" w:space="0" w:color="CCCCCC"/>
            </w:tcBorders>
            <w:vAlign w:val="center"/>
            <w:hideMark/>
          </w:tcPr>
          <w:p w14:paraId="4F5A3C40" w14:textId="77777777" w:rsidR="005C2A7A"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53C63140" w14:textId="77777777" w:rsidR="005C2A7A"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55C4175" w14:textId="77777777" w:rsidR="005C2A7A"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F482435"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DA1E516" w14:textId="77777777" w:rsidR="005C2A7A"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1C8D65D8" w14:textId="77777777" w:rsidR="005C2A7A" w:rsidRDefault="00000000">
      <w:pPr>
        <w:pStyle w:val="Heading1"/>
        <w:divId w:val="1139224541"/>
        <w:rPr>
          <w:rFonts w:ascii="Georgia" w:eastAsia="Times New Roman" w:hAnsi="Georgia"/>
          <w:sz w:val="29"/>
          <w:szCs w:val="29"/>
        </w:rPr>
      </w:pPr>
      <w:r>
        <w:rPr>
          <w:rFonts w:ascii="Georgia" w:eastAsia="Times New Roman" w:hAnsi="Georgia"/>
          <w:sz w:val="29"/>
          <w:szCs w:val="29"/>
        </w:rPr>
        <w:t>Population</w:t>
      </w:r>
    </w:p>
    <w:p w14:paraId="7788D12E" w14:textId="77777777" w:rsidR="005C2A7A" w:rsidRDefault="00000000">
      <w:pPr>
        <w:pStyle w:val="NormalWeb"/>
        <w:divId w:val="1139224541"/>
        <w:rPr>
          <w:rFonts w:ascii="Georgia" w:hAnsi="Georgia"/>
        </w:rPr>
      </w:pPr>
      <w:r>
        <w:rPr>
          <w:rFonts w:ascii="Georgia" w:hAnsi="Georgia"/>
          <w:shd w:val="clear" w:color="auto" w:fill="FFFFFF"/>
        </w:rPr>
        <w:t xml:space="preserve">The taxon is extremely rare, with only a single remaining wild plant. </w:t>
      </w:r>
      <w:commentRangeStart w:id="92"/>
      <w:r w:rsidRPr="00D07A0E">
        <w:rPr>
          <w:rFonts w:ascii="Georgia" w:hAnsi="Georgia"/>
          <w:strike/>
          <w:shd w:val="clear" w:color="auto" w:fill="FFFFFF"/>
          <w:rPrChange w:id="93" w:author="Jack Plummer" w:date="2022-10-20T17:28:00Z">
            <w:rPr>
              <w:rFonts w:ascii="Georgia" w:hAnsi="Georgia"/>
              <w:shd w:val="clear" w:color="auto" w:fill="FFFFFF"/>
            </w:rPr>
          </w:rPrChange>
        </w:rPr>
        <w:t xml:space="preserve">No information available around the size and the status of specific subpopulation and the current population trend is unknown. Its habitat is threatened by many threats which are inferred to be contributing to a continuing decline in habitat area, </w:t>
      </w:r>
      <w:proofErr w:type="gramStart"/>
      <w:r w:rsidRPr="00D07A0E">
        <w:rPr>
          <w:rFonts w:ascii="Georgia" w:hAnsi="Georgia"/>
          <w:strike/>
          <w:shd w:val="clear" w:color="auto" w:fill="FFFFFF"/>
          <w:rPrChange w:id="94" w:author="Jack Plummer" w:date="2022-10-20T17:28:00Z">
            <w:rPr>
              <w:rFonts w:ascii="Georgia" w:hAnsi="Georgia"/>
              <w:shd w:val="clear" w:color="auto" w:fill="FFFFFF"/>
            </w:rPr>
          </w:rPrChange>
        </w:rPr>
        <w:t>extent</w:t>
      </w:r>
      <w:proofErr w:type="gramEnd"/>
      <w:r w:rsidRPr="00D07A0E">
        <w:rPr>
          <w:rFonts w:ascii="Georgia" w:hAnsi="Georgia"/>
          <w:strike/>
          <w:shd w:val="clear" w:color="auto" w:fill="FFFFFF"/>
          <w:rPrChange w:id="95" w:author="Jack Plummer" w:date="2022-10-20T17:28:00Z">
            <w:rPr>
              <w:rFonts w:ascii="Georgia" w:hAnsi="Georgia"/>
              <w:shd w:val="clear" w:color="auto" w:fill="FFFFFF"/>
            </w:rPr>
          </w:rPrChange>
        </w:rPr>
        <w:t xml:space="preserve"> and quality. Further research into population status and trend are required to confirm whether a decline is apparent and ongoing.</w:t>
      </w:r>
      <w:commentRangeEnd w:id="92"/>
      <w:r w:rsidR="00D07A0E">
        <w:rPr>
          <w:rStyle w:val="CommentReference"/>
        </w:rPr>
        <w:commentReference w:id="92"/>
      </w:r>
      <w:r>
        <w:rPr>
          <w:rFonts w:ascii="Georgia" w:hAnsi="Georgia"/>
          <w:shd w:val="clear" w:color="auto" w:fill="FFFFFF"/>
        </w:rPr>
        <w:t> </w:t>
      </w:r>
      <w:r>
        <w:rPr>
          <w:rFonts w:ascii="Georgia" w:hAnsi="Georgia"/>
        </w:rPr>
        <w:t>Moreover, confirmation about the remaining of this species in the wild is still needed.</w:t>
      </w:r>
    </w:p>
    <w:p w14:paraId="56CDB703" w14:textId="77777777" w:rsidR="005C2A7A" w:rsidRDefault="00000000">
      <w:pPr>
        <w:pStyle w:val="Heading2"/>
        <w:divId w:val="1139224541"/>
        <w:rPr>
          <w:rFonts w:ascii="Georgia" w:eastAsia="Times New Roman" w:hAnsi="Georgia"/>
          <w:sz w:val="27"/>
          <w:szCs w:val="27"/>
        </w:rPr>
      </w:pPr>
      <w:r>
        <w:rPr>
          <w:rFonts w:ascii="Georgia" w:eastAsia="Times New Roman" w:hAnsi="Georgia"/>
          <w:sz w:val="27"/>
          <w:szCs w:val="27"/>
        </w:rPr>
        <w:t>Population Information</w:t>
      </w:r>
    </w:p>
    <w:p w14:paraId="2CF2DE1C" w14:textId="7D8FFE96" w:rsidR="005C2A7A" w:rsidRDefault="00000000">
      <w:pPr>
        <w:pStyle w:val="NormalWeb"/>
        <w:divId w:val="1139224541"/>
        <w:rPr>
          <w:ins w:id="96" w:author="Jack Plummer" w:date="2022-10-20T17:30:00Z"/>
          <w:rFonts w:ascii="Georgia" w:hAnsi="Georgia"/>
        </w:rPr>
      </w:pPr>
      <w:r>
        <w:rPr>
          <w:rStyle w:val="datalabel1"/>
          <w:rFonts w:ascii="Georgia" w:hAnsi="Georgia"/>
        </w:rPr>
        <w:t xml:space="preserve">Current Population Trend: </w:t>
      </w:r>
      <w:r>
        <w:rPr>
          <w:rFonts w:ascii="Georgia" w:hAnsi="Georgia"/>
        </w:rPr>
        <w:t>Decreasing</w:t>
      </w:r>
    </w:p>
    <w:p w14:paraId="1826BF9C" w14:textId="4803FA16" w:rsidR="00D07A0E" w:rsidRDefault="00D07A0E">
      <w:pPr>
        <w:pStyle w:val="NormalWeb"/>
        <w:divId w:val="1139224541"/>
        <w:rPr>
          <w:ins w:id="97" w:author="Jack Plummer" w:date="2022-10-20T17:30:00Z"/>
          <w:rFonts w:ascii="Georgia" w:hAnsi="Georgia"/>
        </w:rPr>
      </w:pPr>
      <w:ins w:id="98" w:author="Jack Plummer" w:date="2022-10-20T17:30:00Z">
        <w:r>
          <w:rPr>
            <w:rFonts w:ascii="Georgia" w:hAnsi="Georgia"/>
            <w:b/>
            <w:bCs/>
          </w:rPr>
          <w:t xml:space="preserve">Number of mature individuals: </w:t>
        </w:r>
        <w:r>
          <w:rPr>
            <w:rFonts w:ascii="Georgia" w:hAnsi="Georgia"/>
          </w:rPr>
          <w:t>1</w:t>
        </w:r>
      </w:ins>
    </w:p>
    <w:p w14:paraId="5B9E09D0" w14:textId="3EBDE240" w:rsidR="00D07A0E" w:rsidRDefault="00D07A0E">
      <w:pPr>
        <w:pStyle w:val="NormalWeb"/>
        <w:divId w:val="1139224541"/>
        <w:rPr>
          <w:ins w:id="99" w:author="Jack Plummer" w:date="2022-10-20T17:32:00Z"/>
          <w:rFonts w:ascii="Georgia" w:hAnsi="Georgia"/>
          <w:i/>
          <w:iCs/>
        </w:rPr>
      </w:pPr>
      <w:ins w:id="100" w:author="Jack Plummer" w:date="2022-10-20T17:30:00Z">
        <w:r>
          <w:rPr>
            <w:rFonts w:ascii="Georgia" w:hAnsi="Georgia"/>
            <w:i/>
            <w:iCs/>
          </w:rPr>
          <w:t>Add continuing decline in number of mature individuals</w:t>
        </w:r>
      </w:ins>
    </w:p>
    <w:p w14:paraId="159D94D5" w14:textId="7E66268B" w:rsidR="00D07A0E" w:rsidRPr="00D07A0E" w:rsidRDefault="00D07A0E">
      <w:pPr>
        <w:pStyle w:val="NormalWeb"/>
        <w:divId w:val="1139224541"/>
        <w:rPr>
          <w:rFonts w:ascii="Georgia" w:hAnsi="Georgia"/>
          <w:i/>
          <w:iCs/>
          <w:rPrChange w:id="101" w:author="Jack Plummer" w:date="2022-10-20T17:30:00Z">
            <w:rPr>
              <w:rFonts w:ascii="Georgia" w:hAnsi="Georgia"/>
            </w:rPr>
          </w:rPrChange>
        </w:rPr>
      </w:pPr>
      <w:ins w:id="102" w:author="Jack Plummer" w:date="2022-10-20T17:32:00Z">
        <w:r>
          <w:rPr>
            <w:rFonts w:ascii="Georgia" w:hAnsi="Georgia"/>
            <w:i/>
            <w:iCs/>
          </w:rPr>
          <w:t>Add number of subpopulations = 1</w:t>
        </w:r>
      </w:ins>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36"/>
        <w:gridCol w:w="894"/>
        <w:gridCol w:w="6080"/>
      </w:tblGrid>
      <w:tr w:rsidR="00B7179B" w14:paraId="6FB62F18" w14:textId="77777777">
        <w:trPr>
          <w:divId w:val="1139224541"/>
          <w:tblCellSpacing w:w="15" w:type="dxa"/>
        </w:trPr>
        <w:tc>
          <w:tcPr>
            <w:tcW w:w="0" w:type="auto"/>
            <w:tcBorders>
              <w:bottom w:val="single" w:sz="6" w:space="0" w:color="000000"/>
            </w:tcBorders>
            <w:shd w:val="clear" w:color="auto" w:fill="BBBBBB"/>
            <w:vAlign w:val="center"/>
            <w:hideMark/>
          </w:tcPr>
          <w:p w14:paraId="7C3FA0D9"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number of subpopulations</w:t>
            </w:r>
          </w:p>
        </w:tc>
        <w:tc>
          <w:tcPr>
            <w:tcW w:w="0" w:type="auto"/>
            <w:tcBorders>
              <w:bottom w:val="single" w:sz="6" w:space="0" w:color="000000"/>
            </w:tcBorders>
            <w:shd w:val="clear" w:color="auto" w:fill="BBBBBB"/>
            <w:vAlign w:val="center"/>
            <w:hideMark/>
          </w:tcPr>
          <w:p w14:paraId="300AAC61"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2483CF58"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7179B" w14:paraId="413FB20F" w14:textId="77777777">
        <w:trPr>
          <w:divId w:val="1139224541"/>
          <w:tblCellSpacing w:w="15" w:type="dxa"/>
        </w:trPr>
        <w:tc>
          <w:tcPr>
            <w:tcW w:w="0" w:type="auto"/>
            <w:vAlign w:val="center"/>
            <w:hideMark/>
          </w:tcPr>
          <w:p w14:paraId="3B399A8A" w14:textId="77777777" w:rsidR="005C2A7A"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BEA6C7C" w14:textId="77777777" w:rsidR="005C2A7A" w:rsidRDefault="0000000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5B50AE68" w14:textId="7B8DB1B1" w:rsidR="005C2A7A" w:rsidRDefault="00000000">
            <w:pPr>
              <w:spacing w:after="75"/>
              <w:rPr>
                <w:rFonts w:ascii="Georgia" w:eastAsia="Times New Roman" w:hAnsi="Georgia"/>
                <w:sz w:val="18"/>
                <w:szCs w:val="18"/>
              </w:rPr>
            </w:pPr>
            <w:r>
              <w:rPr>
                <w:rFonts w:ascii="Georgia" w:eastAsia="Times New Roman" w:hAnsi="Georgia"/>
                <w:sz w:val="18"/>
                <w:szCs w:val="18"/>
              </w:rPr>
              <w:t xml:space="preserve">Collection localities from herbarium specimens </w:t>
            </w:r>
            <w:ins w:id="103" w:author="Jack Plummer" w:date="2022-10-20T17:40:00Z">
              <w:r w:rsidR="00B7179B">
                <w:rPr>
                  <w:rFonts w:ascii="Georgia" w:eastAsia="Times New Roman" w:hAnsi="Georgia"/>
                  <w:sz w:val="18"/>
                  <w:szCs w:val="18"/>
                </w:rPr>
                <w:t>have been recorded from</w:t>
              </w:r>
            </w:ins>
            <w:del w:id="104" w:author="Jack Plummer" w:date="2022-10-20T17:40:00Z">
              <w:r w:rsidDel="00B7179B">
                <w:rPr>
                  <w:rFonts w:ascii="Georgia" w:eastAsia="Times New Roman" w:hAnsi="Georgia"/>
                  <w:sz w:val="18"/>
                  <w:szCs w:val="18"/>
                </w:rPr>
                <w:delText>occur in</w:delText>
              </w:r>
            </w:del>
            <w:r>
              <w:rPr>
                <w:rFonts w:ascii="Georgia" w:eastAsia="Times New Roman" w:hAnsi="Georgia"/>
                <w:sz w:val="18"/>
                <w:szCs w:val="18"/>
              </w:rPr>
              <w:t xml:space="preserve"> Bangkok, </w:t>
            </w:r>
            <w:proofErr w:type="gramStart"/>
            <w:r>
              <w:rPr>
                <w:rFonts w:ascii="Georgia" w:eastAsia="Times New Roman" w:hAnsi="Georgia"/>
                <w:sz w:val="18"/>
                <w:szCs w:val="18"/>
              </w:rPr>
              <w:t>Ayutthaya</w:t>
            </w:r>
            <w:proofErr w:type="gramEnd"/>
            <w:r>
              <w:rPr>
                <w:rFonts w:ascii="Georgia" w:eastAsia="Times New Roman" w:hAnsi="Georgia"/>
                <w:sz w:val="18"/>
                <w:szCs w:val="18"/>
              </w:rPr>
              <w:t xml:space="preserve"> and Prachuap Kiri Khan provinces. It </w:t>
            </w:r>
            <w:ins w:id="105" w:author="Jack Plummer" w:date="2022-10-20T17:39:00Z">
              <w:r w:rsidR="00B7179B">
                <w:rPr>
                  <w:rFonts w:ascii="Georgia" w:eastAsia="Times New Roman" w:hAnsi="Georgia"/>
                  <w:sz w:val="18"/>
                  <w:szCs w:val="18"/>
                </w:rPr>
                <w:t xml:space="preserve">is </w:t>
              </w:r>
            </w:ins>
            <w:r>
              <w:rPr>
                <w:rFonts w:ascii="Georgia" w:eastAsia="Times New Roman" w:hAnsi="Georgia"/>
                <w:sz w:val="18"/>
                <w:szCs w:val="18"/>
              </w:rPr>
              <w:t>believe</w:t>
            </w:r>
            <w:ins w:id="106" w:author="Jack Plummer" w:date="2022-10-20T17:39:00Z">
              <w:r w:rsidR="00B7179B">
                <w:rPr>
                  <w:rFonts w:ascii="Georgia" w:eastAsia="Times New Roman" w:hAnsi="Georgia"/>
                  <w:sz w:val="18"/>
                  <w:szCs w:val="18"/>
                </w:rPr>
                <w:t>d</w:t>
              </w:r>
            </w:ins>
            <w:del w:id="107" w:author="Jack Plummer" w:date="2022-10-20T17:39:00Z">
              <w:r w:rsidDel="00B7179B">
                <w:rPr>
                  <w:rFonts w:ascii="Georgia" w:eastAsia="Times New Roman" w:hAnsi="Georgia"/>
                  <w:sz w:val="18"/>
                  <w:szCs w:val="18"/>
                </w:rPr>
                <w:delText>s</w:delText>
              </w:r>
            </w:del>
            <w:r>
              <w:rPr>
                <w:rFonts w:ascii="Georgia" w:eastAsia="Times New Roman" w:hAnsi="Georgia"/>
                <w:sz w:val="18"/>
                <w:szCs w:val="18"/>
              </w:rPr>
              <w:t xml:space="preserve"> that </w:t>
            </w:r>
            <w:del w:id="108" w:author="Jack Plummer" w:date="2022-10-20T17:39:00Z">
              <w:r w:rsidDel="00B7179B">
                <w:rPr>
                  <w:rFonts w:ascii="Georgia" w:eastAsia="Times New Roman" w:hAnsi="Georgia"/>
                  <w:sz w:val="18"/>
                  <w:szCs w:val="18"/>
                </w:rPr>
                <w:delText>now those areas become a modern city</w:delText>
              </w:r>
            </w:del>
            <w:ins w:id="109" w:author="Jack Plummer" w:date="2022-10-20T17:39:00Z">
              <w:r w:rsidR="00B7179B">
                <w:rPr>
                  <w:rFonts w:ascii="Georgia" w:eastAsia="Times New Roman" w:hAnsi="Georgia"/>
                  <w:sz w:val="18"/>
                  <w:szCs w:val="18"/>
                </w:rPr>
                <w:t>subpop</w:t>
              </w:r>
            </w:ins>
            <w:ins w:id="110" w:author="Jack Plummer" w:date="2022-10-20T17:40:00Z">
              <w:r w:rsidR="00B7179B">
                <w:rPr>
                  <w:rFonts w:ascii="Georgia" w:eastAsia="Times New Roman" w:hAnsi="Georgia"/>
                  <w:sz w:val="18"/>
                  <w:szCs w:val="18"/>
                </w:rPr>
                <w:t>ulations in the vicinity of the large urban areas of Bangkok and Ayutthaya</w:t>
              </w:r>
            </w:ins>
            <w:r>
              <w:rPr>
                <w:rFonts w:ascii="Georgia" w:eastAsia="Times New Roman" w:hAnsi="Georgia"/>
                <w:sz w:val="18"/>
                <w:szCs w:val="18"/>
              </w:rPr>
              <w:t xml:space="preserve"> </w:t>
            </w:r>
            <w:del w:id="111" w:author="Jack Plummer" w:date="2022-10-20T17:40:00Z">
              <w:r w:rsidDel="00B7179B">
                <w:rPr>
                  <w:rFonts w:ascii="Georgia" w:eastAsia="Times New Roman" w:hAnsi="Georgia"/>
                  <w:sz w:val="18"/>
                  <w:szCs w:val="18"/>
                </w:rPr>
                <w:delText>and the populations were</w:delText>
              </w:r>
            </w:del>
            <w:ins w:id="112" w:author="Jack Plummer" w:date="2022-10-20T17:40:00Z">
              <w:r w:rsidR="00B7179B">
                <w:rPr>
                  <w:rFonts w:ascii="Georgia" w:eastAsia="Times New Roman" w:hAnsi="Georgia"/>
                  <w:sz w:val="18"/>
                  <w:szCs w:val="18"/>
                </w:rPr>
                <w:t>may be</w:t>
              </w:r>
            </w:ins>
            <w:r>
              <w:rPr>
                <w:rFonts w:ascii="Georgia" w:eastAsia="Times New Roman" w:hAnsi="Georgia"/>
                <w:sz w:val="18"/>
                <w:szCs w:val="18"/>
              </w:rPr>
              <w:t xml:space="preserve"> </w:t>
            </w:r>
            <w:proofErr w:type="gramStart"/>
            <w:r>
              <w:rPr>
                <w:rFonts w:ascii="Georgia" w:eastAsia="Times New Roman" w:hAnsi="Georgia"/>
                <w:sz w:val="18"/>
                <w:szCs w:val="18"/>
              </w:rPr>
              <w:t>completely destroyed</w:t>
            </w:r>
            <w:proofErr w:type="gramEnd"/>
            <w:r>
              <w:rPr>
                <w:rFonts w:ascii="Georgia" w:eastAsia="Times New Roman" w:hAnsi="Georgia"/>
                <w:sz w:val="18"/>
                <w:szCs w:val="18"/>
              </w:rPr>
              <w:t xml:space="preserve"> and </w:t>
            </w:r>
            <w:del w:id="113" w:author="Jack Plummer" w:date="2022-10-20T17:40:00Z">
              <w:r w:rsidDel="00B7179B">
                <w:rPr>
                  <w:rFonts w:ascii="Georgia" w:eastAsia="Times New Roman" w:hAnsi="Georgia"/>
                  <w:sz w:val="18"/>
                  <w:szCs w:val="18"/>
                </w:rPr>
                <w:delText xml:space="preserve">may be </w:delText>
              </w:r>
            </w:del>
            <w:r>
              <w:rPr>
                <w:rFonts w:ascii="Georgia" w:eastAsia="Times New Roman" w:hAnsi="Georgia"/>
                <w:sz w:val="18"/>
                <w:szCs w:val="18"/>
              </w:rPr>
              <w:t>already extinct.</w:t>
            </w:r>
          </w:p>
        </w:tc>
      </w:tr>
    </w:tbl>
    <w:p w14:paraId="439EC0F7" w14:textId="77777777" w:rsidR="005C2A7A" w:rsidRDefault="00000000">
      <w:pPr>
        <w:pStyle w:val="Heading1"/>
        <w:divId w:val="697047558"/>
        <w:rPr>
          <w:rFonts w:ascii="Georgia" w:eastAsia="Times New Roman" w:hAnsi="Georgia"/>
          <w:sz w:val="29"/>
          <w:szCs w:val="29"/>
        </w:rPr>
      </w:pPr>
      <w:r>
        <w:rPr>
          <w:rFonts w:ascii="Georgia" w:eastAsia="Times New Roman" w:hAnsi="Georgia"/>
          <w:sz w:val="29"/>
          <w:szCs w:val="29"/>
        </w:rPr>
        <w:lastRenderedPageBreak/>
        <w:t>Habitats and Ecology</w:t>
      </w:r>
    </w:p>
    <w:p w14:paraId="3C5DA390" w14:textId="77777777" w:rsidR="005C2A7A" w:rsidRDefault="00000000">
      <w:pPr>
        <w:pStyle w:val="NormalWeb"/>
        <w:divId w:val="697047558"/>
        <w:rPr>
          <w:rFonts w:ascii="Georgia" w:hAnsi="Georgia"/>
        </w:rPr>
      </w:pPr>
      <w:commentRangeStart w:id="114"/>
      <w:r>
        <w:rPr>
          <w:rFonts w:ascii="Georgia" w:hAnsi="Georgia"/>
        </w:rPr>
        <w:t xml:space="preserve">This species </w:t>
      </w:r>
      <w:commentRangeEnd w:id="114"/>
      <w:r w:rsidR="00B7179B">
        <w:rPr>
          <w:rStyle w:val="CommentReference"/>
        </w:rPr>
        <w:commentReference w:id="114"/>
      </w:r>
      <w:r>
        <w:rPr>
          <w:rFonts w:ascii="Georgia" w:hAnsi="Georgia"/>
        </w:rPr>
        <w:t>is found on rocks and walls.</w:t>
      </w:r>
    </w:p>
    <w:p w14:paraId="6F58B15D" w14:textId="77777777" w:rsidR="005C2A7A" w:rsidRDefault="00000000">
      <w:pPr>
        <w:pStyle w:val="Heading2"/>
        <w:divId w:val="697047558"/>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48"/>
        <w:gridCol w:w="1888"/>
      </w:tblGrid>
      <w:tr w:rsidR="005C2A7A" w14:paraId="4FA06810" w14:textId="77777777">
        <w:trPr>
          <w:divId w:val="697047558"/>
          <w:tblCellSpacing w:w="15" w:type="dxa"/>
        </w:trPr>
        <w:tc>
          <w:tcPr>
            <w:tcW w:w="0" w:type="auto"/>
            <w:tcBorders>
              <w:bottom w:val="single" w:sz="6" w:space="0" w:color="000000"/>
            </w:tcBorders>
            <w:shd w:val="clear" w:color="auto" w:fill="BBBBBB"/>
            <w:vAlign w:val="center"/>
            <w:hideMark/>
          </w:tcPr>
          <w:p w14:paraId="389925C3"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664A6FBF"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50ADDE48"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39355F93"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5C2A7A" w14:paraId="2AF99EA2" w14:textId="77777777">
        <w:trPr>
          <w:divId w:val="697047558"/>
          <w:tblCellSpacing w:w="15" w:type="dxa"/>
        </w:trPr>
        <w:tc>
          <w:tcPr>
            <w:tcW w:w="0" w:type="auto"/>
            <w:tcBorders>
              <w:bottom w:val="single" w:sz="6" w:space="0" w:color="CCCCCC"/>
            </w:tcBorders>
            <w:vAlign w:val="center"/>
            <w:hideMark/>
          </w:tcPr>
          <w:p w14:paraId="57C50999" w14:textId="77777777" w:rsidR="005C2A7A" w:rsidRDefault="00000000">
            <w:pPr>
              <w:spacing w:after="75"/>
              <w:rPr>
                <w:rFonts w:ascii="Georgia" w:eastAsia="Times New Roman" w:hAnsi="Georgia"/>
                <w:sz w:val="18"/>
                <w:szCs w:val="18"/>
              </w:rPr>
            </w:pPr>
            <w:commentRangeStart w:id="115"/>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3D0E1FFA" w14:textId="77777777" w:rsidR="005C2A7A"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61ED9B27" w14:textId="77777777" w:rsidR="005C2A7A" w:rsidRDefault="00000000">
            <w:pPr>
              <w:spacing w:after="75"/>
              <w:rPr>
                <w:rFonts w:ascii="Georgia" w:eastAsia="Times New Roman" w:hAnsi="Georgia"/>
                <w:sz w:val="18"/>
                <w:szCs w:val="18"/>
              </w:rPr>
            </w:pPr>
            <w:r>
              <w:rPr>
                <w:rFonts w:ascii="Georgia" w:eastAsia="Times New Roman" w:hAnsi="Georgia"/>
                <w:sz w:val="18"/>
                <w:szCs w:val="18"/>
              </w:rPr>
              <w:t>Suitable</w:t>
            </w:r>
            <w:commentRangeEnd w:id="115"/>
            <w:r w:rsidR="00B7179B">
              <w:rPr>
                <w:rStyle w:val="CommentReference"/>
              </w:rPr>
              <w:commentReference w:id="115"/>
            </w:r>
          </w:p>
        </w:tc>
        <w:tc>
          <w:tcPr>
            <w:tcW w:w="0" w:type="auto"/>
            <w:tcBorders>
              <w:bottom w:val="single" w:sz="6" w:space="0" w:color="CCCCCC"/>
            </w:tcBorders>
            <w:vAlign w:val="center"/>
            <w:hideMark/>
          </w:tcPr>
          <w:p w14:paraId="7365FF22"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5477A41" w14:textId="77777777" w:rsidR="005C2A7A" w:rsidRDefault="00000000">
      <w:pPr>
        <w:pStyle w:val="Heading2"/>
        <w:divId w:val="697047558"/>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69"/>
        <w:gridCol w:w="894"/>
        <w:gridCol w:w="6247"/>
      </w:tblGrid>
      <w:tr w:rsidR="00B7179B" w14:paraId="713ED518" w14:textId="77777777">
        <w:trPr>
          <w:divId w:val="697047558"/>
          <w:tblCellSpacing w:w="15" w:type="dxa"/>
        </w:trPr>
        <w:tc>
          <w:tcPr>
            <w:tcW w:w="0" w:type="auto"/>
            <w:tcBorders>
              <w:bottom w:val="single" w:sz="6" w:space="0" w:color="000000"/>
            </w:tcBorders>
            <w:shd w:val="clear" w:color="auto" w:fill="BBBBBB"/>
            <w:vAlign w:val="center"/>
            <w:hideMark/>
          </w:tcPr>
          <w:p w14:paraId="6229DB70"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7AD450FE"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E342366"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7179B" w14:paraId="39C651D2" w14:textId="77777777">
        <w:trPr>
          <w:divId w:val="697047558"/>
          <w:tblCellSpacing w:w="15" w:type="dxa"/>
        </w:trPr>
        <w:tc>
          <w:tcPr>
            <w:tcW w:w="0" w:type="auto"/>
            <w:vAlign w:val="center"/>
            <w:hideMark/>
          </w:tcPr>
          <w:p w14:paraId="12820025" w14:textId="77777777" w:rsidR="005C2A7A"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04C39D3" w14:textId="77777777" w:rsidR="005C2A7A" w:rsidRDefault="0000000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275317D7" w14:textId="377C8347" w:rsidR="005C2A7A" w:rsidRPr="00B7179B" w:rsidRDefault="00000000">
            <w:pPr>
              <w:spacing w:after="75"/>
              <w:rPr>
                <w:rFonts w:ascii="Georgia" w:eastAsia="Times New Roman" w:hAnsi="Georgia"/>
                <w:sz w:val="18"/>
                <w:szCs w:val="18"/>
              </w:rPr>
            </w:pPr>
            <w:commentRangeStart w:id="116"/>
            <w:r w:rsidRPr="00B7179B">
              <w:rPr>
                <w:rFonts w:ascii="Georgia" w:eastAsia="Times New Roman" w:hAnsi="Georgia"/>
                <w:strike/>
                <w:sz w:val="18"/>
                <w:szCs w:val="18"/>
                <w:rPrChange w:id="117" w:author="Jack Plummer" w:date="2022-10-20T17:44:00Z">
                  <w:rPr>
                    <w:rFonts w:ascii="Georgia" w:eastAsia="Times New Roman" w:hAnsi="Georgia"/>
                    <w:sz w:val="18"/>
                    <w:szCs w:val="18"/>
                  </w:rPr>
                </w:rPrChange>
              </w:rPr>
              <w:t xml:space="preserve">Most of </w:t>
            </w:r>
            <w:ins w:id="118" w:author="Jack Plummer" w:date="2022-10-20T17:44:00Z">
              <w:r w:rsidR="00B7179B" w:rsidRPr="00B7179B">
                <w:rPr>
                  <w:rFonts w:ascii="Georgia" w:eastAsia="Times New Roman" w:hAnsi="Georgia"/>
                  <w:strike/>
                  <w:sz w:val="18"/>
                  <w:szCs w:val="18"/>
                  <w:rPrChange w:id="119" w:author="Jack Plummer" w:date="2022-10-20T17:44:00Z">
                    <w:rPr>
                      <w:rFonts w:ascii="Georgia" w:eastAsia="Times New Roman" w:hAnsi="Georgia"/>
                      <w:sz w:val="18"/>
                      <w:szCs w:val="18"/>
                    </w:rPr>
                  </w:rPrChange>
                </w:rPr>
                <w:t xml:space="preserve">the </w:t>
              </w:r>
            </w:ins>
            <w:r w:rsidRPr="00B7179B">
              <w:rPr>
                <w:rFonts w:ascii="Georgia" w:eastAsia="Times New Roman" w:hAnsi="Georgia"/>
                <w:strike/>
                <w:sz w:val="18"/>
                <w:szCs w:val="18"/>
                <w:rPrChange w:id="120" w:author="Jack Plummer" w:date="2022-10-20T17:44:00Z">
                  <w:rPr>
                    <w:rFonts w:ascii="Georgia" w:eastAsia="Times New Roman" w:hAnsi="Georgia"/>
                    <w:sz w:val="18"/>
                    <w:szCs w:val="18"/>
                  </w:rPr>
                </w:rPrChange>
              </w:rPr>
              <w:t xml:space="preserve">herbarium specimens were collected between 1919 and 1936 in area of Bangkok and </w:t>
            </w:r>
            <w:proofErr w:type="spellStart"/>
            <w:r w:rsidRPr="00B7179B">
              <w:rPr>
                <w:rFonts w:ascii="Georgia" w:eastAsia="Times New Roman" w:hAnsi="Georgia"/>
                <w:strike/>
                <w:sz w:val="18"/>
                <w:szCs w:val="18"/>
                <w:rPrChange w:id="121" w:author="Jack Plummer" w:date="2022-10-20T17:44:00Z">
                  <w:rPr>
                    <w:rFonts w:ascii="Georgia" w:eastAsia="Times New Roman" w:hAnsi="Georgia"/>
                    <w:sz w:val="18"/>
                    <w:szCs w:val="18"/>
                  </w:rPr>
                </w:rPrChange>
              </w:rPr>
              <w:t>Phra</w:t>
            </w:r>
            <w:proofErr w:type="spellEnd"/>
            <w:r w:rsidRPr="00B7179B">
              <w:rPr>
                <w:rFonts w:ascii="Georgia" w:eastAsia="Times New Roman" w:hAnsi="Georgia"/>
                <w:strike/>
                <w:sz w:val="18"/>
                <w:szCs w:val="18"/>
                <w:rPrChange w:id="122" w:author="Jack Plummer" w:date="2022-10-20T17:44:00Z">
                  <w:rPr>
                    <w:rFonts w:ascii="Georgia" w:eastAsia="Times New Roman" w:hAnsi="Georgia"/>
                    <w:sz w:val="18"/>
                    <w:szCs w:val="18"/>
                  </w:rPr>
                </w:rPrChange>
              </w:rPr>
              <w:t xml:space="preserve"> Nakhon Si Ayutthaya (Ayutthaya</w:t>
            </w:r>
            <w:del w:id="123" w:author="Jack Plummer" w:date="2022-10-20T17:44:00Z">
              <w:r w:rsidRPr="00B7179B" w:rsidDel="00B7179B">
                <w:rPr>
                  <w:rFonts w:ascii="Georgia" w:eastAsia="Times New Roman" w:hAnsi="Georgia"/>
                  <w:strike/>
                  <w:sz w:val="18"/>
                  <w:szCs w:val="18"/>
                  <w:rPrChange w:id="124" w:author="Jack Plummer" w:date="2022-10-20T17:44:00Z">
                    <w:rPr>
                      <w:rFonts w:ascii="Georgia" w:eastAsia="Times New Roman" w:hAnsi="Georgia"/>
                      <w:sz w:val="18"/>
                      <w:szCs w:val="18"/>
                    </w:rPr>
                  </w:rPrChange>
                </w:rPr>
                <w:delText>, Ayuthai</w:delText>
              </w:r>
            </w:del>
            <w:r w:rsidRPr="00B7179B">
              <w:rPr>
                <w:rFonts w:ascii="Georgia" w:eastAsia="Times New Roman" w:hAnsi="Georgia"/>
                <w:strike/>
                <w:sz w:val="18"/>
                <w:szCs w:val="18"/>
                <w:rPrChange w:id="125" w:author="Jack Plummer" w:date="2022-10-20T17:44:00Z">
                  <w:rPr>
                    <w:rFonts w:ascii="Georgia" w:eastAsia="Times New Roman" w:hAnsi="Georgia"/>
                    <w:sz w:val="18"/>
                    <w:szCs w:val="18"/>
                  </w:rPr>
                </w:rPrChange>
              </w:rPr>
              <w:t xml:space="preserve">). It </w:t>
            </w:r>
            <w:ins w:id="126" w:author="Jack Plummer" w:date="2022-10-20T17:44:00Z">
              <w:r w:rsidR="00B7179B" w:rsidRPr="00B7179B">
                <w:rPr>
                  <w:rFonts w:ascii="Georgia" w:eastAsia="Times New Roman" w:hAnsi="Georgia"/>
                  <w:strike/>
                  <w:sz w:val="18"/>
                  <w:szCs w:val="18"/>
                  <w:rPrChange w:id="127" w:author="Jack Plummer" w:date="2022-10-20T17:44:00Z">
                    <w:rPr>
                      <w:rFonts w:ascii="Georgia" w:eastAsia="Times New Roman" w:hAnsi="Georgia"/>
                      <w:sz w:val="18"/>
                      <w:szCs w:val="18"/>
                    </w:rPr>
                  </w:rPrChange>
                </w:rPr>
                <w:t xml:space="preserve">is </w:t>
              </w:r>
            </w:ins>
            <w:proofErr w:type="gramStart"/>
            <w:r w:rsidRPr="00B7179B">
              <w:rPr>
                <w:rFonts w:ascii="Georgia" w:eastAsia="Times New Roman" w:hAnsi="Georgia"/>
                <w:strike/>
                <w:sz w:val="18"/>
                <w:szCs w:val="18"/>
                <w:rPrChange w:id="128" w:author="Jack Plummer" w:date="2022-10-20T17:44:00Z">
                  <w:rPr>
                    <w:rFonts w:ascii="Georgia" w:eastAsia="Times New Roman" w:hAnsi="Georgia"/>
                    <w:sz w:val="18"/>
                    <w:szCs w:val="18"/>
                  </w:rPr>
                </w:rPrChange>
              </w:rPr>
              <w:t>believes</w:t>
            </w:r>
            <w:proofErr w:type="gramEnd"/>
            <w:r w:rsidRPr="00B7179B">
              <w:rPr>
                <w:rFonts w:ascii="Georgia" w:eastAsia="Times New Roman" w:hAnsi="Georgia"/>
                <w:strike/>
                <w:sz w:val="18"/>
                <w:szCs w:val="18"/>
                <w:rPrChange w:id="129" w:author="Jack Plummer" w:date="2022-10-20T17:44:00Z">
                  <w:rPr>
                    <w:rFonts w:ascii="Georgia" w:eastAsia="Times New Roman" w:hAnsi="Georgia"/>
                    <w:sz w:val="18"/>
                    <w:szCs w:val="18"/>
                  </w:rPr>
                </w:rPrChange>
              </w:rPr>
              <w:t xml:space="preserve"> that now those areas become a modern city and the populations were completely destroyed and may be already extinct. </w:t>
            </w:r>
            <w:commentRangeEnd w:id="116"/>
            <w:r w:rsidR="00B7179B">
              <w:rPr>
                <w:rStyle w:val="CommentReference"/>
              </w:rPr>
              <w:commentReference w:id="116"/>
            </w:r>
            <w:ins w:id="130" w:author="Jack Plummer" w:date="2022-10-20T17:45:00Z">
              <w:r w:rsidR="00B7179B">
                <w:rPr>
                  <w:rFonts w:ascii="Georgia" w:eastAsia="Times New Roman" w:hAnsi="Georgia"/>
                  <w:sz w:val="18"/>
                  <w:szCs w:val="18"/>
                </w:rPr>
                <w:t>Habitat in historic sites in Ayutthaya and Bangkok is inferred to have been transformed entirely to urban areas. At its one known contemporary locality in Sa</w:t>
              </w:r>
            </w:ins>
            <w:ins w:id="131" w:author="Jack Plummer" w:date="2022-10-20T17:57:00Z">
              <w:r w:rsidR="005E0EC6">
                <w:rPr>
                  <w:rFonts w:ascii="Georgia" w:eastAsia="Times New Roman" w:hAnsi="Georgia"/>
                  <w:sz w:val="18"/>
                  <w:szCs w:val="18"/>
                </w:rPr>
                <w:t>m</w:t>
              </w:r>
            </w:ins>
            <w:ins w:id="132" w:author="Jack Plummer" w:date="2022-10-20T17:45:00Z">
              <w:r w:rsidR="00B7179B">
                <w:rPr>
                  <w:rFonts w:ascii="Georgia" w:eastAsia="Times New Roman" w:hAnsi="Georgia"/>
                  <w:sz w:val="18"/>
                  <w:szCs w:val="18"/>
                </w:rPr>
                <w:t xml:space="preserve"> Ro</w:t>
              </w:r>
            </w:ins>
            <w:ins w:id="133" w:author="Jack Plummer" w:date="2022-10-20T17:57:00Z">
              <w:r w:rsidR="005E0EC6">
                <w:rPr>
                  <w:rFonts w:ascii="Georgia" w:eastAsia="Times New Roman" w:hAnsi="Georgia"/>
                  <w:sz w:val="18"/>
                  <w:szCs w:val="18"/>
                </w:rPr>
                <w:t xml:space="preserve">i </w:t>
              </w:r>
              <w:proofErr w:type="spellStart"/>
              <w:r w:rsidR="005E0EC6">
                <w:rPr>
                  <w:rFonts w:ascii="Georgia" w:eastAsia="Times New Roman" w:hAnsi="Georgia"/>
                  <w:sz w:val="18"/>
                  <w:szCs w:val="18"/>
                </w:rPr>
                <w:t>Yot</w:t>
              </w:r>
            </w:ins>
            <w:proofErr w:type="spellEnd"/>
            <w:ins w:id="134" w:author="Jack Plummer" w:date="2022-10-20T17:45:00Z">
              <w:r w:rsidR="00B7179B">
                <w:rPr>
                  <w:rFonts w:ascii="Georgia" w:eastAsia="Times New Roman" w:hAnsi="Georgia"/>
                  <w:sz w:val="18"/>
                  <w:szCs w:val="18"/>
                </w:rPr>
                <w:t xml:space="preserve"> Na</w:t>
              </w:r>
            </w:ins>
            <w:ins w:id="135" w:author="Jack Plummer" w:date="2022-10-20T17:46:00Z">
              <w:r w:rsidR="00B7179B">
                <w:rPr>
                  <w:rFonts w:ascii="Georgia" w:eastAsia="Times New Roman" w:hAnsi="Georgia"/>
                  <w:sz w:val="18"/>
                  <w:szCs w:val="18"/>
                </w:rPr>
                <w:t>tional Park</w:t>
              </w:r>
            </w:ins>
            <w:ins w:id="136" w:author="Jack Plummer" w:date="2022-10-20T17:45:00Z">
              <w:r w:rsidR="00B7179B">
                <w:rPr>
                  <w:rFonts w:ascii="Georgia" w:eastAsia="Times New Roman" w:hAnsi="Georgia"/>
                  <w:sz w:val="18"/>
                  <w:szCs w:val="18"/>
                </w:rPr>
                <w:t>, pressures on</w:t>
              </w:r>
            </w:ins>
            <w:ins w:id="137" w:author="Jack Plummer" w:date="2022-10-20T17:46:00Z">
              <w:r w:rsidR="00B7179B">
                <w:rPr>
                  <w:rFonts w:ascii="Georgia" w:eastAsia="Times New Roman" w:hAnsi="Georgia"/>
                  <w:sz w:val="18"/>
                  <w:szCs w:val="18"/>
                </w:rPr>
                <w:t xml:space="preserve"> habitat including </w:t>
              </w:r>
              <w:r w:rsidR="00B7179B" w:rsidRPr="00B7179B">
                <w:rPr>
                  <w:rFonts w:ascii="Georgia" w:eastAsia="Times New Roman" w:hAnsi="Georgia"/>
                  <w:sz w:val="18"/>
                  <w:szCs w:val="18"/>
                </w:rPr>
                <w:t xml:space="preserve">agricultural expansion, </w:t>
              </w:r>
              <w:commentRangeStart w:id="138"/>
              <w:r w:rsidR="00B7179B" w:rsidRPr="00B7179B">
                <w:rPr>
                  <w:rFonts w:ascii="Georgia" w:eastAsia="Times New Roman" w:hAnsi="Georgia"/>
                  <w:sz w:val="18"/>
                  <w:szCs w:val="18"/>
                </w:rPr>
                <w:t>communities, human activities,</w:t>
              </w:r>
            </w:ins>
            <w:commentRangeEnd w:id="138"/>
            <w:ins w:id="139" w:author="Jack Plummer" w:date="2022-10-20T17:48:00Z">
              <w:r w:rsidR="00B7179B">
                <w:rPr>
                  <w:rStyle w:val="CommentReference"/>
                </w:rPr>
                <w:commentReference w:id="138"/>
              </w:r>
            </w:ins>
            <w:ins w:id="140" w:author="Jack Plummer" w:date="2022-10-20T17:46:00Z">
              <w:r w:rsidR="00B7179B" w:rsidRPr="00B7179B">
                <w:rPr>
                  <w:rFonts w:ascii="Georgia" w:eastAsia="Times New Roman" w:hAnsi="Georgia"/>
                  <w:sz w:val="18"/>
                  <w:szCs w:val="18"/>
                </w:rPr>
                <w:t xml:space="preserve"> road expansion, and mass shrimp farms</w:t>
              </w:r>
              <w:r w:rsidR="00B7179B">
                <w:rPr>
                  <w:rFonts w:ascii="Georgia" w:eastAsia="Times New Roman" w:hAnsi="Georgia"/>
                  <w:sz w:val="18"/>
                  <w:szCs w:val="18"/>
                </w:rPr>
                <w:t>, are inferred to be causing a continuing decline in habitat.</w:t>
              </w:r>
            </w:ins>
          </w:p>
        </w:tc>
      </w:tr>
    </w:tbl>
    <w:p w14:paraId="083DC068" w14:textId="77777777" w:rsidR="005C2A7A" w:rsidRDefault="00000000">
      <w:pPr>
        <w:pStyle w:val="Heading2"/>
        <w:divId w:val="697047558"/>
        <w:rPr>
          <w:rFonts w:ascii="Georgia" w:eastAsia="Times New Roman" w:hAnsi="Georgia"/>
          <w:sz w:val="27"/>
          <w:szCs w:val="27"/>
        </w:rPr>
      </w:pPr>
      <w:r>
        <w:rPr>
          <w:rFonts w:ascii="Georgia" w:eastAsia="Times New Roman" w:hAnsi="Georgia"/>
          <w:sz w:val="27"/>
          <w:szCs w:val="27"/>
        </w:rPr>
        <w:t>Systems</w:t>
      </w:r>
    </w:p>
    <w:p w14:paraId="440B0476" w14:textId="77777777" w:rsidR="005C2A7A" w:rsidRDefault="00000000">
      <w:pPr>
        <w:pStyle w:val="NormalWeb"/>
        <w:divId w:val="697047558"/>
        <w:rPr>
          <w:rFonts w:ascii="Georgia" w:hAnsi="Georgia"/>
        </w:rPr>
      </w:pPr>
      <w:r>
        <w:rPr>
          <w:rStyle w:val="datalabel1"/>
          <w:rFonts w:ascii="Georgia" w:hAnsi="Georgia"/>
        </w:rPr>
        <w:t xml:space="preserve">System: </w:t>
      </w:r>
      <w:r>
        <w:rPr>
          <w:rFonts w:ascii="Georgia" w:hAnsi="Georgia"/>
        </w:rPr>
        <w:t>Terrestrial</w:t>
      </w:r>
    </w:p>
    <w:p w14:paraId="75B702EC" w14:textId="77777777" w:rsidR="005C2A7A" w:rsidRDefault="00000000">
      <w:pPr>
        <w:pStyle w:val="Heading2"/>
        <w:divId w:val="697047558"/>
        <w:rPr>
          <w:rFonts w:ascii="Georgia" w:eastAsia="Times New Roman" w:hAnsi="Georgia"/>
          <w:sz w:val="27"/>
          <w:szCs w:val="27"/>
        </w:rPr>
      </w:pPr>
      <w:r>
        <w:rPr>
          <w:rFonts w:ascii="Georgia" w:eastAsia="Times New Roman" w:hAnsi="Georgia"/>
          <w:sz w:val="27"/>
          <w:szCs w:val="27"/>
        </w:rPr>
        <w:t>Plant / Fungi Specific</w:t>
      </w:r>
    </w:p>
    <w:p w14:paraId="08F812B2" w14:textId="77777777" w:rsidR="005C2A7A" w:rsidRDefault="00000000">
      <w:pPr>
        <w:pStyle w:val="NormalWeb"/>
        <w:divId w:val="697047558"/>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5C2A7A" w14:paraId="6F1D73D5" w14:textId="77777777">
        <w:trPr>
          <w:divId w:val="697047558"/>
          <w:tblCellSpacing w:w="15" w:type="dxa"/>
        </w:trPr>
        <w:tc>
          <w:tcPr>
            <w:tcW w:w="0" w:type="auto"/>
            <w:tcBorders>
              <w:bottom w:val="single" w:sz="6" w:space="0" w:color="000000"/>
            </w:tcBorders>
            <w:shd w:val="clear" w:color="auto" w:fill="BBBBBB"/>
            <w:vAlign w:val="center"/>
            <w:hideMark/>
          </w:tcPr>
          <w:p w14:paraId="2FF1ECFD"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5C2A7A" w14:paraId="6DD2D615" w14:textId="77777777">
        <w:trPr>
          <w:divId w:val="697047558"/>
          <w:tblCellSpacing w:w="15" w:type="dxa"/>
        </w:trPr>
        <w:tc>
          <w:tcPr>
            <w:tcW w:w="0" w:type="auto"/>
            <w:tcBorders>
              <w:bottom w:val="single" w:sz="6" w:space="0" w:color="CCCCCC"/>
            </w:tcBorders>
            <w:vAlign w:val="center"/>
            <w:hideMark/>
          </w:tcPr>
          <w:p w14:paraId="57F1AEFC" w14:textId="77777777" w:rsidR="005C2A7A"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4C6BC9FB" w14:textId="77777777" w:rsidR="005C2A7A" w:rsidRDefault="00000000">
      <w:pPr>
        <w:pStyle w:val="Heading1"/>
        <w:divId w:val="1494028867"/>
        <w:rPr>
          <w:rFonts w:ascii="Georgia" w:eastAsia="Times New Roman" w:hAnsi="Georgia"/>
          <w:sz w:val="29"/>
          <w:szCs w:val="29"/>
        </w:rPr>
      </w:pPr>
      <w:r>
        <w:rPr>
          <w:rFonts w:ascii="Georgia" w:eastAsia="Times New Roman" w:hAnsi="Georgia"/>
          <w:sz w:val="29"/>
          <w:szCs w:val="29"/>
        </w:rPr>
        <w:t>Use and Trade</w:t>
      </w:r>
    </w:p>
    <w:p w14:paraId="5E3080D1" w14:textId="77777777" w:rsidR="005C2A7A" w:rsidRDefault="00000000">
      <w:pPr>
        <w:pStyle w:val="Heading2"/>
        <w:divId w:val="1494028867"/>
        <w:rPr>
          <w:rFonts w:ascii="Georgia" w:eastAsia="Times New Roman" w:hAnsi="Georgia"/>
          <w:sz w:val="27"/>
          <w:szCs w:val="27"/>
        </w:rPr>
      </w:pPr>
      <w:r>
        <w:rPr>
          <w:rFonts w:ascii="Georgia" w:eastAsia="Times New Roman" w:hAnsi="Georgia"/>
          <w:sz w:val="27"/>
          <w:szCs w:val="27"/>
        </w:rPr>
        <w:t>General Use and Trade Information</w:t>
      </w:r>
    </w:p>
    <w:p w14:paraId="05CABB94" w14:textId="51ADE3FF" w:rsidR="005C2A7A" w:rsidRDefault="00000000">
      <w:pPr>
        <w:pStyle w:val="NormalWeb"/>
        <w:divId w:val="1494028867"/>
        <w:rPr>
          <w:ins w:id="141" w:author="Jack Plummer" w:date="2022-10-20T17:47:00Z"/>
          <w:rFonts w:ascii="Georgia" w:hAnsi="Georgia"/>
        </w:rPr>
      </w:pPr>
      <w:r>
        <w:rPr>
          <w:rStyle w:val="datalabel1"/>
          <w:rFonts w:ascii="Georgia" w:hAnsi="Georgia"/>
        </w:rPr>
        <w:t xml:space="preserve">Species not utilized: </w:t>
      </w:r>
      <w:r>
        <w:rPr>
          <w:rFonts w:ascii="Georgia" w:hAnsi="Georgia"/>
        </w:rPr>
        <w:t>true</w:t>
      </w:r>
    </w:p>
    <w:p w14:paraId="171096C4" w14:textId="054F3F91" w:rsidR="00B7179B" w:rsidRDefault="00B7179B">
      <w:pPr>
        <w:pStyle w:val="NormalWeb"/>
        <w:divId w:val="1494028867"/>
        <w:rPr>
          <w:rFonts w:ascii="Georgia" w:hAnsi="Georgia"/>
        </w:rPr>
      </w:pPr>
      <w:ins w:id="142" w:author="Jack Plummer" w:date="2022-10-20T17:47:00Z">
        <w:r>
          <w:rPr>
            <w:rFonts w:ascii="Georgia" w:hAnsi="Georgia"/>
          </w:rPr>
          <w:t>This species is not known to be utilised.</w:t>
        </w:r>
      </w:ins>
    </w:p>
    <w:p w14:paraId="4D8AD496" w14:textId="77777777" w:rsidR="005C2A7A" w:rsidRDefault="00000000">
      <w:pPr>
        <w:pStyle w:val="Heading2"/>
        <w:divId w:val="1494028867"/>
        <w:rPr>
          <w:rFonts w:ascii="Georgia" w:eastAsia="Times New Roman" w:hAnsi="Georgia"/>
          <w:sz w:val="27"/>
          <w:szCs w:val="27"/>
        </w:rPr>
      </w:pPr>
      <w:r>
        <w:rPr>
          <w:rFonts w:ascii="Georgia" w:eastAsia="Times New Roman" w:hAnsi="Georgia"/>
          <w:sz w:val="27"/>
          <w:szCs w:val="27"/>
        </w:rPr>
        <w:t>Non- Consumptive Use</w:t>
      </w:r>
    </w:p>
    <w:p w14:paraId="620A64B1" w14:textId="77777777" w:rsidR="005C2A7A" w:rsidRDefault="00000000">
      <w:pPr>
        <w:pStyle w:val="NormalWeb"/>
        <w:divId w:val="1494028867"/>
        <w:rPr>
          <w:rFonts w:ascii="Georgia" w:hAnsi="Georgia"/>
        </w:rPr>
      </w:pPr>
      <w:commentRangeStart w:id="143"/>
      <w:r>
        <w:rPr>
          <w:rStyle w:val="datalabel1"/>
          <w:rFonts w:ascii="Georgia" w:hAnsi="Georgia"/>
        </w:rPr>
        <w:t xml:space="preserve">Non-consumptive use of the species? </w:t>
      </w:r>
      <w:r>
        <w:rPr>
          <w:rFonts w:ascii="Georgia" w:hAnsi="Georgia"/>
        </w:rPr>
        <w:t>true</w:t>
      </w:r>
      <w:commentRangeEnd w:id="143"/>
      <w:r w:rsidR="00B7179B">
        <w:rPr>
          <w:rStyle w:val="CommentReference"/>
        </w:rPr>
        <w:commentReference w:id="143"/>
      </w:r>
    </w:p>
    <w:p w14:paraId="43C5D136" w14:textId="77777777" w:rsidR="005C2A7A" w:rsidRDefault="00000000">
      <w:pPr>
        <w:pStyle w:val="Heading1"/>
        <w:divId w:val="1144272608"/>
        <w:rPr>
          <w:rFonts w:ascii="Georgia" w:eastAsia="Times New Roman" w:hAnsi="Georgia"/>
          <w:sz w:val="29"/>
          <w:szCs w:val="29"/>
        </w:rPr>
      </w:pPr>
      <w:r>
        <w:rPr>
          <w:rFonts w:ascii="Georgia" w:eastAsia="Times New Roman" w:hAnsi="Georgia"/>
          <w:sz w:val="29"/>
          <w:szCs w:val="29"/>
        </w:rPr>
        <w:lastRenderedPageBreak/>
        <w:t>Threats</w:t>
      </w:r>
    </w:p>
    <w:p w14:paraId="16F7E893" w14:textId="34ECC16E" w:rsidR="005C2A7A" w:rsidRDefault="00000000">
      <w:pPr>
        <w:pStyle w:val="NormalWeb"/>
        <w:divId w:val="1144272608"/>
        <w:rPr>
          <w:rFonts w:ascii="Georgia" w:hAnsi="Georgia"/>
        </w:rPr>
      </w:pPr>
      <w:r>
        <w:rPr>
          <w:rFonts w:ascii="Georgia" w:hAnsi="Georgia"/>
        </w:rPr>
        <w:t xml:space="preserve">The major threats to this taxon include </w:t>
      </w:r>
      <w:del w:id="144" w:author="Jack Plummer" w:date="2022-10-20T17:47:00Z">
        <w:r w:rsidDel="00B7179B">
          <w:rPr>
            <w:rFonts w:ascii="Georgia" w:hAnsi="Georgia"/>
          </w:rPr>
          <w:delText xml:space="preserve">the </w:delText>
        </w:r>
      </w:del>
      <w:r>
        <w:rPr>
          <w:rFonts w:ascii="Georgia" w:hAnsi="Georgia"/>
        </w:rPr>
        <w:t xml:space="preserve">urbanization, agricultural expansion, communities, human activities, road expansion, and mass shrimp farms. </w:t>
      </w:r>
      <w:del w:id="145" w:author="Jack Plummer" w:date="2022-10-20T17:48:00Z">
        <w:r w:rsidDel="00B7179B">
          <w:rPr>
            <w:rFonts w:ascii="Georgia" w:hAnsi="Georgia"/>
          </w:rPr>
          <w:delText>Therefore</w:delText>
        </w:r>
      </w:del>
      <w:ins w:id="146" w:author="Jack Plummer" w:date="2022-10-20T17:48:00Z">
        <w:r w:rsidR="00B7179B">
          <w:rPr>
            <w:rFonts w:ascii="Georgia" w:hAnsi="Georgia"/>
          </w:rPr>
          <w:t>As the taxon is thought to be known from a single wild plant</w:t>
        </w:r>
      </w:ins>
      <w:r>
        <w:rPr>
          <w:rFonts w:ascii="Georgia" w:hAnsi="Georgia"/>
        </w:rPr>
        <w:t xml:space="preserve">, any ongoing threats </w:t>
      </w:r>
      <w:del w:id="147" w:author="Jack Plummer" w:date="2022-10-20T17:49:00Z">
        <w:r w:rsidDel="000122E1">
          <w:rPr>
            <w:rFonts w:ascii="Georgia" w:hAnsi="Georgia"/>
          </w:rPr>
          <w:delText>will affect the</w:delText>
        </w:r>
      </w:del>
      <w:ins w:id="148" w:author="Jack Plummer" w:date="2022-10-20T17:49:00Z">
        <w:r w:rsidR="000122E1">
          <w:rPr>
            <w:rFonts w:ascii="Georgia" w:hAnsi="Georgia"/>
          </w:rPr>
          <w:t>could result in the</w:t>
        </w:r>
      </w:ins>
      <w:r>
        <w:rPr>
          <w:rFonts w:ascii="Georgia" w:hAnsi="Georgia"/>
        </w:rPr>
        <w:t xml:space="preserve"> extinction </w:t>
      </w:r>
      <w:ins w:id="149" w:author="Jack Plummer" w:date="2022-10-20T17:49:00Z">
        <w:r w:rsidR="000122E1">
          <w:rPr>
            <w:rFonts w:ascii="Georgia" w:hAnsi="Georgia"/>
          </w:rPr>
          <w:t>o</w:t>
        </w:r>
      </w:ins>
      <w:del w:id="150" w:author="Jack Plummer" w:date="2022-10-20T17:49:00Z">
        <w:r w:rsidDel="000122E1">
          <w:rPr>
            <w:rFonts w:ascii="Georgia" w:hAnsi="Georgia"/>
          </w:rPr>
          <w:delText>risk o</w:delText>
        </w:r>
      </w:del>
      <w:r>
        <w:rPr>
          <w:rFonts w:ascii="Georgia" w:hAnsi="Georgia"/>
        </w:rPr>
        <w:t>f this taxon in a short time.</w:t>
      </w:r>
    </w:p>
    <w:p w14:paraId="3FA20EB8" w14:textId="77777777" w:rsidR="005C2A7A" w:rsidRDefault="00000000">
      <w:pPr>
        <w:pStyle w:val="Heading2"/>
        <w:divId w:val="1144272608"/>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35"/>
        <w:gridCol w:w="740"/>
        <w:gridCol w:w="842"/>
        <w:gridCol w:w="842"/>
        <w:gridCol w:w="1151"/>
      </w:tblGrid>
      <w:tr w:rsidR="005C2A7A" w14:paraId="4A2230EB" w14:textId="77777777">
        <w:trPr>
          <w:divId w:val="1144272608"/>
          <w:tblCellSpacing w:w="15" w:type="dxa"/>
        </w:trPr>
        <w:tc>
          <w:tcPr>
            <w:tcW w:w="0" w:type="auto"/>
            <w:tcBorders>
              <w:bottom w:val="single" w:sz="6" w:space="0" w:color="000000"/>
            </w:tcBorders>
            <w:shd w:val="clear" w:color="auto" w:fill="BBBBBB"/>
            <w:vAlign w:val="center"/>
            <w:hideMark/>
          </w:tcPr>
          <w:p w14:paraId="471B6EFA"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027D4743"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1B239209"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3EA61BB1"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05813D88"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5C2A7A" w14:paraId="4CD6D898" w14:textId="77777777">
        <w:trPr>
          <w:divId w:val="1144272608"/>
          <w:tblCellSpacing w:w="15" w:type="dxa"/>
        </w:trPr>
        <w:tc>
          <w:tcPr>
            <w:tcW w:w="0" w:type="auto"/>
            <w:vAlign w:val="center"/>
            <w:hideMark/>
          </w:tcPr>
          <w:p w14:paraId="1CBB8F26" w14:textId="77777777" w:rsidR="005C2A7A" w:rsidRDefault="00000000">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626F6E3C" w14:textId="77777777" w:rsidR="005C2A7A"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7E4CDEF"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FBD375E"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902006B"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5C2A7A" w14:paraId="2D9FB72B" w14:textId="77777777">
        <w:trPr>
          <w:divId w:val="1144272608"/>
          <w:tblCellSpacing w:w="15" w:type="dxa"/>
        </w:trPr>
        <w:tc>
          <w:tcPr>
            <w:tcW w:w="0" w:type="auto"/>
            <w:vAlign w:val="center"/>
            <w:hideMark/>
          </w:tcPr>
          <w:p w14:paraId="6940233F" w14:textId="77777777" w:rsidR="005C2A7A" w:rsidRDefault="00000000">
            <w:pPr>
              <w:spacing w:after="75"/>
              <w:rPr>
                <w:rFonts w:ascii="Georgia" w:eastAsia="Times New Roman" w:hAnsi="Georgia"/>
                <w:sz w:val="18"/>
                <w:szCs w:val="18"/>
              </w:rPr>
            </w:pPr>
            <w:r>
              <w:rPr>
                <w:rFonts w:ascii="Georgia" w:eastAsia="Times New Roman" w:hAnsi="Georgia"/>
                <w:sz w:val="18"/>
                <w:szCs w:val="18"/>
              </w:rPr>
              <w:t>1.2. Residential &amp; commercial development -&gt; Commercial &amp; industrial areas</w:t>
            </w:r>
          </w:p>
        </w:tc>
        <w:tc>
          <w:tcPr>
            <w:tcW w:w="0" w:type="auto"/>
            <w:vAlign w:val="center"/>
            <w:hideMark/>
          </w:tcPr>
          <w:p w14:paraId="5C951488" w14:textId="77777777" w:rsidR="005C2A7A"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E418DC8"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3E90C79"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E903720"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5C2A7A" w14:paraId="42F9587B" w14:textId="77777777">
        <w:trPr>
          <w:divId w:val="1144272608"/>
          <w:tblCellSpacing w:w="15" w:type="dxa"/>
        </w:trPr>
        <w:tc>
          <w:tcPr>
            <w:tcW w:w="0" w:type="auto"/>
            <w:vAlign w:val="center"/>
            <w:hideMark/>
          </w:tcPr>
          <w:p w14:paraId="6342BFDD" w14:textId="77777777" w:rsidR="005C2A7A" w:rsidRDefault="00000000">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12C779EC" w14:textId="77777777" w:rsidR="005C2A7A"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99D1726"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A8DBA0F"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A27C690"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5C2A7A" w14:paraId="249D5A61" w14:textId="77777777">
        <w:trPr>
          <w:divId w:val="1144272608"/>
          <w:tblCellSpacing w:w="15" w:type="dxa"/>
        </w:trPr>
        <w:tc>
          <w:tcPr>
            <w:tcW w:w="0" w:type="auto"/>
            <w:vAlign w:val="center"/>
            <w:hideMark/>
          </w:tcPr>
          <w:p w14:paraId="72C43C2D" w14:textId="77777777" w:rsidR="005C2A7A" w:rsidRDefault="00000000">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6D456DDA" w14:textId="77777777" w:rsidR="005C2A7A"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B94266E"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D930289"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BD4FA91"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5C2A7A" w14:paraId="31EFB21E" w14:textId="77777777">
        <w:trPr>
          <w:divId w:val="1144272608"/>
          <w:tblCellSpacing w:w="15" w:type="dxa"/>
        </w:trPr>
        <w:tc>
          <w:tcPr>
            <w:tcW w:w="0" w:type="auto"/>
            <w:vAlign w:val="center"/>
            <w:hideMark/>
          </w:tcPr>
          <w:p w14:paraId="43A0FC93" w14:textId="77777777" w:rsidR="005C2A7A" w:rsidRDefault="00000000">
            <w:pPr>
              <w:spacing w:after="75"/>
              <w:rPr>
                <w:rFonts w:ascii="Georgia" w:eastAsia="Times New Roman" w:hAnsi="Georgia"/>
                <w:sz w:val="18"/>
                <w:szCs w:val="18"/>
              </w:rPr>
            </w:pPr>
            <w:r>
              <w:rPr>
                <w:rFonts w:ascii="Georgia" w:eastAsia="Times New Roman" w:hAnsi="Georgia"/>
                <w:sz w:val="18"/>
                <w:szCs w:val="18"/>
              </w:rPr>
              <w:t>4.1. Transportation &amp; service corridors -&gt; Roads &amp; railroads</w:t>
            </w:r>
          </w:p>
        </w:tc>
        <w:tc>
          <w:tcPr>
            <w:tcW w:w="0" w:type="auto"/>
            <w:vAlign w:val="center"/>
            <w:hideMark/>
          </w:tcPr>
          <w:p w14:paraId="12067C3B" w14:textId="77777777" w:rsidR="005C2A7A"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DD89B55"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9CBD2B0"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B5E765D"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5C2A7A" w14:paraId="29E587F6" w14:textId="77777777">
        <w:trPr>
          <w:divId w:val="1144272608"/>
          <w:tblCellSpacing w:w="15" w:type="dxa"/>
        </w:trPr>
        <w:tc>
          <w:tcPr>
            <w:tcW w:w="0" w:type="auto"/>
            <w:vAlign w:val="center"/>
            <w:hideMark/>
          </w:tcPr>
          <w:p w14:paraId="5390E4B1" w14:textId="77777777" w:rsidR="005C2A7A" w:rsidRDefault="00000000">
            <w:pPr>
              <w:spacing w:after="75"/>
              <w:rPr>
                <w:rFonts w:ascii="Georgia" w:eastAsia="Times New Roman" w:hAnsi="Georgia"/>
                <w:sz w:val="18"/>
                <w:szCs w:val="18"/>
              </w:rPr>
            </w:pPr>
            <w:r>
              <w:rPr>
                <w:rFonts w:ascii="Georgia" w:eastAsia="Times New Roman" w:hAnsi="Georgia"/>
                <w:sz w:val="18"/>
                <w:szCs w:val="18"/>
              </w:rPr>
              <w:t>6.3. Human intrusions &amp; disturbance -&gt; Work &amp; other activities</w:t>
            </w:r>
          </w:p>
        </w:tc>
        <w:tc>
          <w:tcPr>
            <w:tcW w:w="0" w:type="auto"/>
            <w:vAlign w:val="center"/>
            <w:hideMark/>
          </w:tcPr>
          <w:p w14:paraId="78A23230" w14:textId="77777777" w:rsidR="005C2A7A"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16C5E1E"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5634FFC"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E003B08"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5C2A7A" w14:paraId="0281F0D7" w14:textId="77777777">
        <w:trPr>
          <w:divId w:val="1144272608"/>
          <w:tblCellSpacing w:w="15" w:type="dxa"/>
        </w:trPr>
        <w:tc>
          <w:tcPr>
            <w:tcW w:w="0" w:type="auto"/>
            <w:vAlign w:val="center"/>
            <w:hideMark/>
          </w:tcPr>
          <w:p w14:paraId="659DAAFA" w14:textId="77777777" w:rsidR="005C2A7A" w:rsidRDefault="00000000">
            <w:pPr>
              <w:spacing w:after="75"/>
              <w:rPr>
                <w:rFonts w:ascii="Georgia" w:eastAsia="Times New Roman" w:hAnsi="Georgia"/>
                <w:sz w:val="18"/>
                <w:szCs w:val="18"/>
              </w:rPr>
            </w:pPr>
            <w:commentRangeStart w:id="151"/>
            <w:r>
              <w:rPr>
                <w:rFonts w:ascii="Georgia" w:eastAsia="Times New Roman" w:hAnsi="Georgia"/>
                <w:sz w:val="18"/>
                <w:szCs w:val="18"/>
              </w:rPr>
              <w:t>12.1. Other options -&gt; Other threat</w:t>
            </w:r>
            <w:commentRangeEnd w:id="151"/>
            <w:r w:rsidR="000122E1">
              <w:rPr>
                <w:rStyle w:val="CommentReference"/>
              </w:rPr>
              <w:commentReference w:id="151"/>
            </w:r>
          </w:p>
        </w:tc>
        <w:tc>
          <w:tcPr>
            <w:tcW w:w="0" w:type="auto"/>
            <w:vAlign w:val="center"/>
            <w:hideMark/>
          </w:tcPr>
          <w:p w14:paraId="6CB52504" w14:textId="77777777" w:rsidR="005C2A7A"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C59EF61"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1414FDB"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1A14286" w14:textId="77777777" w:rsidR="005C2A7A"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4E0119A2" w14:textId="77777777" w:rsidR="005C2A7A" w:rsidRDefault="00000000">
      <w:pPr>
        <w:pStyle w:val="Heading1"/>
        <w:divId w:val="795097720"/>
        <w:rPr>
          <w:rFonts w:ascii="Georgia" w:eastAsia="Times New Roman" w:hAnsi="Georgia"/>
          <w:sz w:val="29"/>
          <w:szCs w:val="29"/>
        </w:rPr>
      </w:pPr>
      <w:r>
        <w:rPr>
          <w:rFonts w:ascii="Georgia" w:eastAsia="Times New Roman" w:hAnsi="Georgia"/>
          <w:sz w:val="29"/>
          <w:szCs w:val="29"/>
        </w:rPr>
        <w:t>Conservation</w:t>
      </w:r>
    </w:p>
    <w:p w14:paraId="1B41382B" w14:textId="13430655" w:rsidR="005C2A7A" w:rsidRDefault="00000000">
      <w:pPr>
        <w:pStyle w:val="NormalWeb"/>
        <w:divId w:val="795097720"/>
        <w:rPr>
          <w:rFonts w:ascii="Georgia" w:hAnsi="Georgia"/>
        </w:rPr>
      </w:pPr>
      <w:r>
        <w:rPr>
          <w:rFonts w:ascii="Georgia" w:hAnsi="Georgia"/>
        </w:rPr>
        <w:t xml:space="preserve">This species is not known to be represented in </w:t>
      </w:r>
      <w:r>
        <w:rPr>
          <w:rStyle w:val="Emphasis"/>
          <w:rFonts w:ascii="Georgia" w:hAnsi="Georgia"/>
        </w:rPr>
        <w:t xml:space="preserve">ex situ </w:t>
      </w:r>
      <w:r>
        <w:rPr>
          <w:rFonts w:ascii="Georgia" w:hAnsi="Georgia"/>
        </w:rPr>
        <w:t>conservation in botanic gardens or gene bank</w:t>
      </w:r>
      <w:del w:id="152" w:author="Jack Plummer" w:date="2022-10-20T17:49:00Z">
        <w:r w:rsidDel="000122E1">
          <w:rPr>
            <w:rFonts w:ascii="Georgia" w:hAnsi="Georgia"/>
          </w:rPr>
          <w:delText>.</w:delText>
        </w:r>
      </w:del>
      <w:r>
        <w:rPr>
          <w:rFonts w:ascii="Georgia" w:hAnsi="Georgia"/>
        </w:rPr>
        <w:t xml:space="preserve"> (BGCI 2022, </w:t>
      </w:r>
      <w:proofErr w:type="spellStart"/>
      <w:r>
        <w:rPr>
          <w:rFonts w:ascii="Georgia" w:hAnsi="Georgia"/>
        </w:rPr>
        <w:t>Genesys</w:t>
      </w:r>
      <w:proofErr w:type="spellEnd"/>
      <w:r>
        <w:rPr>
          <w:rFonts w:ascii="Georgia" w:hAnsi="Georgia"/>
        </w:rPr>
        <w:t xml:space="preserve"> 2022). This species has been recorded from </w:t>
      </w:r>
      <w:del w:id="153" w:author="Jack Plummer" w:date="2022-10-20T17:49:00Z">
        <w:r w:rsidDel="000122E1">
          <w:rPr>
            <w:rFonts w:ascii="Georgia" w:hAnsi="Georgia"/>
          </w:rPr>
          <w:delText>protected areas</w:delText>
        </w:r>
      </w:del>
      <w:ins w:id="154" w:author="Jack Plummer" w:date="2022-10-20T17:49:00Z">
        <w:r w:rsidR="000122E1">
          <w:rPr>
            <w:rFonts w:ascii="Georgia" w:hAnsi="Georgia"/>
          </w:rPr>
          <w:t>Sa</w:t>
        </w:r>
      </w:ins>
      <w:ins w:id="155" w:author="Jack Plummer" w:date="2022-10-20T17:57:00Z">
        <w:r w:rsidR="005E0EC6">
          <w:rPr>
            <w:rFonts w:ascii="Georgia" w:hAnsi="Georgia"/>
          </w:rPr>
          <w:t>m</w:t>
        </w:r>
      </w:ins>
      <w:ins w:id="156" w:author="Jack Plummer" w:date="2022-10-20T17:49:00Z">
        <w:r w:rsidR="000122E1">
          <w:rPr>
            <w:rFonts w:ascii="Georgia" w:hAnsi="Georgia"/>
          </w:rPr>
          <w:t xml:space="preserve"> Ro</w:t>
        </w:r>
      </w:ins>
      <w:ins w:id="157" w:author="Jack Plummer" w:date="2022-10-20T17:58:00Z">
        <w:r w:rsidR="005E0EC6">
          <w:rPr>
            <w:rFonts w:ascii="Georgia" w:hAnsi="Georgia"/>
          </w:rPr>
          <w:t xml:space="preserve">i </w:t>
        </w:r>
        <w:proofErr w:type="spellStart"/>
        <w:r w:rsidR="005E0EC6">
          <w:rPr>
            <w:rFonts w:ascii="Georgia" w:hAnsi="Georgia"/>
          </w:rPr>
          <w:t>Yot</w:t>
        </w:r>
      </w:ins>
      <w:proofErr w:type="spellEnd"/>
      <w:ins w:id="158" w:author="Jack Plummer" w:date="2022-10-20T17:49:00Z">
        <w:r w:rsidR="000122E1">
          <w:rPr>
            <w:rFonts w:ascii="Georgia" w:hAnsi="Georgia"/>
          </w:rPr>
          <w:t xml:space="preserve"> National Park</w:t>
        </w:r>
      </w:ins>
      <w:r>
        <w:rPr>
          <w:rFonts w:ascii="Georgia" w:hAnsi="Georgia"/>
        </w:rPr>
        <w:t xml:space="preserve">. As the species is not known to be represented in </w:t>
      </w:r>
      <w:r>
        <w:rPr>
          <w:rStyle w:val="Emphasis"/>
          <w:rFonts w:ascii="Georgia" w:hAnsi="Georgia"/>
        </w:rPr>
        <w:t xml:space="preserve">ex situ </w:t>
      </w:r>
      <w:r>
        <w:rPr>
          <w:rFonts w:ascii="Georgia" w:hAnsi="Georgia"/>
        </w:rPr>
        <w:t>conservation, collection of germplasm from wild plants is recommended.</w:t>
      </w:r>
    </w:p>
    <w:p w14:paraId="30148BB6" w14:textId="77777777" w:rsidR="005C2A7A" w:rsidRDefault="00000000">
      <w:pPr>
        <w:pStyle w:val="Heading2"/>
        <w:divId w:val="795097720"/>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44"/>
        <w:gridCol w:w="7066"/>
      </w:tblGrid>
      <w:tr w:rsidR="000122E1" w14:paraId="130B4CA2" w14:textId="77777777">
        <w:trPr>
          <w:divId w:val="795097720"/>
          <w:tblCellSpacing w:w="15" w:type="dxa"/>
        </w:trPr>
        <w:tc>
          <w:tcPr>
            <w:tcW w:w="0" w:type="auto"/>
            <w:tcBorders>
              <w:bottom w:val="single" w:sz="6" w:space="0" w:color="000000"/>
            </w:tcBorders>
            <w:shd w:val="clear" w:color="auto" w:fill="BBBBBB"/>
            <w:vAlign w:val="center"/>
            <w:hideMark/>
          </w:tcPr>
          <w:p w14:paraId="1F40808A"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88FE330"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122E1" w14:paraId="2E42EDCF" w14:textId="77777777">
        <w:trPr>
          <w:divId w:val="795097720"/>
          <w:tblCellSpacing w:w="15" w:type="dxa"/>
        </w:trPr>
        <w:tc>
          <w:tcPr>
            <w:tcW w:w="0" w:type="auto"/>
            <w:vAlign w:val="center"/>
            <w:hideMark/>
          </w:tcPr>
          <w:p w14:paraId="33878C10" w14:textId="77777777" w:rsidR="005C2A7A"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21517E7" w14:textId="6F2F1E22" w:rsidR="005C2A7A" w:rsidRDefault="00000000">
            <w:pPr>
              <w:spacing w:after="75"/>
              <w:rPr>
                <w:rFonts w:ascii="Georgia" w:eastAsia="Times New Roman" w:hAnsi="Georgia"/>
                <w:sz w:val="18"/>
                <w:szCs w:val="18"/>
              </w:rPr>
            </w:pPr>
            <w:del w:id="159" w:author="Jack Plummer" w:date="2022-10-20T17:49:00Z">
              <w:r w:rsidDel="000122E1">
                <w:rPr>
                  <w:rFonts w:ascii="Georgia" w:eastAsia="Times New Roman" w:hAnsi="Georgia"/>
                  <w:sz w:val="18"/>
                  <w:szCs w:val="18"/>
                </w:rPr>
                <w:delText>Recorded from protected area across its range</w:delText>
              </w:r>
            </w:del>
            <w:ins w:id="160" w:author="Jack Plummer" w:date="2022-10-20T17:49:00Z">
              <w:r w:rsidR="000122E1">
                <w:rPr>
                  <w:rFonts w:ascii="Georgia" w:eastAsia="Times New Roman" w:hAnsi="Georgia"/>
                  <w:sz w:val="18"/>
                  <w:szCs w:val="18"/>
                </w:rPr>
                <w:t>Only known from a single plant in Sa</w:t>
              </w:r>
            </w:ins>
            <w:ins w:id="161" w:author="Jack Plummer" w:date="2022-10-20T17:58:00Z">
              <w:r w:rsidR="005E0EC6">
                <w:rPr>
                  <w:rFonts w:ascii="Georgia" w:eastAsia="Times New Roman" w:hAnsi="Georgia"/>
                  <w:sz w:val="18"/>
                  <w:szCs w:val="18"/>
                </w:rPr>
                <w:t>m</w:t>
              </w:r>
            </w:ins>
            <w:ins w:id="162" w:author="Jack Plummer" w:date="2022-10-20T17:49:00Z">
              <w:r w:rsidR="000122E1">
                <w:rPr>
                  <w:rFonts w:ascii="Georgia" w:eastAsia="Times New Roman" w:hAnsi="Georgia"/>
                  <w:sz w:val="18"/>
                  <w:szCs w:val="18"/>
                </w:rPr>
                <w:t xml:space="preserve"> Ro</w:t>
              </w:r>
            </w:ins>
            <w:ins w:id="163" w:author="Jack Plummer" w:date="2022-10-20T17:58:00Z">
              <w:r w:rsidR="005E0EC6">
                <w:rPr>
                  <w:rFonts w:ascii="Georgia" w:eastAsia="Times New Roman" w:hAnsi="Georgia"/>
                  <w:sz w:val="18"/>
                  <w:szCs w:val="18"/>
                </w:rPr>
                <w:t xml:space="preserve">i </w:t>
              </w:r>
              <w:proofErr w:type="spellStart"/>
              <w:r w:rsidR="005E0EC6">
                <w:rPr>
                  <w:rFonts w:ascii="Georgia" w:eastAsia="Times New Roman" w:hAnsi="Georgia"/>
                  <w:sz w:val="18"/>
                  <w:szCs w:val="18"/>
                </w:rPr>
                <w:t>Yot</w:t>
              </w:r>
            </w:ins>
            <w:proofErr w:type="spellEnd"/>
            <w:ins w:id="164" w:author="Jack Plummer" w:date="2022-10-20T17:49:00Z">
              <w:r w:rsidR="000122E1">
                <w:rPr>
                  <w:rFonts w:ascii="Georgia" w:eastAsia="Times New Roman" w:hAnsi="Georgia"/>
                  <w:sz w:val="18"/>
                  <w:szCs w:val="18"/>
                </w:rPr>
                <w:t xml:space="preserve"> National Park</w:t>
              </w:r>
            </w:ins>
            <w:r>
              <w:rPr>
                <w:rFonts w:ascii="Georgia" w:eastAsia="Times New Roman" w:hAnsi="Georgia"/>
                <w:sz w:val="18"/>
                <w:szCs w:val="18"/>
              </w:rPr>
              <w:t>.</w:t>
            </w:r>
          </w:p>
        </w:tc>
      </w:tr>
    </w:tbl>
    <w:p w14:paraId="58A9DF76" w14:textId="77777777" w:rsidR="005C2A7A" w:rsidRDefault="005C2A7A">
      <w:pPr>
        <w:divId w:val="795097720"/>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09"/>
        <w:gridCol w:w="6601"/>
      </w:tblGrid>
      <w:tr w:rsidR="005C2A7A" w14:paraId="09BE214B" w14:textId="77777777">
        <w:trPr>
          <w:divId w:val="795097720"/>
          <w:tblCellSpacing w:w="15" w:type="dxa"/>
        </w:trPr>
        <w:tc>
          <w:tcPr>
            <w:tcW w:w="0" w:type="auto"/>
            <w:tcBorders>
              <w:bottom w:val="single" w:sz="6" w:space="0" w:color="000000"/>
            </w:tcBorders>
            <w:shd w:val="clear" w:color="auto" w:fill="BBBBBB"/>
            <w:vAlign w:val="center"/>
            <w:hideMark/>
          </w:tcPr>
          <w:p w14:paraId="07EE93BA"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66A60296"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5C2A7A" w14:paraId="10902E90" w14:textId="77777777">
        <w:trPr>
          <w:divId w:val="795097720"/>
          <w:tblCellSpacing w:w="15" w:type="dxa"/>
        </w:trPr>
        <w:tc>
          <w:tcPr>
            <w:tcW w:w="0" w:type="auto"/>
            <w:vAlign w:val="center"/>
            <w:hideMark/>
          </w:tcPr>
          <w:p w14:paraId="5E0FE3D4" w14:textId="77777777" w:rsidR="005C2A7A"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22A434F4" w14:textId="41AC8AC0" w:rsidR="005C2A7A" w:rsidRDefault="00000000">
            <w:pPr>
              <w:spacing w:after="75"/>
              <w:rPr>
                <w:rFonts w:ascii="Georgia" w:eastAsia="Times New Roman" w:hAnsi="Georgia"/>
                <w:sz w:val="18"/>
                <w:szCs w:val="18"/>
              </w:rPr>
            </w:pPr>
            <w:r>
              <w:rPr>
                <w:rFonts w:ascii="Georgia" w:eastAsia="Times New Roman" w:hAnsi="Georgia"/>
                <w:sz w:val="18"/>
                <w:szCs w:val="18"/>
              </w:rPr>
              <w:t xml:space="preserve">Not known to be represented in ex situ conservation in botanic gardens or gene bank (BGCI 2022, </w:t>
            </w:r>
            <w:proofErr w:type="spellStart"/>
            <w:r>
              <w:rPr>
                <w:rFonts w:ascii="Georgia" w:eastAsia="Times New Roman" w:hAnsi="Georgia"/>
                <w:sz w:val="18"/>
                <w:szCs w:val="18"/>
              </w:rPr>
              <w:t>Genes</w:t>
            </w:r>
            <w:ins w:id="165" w:author="Jack Plummer" w:date="2022-10-20T17:49:00Z">
              <w:r w:rsidR="000122E1">
                <w:rPr>
                  <w:rFonts w:ascii="Georgia" w:eastAsia="Times New Roman" w:hAnsi="Georgia"/>
                  <w:sz w:val="18"/>
                  <w:szCs w:val="18"/>
                </w:rPr>
                <w:t>y</w:t>
              </w:r>
            </w:ins>
            <w:del w:id="166" w:author="Jack Plummer" w:date="2022-10-20T17:49:00Z">
              <w:r w:rsidDel="000122E1">
                <w:rPr>
                  <w:rFonts w:ascii="Georgia" w:eastAsia="Times New Roman" w:hAnsi="Georgia"/>
                  <w:sz w:val="18"/>
                  <w:szCs w:val="18"/>
                </w:rPr>
                <w:delText>t</w:delText>
              </w:r>
            </w:del>
            <w:r>
              <w:rPr>
                <w:rFonts w:ascii="Georgia" w:eastAsia="Times New Roman" w:hAnsi="Georgia"/>
                <w:sz w:val="18"/>
                <w:szCs w:val="18"/>
              </w:rPr>
              <w:t>s</w:t>
            </w:r>
            <w:proofErr w:type="spellEnd"/>
            <w:r>
              <w:rPr>
                <w:rFonts w:ascii="Georgia" w:eastAsia="Times New Roman" w:hAnsi="Georgia"/>
                <w:sz w:val="18"/>
                <w:szCs w:val="18"/>
              </w:rPr>
              <w:t xml:space="preserve"> 2022).</w:t>
            </w:r>
          </w:p>
        </w:tc>
      </w:tr>
    </w:tbl>
    <w:p w14:paraId="06570D74" w14:textId="77777777" w:rsidR="005C2A7A" w:rsidRDefault="00000000">
      <w:pPr>
        <w:pStyle w:val="Heading2"/>
        <w:divId w:val="795097720"/>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5C2A7A" w14:paraId="42F17AEC" w14:textId="77777777">
        <w:trPr>
          <w:divId w:val="795097720"/>
          <w:tblCellSpacing w:w="15" w:type="dxa"/>
        </w:trPr>
        <w:tc>
          <w:tcPr>
            <w:tcW w:w="0" w:type="auto"/>
            <w:tcBorders>
              <w:bottom w:val="single" w:sz="6" w:space="0" w:color="000000"/>
            </w:tcBorders>
            <w:shd w:val="clear" w:color="auto" w:fill="BBBBBB"/>
            <w:vAlign w:val="center"/>
            <w:hideMark/>
          </w:tcPr>
          <w:p w14:paraId="54ABC506"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5CB2659F"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5C2A7A" w14:paraId="4668D141" w14:textId="77777777">
        <w:trPr>
          <w:divId w:val="795097720"/>
          <w:tblCellSpacing w:w="15" w:type="dxa"/>
        </w:trPr>
        <w:tc>
          <w:tcPr>
            <w:tcW w:w="0" w:type="auto"/>
            <w:tcBorders>
              <w:bottom w:val="single" w:sz="6" w:space="0" w:color="CCCCCC"/>
            </w:tcBorders>
            <w:vAlign w:val="center"/>
            <w:hideMark/>
          </w:tcPr>
          <w:p w14:paraId="45059ABB" w14:textId="77777777" w:rsidR="005C2A7A"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030DE076"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r>
      <w:tr w:rsidR="005C2A7A" w14:paraId="705A97F7" w14:textId="77777777">
        <w:trPr>
          <w:divId w:val="795097720"/>
          <w:tblCellSpacing w:w="15" w:type="dxa"/>
        </w:trPr>
        <w:tc>
          <w:tcPr>
            <w:tcW w:w="0" w:type="auto"/>
            <w:tcBorders>
              <w:bottom w:val="single" w:sz="6" w:space="0" w:color="CCCCCC"/>
            </w:tcBorders>
            <w:vAlign w:val="center"/>
            <w:hideMark/>
          </w:tcPr>
          <w:p w14:paraId="3E3081E8" w14:textId="77777777" w:rsidR="005C2A7A" w:rsidRDefault="00000000">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65F48336"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r>
      <w:tr w:rsidR="005C2A7A" w14:paraId="61B407BA" w14:textId="77777777">
        <w:trPr>
          <w:divId w:val="795097720"/>
          <w:tblCellSpacing w:w="15" w:type="dxa"/>
        </w:trPr>
        <w:tc>
          <w:tcPr>
            <w:tcW w:w="0" w:type="auto"/>
            <w:tcBorders>
              <w:bottom w:val="single" w:sz="6" w:space="0" w:color="CCCCCC"/>
            </w:tcBorders>
            <w:vAlign w:val="center"/>
            <w:hideMark/>
          </w:tcPr>
          <w:p w14:paraId="5E84C767" w14:textId="77777777" w:rsidR="005C2A7A" w:rsidRDefault="00000000">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26E2B12E"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r>
      <w:tr w:rsidR="005C2A7A" w14:paraId="60BAA303" w14:textId="77777777">
        <w:trPr>
          <w:divId w:val="795097720"/>
          <w:tblCellSpacing w:w="15" w:type="dxa"/>
        </w:trPr>
        <w:tc>
          <w:tcPr>
            <w:tcW w:w="0" w:type="auto"/>
            <w:tcBorders>
              <w:bottom w:val="single" w:sz="6" w:space="0" w:color="CCCCCC"/>
            </w:tcBorders>
            <w:vAlign w:val="center"/>
            <w:hideMark/>
          </w:tcPr>
          <w:p w14:paraId="5299587D" w14:textId="77777777" w:rsidR="005C2A7A"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5FE49F28"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30C8FFD" w14:textId="77777777" w:rsidR="005C2A7A" w:rsidRDefault="00000000">
      <w:pPr>
        <w:pStyle w:val="Heading2"/>
        <w:divId w:val="795097720"/>
        <w:rPr>
          <w:rFonts w:ascii="Georgia" w:eastAsia="Times New Roman" w:hAnsi="Georgia"/>
          <w:sz w:val="27"/>
          <w:szCs w:val="27"/>
        </w:rPr>
      </w:pPr>
      <w:r>
        <w:rPr>
          <w:rFonts w:ascii="Georgia" w:eastAsia="Times New Roman" w:hAnsi="Georgia"/>
          <w:sz w:val="27"/>
          <w:szCs w:val="27"/>
        </w:rPr>
        <w:lastRenderedPageBreak/>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5"/>
        <w:gridCol w:w="530"/>
      </w:tblGrid>
      <w:tr w:rsidR="005C2A7A" w14:paraId="54A90FC4" w14:textId="77777777">
        <w:trPr>
          <w:divId w:val="795097720"/>
          <w:tblCellSpacing w:w="15" w:type="dxa"/>
        </w:trPr>
        <w:tc>
          <w:tcPr>
            <w:tcW w:w="0" w:type="auto"/>
            <w:tcBorders>
              <w:bottom w:val="single" w:sz="6" w:space="0" w:color="000000"/>
            </w:tcBorders>
            <w:shd w:val="clear" w:color="auto" w:fill="BBBBBB"/>
            <w:vAlign w:val="center"/>
            <w:hideMark/>
          </w:tcPr>
          <w:p w14:paraId="43FCDE50"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56E97136"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5C2A7A" w14:paraId="3490FABA" w14:textId="77777777">
        <w:trPr>
          <w:divId w:val="795097720"/>
          <w:tblCellSpacing w:w="15" w:type="dxa"/>
        </w:trPr>
        <w:tc>
          <w:tcPr>
            <w:tcW w:w="0" w:type="auto"/>
            <w:tcBorders>
              <w:bottom w:val="single" w:sz="6" w:space="0" w:color="CCCCCC"/>
            </w:tcBorders>
            <w:vAlign w:val="center"/>
            <w:hideMark/>
          </w:tcPr>
          <w:p w14:paraId="74CEA24C" w14:textId="77777777" w:rsidR="005C2A7A"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3635447B"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r>
      <w:tr w:rsidR="005C2A7A" w14:paraId="3D95555A" w14:textId="77777777">
        <w:trPr>
          <w:divId w:val="795097720"/>
          <w:tblCellSpacing w:w="15" w:type="dxa"/>
        </w:trPr>
        <w:tc>
          <w:tcPr>
            <w:tcW w:w="0" w:type="auto"/>
            <w:tcBorders>
              <w:bottom w:val="single" w:sz="6" w:space="0" w:color="CCCCCC"/>
            </w:tcBorders>
            <w:vAlign w:val="center"/>
            <w:hideMark/>
          </w:tcPr>
          <w:p w14:paraId="38EF7575" w14:textId="77777777" w:rsidR="005C2A7A"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5579D2B5"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r>
      <w:tr w:rsidR="005C2A7A" w14:paraId="0AD48DA1" w14:textId="77777777">
        <w:trPr>
          <w:divId w:val="795097720"/>
          <w:tblCellSpacing w:w="15" w:type="dxa"/>
        </w:trPr>
        <w:tc>
          <w:tcPr>
            <w:tcW w:w="0" w:type="auto"/>
            <w:tcBorders>
              <w:bottom w:val="single" w:sz="6" w:space="0" w:color="CCCCCC"/>
            </w:tcBorders>
            <w:vAlign w:val="center"/>
            <w:hideMark/>
          </w:tcPr>
          <w:p w14:paraId="24F8313E" w14:textId="77777777" w:rsidR="005C2A7A" w:rsidRDefault="00000000">
            <w:pPr>
              <w:spacing w:after="75"/>
              <w:rPr>
                <w:rFonts w:ascii="Georgia" w:eastAsia="Times New Roman" w:hAnsi="Georgia"/>
                <w:sz w:val="18"/>
                <w:szCs w:val="18"/>
              </w:rPr>
            </w:pPr>
            <w:r>
              <w:rPr>
                <w:rFonts w:ascii="Georgia" w:eastAsia="Times New Roman" w:hAnsi="Georgia"/>
                <w:sz w:val="18"/>
                <w:szCs w:val="18"/>
              </w:rPr>
              <w:t>1.6. Research -&gt; Actions</w:t>
            </w:r>
          </w:p>
        </w:tc>
        <w:tc>
          <w:tcPr>
            <w:tcW w:w="0" w:type="auto"/>
            <w:tcBorders>
              <w:bottom w:val="single" w:sz="6" w:space="0" w:color="CCCCCC"/>
            </w:tcBorders>
            <w:vAlign w:val="center"/>
            <w:hideMark/>
          </w:tcPr>
          <w:p w14:paraId="6085DF4E"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r>
      <w:tr w:rsidR="005C2A7A" w14:paraId="268006B3" w14:textId="77777777">
        <w:trPr>
          <w:divId w:val="795097720"/>
          <w:tblCellSpacing w:w="15" w:type="dxa"/>
        </w:trPr>
        <w:tc>
          <w:tcPr>
            <w:tcW w:w="0" w:type="auto"/>
            <w:tcBorders>
              <w:bottom w:val="single" w:sz="6" w:space="0" w:color="CCCCCC"/>
            </w:tcBorders>
            <w:vAlign w:val="center"/>
            <w:hideMark/>
          </w:tcPr>
          <w:p w14:paraId="174A083F" w14:textId="77777777" w:rsidR="005C2A7A" w:rsidRDefault="00000000">
            <w:pPr>
              <w:spacing w:after="75"/>
              <w:rPr>
                <w:rFonts w:ascii="Georgia" w:eastAsia="Times New Roman" w:hAnsi="Georgia"/>
                <w:sz w:val="18"/>
                <w:szCs w:val="18"/>
              </w:rPr>
            </w:pPr>
            <w:r>
              <w:rPr>
                <w:rFonts w:ascii="Georgia" w:eastAsia="Times New Roman" w:hAnsi="Georgia"/>
                <w:sz w:val="18"/>
                <w:szCs w:val="18"/>
              </w:rPr>
              <w:t>2.1. Conservation Planning -&gt; Species Action/Recovery Plan</w:t>
            </w:r>
          </w:p>
        </w:tc>
        <w:tc>
          <w:tcPr>
            <w:tcW w:w="0" w:type="auto"/>
            <w:tcBorders>
              <w:bottom w:val="single" w:sz="6" w:space="0" w:color="CCCCCC"/>
            </w:tcBorders>
            <w:vAlign w:val="center"/>
            <w:hideMark/>
          </w:tcPr>
          <w:p w14:paraId="0E2B198E"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r>
      <w:tr w:rsidR="005C2A7A" w14:paraId="0426E292" w14:textId="77777777">
        <w:trPr>
          <w:divId w:val="795097720"/>
          <w:tblCellSpacing w:w="15" w:type="dxa"/>
        </w:trPr>
        <w:tc>
          <w:tcPr>
            <w:tcW w:w="0" w:type="auto"/>
            <w:tcBorders>
              <w:bottom w:val="single" w:sz="6" w:space="0" w:color="CCCCCC"/>
            </w:tcBorders>
            <w:vAlign w:val="center"/>
            <w:hideMark/>
          </w:tcPr>
          <w:p w14:paraId="188DB7A7" w14:textId="77777777" w:rsidR="005C2A7A"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0FCB451B"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r>
      <w:tr w:rsidR="005C2A7A" w14:paraId="7A8FC67F" w14:textId="77777777">
        <w:trPr>
          <w:divId w:val="795097720"/>
          <w:tblCellSpacing w:w="15" w:type="dxa"/>
        </w:trPr>
        <w:tc>
          <w:tcPr>
            <w:tcW w:w="0" w:type="auto"/>
            <w:tcBorders>
              <w:bottom w:val="single" w:sz="6" w:space="0" w:color="CCCCCC"/>
            </w:tcBorders>
            <w:vAlign w:val="center"/>
            <w:hideMark/>
          </w:tcPr>
          <w:p w14:paraId="62CEB2A2" w14:textId="77777777" w:rsidR="005C2A7A"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2EA7E883"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8BEFF54" w14:textId="77777777" w:rsidR="005C2A7A" w:rsidRDefault="00000000">
      <w:pPr>
        <w:pStyle w:val="Heading1"/>
        <w:divId w:val="1656180382"/>
        <w:rPr>
          <w:rFonts w:ascii="Georgia" w:eastAsia="Times New Roman" w:hAnsi="Georgia"/>
          <w:sz w:val="29"/>
          <w:szCs w:val="29"/>
        </w:rPr>
      </w:pPr>
      <w:r>
        <w:rPr>
          <w:rFonts w:ascii="Georgia" w:eastAsia="Times New Roman" w:hAnsi="Georgia"/>
          <w:sz w:val="29"/>
          <w:szCs w:val="29"/>
        </w:rPr>
        <w:t>Ecosystem Services</w:t>
      </w:r>
    </w:p>
    <w:p w14:paraId="525629D5" w14:textId="77777777" w:rsidR="005C2A7A" w:rsidRDefault="00000000">
      <w:pPr>
        <w:pStyle w:val="Heading2"/>
        <w:divId w:val="1656180382"/>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5C2A7A" w14:paraId="34B01B19" w14:textId="77777777">
        <w:trPr>
          <w:divId w:val="1656180382"/>
          <w:tblCellSpacing w:w="15" w:type="dxa"/>
        </w:trPr>
        <w:tc>
          <w:tcPr>
            <w:tcW w:w="0" w:type="auto"/>
            <w:tcBorders>
              <w:bottom w:val="single" w:sz="6" w:space="0" w:color="000000"/>
            </w:tcBorders>
            <w:shd w:val="clear" w:color="auto" w:fill="BBBBBB"/>
            <w:vAlign w:val="center"/>
            <w:hideMark/>
          </w:tcPr>
          <w:p w14:paraId="4E8FB502" w14:textId="77777777" w:rsidR="005C2A7A"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7A1FE564" w14:textId="77777777" w:rsidR="005C2A7A"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5C2A7A" w14:paraId="2B39B745" w14:textId="77777777">
        <w:trPr>
          <w:divId w:val="1656180382"/>
          <w:tblCellSpacing w:w="15" w:type="dxa"/>
        </w:trPr>
        <w:tc>
          <w:tcPr>
            <w:tcW w:w="0" w:type="auto"/>
            <w:vAlign w:val="center"/>
            <w:hideMark/>
          </w:tcPr>
          <w:p w14:paraId="630C6BF7" w14:textId="77777777" w:rsidR="005C2A7A"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E96D36C" w14:textId="77777777" w:rsidR="005C2A7A"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0388E3B" w14:textId="77777777" w:rsidR="005C2A7A"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74B5682A" w14:textId="77777777" w:rsidR="005C2A7A" w:rsidRDefault="00000000">
      <w:pPr>
        <w:pStyle w:val="NormalWeb"/>
        <w:divId w:val="492835913"/>
        <w:rPr>
          <w:rFonts w:ascii="Georgia" w:hAnsi="Georgia"/>
        </w:rPr>
      </w:pPr>
      <w:r>
        <w:rPr>
          <w:rFonts w:ascii="Georgia" w:hAnsi="Georgia"/>
        </w:rPr>
        <w:t xml:space="preserve">BGCI. 2022. Botanic Gardens Conservation International (BGCI) - </w:t>
      </w:r>
      <w:proofErr w:type="spellStart"/>
      <w:r>
        <w:rPr>
          <w:rFonts w:ascii="Georgia" w:hAnsi="Georgia"/>
        </w:rPr>
        <w:t>PlantSearch</w:t>
      </w:r>
      <w:proofErr w:type="spellEnd"/>
      <w:r>
        <w:rPr>
          <w:rFonts w:ascii="Georgia" w:hAnsi="Georgia"/>
        </w:rPr>
        <w:t xml:space="preserve">. Available at: </w:t>
      </w:r>
      <w:hyperlink r:id="rId9" w:history="1">
        <w:r>
          <w:rPr>
            <w:rStyle w:val="Hyperlink"/>
            <w:rFonts w:ascii="Georgia" w:hAnsi="Georgia"/>
          </w:rPr>
          <w:t>https://tools.bgci.org/plant_search.php</w:t>
        </w:r>
      </w:hyperlink>
      <w:r>
        <w:rPr>
          <w:rFonts w:ascii="Georgia" w:hAnsi="Georgia"/>
        </w:rPr>
        <w:t xml:space="preserve">. </w:t>
      </w:r>
    </w:p>
    <w:p w14:paraId="6E6A0153" w14:textId="77777777" w:rsidR="005C2A7A" w:rsidRDefault="00000000">
      <w:pPr>
        <w:pStyle w:val="NormalWeb"/>
        <w:divId w:val="492835913"/>
        <w:rPr>
          <w:rFonts w:ascii="Georgia" w:hAnsi="Georgia"/>
        </w:rPr>
      </w:pPr>
      <w:r>
        <w:rPr>
          <w:rFonts w:ascii="Georgia" w:hAnsi="Georgia"/>
        </w:rPr>
        <w:t xml:space="preserve">Bachman, S., Moat, J., Hill, A., de la Torre, J. and Scot,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73C1C6E8" w14:textId="77777777" w:rsidR="005C2A7A" w:rsidRDefault="00000000">
      <w:pPr>
        <w:pStyle w:val="NormalWeb"/>
        <w:divId w:val="492835913"/>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Genesys</w:t>
      </w:r>
      <w:proofErr w:type="spellEnd"/>
      <w:r>
        <w:rPr>
          <w:rFonts w:ascii="Georgia" w:hAnsi="Georgia"/>
        </w:rPr>
        <w:t xml:space="preserve"> Global Portal on Plant Genetic Resources. Available at: </w:t>
      </w:r>
      <w:hyperlink r:id="rId10" w:history="1">
        <w:r>
          <w:rPr>
            <w:rStyle w:val="Hyperlink"/>
            <w:rFonts w:ascii="Georgia" w:hAnsi="Georgia"/>
          </w:rPr>
          <w:t>https://www.genesys-pgr.org/</w:t>
        </w:r>
      </w:hyperlink>
      <w:r>
        <w:rPr>
          <w:rFonts w:ascii="Georgia" w:hAnsi="Georgia"/>
        </w:rPr>
        <w:t xml:space="preserve">. </w:t>
      </w:r>
    </w:p>
    <w:p w14:paraId="6BF8B8ED" w14:textId="77777777" w:rsidR="005C2A7A" w:rsidRDefault="00000000">
      <w:pPr>
        <w:pStyle w:val="NormalWeb"/>
        <w:divId w:val="492835913"/>
        <w:rPr>
          <w:rFonts w:ascii="Georgia" w:hAnsi="Georgia"/>
        </w:rPr>
      </w:pPr>
      <w:commentRangeStart w:id="167"/>
      <w:r>
        <w:rPr>
          <w:rFonts w:ascii="Georgia" w:hAnsi="Georgia"/>
        </w:rPr>
        <w:t>POWO. 2022. Plants of the World Online. Facilitated by the Royal Botanic Gardens, Kew. Available at: http://powo.science.kew.org/. (Accessed: 2022).</w:t>
      </w:r>
    </w:p>
    <w:p w14:paraId="3FDB45AC" w14:textId="77777777" w:rsidR="00774E3B" w:rsidRDefault="00000000">
      <w:pPr>
        <w:pStyle w:val="NormalWeb"/>
        <w:divId w:val="492835913"/>
        <w:rPr>
          <w:rFonts w:ascii="Georgia" w:hAnsi="Georgia"/>
        </w:rPr>
      </w:pPr>
      <w:r>
        <w:rPr>
          <w:rFonts w:ascii="Georgia" w:hAnsi="Georgia"/>
        </w:rPr>
        <w:t xml:space="preserve">Puglisi, </w:t>
      </w:r>
      <w:proofErr w:type="gramStart"/>
      <w:r>
        <w:rPr>
          <w:rFonts w:ascii="Georgia" w:hAnsi="Georgia"/>
        </w:rPr>
        <w:t>C.</w:t>
      </w:r>
      <w:proofErr w:type="gramEnd"/>
      <w:r>
        <w:rPr>
          <w:rFonts w:ascii="Georgia" w:hAnsi="Georgia"/>
        </w:rPr>
        <w:t xml:space="preserve"> and Middleton, D.J. 2017. A revision of </w:t>
      </w:r>
      <w:proofErr w:type="spellStart"/>
      <w:r>
        <w:rPr>
          <w:rFonts w:ascii="Georgia" w:hAnsi="Georgia"/>
        </w:rPr>
        <w:t>Microchirita</w:t>
      </w:r>
      <w:proofErr w:type="spellEnd"/>
      <w:r>
        <w:rPr>
          <w:rFonts w:ascii="Georgia" w:hAnsi="Georgia"/>
        </w:rPr>
        <w:t xml:space="preserve"> (</w:t>
      </w:r>
      <w:proofErr w:type="spellStart"/>
      <w:r>
        <w:rPr>
          <w:rFonts w:ascii="Georgia" w:hAnsi="Georgia"/>
        </w:rPr>
        <w:t>Gesneriaceae</w:t>
      </w:r>
      <w:proofErr w:type="spellEnd"/>
      <w:r>
        <w:rPr>
          <w:rFonts w:ascii="Georgia" w:hAnsi="Georgia"/>
        </w:rPr>
        <w:t xml:space="preserve">) in Thailand. </w:t>
      </w:r>
      <w:r>
        <w:rPr>
          <w:rFonts w:ascii="Georgia" w:hAnsi="Georgia"/>
          <w:i/>
          <w:iCs/>
        </w:rPr>
        <w:t>Gardens' Bulletin Singapore</w:t>
      </w:r>
      <w:r>
        <w:rPr>
          <w:rFonts w:ascii="Georgia" w:hAnsi="Georgia"/>
        </w:rPr>
        <w:t xml:space="preserve"> 69(2): 211–284.</w:t>
      </w:r>
      <w:commentRangeEnd w:id="167"/>
      <w:r w:rsidR="000122E1">
        <w:rPr>
          <w:rStyle w:val="CommentReference"/>
        </w:rPr>
        <w:commentReference w:id="167"/>
      </w:r>
    </w:p>
    <w:sectPr w:rsidR="00774E3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10-20T16:59:00Z" w:initials="JP">
    <w:p w14:paraId="241E5ED5" w14:textId="77777777" w:rsidR="00166358" w:rsidRDefault="00166358" w:rsidP="00AC59C6">
      <w:pPr>
        <w:pStyle w:val="CommentText"/>
      </w:pPr>
      <w:r>
        <w:rPr>
          <w:rStyle w:val="CommentReference"/>
        </w:rPr>
        <w:annotationRef/>
      </w:r>
      <w:r>
        <w:t>I think because of the loss from historic sites and the impact of this on its range, this species might be declining under all criteria - CR B1ab(i,ii,iii,iv,v)+B2ab(i,ii,iii,iv,v)</w:t>
      </w:r>
    </w:p>
  </w:comment>
  <w:comment w:id="1" w:author="Jack Plummer" w:date="2022-10-20T17:39:00Z" w:initials="JP">
    <w:p w14:paraId="7417A46F" w14:textId="77777777" w:rsidR="00B7179B" w:rsidRDefault="00B7179B" w:rsidP="00F35703">
      <w:pPr>
        <w:pStyle w:val="CommentText"/>
      </w:pPr>
      <w:r>
        <w:rPr>
          <w:rStyle w:val="CommentReference"/>
        </w:rPr>
        <w:annotationRef/>
      </w:r>
      <w:r>
        <w:t>I have suggested changes based on there being just a single known wild plant - all other subpopulations lost - is this correct?</w:t>
      </w:r>
    </w:p>
  </w:comment>
  <w:comment w:id="69" w:author="Jack Plummer" w:date="2022-10-20T17:31:00Z" w:initials="JP">
    <w:p w14:paraId="08C2E5C3" w14:textId="43D994E1" w:rsidR="00D07A0E" w:rsidRDefault="00D07A0E" w:rsidP="00552714">
      <w:pPr>
        <w:pStyle w:val="CommentText"/>
      </w:pPr>
      <w:r>
        <w:rPr>
          <w:rStyle w:val="CommentReference"/>
        </w:rPr>
        <w:annotationRef/>
      </w:r>
      <w:r>
        <w:rPr>
          <w:i/>
          <w:iCs/>
        </w:rPr>
        <w:t>Add continuing decline in AOO</w:t>
      </w:r>
    </w:p>
  </w:comment>
  <w:comment w:id="70" w:author="Jack Plummer" w:date="2022-10-20T17:32:00Z" w:initials="JP">
    <w:p w14:paraId="22F9A0EA" w14:textId="77777777" w:rsidR="00D07A0E" w:rsidRDefault="00D07A0E" w:rsidP="00A77C70">
      <w:pPr>
        <w:pStyle w:val="CommentText"/>
      </w:pPr>
      <w:r>
        <w:rPr>
          <w:rStyle w:val="CommentReference"/>
        </w:rPr>
        <w:annotationRef/>
      </w:r>
      <w:r>
        <w:rPr>
          <w:i/>
          <w:iCs/>
        </w:rPr>
        <w:t>Add continuing decline in EOO</w:t>
      </w:r>
    </w:p>
  </w:comment>
  <w:comment w:id="92" w:author="Jack Plummer" w:date="2022-10-20T17:29:00Z" w:initials="JP">
    <w:p w14:paraId="79C64AE1" w14:textId="41409F62" w:rsidR="00D07A0E" w:rsidRDefault="00D07A0E" w:rsidP="00EC5752">
      <w:pPr>
        <w:pStyle w:val="CommentText"/>
      </w:pPr>
      <w:r>
        <w:rPr>
          <w:rStyle w:val="CommentReference"/>
        </w:rPr>
        <w:annotationRef/>
      </w:r>
      <w:r>
        <w:t>Take care as I think this contradictory - we are saying that there is one remaining wild plant and that the other subpopulations (Bangkok, Ayutthaya) have been lost, so we do know about the subpopulations. And we know that there must be a population decline ongoing.</w:t>
      </w:r>
      <w:r>
        <w:br/>
      </w:r>
      <w:r>
        <w:br/>
        <w:t>Possibly I've misunderstood, but this is what it seems like?</w:t>
      </w:r>
    </w:p>
  </w:comment>
  <w:comment w:id="114" w:author="Jack Plummer" w:date="2022-10-20T17:39:00Z" w:initials="JP">
    <w:p w14:paraId="00E3A702" w14:textId="77777777" w:rsidR="00B7179B" w:rsidRDefault="00B7179B" w:rsidP="002B0CB9">
      <w:pPr>
        <w:pStyle w:val="CommentText"/>
      </w:pPr>
      <w:r>
        <w:rPr>
          <w:rStyle w:val="CommentReference"/>
        </w:rPr>
        <w:annotationRef/>
      </w:r>
      <w:r>
        <w:t>Mention habit</w:t>
      </w:r>
    </w:p>
  </w:comment>
  <w:comment w:id="115" w:author="Jack Plummer" w:date="2022-10-20T17:44:00Z" w:initials="JP">
    <w:p w14:paraId="0C4F2459" w14:textId="77777777" w:rsidR="00B7179B" w:rsidRDefault="00B7179B" w:rsidP="00C97CE2">
      <w:pPr>
        <w:pStyle w:val="CommentText"/>
      </w:pPr>
      <w:r>
        <w:rPr>
          <w:rStyle w:val="CommentReference"/>
        </w:rPr>
        <w:annotationRef/>
      </w:r>
      <w:r>
        <w:t>Is this the most appropriate coding - there is an option for rocky places?</w:t>
      </w:r>
    </w:p>
  </w:comment>
  <w:comment w:id="116" w:author="Jack Plummer" w:date="2022-10-20T17:45:00Z" w:initials="JP">
    <w:p w14:paraId="590C04E4" w14:textId="77777777" w:rsidR="00B7179B" w:rsidRDefault="00B7179B" w:rsidP="00154F7E">
      <w:pPr>
        <w:pStyle w:val="CommentText"/>
      </w:pPr>
      <w:r>
        <w:rPr>
          <w:rStyle w:val="CommentReference"/>
        </w:rPr>
        <w:annotationRef/>
      </w:r>
      <w:r>
        <w:t>Let's be specific to habitat here</w:t>
      </w:r>
    </w:p>
  </w:comment>
  <w:comment w:id="138" w:author="Jack Plummer" w:date="2022-10-20T17:48:00Z" w:initials="JP">
    <w:p w14:paraId="54318B82" w14:textId="77777777" w:rsidR="00B7179B" w:rsidRDefault="00B7179B" w:rsidP="00775207">
      <w:pPr>
        <w:pStyle w:val="CommentText"/>
      </w:pPr>
      <w:r>
        <w:rPr>
          <w:rStyle w:val="CommentReference"/>
        </w:rPr>
        <w:annotationRef/>
      </w:r>
      <w:r>
        <w:t xml:space="preserve">What do these mean? Are they different to urbanisation and construction? </w:t>
      </w:r>
    </w:p>
  </w:comment>
  <w:comment w:id="143" w:author="Jack Plummer" w:date="2022-10-20T17:47:00Z" w:initials="JP">
    <w:p w14:paraId="0168DA76" w14:textId="768CF4D8" w:rsidR="00B7179B" w:rsidRDefault="00B7179B" w:rsidP="00855C85">
      <w:pPr>
        <w:pStyle w:val="CommentText"/>
      </w:pPr>
      <w:r>
        <w:rPr>
          <w:rStyle w:val="CommentReference"/>
        </w:rPr>
        <w:annotationRef/>
      </w:r>
      <w:r>
        <w:t>Remove</w:t>
      </w:r>
    </w:p>
  </w:comment>
  <w:comment w:id="151" w:author="Jack Plummer" w:date="2022-10-20T17:50:00Z" w:initials="JP">
    <w:p w14:paraId="4D28214A" w14:textId="77777777" w:rsidR="000122E1" w:rsidRDefault="000122E1" w:rsidP="00A45C59">
      <w:pPr>
        <w:pStyle w:val="CommentText"/>
      </w:pPr>
      <w:r>
        <w:rPr>
          <w:rStyle w:val="CommentReference"/>
        </w:rPr>
        <w:annotationRef/>
      </w:r>
      <w:r>
        <w:t>What's this? Note that shrimp farms are included in 2.1 under aquaculture</w:t>
      </w:r>
    </w:p>
  </w:comment>
  <w:comment w:id="167" w:author="Jack Plummer" w:date="2022-10-20T17:50:00Z" w:initials="JP">
    <w:p w14:paraId="18BAFDBE" w14:textId="1BC81DA7" w:rsidR="000122E1" w:rsidRDefault="000122E1" w:rsidP="00334773">
      <w:pPr>
        <w:pStyle w:val="CommentText"/>
      </w:pPr>
      <w:r>
        <w:rPr>
          <w:rStyle w:val="CommentReference"/>
        </w:rPr>
        <w:annotationRef/>
      </w:r>
      <w:r>
        <w:t>Mention in assessment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1E5ED5" w15:done="0"/>
  <w15:commentEx w15:paraId="7417A46F" w15:paraIdParent="241E5ED5" w15:done="0"/>
  <w15:commentEx w15:paraId="08C2E5C3" w15:done="0"/>
  <w15:commentEx w15:paraId="22F9A0EA" w15:done="0"/>
  <w15:commentEx w15:paraId="79C64AE1" w15:done="0"/>
  <w15:commentEx w15:paraId="00E3A702" w15:done="0"/>
  <w15:commentEx w15:paraId="0C4F2459" w15:done="0"/>
  <w15:commentEx w15:paraId="590C04E4" w15:done="0"/>
  <w15:commentEx w15:paraId="54318B82" w15:done="0"/>
  <w15:commentEx w15:paraId="0168DA76" w15:done="0"/>
  <w15:commentEx w15:paraId="4D28214A" w15:done="0"/>
  <w15:commentEx w15:paraId="18BAF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BFD09" w16cex:dateUtc="2022-10-20T15:59:00Z"/>
  <w16cex:commentExtensible w16cex:durableId="26FC063C" w16cex:dateUtc="2022-10-20T16:39:00Z"/>
  <w16cex:commentExtensible w16cex:durableId="26FC0486" w16cex:dateUtc="2022-10-20T16:31:00Z"/>
  <w16cex:commentExtensible w16cex:durableId="26FC0491" w16cex:dateUtc="2022-10-20T16:32:00Z"/>
  <w16cex:commentExtensible w16cex:durableId="26FC0402" w16cex:dateUtc="2022-10-20T16:29:00Z"/>
  <w16cex:commentExtensible w16cex:durableId="26FC0650" w16cex:dateUtc="2022-10-20T16:39:00Z"/>
  <w16cex:commentExtensible w16cex:durableId="26FC0760" w16cex:dateUtc="2022-10-20T16:44:00Z"/>
  <w16cex:commentExtensible w16cex:durableId="26FC079C" w16cex:dateUtc="2022-10-20T16:45:00Z"/>
  <w16cex:commentExtensible w16cex:durableId="26FC0854" w16cex:dateUtc="2022-10-20T16:48:00Z"/>
  <w16cex:commentExtensible w16cex:durableId="26FC0823" w16cex:dateUtc="2022-10-20T16:47:00Z"/>
  <w16cex:commentExtensible w16cex:durableId="26FC08EF" w16cex:dateUtc="2022-10-20T16:50:00Z"/>
  <w16cex:commentExtensible w16cex:durableId="26FC08C9" w16cex:dateUtc="2022-10-20T1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1E5ED5" w16cid:durableId="26FBFD09"/>
  <w16cid:commentId w16cid:paraId="7417A46F" w16cid:durableId="26FC063C"/>
  <w16cid:commentId w16cid:paraId="08C2E5C3" w16cid:durableId="26FC0486"/>
  <w16cid:commentId w16cid:paraId="22F9A0EA" w16cid:durableId="26FC0491"/>
  <w16cid:commentId w16cid:paraId="79C64AE1" w16cid:durableId="26FC0402"/>
  <w16cid:commentId w16cid:paraId="00E3A702" w16cid:durableId="26FC0650"/>
  <w16cid:commentId w16cid:paraId="0C4F2459" w16cid:durableId="26FC0760"/>
  <w16cid:commentId w16cid:paraId="590C04E4" w16cid:durableId="26FC079C"/>
  <w16cid:commentId w16cid:paraId="54318B82" w16cid:durableId="26FC0854"/>
  <w16cid:commentId w16cid:paraId="0168DA76" w16cid:durableId="26FC0823"/>
  <w16cid:commentId w16cid:paraId="4D28214A" w16cid:durableId="26FC08EF"/>
  <w16cid:commentId w16cid:paraId="18BAFDBE" w16cid:durableId="26FC08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358"/>
    <w:rsid w:val="000122E1"/>
    <w:rsid w:val="00156B42"/>
    <w:rsid w:val="00166358"/>
    <w:rsid w:val="005C2A7A"/>
    <w:rsid w:val="005E0EC6"/>
    <w:rsid w:val="00774E3B"/>
    <w:rsid w:val="00B7179B"/>
    <w:rsid w:val="00D07A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3BE354"/>
  <w15:chartTrackingRefBased/>
  <w15:docId w15:val="{1BE1F649-C056-464C-B024-67E9DB6BD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CommentReference">
    <w:name w:val="annotation reference"/>
    <w:basedOn w:val="DefaultParagraphFont"/>
    <w:uiPriority w:val="99"/>
    <w:semiHidden/>
    <w:unhideWhenUsed/>
    <w:rsid w:val="00166358"/>
    <w:rPr>
      <w:sz w:val="16"/>
      <w:szCs w:val="16"/>
    </w:rPr>
  </w:style>
  <w:style w:type="paragraph" w:styleId="CommentText">
    <w:name w:val="annotation text"/>
    <w:basedOn w:val="Normal"/>
    <w:link w:val="CommentTextChar"/>
    <w:uiPriority w:val="99"/>
    <w:unhideWhenUsed/>
    <w:rsid w:val="00166358"/>
    <w:rPr>
      <w:sz w:val="20"/>
      <w:szCs w:val="20"/>
    </w:rPr>
  </w:style>
  <w:style w:type="character" w:customStyle="1" w:styleId="CommentTextChar">
    <w:name w:val="Comment Text Char"/>
    <w:basedOn w:val="DefaultParagraphFont"/>
    <w:link w:val="CommentText"/>
    <w:uiPriority w:val="99"/>
    <w:rsid w:val="00166358"/>
    <w:rPr>
      <w:rFonts w:eastAsiaTheme="minorEastAsia"/>
    </w:rPr>
  </w:style>
  <w:style w:type="paragraph" w:styleId="CommentSubject">
    <w:name w:val="annotation subject"/>
    <w:basedOn w:val="CommentText"/>
    <w:next w:val="CommentText"/>
    <w:link w:val="CommentSubjectChar"/>
    <w:uiPriority w:val="99"/>
    <w:semiHidden/>
    <w:unhideWhenUsed/>
    <w:rsid w:val="00166358"/>
    <w:rPr>
      <w:b/>
      <w:bCs/>
    </w:rPr>
  </w:style>
  <w:style w:type="character" w:customStyle="1" w:styleId="CommentSubjectChar">
    <w:name w:val="Comment Subject Char"/>
    <w:basedOn w:val="CommentTextChar"/>
    <w:link w:val="CommentSubject"/>
    <w:uiPriority w:val="99"/>
    <w:semiHidden/>
    <w:rsid w:val="00166358"/>
    <w:rPr>
      <w:rFonts w:eastAsiaTheme="minorEastAsia"/>
      <w:b/>
      <w:bCs/>
    </w:rPr>
  </w:style>
  <w:style w:type="paragraph" w:styleId="Revision">
    <w:name w:val="Revision"/>
    <w:hidden/>
    <w:uiPriority w:val="99"/>
    <w:semiHidden/>
    <w:rsid w:val="0016635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0075">
      <w:marLeft w:val="0"/>
      <w:marRight w:val="0"/>
      <w:marTop w:val="0"/>
      <w:marBottom w:val="0"/>
      <w:divBdr>
        <w:top w:val="none" w:sz="0" w:space="0" w:color="auto"/>
        <w:left w:val="none" w:sz="0" w:space="0" w:color="auto"/>
        <w:bottom w:val="none" w:sz="0" w:space="0" w:color="auto"/>
        <w:right w:val="none" w:sz="0" w:space="0" w:color="auto"/>
      </w:divBdr>
    </w:div>
    <w:div w:id="391316170">
      <w:marLeft w:val="0"/>
      <w:marRight w:val="0"/>
      <w:marTop w:val="0"/>
      <w:marBottom w:val="0"/>
      <w:divBdr>
        <w:top w:val="none" w:sz="0" w:space="0" w:color="auto"/>
        <w:left w:val="none" w:sz="0" w:space="0" w:color="auto"/>
        <w:bottom w:val="none" w:sz="0" w:space="0" w:color="auto"/>
        <w:right w:val="none" w:sz="0" w:space="0" w:color="auto"/>
      </w:divBdr>
    </w:div>
    <w:div w:id="492835913">
      <w:marLeft w:val="0"/>
      <w:marRight w:val="0"/>
      <w:marTop w:val="0"/>
      <w:marBottom w:val="0"/>
      <w:divBdr>
        <w:top w:val="none" w:sz="0" w:space="0" w:color="auto"/>
        <w:left w:val="none" w:sz="0" w:space="0" w:color="auto"/>
        <w:bottom w:val="none" w:sz="0" w:space="0" w:color="auto"/>
        <w:right w:val="none" w:sz="0" w:space="0" w:color="auto"/>
      </w:divBdr>
    </w:div>
    <w:div w:id="697047558">
      <w:marLeft w:val="0"/>
      <w:marRight w:val="0"/>
      <w:marTop w:val="0"/>
      <w:marBottom w:val="0"/>
      <w:divBdr>
        <w:top w:val="none" w:sz="0" w:space="0" w:color="auto"/>
        <w:left w:val="none" w:sz="0" w:space="0" w:color="auto"/>
        <w:bottom w:val="none" w:sz="0" w:space="0" w:color="auto"/>
        <w:right w:val="none" w:sz="0" w:space="0" w:color="auto"/>
      </w:divBdr>
    </w:div>
    <w:div w:id="795097720">
      <w:marLeft w:val="0"/>
      <w:marRight w:val="0"/>
      <w:marTop w:val="0"/>
      <w:marBottom w:val="0"/>
      <w:divBdr>
        <w:top w:val="none" w:sz="0" w:space="0" w:color="auto"/>
        <w:left w:val="none" w:sz="0" w:space="0" w:color="auto"/>
        <w:bottom w:val="none" w:sz="0" w:space="0" w:color="auto"/>
        <w:right w:val="none" w:sz="0" w:space="0" w:color="auto"/>
      </w:divBdr>
    </w:div>
    <w:div w:id="895433141">
      <w:marLeft w:val="0"/>
      <w:marRight w:val="0"/>
      <w:marTop w:val="0"/>
      <w:marBottom w:val="0"/>
      <w:divBdr>
        <w:top w:val="none" w:sz="0" w:space="0" w:color="auto"/>
        <w:left w:val="none" w:sz="0" w:space="0" w:color="auto"/>
        <w:bottom w:val="none" w:sz="0" w:space="0" w:color="auto"/>
        <w:right w:val="none" w:sz="0" w:space="0" w:color="auto"/>
      </w:divBdr>
      <w:divsChild>
        <w:div w:id="664356056">
          <w:marLeft w:val="0"/>
          <w:marRight w:val="0"/>
          <w:marTop w:val="0"/>
          <w:marBottom w:val="150"/>
          <w:divBdr>
            <w:top w:val="single" w:sz="12" w:space="0" w:color="000000"/>
            <w:left w:val="none" w:sz="0" w:space="0" w:color="auto"/>
            <w:bottom w:val="single" w:sz="12" w:space="0" w:color="000000"/>
            <w:right w:val="none" w:sz="0" w:space="0" w:color="auto"/>
          </w:divBdr>
        </w:div>
      </w:divsChild>
    </w:div>
    <w:div w:id="1139224541">
      <w:marLeft w:val="0"/>
      <w:marRight w:val="0"/>
      <w:marTop w:val="0"/>
      <w:marBottom w:val="0"/>
      <w:divBdr>
        <w:top w:val="none" w:sz="0" w:space="0" w:color="auto"/>
        <w:left w:val="none" w:sz="0" w:space="0" w:color="auto"/>
        <w:bottom w:val="none" w:sz="0" w:space="0" w:color="auto"/>
        <w:right w:val="none" w:sz="0" w:space="0" w:color="auto"/>
      </w:divBdr>
    </w:div>
    <w:div w:id="1144272608">
      <w:marLeft w:val="0"/>
      <w:marRight w:val="0"/>
      <w:marTop w:val="0"/>
      <w:marBottom w:val="0"/>
      <w:divBdr>
        <w:top w:val="none" w:sz="0" w:space="0" w:color="auto"/>
        <w:left w:val="none" w:sz="0" w:space="0" w:color="auto"/>
        <w:bottom w:val="none" w:sz="0" w:space="0" w:color="auto"/>
        <w:right w:val="none" w:sz="0" w:space="0" w:color="auto"/>
      </w:divBdr>
    </w:div>
    <w:div w:id="1494028867">
      <w:marLeft w:val="0"/>
      <w:marRight w:val="0"/>
      <w:marTop w:val="0"/>
      <w:marBottom w:val="0"/>
      <w:divBdr>
        <w:top w:val="none" w:sz="0" w:space="0" w:color="auto"/>
        <w:left w:val="none" w:sz="0" w:space="0" w:color="auto"/>
        <w:bottom w:val="none" w:sz="0" w:space="0" w:color="auto"/>
        <w:right w:val="none" w:sz="0" w:space="0" w:color="auto"/>
      </w:divBdr>
    </w:div>
    <w:div w:id="1548369725">
      <w:marLeft w:val="0"/>
      <w:marRight w:val="0"/>
      <w:marTop w:val="0"/>
      <w:marBottom w:val="0"/>
      <w:divBdr>
        <w:top w:val="none" w:sz="0" w:space="0" w:color="auto"/>
        <w:left w:val="none" w:sz="0" w:space="0" w:color="auto"/>
        <w:bottom w:val="none" w:sz="0" w:space="0" w:color="auto"/>
        <w:right w:val="none" w:sz="0" w:space="0" w:color="auto"/>
      </w:divBdr>
    </w:div>
    <w:div w:id="1656180382">
      <w:marLeft w:val="0"/>
      <w:marRight w:val="0"/>
      <w:marTop w:val="0"/>
      <w:marBottom w:val="0"/>
      <w:divBdr>
        <w:top w:val="none" w:sz="0" w:space="0" w:color="auto"/>
        <w:left w:val="none" w:sz="0" w:space="0" w:color="auto"/>
        <w:bottom w:val="none" w:sz="0" w:space="0" w:color="auto"/>
        <w:right w:val="none" w:sz="0" w:space="0" w:color="auto"/>
      </w:divBdr>
    </w:div>
    <w:div w:id="211454405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18" Type="http://schemas.openxmlformats.org/officeDocument/2006/relationships/customXml" Target="../customXml/item5.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2.xml"/><Relationship Id="rId10" Type="http://schemas.openxmlformats.org/officeDocument/2006/relationships/hyperlink" Target="https://www.genesys-pgr.org/" TargetMode="External"/><Relationship Id="rId4" Type="http://schemas.openxmlformats.org/officeDocument/2006/relationships/image" Target="file:///C:\Users\jpl10kg\Downloads\NBT_Batch3\resources\redListLogo.jpg" TargetMode="External"/><Relationship Id="rId9" Type="http://schemas.openxmlformats.org/officeDocument/2006/relationships/hyperlink" Target="https://tools.bgci.org/plant_search.php"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DF371D-BB1D-4332-92AC-58E4E72C29BC}"/>
</file>

<file path=customXml/itemProps2.xml><?xml version="1.0" encoding="utf-8"?>
<ds:datastoreItem xmlns:ds="http://schemas.openxmlformats.org/officeDocument/2006/customXml" ds:itemID="{F8F4635F-D1AB-4A7F-A356-AF8F0CE79972}"/>
</file>

<file path=customXml/itemProps3.xml><?xml version="1.0" encoding="utf-8"?>
<ds:datastoreItem xmlns:ds="http://schemas.openxmlformats.org/officeDocument/2006/customXml" ds:itemID="{A2680722-701B-4A58-BC6C-B4CBBB5BD965}"/>
</file>

<file path=customXml/itemProps4.xml><?xml version="1.0" encoding="utf-8"?>
<ds:datastoreItem xmlns:ds="http://schemas.openxmlformats.org/officeDocument/2006/customXml" ds:itemID="{6CC584F7-6A62-48E1-A66F-EC91D81C76D4}"/>
</file>

<file path=customXml/itemProps5.xml><?xml version="1.0" encoding="utf-8"?>
<ds:datastoreItem xmlns:ds="http://schemas.openxmlformats.org/officeDocument/2006/customXml" ds:itemID="{3E2F86BD-9BDC-44BE-9D90-BE5CCA2A22C0}"/>
</file>

<file path=docProps/app.xml><?xml version="1.0" encoding="utf-8"?>
<Properties xmlns="http://schemas.openxmlformats.org/officeDocument/2006/extended-properties" xmlns:vt="http://schemas.openxmlformats.org/officeDocument/2006/docPropsVTypes">
  <Template>Normal</Template>
  <TotalTime>4</TotalTime>
  <Pages>6</Pages>
  <Words>1602</Words>
  <Characters>9136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Microchirita involucrata var. capitis</vt:lpstr>
    </vt:vector>
  </TitlesOfParts>
  <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Microchirita involucrata var. capitis</dc:title>
  <dc:subject/>
  <dc:creator>Jack Plummer</dc:creator>
  <cp:keywords/>
  <dc:description/>
  <cp:lastModifiedBy>Jack Plummer</cp:lastModifiedBy>
  <cp:revision>3</cp:revision>
  <dcterms:created xsi:type="dcterms:W3CDTF">2022-10-20T16:50:00Z</dcterms:created>
  <dcterms:modified xsi:type="dcterms:W3CDTF">2022-10-20T16:58:00Z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