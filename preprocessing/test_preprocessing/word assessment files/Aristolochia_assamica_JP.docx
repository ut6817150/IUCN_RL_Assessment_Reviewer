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E5D41" w14:textId="77777777" w:rsidR="00000000" w:rsidRDefault="00000000">
      <w:pPr>
        <w:jc w:val="center"/>
        <w:divId w:val="948657635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082C8133" w14:textId="77777777" w:rsidR="00000000" w:rsidRDefault="00000000">
      <w:pPr>
        <w:divId w:val="2052801440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657E7E5C" wp14:editId="40C26DFB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3B4C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2052801440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Aristolochia assamica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D.Borah &amp; T.V.Do</w:t>
      </w:r>
    </w:p>
    <w:p w14:paraId="7CA0AE2B" w14:textId="77777777" w:rsidR="00000000" w:rsidRDefault="00000000">
      <w:pPr>
        <w:jc w:val="right"/>
        <w:divId w:val="2052801440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>PLANTAE - TRACHEOPHYTA - MAGNOLIOPSIDA - PIPERALES - ARISTOLOCHIACEAE - Aristolochia - assamica</w:t>
      </w:r>
    </w:p>
    <w:p w14:paraId="3B46A67A" w14:textId="77777777" w:rsidR="00000000" w:rsidRDefault="00000000">
      <w:pPr>
        <w:pStyle w:val="NormalWeb"/>
        <w:divId w:val="1685791266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No Common Names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</w:tblGrid>
      <w:tr w:rsidR="00000000" w14:paraId="1EB18662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6D5DBB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2A666286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7D20F7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DD - Data Deficient, (IUCN version 3.1)</w:t>
            </w:r>
          </w:p>
        </w:tc>
      </w:tr>
    </w:tbl>
    <w:p w14:paraId="34DE6A66" w14:textId="77777777" w:rsidR="00000000" w:rsidRDefault="00000000">
      <w:pPr>
        <w:pStyle w:val="Heading1"/>
        <w:divId w:val="48007459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53A49BFA" w14:textId="77777777" w:rsidR="00000000" w:rsidRDefault="00000000">
      <w:pPr>
        <w:pStyle w:val="Heading2"/>
        <w:divId w:val="48007459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6D00A640" w14:textId="77777777" w:rsidR="00000000" w:rsidRDefault="00000000">
      <w:pPr>
        <w:pStyle w:val="NormalWeb"/>
        <w:divId w:val="48007459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2022-08-11</w:t>
      </w:r>
    </w:p>
    <w:p w14:paraId="4CF6DCAF" w14:textId="77777777" w:rsidR="00000000" w:rsidRDefault="00000000">
      <w:pPr>
        <w:pStyle w:val="NormalWeb"/>
        <w:divId w:val="48007459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Gyeltshen, N.</w:t>
      </w:r>
    </w:p>
    <w:p w14:paraId="357D1418" w14:textId="77777777" w:rsidR="00000000" w:rsidRDefault="00000000">
      <w:pPr>
        <w:pStyle w:val="NormalWeb"/>
        <w:divId w:val="48007459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1A78B37D" w14:textId="77777777" w:rsidR="00000000" w:rsidRDefault="00000000">
      <w:pPr>
        <w:pStyle w:val="Heading2"/>
        <w:divId w:val="48007459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238A82ED" w14:textId="5620A702" w:rsidR="00000000" w:rsidRDefault="00000000">
      <w:pPr>
        <w:pStyle w:val="NormalWeb"/>
        <w:divId w:val="480074596"/>
        <w:rPr>
          <w:rFonts w:ascii="Georgia" w:hAnsi="Georgia"/>
        </w:rPr>
      </w:pPr>
      <w:r>
        <w:rPr>
          <w:rFonts w:ascii="Georgia" w:hAnsi="Georgia"/>
        </w:rPr>
        <w:t>This species is only known from India and Bhutan. There is no information regarding its population</w:t>
      </w:r>
      <w:ins w:id="0" w:author="Jack Plummer" w:date="2022-08-18T16:37:00Z">
        <w:r w:rsidR="007C7023">
          <w:rPr>
            <w:rFonts w:ascii="Georgia" w:hAnsi="Georgia"/>
          </w:rPr>
          <w:t xml:space="preserve"> size or</w:t>
        </w:r>
      </w:ins>
      <w:del w:id="1" w:author="Jack Plummer" w:date="2022-08-18T16:37:00Z">
        <w:r w:rsidDel="007C7023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trend</w:t>
      </w:r>
      <w:ins w:id="2" w:author="Jack Plummer" w:date="2022-08-18T16:41:00Z">
        <w:r w:rsidR="00C65614">
          <w:rPr>
            <w:rFonts w:ascii="Georgia" w:hAnsi="Georgia"/>
          </w:rPr>
          <w:t>,</w:t>
        </w:r>
      </w:ins>
      <w:del w:id="3" w:author="Jack Plummer" w:date="2022-08-18T16:37:00Z">
        <w:r w:rsidDel="007C7023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and threats to this species are unknown.</w:t>
      </w:r>
      <w:ins w:id="4" w:author="Jack Plummer" w:date="2022-08-18T16:50:00Z">
        <w:r w:rsidR="005C13DD">
          <w:rPr>
            <w:rFonts w:ascii="Georgia" w:hAnsi="Georgia"/>
          </w:rPr>
          <w:t xml:space="preserve"> I</w:t>
        </w:r>
        <w:r w:rsidR="003663BB">
          <w:rPr>
            <w:rFonts w:ascii="Georgia" w:hAnsi="Georgia"/>
          </w:rPr>
          <w:t xml:space="preserve">t may </w:t>
        </w:r>
      </w:ins>
      <w:ins w:id="5" w:author="Jack Plummer" w:date="2022-08-18T16:51:00Z">
        <w:r w:rsidR="003663BB">
          <w:rPr>
            <w:rFonts w:ascii="Georgia" w:hAnsi="Georgia"/>
          </w:rPr>
          <w:t>have a restricted</w:t>
        </w:r>
        <w:r w:rsidR="00122C87">
          <w:rPr>
            <w:rFonts w:ascii="Georgia" w:hAnsi="Georgia"/>
          </w:rPr>
          <w:t xml:space="preserve"> population and/or distribution and be susceptible to threatening process</w:t>
        </w:r>
      </w:ins>
      <w:ins w:id="6" w:author="Jack Plummer" w:date="2022-08-18T16:52:00Z">
        <w:r w:rsidR="00E15234">
          <w:rPr>
            <w:rFonts w:ascii="Georgia" w:hAnsi="Georgia"/>
          </w:rPr>
          <w:t xml:space="preserve"> such that its extinction risk is very high</w:t>
        </w:r>
      </w:ins>
      <w:ins w:id="7" w:author="Jack Plummer" w:date="2022-08-18T16:51:00Z">
        <w:r w:rsidR="00122C87">
          <w:rPr>
            <w:rFonts w:ascii="Georgia" w:hAnsi="Georgia"/>
          </w:rPr>
          <w:t>, o</w:t>
        </w:r>
        <w:r w:rsidR="00E15234">
          <w:rPr>
            <w:rFonts w:ascii="Georgia" w:hAnsi="Georgia"/>
          </w:rPr>
          <w:t>r</w:t>
        </w:r>
      </w:ins>
      <w:ins w:id="8" w:author="Jack Plummer" w:date="2022-08-18T16:52:00Z">
        <w:r w:rsidR="00E15234">
          <w:rPr>
            <w:rFonts w:ascii="Georgia" w:hAnsi="Georgia"/>
          </w:rPr>
          <w:t xml:space="preserve"> it could equally be more widespread than currently realised, or not facing any major threats</w:t>
        </w:r>
        <w:r w:rsidR="00026436">
          <w:rPr>
            <w:rFonts w:ascii="Georgia" w:hAnsi="Georgia"/>
          </w:rPr>
          <w:t xml:space="preserve"> or imminen</w:t>
        </w:r>
      </w:ins>
      <w:ins w:id="9" w:author="Jack Plummer" w:date="2022-08-18T16:53:00Z">
        <w:r w:rsidR="00026436">
          <w:rPr>
            <w:rFonts w:ascii="Georgia" w:hAnsi="Georgia"/>
          </w:rPr>
          <w:t>t extinction risk.</w:t>
        </w:r>
      </w:ins>
      <w:r>
        <w:rPr>
          <w:rFonts w:ascii="Georgia" w:hAnsi="Georgia"/>
        </w:rPr>
        <w:t xml:space="preserve"> Therefore, it is assessed as </w:t>
      </w:r>
      <w:del w:id="10" w:author="Jack Plummer" w:date="2022-08-18T16:41:00Z">
        <w:r w:rsidDel="00C65614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Data Deficient</w:t>
      </w:r>
      <w:del w:id="11" w:author="Jack Plummer" w:date="2022-08-18T16:50:00Z">
        <w:r w:rsidDel="005C13DD">
          <w:rPr>
            <w:rFonts w:ascii="Georgia" w:hAnsi="Georgia"/>
          </w:rPr>
          <w:delText xml:space="preserve"> DD</w:delText>
        </w:r>
      </w:del>
      <w:del w:id="12" w:author="Jack Plummer" w:date="2022-08-18T16:41:00Z">
        <w:r w:rsidDel="00C65614">
          <w:rPr>
            <w:rFonts w:ascii="Georgia" w:hAnsi="Georgia"/>
          </w:rPr>
          <w:delText>)</w:delText>
        </w:r>
      </w:del>
      <w:r>
        <w:rPr>
          <w:rFonts w:ascii="Georgia" w:hAnsi="Georgia"/>
        </w:rPr>
        <w:t>.</w:t>
      </w:r>
    </w:p>
    <w:p w14:paraId="13CD80A3" w14:textId="77777777" w:rsidR="00000000" w:rsidRDefault="00000000">
      <w:pPr>
        <w:pStyle w:val="Heading1"/>
        <w:divId w:val="107493297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4DCCAC14" w14:textId="77777777" w:rsidR="00000000" w:rsidRDefault="00000000">
      <w:pPr>
        <w:pStyle w:val="Heading2"/>
        <w:divId w:val="10749329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3FF26451" w14:textId="69A81512" w:rsidR="00000000" w:rsidRDefault="00000000">
      <w:pPr>
        <w:pStyle w:val="NormalWeb"/>
        <w:divId w:val="1074932972"/>
        <w:rPr>
          <w:rFonts w:ascii="Georgia" w:hAnsi="Georgia"/>
        </w:rPr>
      </w:pPr>
      <w:r>
        <w:rPr>
          <w:rFonts w:ascii="Georgia" w:hAnsi="Georgia"/>
        </w:rPr>
        <w:t>This is a species native to the eastern Himalayas</w:t>
      </w:r>
      <w:ins w:id="13" w:author="Jack Plummer" w:date="2022-08-18T16:43:00Z">
        <w:r w:rsidR="00AB00D5">
          <w:rPr>
            <w:rFonts w:ascii="Georgia" w:hAnsi="Georgia"/>
          </w:rPr>
          <w:t>.</w:t>
        </w:r>
      </w:ins>
      <w:del w:id="14" w:author="Jack Plummer" w:date="2022-08-18T16:41:00Z">
        <w:r w:rsidDel="00C65614">
          <w:rPr>
            <w:rFonts w:ascii="Georgia" w:hAnsi="Georgia"/>
          </w:rPr>
          <w:delText> </w:delText>
        </w:r>
      </w:del>
      <w:r>
        <w:rPr>
          <w:rFonts w:ascii="Georgia" w:hAnsi="Georgia"/>
        </w:rPr>
        <w:t xml:space="preserve"> </w:t>
      </w:r>
      <w:del w:id="15" w:author="Jack Plummer" w:date="2022-08-18T16:43:00Z">
        <w:r w:rsidDel="00AB00D5">
          <w:rPr>
            <w:rFonts w:ascii="Georgia" w:hAnsi="Georgia"/>
          </w:rPr>
          <w:delText>and its native range is</w:delText>
        </w:r>
      </w:del>
      <w:ins w:id="16" w:author="Jack Plummer" w:date="2022-08-18T16:43:00Z">
        <w:r w:rsidR="00AB00D5">
          <w:rPr>
            <w:rFonts w:ascii="Georgia" w:hAnsi="Georgia"/>
          </w:rPr>
          <w:t>It has been recorded from</w:t>
        </w:r>
      </w:ins>
      <w:r>
        <w:rPr>
          <w:rFonts w:ascii="Georgia" w:hAnsi="Georgia"/>
        </w:rPr>
        <w:t xml:space="preserve"> Arunachal Pradesh </w:t>
      </w:r>
      <w:ins w:id="17" w:author="Jack Plummer" w:date="2022-08-18T16:43:00Z">
        <w:r w:rsidR="00AB00D5">
          <w:rPr>
            <w:rFonts w:ascii="Georgia" w:hAnsi="Georgia"/>
          </w:rPr>
          <w:t>and</w:t>
        </w:r>
      </w:ins>
      <w:del w:id="18" w:author="Jack Plummer" w:date="2022-08-18T16:43:00Z">
        <w:r w:rsidDel="00AB00D5">
          <w:rPr>
            <w:rFonts w:ascii="Georgia" w:hAnsi="Georgia"/>
          </w:rPr>
          <w:delText>to</w:delText>
        </w:r>
      </w:del>
      <w:r>
        <w:rPr>
          <w:rFonts w:ascii="Georgia" w:hAnsi="Georgia"/>
        </w:rPr>
        <w:t xml:space="preserve"> Assam</w:t>
      </w:r>
      <w:del w:id="19" w:author="Jack Plummer" w:date="2022-08-18T16:41:00Z">
        <w:r w:rsidDel="00C65614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(POWO 2022)</w:t>
      </w:r>
      <w:del w:id="20" w:author="Jack Plummer" w:date="2022-08-18T16:43:00Z">
        <w:r w:rsidDel="00AB00D5">
          <w:rPr>
            <w:rFonts w:ascii="Georgia" w:hAnsi="Georgia"/>
          </w:rPr>
          <w:delText>.</w:delText>
        </w:r>
      </w:del>
      <w:ins w:id="21" w:author="Jack Plummer" w:date="2022-08-18T16:43:00Z">
        <w:r w:rsidR="00AB00D5">
          <w:rPr>
            <w:rFonts w:ascii="Georgia" w:hAnsi="Georgia"/>
          </w:rPr>
          <w:t xml:space="preserve"> and, more recently,</w:t>
        </w:r>
      </w:ins>
      <w:r>
        <w:rPr>
          <w:rFonts w:ascii="Georgia" w:hAnsi="Georgia"/>
        </w:rPr>
        <w:t xml:space="preserve"> </w:t>
      </w:r>
      <w:del w:id="22" w:author="Jack Plummer" w:date="2022-08-18T16:43:00Z">
        <w:r w:rsidDel="00AB00D5">
          <w:rPr>
            <w:rFonts w:ascii="Georgia" w:hAnsi="Georgia"/>
          </w:rPr>
          <w:delText xml:space="preserve">It </w:delText>
        </w:r>
      </w:del>
      <w:del w:id="23" w:author="Jack Plummer" w:date="2022-08-18T16:41:00Z">
        <w:r w:rsidDel="00C65614">
          <w:rPr>
            <w:rFonts w:ascii="Georgia" w:hAnsi="Georgia"/>
          </w:rPr>
          <w:delText>is</w:delText>
        </w:r>
      </w:del>
      <w:del w:id="24" w:author="Jack Plummer" w:date="2022-08-18T16:43:00Z">
        <w:r w:rsidDel="00AB00D5">
          <w:rPr>
            <w:rFonts w:ascii="Georgia" w:hAnsi="Georgia"/>
          </w:rPr>
          <w:delText xml:space="preserve"> recently recorded in </w:delText>
        </w:r>
      </w:del>
      <w:r>
        <w:rPr>
          <w:rFonts w:ascii="Georgia" w:hAnsi="Georgia"/>
        </w:rPr>
        <w:t>Bhutan.</w:t>
      </w:r>
    </w:p>
    <w:p w14:paraId="50FF443A" w14:textId="77777777" w:rsidR="00000000" w:rsidRDefault="00000000">
      <w:pPr>
        <w:pStyle w:val="Heading2"/>
        <w:divId w:val="10749329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540"/>
        <w:gridCol w:w="4188"/>
      </w:tblGrid>
      <w:tr w:rsidR="00000000" w14:paraId="23A880F5" w14:textId="77777777">
        <w:trPr>
          <w:divId w:val="10749329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E945E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2A964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FD46EB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7B529A6" w14:textId="77777777">
        <w:trPr>
          <w:divId w:val="1074932972"/>
          <w:tblCellSpacing w:w="15" w:type="dxa"/>
        </w:trPr>
        <w:tc>
          <w:tcPr>
            <w:tcW w:w="0" w:type="auto"/>
            <w:vAlign w:val="center"/>
            <w:hideMark/>
          </w:tcPr>
          <w:p w14:paraId="1267F1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2313</w:t>
            </w:r>
          </w:p>
        </w:tc>
        <w:tc>
          <w:tcPr>
            <w:tcW w:w="0" w:type="auto"/>
            <w:vAlign w:val="center"/>
            <w:hideMark/>
          </w:tcPr>
          <w:p w14:paraId="3895571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43B72EF" w14:textId="2EC4EE65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minimum convex polygon for herbarium specimen point data using GeoCAT (</w:t>
            </w:r>
            <w:del w:id="25" w:author="Jack Plummer" w:date="2022-08-18T16:44:00Z">
              <w:r w:rsidDel="00AB00D5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B</w:t>
            </w:r>
            <w:ins w:id="26" w:author="Jack Plummer" w:date="2022-08-18T16:41:00Z">
              <w:r w:rsidR="00C65614">
                <w:rPr>
                  <w:rFonts w:ascii="Georgia" w:eastAsia="Times New Roman" w:hAnsi="Georgia"/>
                  <w:sz w:val="18"/>
                  <w:szCs w:val="18"/>
                </w:rPr>
                <w:t>a</w:t>
              </w:r>
            </w:ins>
            <w:del w:id="27" w:author="Jack Plummer" w:date="2022-08-18T16:41:00Z">
              <w:r w:rsidDel="00C65614">
                <w:rPr>
                  <w:rFonts w:ascii="Georgia" w:eastAsia="Times New Roman" w:hAnsi="Georgia"/>
                  <w:sz w:val="18"/>
                  <w:szCs w:val="18"/>
                </w:rPr>
                <w:delText>e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chman</w:t>
            </w:r>
            <w:ins w:id="28" w:author="Jack Plummer" w:date="2022-08-18T16:41:00Z">
              <w:r w:rsidR="00C65614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 w:rsidRPr="00C65614">
              <w:rPr>
                <w:rFonts w:ascii="Georgia" w:eastAsia="Times New Roman" w:hAnsi="Georgia"/>
                <w:i/>
                <w:iCs/>
                <w:sz w:val="18"/>
                <w:szCs w:val="18"/>
                <w:rPrChange w:id="29" w:author="Jack Plummer" w:date="2022-08-18T16:42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 xml:space="preserve">et al. </w:t>
            </w:r>
            <w:r>
              <w:rPr>
                <w:rFonts w:ascii="Georgia" w:eastAsia="Times New Roman" w:hAnsi="Georgia"/>
                <w:sz w:val="18"/>
                <w:szCs w:val="18"/>
              </w:rPr>
              <w:t>2011)</w:t>
            </w:r>
          </w:p>
        </w:tc>
      </w:tr>
    </w:tbl>
    <w:p w14:paraId="4C0B6B38" w14:textId="77777777" w:rsidR="00000000" w:rsidRDefault="00000000">
      <w:pPr>
        <w:pStyle w:val="Heading2"/>
        <w:divId w:val="10749329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Elevation / Depth / Depth Zones</w:t>
      </w:r>
    </w:p>
    <w:p w14:paraId="6D1D19BC" w14:textId="77777777" w:rsidR="00000000" w:rsidRDefault="00000000">
      <w:pPr>
        <w:pStyle w:val="NormalWeb"/>
        <w:divId w:val="10749329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50</w:t>
      </w:r>
    </w:p>
    <w:p w14:paraId="10712BB3" w14:textId="77777777" w:rsidR="00000000" w:rsidRDefault="00000000">
      <w:pPr>
        <w:pStyle w:val="NormalWeb"/>
        <w:divId w:val="10749329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917</w:t>
      </w:r>
    </w:p>
    <w:p w14:paraId="60A622CE" w14:textId="77777777" w:rsidR="00000000" w:rsidRDefault="00000000">
      <w:pPr>
        <w:pStyle w:val="Heading2"/>
        <w:divId w:val="10749329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46"/>
        <w:gridCol w:w="1719"/>
        <w:gridCol w:w="991"/>
        <w:gridCol w:w="1005"/>
        <w:gridCol w:w="1228"/>
        <w:gridCol w:w="1151"/>
        <w:gridCol w:w="1094"/>
      </w:tblGrid>
      <w:tr w:rsidR="00000000" w14:paraId="65C485D8" w14:textId="77777777">
        <w:trPr>
          <w:divId w:val="107493297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921C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050581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5077D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B118AB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B0400C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9F7C7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757E9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85957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4284E968" w14:textId="77777777">
        <w:trPr>
          <w:divId w:val="1074932972"/>
          <w:tblCellSpacing w:w="15" w:type="dxa"/>
        </w:trPr>
        <w:tc>
          <w:tcPr>
            <w:tcW w:w="0" w:type="auto"/>
            <w:vAlign w:val="center"/>
            <w:hideMark/>
          </w:tcPr>
          <w:p w14:paraId="3F4F9A8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6BE88F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DAD1C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Point data generated from herbarium specimen records and species observation.</w:t>
            </w:r>
          </w:p>
        </w:tc>
        <w:tc>
          <w:tcPr>
            <w:tcW w:w="0" w:type="auto"/>
            <w:vAlign w:val="center"/>
            <w:hideMark/>
          </w:tcPr>
          <w:p w14:paraId="0CADB0D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668FE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AC9D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2394C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0EE57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FFB0DF3" w14:textId="77777777" w:rsidR="00000000" w:rsidRDefault="00000000">
      <w:pPr>
        <w:pStyle w:val="Heading2"/>
        <w:divId w:val="107493297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5D5314F1" w14:textId="77777777" w:rsidR="00000000" w:rsidRDefault="00000000">
      <w:pPr>
        <w:pStyle w:val="NormalWeb"/>
        <w:divId w:val="107493297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r>
        <w:rPr>
          <w:rFonts w:ascii="Georgia" w:hAnsi="Georgia"/>
        </w:rPr>
        <w:t>Indomalayan</w:t>
      </w:r>
    </w:p>
    <w:p w14:paraId="57575085" w14:textId="77777777" w:rsidR="00000000" w:rsidRDefault="00000000">
      <w:pPr>
        <w:pStyle w:val="Heading1"/>
        <w:divId w:val="87520035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4BB8D888" w14:textId="77777777" w:rsidR="00000000" w:rsidRDefault="00000000">
      <w:pPr>
        <w:pStyle w:val="Heading2"/>
        <w:divId w:val="87520035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901"/>
        <w:gridCol w:w="657"/>
        <w:gridCol w:w="1430"/>
        <w:gridCol w:w="1154"/>
      </w:tblGrid>
      <w:tr w:rsidR="00000000" w14:paraId="42F6CED1" w14:textId="77777777">
        <w:trPr>
          <w:divId w:val="87520035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D57A78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6C3DDB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31E456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59144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36BA07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34DA490F" w14:textId="77777777">
        <w:trPr>
          <w:divId w:val="87520035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168F18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205C9F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20E17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F7768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EE23A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5CF1924C" w14:textId="77777777">
        <w:trPr>
          <w:divId w:val="87520035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318F4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53686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FD9BCD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F2E7A7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1E0D5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3DF0CABF" w14:textId="77777777">
        <w:trPr>
          <w:divId w:val="87520035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865E7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Arunachal Pradesh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E250B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84089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EEBA71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1762ED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6564C45F" w14:textId="77777777">
        <w:trPr>
          <w:divId w:val="87520035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9EE1E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Assam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4CE63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294FB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FE2B5C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647EE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65CE5EBB" w14:textId="77777777" w:rsidR="00000000" w:rsidRDefault="00000000">
      <w:pPr>
        <w:pStyle w:val="Heading1"/>
        <w:divId w:val="55292823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39150D31" w14:textId="546770D1" w:rsidR="00000000" w:rsidRDefault="00000000">
      <w:pPr>
        <w:pStyle w:val="NormalWeb"/>
        <w:divId w:val="552928230"/>
        <w:rPr>
          <w:rFonts w:ascii="Georgia" w:hAnsi="Georgia"/>
        </w:rPr>
      </w:pPr>
      <w:del w:id="30" w:author="Jack Plummer" w:date="2022-08-18T16:44:00Z">
        <w:r w:rsidDel="00AB00D5">
          <w:rPr>
            <w:rFonts w:ascii="Georgia" w:hAnsi="Georgia"/>
          </w:rPr>
          <w:delText xml:space="preserve">There is not enough information on the population data. </w:delText>
        </w:r>
      </w:del>
      <w:r>
        <w:rPr>
          <w:rFonts w:ascii="Georgia" w:hAnsi="Georgia"/>
        </w:rPr>
        <w:t>This species is found only in countries (two localities in India and one locality from Bhutan). This species is quite rare and scattered</w:t>
      </w:r>
      <w:ins w:id="31" w:author="Jack Plummer" w:date="2022-08-18T16:44:00Z">
        <w:r w:rsidR="00AB00D5">
          <w:rPr>
            <w:rFonts w:ascii="Georgia" w:hAnsi="Georgia"/>
          </w:rPr>
          <w:t>, but the population size and current population trend are not known.</w:t>
        </w:r>
      </w:ins>
      <w:del w:id="32" w:author="Jack Plummer" w:date="2022-08-18T16:44:00Z">
        <w:r w:rsidDel="00AB00D5">
          <w:rPr>
            <w:rFonts w:ascii="Georgia" w:hAnsi="Georgia"/>
          </w:rPr>
          <w:delText>.</w:delText>
        </w:r>
      </w:del>
    </w:p>
    <w:p w14:paraId="77A7E1CC" w14:textId="77777777" w:rsidR="00000000" w:rsidRDefault="00000000">
      <w:pPr>
        <w:pStyle w:val="Heading2"/>
        <w:divId w:val="55292823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7E8E3682" w14:textId="77777777" w:rsidR="00000000" w:rsidRDefault="00000000">
      <w:pPr>
        <w:pStyle w:val="NormalWeb"/>
        <w:divId w:val="55292823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Unknown</w:t>
      </w:r>
    </w:p>
    <w:p w14:paraId="30CE0C8B" w14:textId="77777777" w:rsidR="00000000" w:rsidRDefault="00000000">
      <w:pPr>
        <w:pStyle w:val="Heading1"/>
        <w:divId w:val="167826953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6BC3F8F3" w14:textId="13CE6F82" w:rsidR="00000000" w:rsidRDefault="00000000">
      <w:pPr>
        <w:pStyle w:val="NormalWeb"/>
        <w:divId w:val="1678269538"/>
        <w:rPr>
          <w:rFonts w:ascii="Georgia" w:hAnsi="Georgia"/>
        </w:rPr>
      </w:pPr>
      <w:r>
        <w:rPr>
          <w:rFonts w:ascii="Georgia" w:hAnsi="Georgia"/>
        </w:rPr>
        <w:t xml:space="preserve">This species is a twining herb. In India, it is found in degraded areas and </w:t>
      </w:r>
      <w:del w:id="33" w:author="Jack Plummer" w:date="2022-08-18T16:45:00Z">
        <w:r w:rsidDel="00AB00D5">
          <w:rPr>
            <w:rFonts w:ascii="Georgia" w:hAnsi="Georgia"/>
          </w:rPr>
          <w:delText>roadsides of the</w:delText>
        </w:r>
      </w:del>
      <w:ins w:id="34" w:author="Jack Plummer" w:date="2022-08-18T16:45:00Z">
        <w:r w:rsidR="00AB00D5">
          <w:rPr>
            <w:rFonts w:ascii="Georgia" w:hAnsi="Georgia"/>
          </w:rPr>
          <w:t>along</w:t>
        </w:r>
      </w:ins>
      <w:r>
        <w:rPr>
          <w:rFonts w:ascii="Georgia" w:hAnsi="Georgia"/>
        </w:rPr>
        <w:t xml:space="preserve"> forest</w:t>
      </w:r>
      <w:ins w:id="35" w:author="Jack Plummer" w:date="2022-08-18T16:45:00Z">
        <w:r w:rsidR="00AB00D5">
          <w:rPr>
            <w:rFonts w:ascii="Georgia" w:hAnsi="Georgia"/>
          </w:rPr>
          <w:t xml:space="preserve"> </w:t>
        </w:r>
        <w:r w:rsidR="00AB00D5">
          <w:rPr>
            <w:rFonts w:ascii="Georgia" w:hAnsi="Georgia"/>
          </w:rPr>
          <w:t>roadsides</w:t>
        </w:r>
      </w:ins>
      <w:r>
        <w:rPr>
          <w:rFonts w:ascii="Georgia" w:hAnsi="Georgia"/>
        </w:rPr>
        <w:t>. This species is found in warm broad-leaved forests in Bhutan. It flowers between October to December.</w:t>
      </w:r>
    </w:p>
    <w:p w14:paraId="583274EB" w14:textId="77777777" w:rsidR="00000000" w:rsidRDefault="00000000">
      <w:pPr>
        <w:pStyle w:val="Heading2"/>
        <w:divId w:val="167826953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718"/>
        <w:gridCol w:w="1020"/>
        <w:gridCol w:w="1888"/>
      </w:tblGrid>
      <w:tr w:rsidR="00000000" w14:paraId="637F758C" w14:textId="77777777">
        <w:trPr>
          <w:divId w:val="167826953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2BC31E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8D3AFF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C12FF1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D0ACB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71A746A0" w14:textId="77777777">
        <w:trPr>
          <w:divId w:val="167826953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BCD601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1.5. Forest -&gt; Forest - Subtropical/Tropical </w:t>
            </w:r>
            <w:commentRangeStart w:id="36"/>
            <w:r>
              <w:rPr>
                <w:rFonts w:ascii="Georgia" w:eastAsia="Times New Roman" w:hAnsi="Georgia"/>
                <w:sz w:val="18"/>
                <w:szCs w:val="18"/>
              </w:rPr>
              <w:t>Dry</w:t>
            </w:r>
            <w:commentRangeEnd w:id="36"/>
            <w:r w:rsidR="00AB00D5">
              <w:rPr>
                <w:rStyle w:val="CommentReference"/>
              </w:rPr>
              <w:commentReference w:id="36"/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0ED13B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21A7C3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D1C4C4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94D4FE7" w14:textId="77777777" w:rsidR="00000000" w:rsidRDefault="00000000">
      <w:pPr>
        <w:pStyle w:val="Heading2"/>
        <w:divId w:val="167826953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65FF1A6C" w14:textId="77777777" w:rsidR="00000000" w:rsidRDefault="00000000">
      <w:pPr>
        <w:pStyle w:val="NormalWeb"/>
        <w:divId w:val="167826953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06A58258" w14:textId="77777777" w:rsidR="00000000" w:rsidRDefault="00000000">
      <w:pPr>
        <w:pStyle w:val="Heading2"/>
        <w:divId w:val="167826953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16862D08" w14:textId="77777777" w:rsidR="00000000" w:rsidRDefault="00000000">
      <w:pPr>
        <w:pStyle w:val="NormalWeb"/>
        <w:divId w:val="167826953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5422DEA3" w14:textId="77777777">
        <w:trPr>
          <w:divId w:val="167826953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7A55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739A3384" w14:textId="77777777">
        <w:trPr>
          <w:divId w:val="1678269538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8C4090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Forb or Herb</w:t>
            </w:r>
          </w:p>
        </w:tc>
      </w:tr>
    </w:tbl>
    <w:p w14:paraId="7DB74C14" w14:textId="77777777" w:rsidR="00000000" w:rsidRDefault="00000000">
      <w:pPr>
        <w:pStyle w:val="Heading1"/>
        <w:divId w:val="89975461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7BEEA8A7" w14:textId="77777777" w:rsidR="00000000" w:rsidRDefault="00000000">
      <w:pPr>
        <w:pStyle w:val="Heading2"/>
        <w:divId w:val="89975461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</w:t>
      </w:r>
      <w:commentRangeStart w:id="37"/>
      <w:r>
        <w:rPr>
          <w:rFonts w:ascii="Georgia" w:eastAsia="Times New Roman" w:hAnsi="Georgia"/>
          <w:sz w:val="27"/>
          <w:szCs w:val="27"/>
        </w:rPr>
        <w:t>nformation</w:t>
      </w:r>
      <w:commentRangeEnd w:id="37"/>
      <w:r w:rsidR="00AB00D5">
        <w:rPr>
          <w:rStyle w:val="CommentReference"/>
          <w:b w:val="0"/>
          <w:bCs w:val="0"/>
        </w:rPr>
        <w:commentReference w:id="37"/>
      </w:r>
    </w:p>
    <w:p w14:paraId="0DC90595" w14:textId="77777777" w:rsidR="00000000" w:rsidRDefault="00000000">
      <w:pPr>
        <w:pStyle w:val="NormalWeb"/>
        <w:divId w:val="899754612"/>
        <w:rPr>
          <w:rFonts w:ascii="Georgia" w:hAnsi="Georgia"/>
        </w:rPr>
      </w:pPr>
      <w:r>
        <w:rPr>
          <w:rFonts w:ascii="Georgia" w:hAnsi="Georgia"/>
        </w:rPr>
        <w:t>There is no information regarding use or trade of this plant species.</w:t>
      </w:r>
    </w:p>
    <w:p w14:paraId="73E7E2CB" w14:textId="77777777" w:rsidR="00000000" w:rsidRDefault="00000000">
      <w:pPr>
        <w:pStyle w:val="Heading1"/>
        <w:divId w:val="82393411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21F47265" w14:textId="0844DD87" w:rsidR="00000000" w:rsidRDefault="00000000">
      <w:pPr>
        <w:pStyle w:val="NormalWeb"/>
        <w:divId w:val="823934118"/>
        <w:rPr>
          <w:rFonts w:ascii="Georgia" w:hAnsi="Georgia"/>
        </w:rPr>
      </w:pPr>
      <w:del w:id="38" w:author="Jack Plummer" w:date="2022-08-18T16:46:00Z">
        <w:r w:rsidDel="00AB00D5">
          <w:rPr>
            <w:rFonts w:ascii="Georgia" w:hAnsi="Georgia"/>
          </w:rPr>
          <w:delText xml:space="preserve">The extent of usage of this plant is not known and well studied. </w:delText>
        </w:r>
      </w:del>
      <w:r>
        <w:rPr>
          <w:rFonts w:ascii="Georgia" w:hAnsi="Georgia"/>
        </w:rPr>
        <w:t xml:space="preserve">There are no </w:t>
      </w:r>
      <w:ins w:id="39" w:author="Jack Plummer" w:date="2022-08-18T16:46:00Z">
        <w:r w:rsidR="00AB00D5">
          <w:rPr>
            <w:rFonts w:ascii="Georgia" w:hAnsi="Georgia"/>
          </w:rPr>
          <w:t xml:space="preserve">known </w:t>
        </w:r>
      </w:ins>
      <w:r>
        <w:rPr>
          <w:rFonts w:ascii="Georgia" w:hAnsi="Georgia"/>
        </w:rPr>
        <w:t>direct threats to th</w:t>
      </w:r>
      <w:ins w:id="40" w:author="Jack Plummer" w:date="2022-08-18T16:47:00Z">
        <w:r w:rsidR="00AB00D5">
          <w:rPr>
            <w:rFonts w:ascii="Georgia" w:hAnsi="Georgia"/>
          </w:rPr>
          <w:t>i</w:t>
        </w:r>
      </w:ins>
      <w:r>
        <w:rPr>
          <w:rFonts w:ascii="Georgia" w:hAnsi="Georgia"/>
        </w:rPr>
        <w:t>s species</w:t>
      </w:r>
      <w:ins w:id="41" w:author="Jack Plummer" w:date="2022-08-18T16:47:00Z">
        <w:r w:rsidR="00AB00D5">
          <w:rPr>
            <w:rFonts w:ascii="Georgia" w:hAnsi="Georgia"/>
          </w:rPr>
          <w:t xml:space="preserve">, but threats are effectively unknown. Further research into </w:t>
        </w:r>
      </w:ins>
      <w:ins w:id="42" w:author="Jack Plummer" w:date="2022-08-18T16:48:00Z">
        <w:r w:rsidR="00AB00D5">
          <w:rPr>
            <w:rFonts w:ascii="Georgia" w:hAnsi="Georgia"/>
          </w:rPr>
          <w:t>threats</w:t>
        </w:r>
      </w:ins>
      <w:ins w:id="43" w:author="Jack Plummer" w:date="2022-08-18T16:47:00Z">
        <w:r w:rsidR="00AB00D5">
          <w:rPr>
            <w:rFonts w:ascii="Georgia" w:hAnsi="Georgia"/>
          </w:rPr>
          <w:t xml:space="preserve"> is required</w:t>
        </w:r>
      </w:ins>
      <w:r>
        <w:rPr>
          <w:rFonts w:ascii="Georgia" w:hAnsi="Georgia"/>
        </w:rPr>
        <w:t>.</w:t>
      </w:r>
    </w:p>
    <w:p w14:paraId="39D54EDB" w14:textId="77777777" w:rsidR="00000000" w:rsidRDefault="00000000">
      <w:pPr>
        <w:pStyle w:val="Heading2"/>
        <w:divId w:val="82393411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p w14:paraId="473EE9F2" w14:textId="77777777" w:rsidR="00000000" w:rsidRDefault="00000000">
      <w:pPr>
        <w:pStyle w:val="NormalWeb"/>
        <w:divId w:val="823934118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The threats to this species are unknown. </w:t>
      </w:r>
      <w:r>
        <w:rPr>
          <w:rFonts w:ascii="Georgia" w:hAnsi="Georgia"/>
        </w:rPr>
        <w:t>true</w:t>
      </w:r>
    </w:p>
    <w:p w14:paraId="53A1C034" w14:textId="77777777" w:rsidR="00000000" w:rsidRDefault="00000000">
      <w:pPr>
        <w:pStyle w:val="Heading1"/>
        <w:divId w:val="85014608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7F577C2E" w14:textId="77777777" w:rsidR="00000000" w:rsidRDefault="00000000">
      <w:pPr>
        <w:pStyle w:val="NormalWeb"/>
        <w:divId w:val="850146083"/>
        <w:rPr>
          <w:rFonts w:ascii="Georgia" w:hAnsi="Georgia"/>
        </w:rPr>
      </w:pPr>
      <w:r>
        <w:rPr>
          <w:rFonts w:ascii="Georgia" w:hAnsi="Georgia"/>
        </w:rPr>
        <w:t>This species has been recorded from Behali Reserved forest in Assam</w:t>
      </w:r>
      <w:del w:id="44" w:author="Jack Plummer" w:date="2022-08-18T16:48:00Z">
        <w:r w:rsidDel="00AB00D5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</w:t>
      </w:r>
      <w:del w:id="45" w:author="Jack Plummer" w:date="2022-08-18T16:48:00Z">
        <w:r w:rsidDel="00AB00D5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Borah </w:t>
      </w:r>
      <w:r w:rsidRPr="00AB00D5">
        <w:rPr>
          <w:rFonts w:ascii="Georgia" w:hAnsi="Georgia"/>
          <w:i/>
          <w:iCs/>
          <w:rPrChange w:id="46" w:author="Jack Plummer" w:date="2022-08-18T16:48:00Z">
            <w:rPr>
              <w:rFonts w:ascii="Georgia" w:hAnsi="Georgia"/>
            </w:rPr>
          </w:rPrChange>
        </w:rPr>
        <w:t>et al.</w:t>
      </w:r>
      <w:r>
        <w:rPr>
          <w:rFonts w:ascii="Georgia" w:hAnsi="Georgia"/>
        </w:rPr>
        <w:t xml:space="preserve"> 2019). Further research into its distribution and trends is recommended.</w:t>
      </w:r>
    </w:p>
    <w:p w14:paraId="5A43E320" w14:textId="77777777" w:rsidR="00000000" w:rsidRDefault="00000000">
      <w:pPr>
        <w:pStyle w:val="Heading2"/>
        <w:divId w:val="85014608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460284E7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96D2A8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063A9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820DFE2" w14:textId="77777777">
        <w:trPr>
          <w:divId w:val="850146083"/>
          <w:tblCellSpacing w:w="15" w:type="dxa"/>
        </w:trPr>
        <w:tc>
          <w:tcPr>
            <w:tcW w:w="0" w:type="auto"/>
            <w:vAlign w:val="center"/>
            <w:hideMark/>
          </w:tcPr>
          <w:p w14:paraId="69B167D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EA49D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40399BD8" w14:textId="77777777" w:rsidR="00000000" w:rsidRDefault="00000000">
      <w:pPr>
        <w:pStyle w:val="Heading2"/>
        <w:divId w:val="85014608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4"/>
        <w:gridCol w:w="530"/>
      </w:tblGrid>
      <w:tr w:rsidR="00000000" w14:paraId="3947264F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1C96E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D5987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04843A2A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95820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AB5F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DD47575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B81DC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5AF77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85CBC83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AAAF28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2.2. Land/water management -&gt; Invasive/problematic species control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B27FE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8B8D96A" w14:textId="77777777" w:rsidR="00000000" w:rsidRDefault="00000000">
      <w:pPr>
        <w:pStyle w:val="Heading2"/>
        <w:divId w:val="850146083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3B12AB4E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7979A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D3D7DD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62EB3DC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429A5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Research -&gt; Taxonomy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427CEA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7CDE031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B6A95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8AF46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88065C1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1E7F0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Research -&gt; Life history &amp; ecology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FD325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B046908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CC818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0918E1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02EFEA7" w14:textId="77777777">
        <w:trPr>
          <w:divId w:val="850146083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33E5A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34370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5EC059E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6AA033AC" w14:textId="77777777" w:rsidR="00000000" w:rsidRDefault="00000000">
      <w:pPr>
        <w:pStyle w:val="NormalWeb"/>
        <w:divId w:val="1456175949"/>
        <w:rPr>
          <w:rFonts w:ascii="Georgia" w:hAnsi="Georgia"/>
        </w:rPr>
      </w:pPr>
      <w:r>
        <w:rPr>
          <w:rFonts w:ascii="Georgia" w:hAnsi="Georgia"/>
        </w:rPr>
        <w:t xml:space="preserve">Borah, D., Taram, M., Das, A.P., Tangjang, S. &amp; Do, T. V. 2019. Aristolochia assamica (Aristolochiaceae), a new species from the Eastern Himalayas. </w:t>
      </w:r>
      <w:r>
        <w:rPr>
          <w:rFonts w:ascii="Georgia" w:hAnsi="Georgia"/>
          <w:i/>
          <w:iCs/>
        </w:rPr>
        <w:t>BioOne complete</w:t>
      </w:r>
      <w:r>
        <w:rPr>
          <w:rFonts w:ascii="Georgia" w:hAnsi="Georgia"/>
        </w:rPr>
        <w:t>: 253-257.</w:t>
      </w:r>
    </w:p>
    <w:p w14:paraId="1EEB3B55" w14:textId="77777777" w:rsidR="00000000" w:rsidRDefault="00000000">
      <w:pPr>
        <w:pStyle w:val="NormalWeb"/>
        <w:divId w:val="1456175949"/>
        <w:rPr>
          <w:rFonts w:ascii="Georgia" w:hAnsi="Georgia"/>
        </w:rPr>
      </w:pPr>
      <w:r>
        <w:rPr>
          <w:rFonts w:ascii="Georgia" w:hAnsi="Georgia"/>
        </w:rPr>
        <w:t>CoL. Checklist. 2022. Catelogue of Life. Available at: https://www.catalogueoflife.org/data/taxon/GPM8 (Accessed : 11/08/2022).</w:t>
      </w:r>
    </w:p>
    <w:p w14:paraId="414FEA4B" w14:textId="77777777" w:rsidR="00000000" w:rsidRDefault="00000000">
      <w:pPr>
        <w:pStyle w:val="NormalWeb"/>
        <w:divId w:val="1456175949"/>
        <w:rPr>
          <w:rFonts w:ascii="Georgia" w:hAnsi="Georgia"/>
        </w:rPr>
      </w:pPr>
      <w:r>
        <w:rPr>
          <w:rFonts w:ascii="Georgia" w:hAnsi="Georgia"/>
        </w:rPr>
        <w:t xml:space="preserve">Grierson, A. J. C, &amp; Long, D. G. 1984. </w:t>
      </w:r>
      <w:r>
        <w:rPr>
          <w:rFonts w:ascii="Georgia" w:hAnsi="Georgia"/>
          <w:i/>
          <w:iCs/>
        </w:rPr>
        <w:t>Flora of Bhutan, including a record of plants from Sikkim 1(2): 351-354. Royal Botanic Garden, Edinburgh and Royal Government of Bhutan.</w:t>
      </w:r>
      <w:r>
        <w:rPr>
          <w:rFonts w:ascii="Georgia" w:hAnsi="Georgia"/>
        </w:rPr>
        <w:t>.</w:t>
      </w:r>
    </w:p>
    <w:p w14:paraId="31DC24DA" w14:textId="77777777" w:rsidR="00845450" w:rsidRDefault="00000000">
      <w:pPr>
        <w:pStyle w:val="NormalWeb"/>
        <w:divId w:val="1456175949"/>
        <w:rPr>
          <w:rFonts w:ascii="Georgia" w:hAnsi="Georgia"/>
        </w:rPr>
      </w:pPr>
      <w:r>
        <w:rPr>
          <w:rFonts w:ascii="Georgia" w:hAnsi="Georgia"/>
        </w:rPr>
        <w:t xml:space="preserve">POWO. 2022. Plants of the World Online. Facilitated by the Royal Botanic Gardens, Kew. Available at: </w:t>
      </w:r>
      <w:hyperlink r:id="rId14" w:history="1">
        <w:r>
          <w:rPr>
            <w:rStyle w:val="Hyperlink"/>
            <w:rFonts w:ascii="Georgia" w:hAnsi="Georgia"/>
          </w:rPr>
          <w:t>https://powo.science.kew.org/</w:t>
        </w:r>
      </w:hyperlink>
      <w:r>
        <w:rPr>
          <w:rFonts w:ascii="Georgia" w:hAnsi="Georgia"/>
        </w:rPr>
        <w:t>. (Accessed: 11/08/2022).</w:t>
      </w:r>
    </w:p>
    <w:sectPr w:rsidR="00845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6" w:author="Jack Plummer" w:date="2022-08-18T16:46:00Z" w:initials="JP">
    <w:p w14:paraId="6DA73891" w14:textId="77777777" w:rsidR="00AB00D5" w:rsidRDefault="00AB00D5" w:rsidP="0032769A">
      <w:pPr>
        <w:pStyle w:val="CommentText"/>
      </w:pPr>
      <w:r>
        <w:rPr>
          <w:rStyle w:val="CommentReference"/>
        </w:rPr>
        <w:annotationRef/>
      </w:r>
      <w:r>
        <w:t>?</w:t>
      </w:r>
    </w:p>
  </w:comment>
  <w:comment w:id="37" w:author="Jack Plummer" w:date="2022-08-18T16:46:00Z" w:initials="JP">
    <w:p w14:paraId="5194EF4C" w14:textId="77777777" w:rsidR="00AB00D5" w:rsidRDefault="00AB00D5" w:rsidP="00617147">
      <w:pPr>
        <w:pStyle w:val="CommentText"/>
      </w:pPr>
      <w:r>
        <w:rPr>
          <w:rStyle w:val="CommentReference"/>
        </w:rPr>
        <w:annotationRef/>
      </w:r>
      <w:r>
        <w:t>Tick box 'This species is not utilised.'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DA73891" w15:done="0"/>
  <w15:commentEx w15:paraId="5194EF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8EB56" w16cex:dateUtc="2022-08-18T15:46:00Z"/>
  <w16cex:commentExtensible w16cex:durableId="26A8EB77" w16cex:dateUtc="2022-08-18T1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DA73891" w16cid:durableId="26A8EB56"/>
  <w16cid:commentId w16cid:paraId="5194EF4C" w16cid:durableId="26A8EB7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023"/>
    <w:rsid w:val="00026436"/>
    <w:rsid w:val="00122C87"/>
    <w:rsid w:val="003663BB"/>
    <w:rsid w:val="005C13DD"/>
    <w:rsid w:val="006C407C"/>
    <w:rsid w:val="007C7023"/>
    <w:rsid w:val="00845450"/>
    <w:rsid w:val="00AB00D5"/>
    <w:rsid w:val="00C65614"/>
    <w:rsid w:val="00E1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80B898"/>
  <w15:chartTrackingRefBased/>
  <w15:docId w15:val="{C1525B1F-A7E3-4220-A4FD-CF44CD71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7C7023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00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00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00D5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00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00D5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07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8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5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9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1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7635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s://powo.science.kew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633AEF-A790-4E7F-881E-CD5C9B9F27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9BD689-5F3E-4A85-962A-C84964408A9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60C73050-2784-4810-B1A9-C191FE6F1EF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09BB52C-2C11-49AF-B92B-6521FAB998E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4634BAD-DCD2-4420-81A3-9349F0F10DCE}">
  <ds:schemaRefs>
    <ds:schemaRef ds:uri="http://schemas.microsoft.com/office/2006/metadata/properties"/>
    <ds:schemaRef ds:uri="http://schemas.microsoft.com/office/infopath/2007/PartnerControls"/>
    <ds:schemaRef ds:uri="3174fa65-5130-4218-be7b-3006b691958f"/>
    <ds:schemaRef ds:uri="590658d6-28a4-43df-8461-354b94568f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Aristolochia assamica</vt:lpstr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Aristolochia assamica</dc:title>
  <dc:subject/>
  <dc:creator>Jack Plummer</dc:creator>
  <cp:keywords/>
  <dc:description/>
  <cp:lastModifiedBy>Jack Plummer</cp:lastModifiedBy>
  <cp:revision>7</cp:revision>
  <dcterms:created xsi:type="dcterms:W3CDTF">2022-08-18T15:50:00Z</dcterms:created>
  <dcterms:modified xsi:type="dcterms:W3CDTF">2022-08-18T15:53:00Z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  <property fmtid="{D5CDD505-2E9C-101B-9397-08002B2CF9AE}" pid="3" name="MediaServiceImageTags">
    <vt:lpwstr/>
  </property>
</Properties>
</file>