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33E98" w14:textId="77777777" w:rsidR="00000000" w:rsidRDefault="00000000">
      <w:pPr>
        <w:jc w:val="center"/>
        <w:divId w:val="1024943380"/>
        <w:rPr>
          <w:rFonts w:ascii="Georgia" w:eastAsia="Times New Roman" w:hAnsi="Georgia"/>
          <w:b/>
          <w:bCs/>
          <w:sz w:val="29"/>
          <w:szCs w:val="29"/>
        </w:rPr>
      </w:pPr>
      <w:r>
        <w:rPr>
          <w:rFonts w:ascii="Georgia" w:eastAsia="Times New Roman" w:hAnsi="Georgia"/>
          <w:b/>
          <w:bCs/>
          <w:sz w:val="29"/>
          <w:szCs w:val="29"/>
        </w:rPr>
        <w:t>Draft</w:t>
      </w:r>
    </w:p>
    <w:p w14:paraId="5BC501E4" w14:textId="77777777" w:rsidR="00000000" w:rsidRDefault="00000000">
      <w:pPr>
        <w:divId w:val="1752923203"/>
        <w:rPr>
          <w:rFonts w:ascii="Georgia" w:eastAsia="Times New Roman" w:hAnsi="Georgia"/>
          <w:sz w:val="18"/>
          <w:szCs w:val="18"/>
        </w:rPr>
      </w:pPr>
      <w:r>
        <w:rPr>
          <w:rFonts w:ascii="Georgia" w:eastAsia="Times New Roman" w:hAnsi="Georgia"/>
          <w:noProof/>
          <w:sz w:val="18"/>
          <w:szCs w:val="18"/>
        </w:rPr>
        <w:drawing>
          <wp:inline distT="0" distB="0" distL="0" distR="0" wp14:anchorId="07A6F375" wp14:editId="2AD68BEF">
            <wp:extent cx="326390" cy="326390"/>
            <wp:effectExtent l="0" t="0" r="16510" b="1651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p w14:paraId="2FE67C45" w14:textId="77777777" w:rsidR="00000000" w:rsidRDefault="00000000">
      <w:pPr>
        <w:shd w:val="clear" w:color="auto" w:fill="FFFFFF"/>
        <w:spacing w:before="100" w:beforeAutospacing="1" w:after="100" w:afterAutospacing="1"/>
        <w:jc w:val="right"/>
        <w:outlineLvl w:val="1"/>
        <w:divId w:val="1752923203"/>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Paraboea insularis</w:t>
      </w:r>
      <w:r>
        <w:rPr>
          <w:rFonts w:ascii="Georgia" w:eastAsia="Times New Roman" w:hAnsi="Georgia"/>
          <w:b/>
          <w:bCs/>
          <w:color w:val="000000"/>
          <w:kern w:val="36"/>
          <w:sz w:val="29"/>
          <w:szCs w:val="29"/>
        </w:rPr>
        <w:t xml:space="preserve"> - Triboun</w:t>
      </w:r>
    </w:p>
    <w:p w14:paraId="383A20E2" w14:textId="77777777" w:rsidR="00000000" w:rsidRDefault="00000000">
      <w:pPr>
        <w:jc w:val="right"/>
        <w:divId w:val="1752923203"/>
        <w:rPr>
          <w:rFonts w:ascii="Georgia" w:eastAsia="Times New Roman" w:hAnsi="Georgia"/>
          <w:sz w:val="18"/>
          <w:szCs w:val="18"/>
        </w:rPr>
      </w:pPr>
      <w:r>
        <w:rPr>
          <w:rFonts w:ascii="Georgia" w:eastAsia="Times New Roman" w:hAnsi="Georgia"/>
          <w:sz w:val="18"/>
          <w:szCs w:val="18"/>
        </w:rPr>
        <w:t>PLANTAE - TRACHEOPHYTA - MAGNOLIOPSIDA - LAMIALES - GESNERIACEAE - Paraboea - insularis</w:t>
      </w:r>
    </w:p>
    <w:p w14:paraId="290C5253" w14:textId="77777777" w:rsidR="00000000" w:rsidRDefault="00000000">
      <w:pPr>
        <w:pStyle w:val="NormalWeb"/>
        <w:divId w:val="856584180"/>
        <w:rPr>
          <w:rFonts w:ascii="Georgia" w:hAnsi="Georgia"/>
        </w:rPr>
      </w:pPr>
      <w:r>
        <w:rPr>
          <w:rStyle w:val="Strong"/>
          <w:rFonts w:ascii="Georgia" w:hAnsi="Georgia"/>
        </w:rPr>
        <w:t xml:space="preserve">Common Names: </w:t>
      </w:r>
      <w:r>
        <w:rPr>
          <w:rFonts w:ascii="Georgia" w:hAnsi="Georgia"/>
        </w:rPr>
        <w:t>Sud Sa Khon (Thai)</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52"/>
      </w:tblGrid>
      <w:tr w:rsidR="00000000" w14:paraId="30A0804C" w14:textId="77777777">
        <w:trPr>
          <w:tblCellSpacing w:w="15" w:type="dxa"/>
          <w:jc w:val="center"/>
        </w:trPr>
        <w:tc>
          <w:tcPr>
            <w:tcW w:w="0" w:type="auto"/>
            <w:tcBorders>
              <w:bottom w:val="single" w:sz="6" w:space="0" w:color="000000"/>
            </w:tcBorders>
            <w:shd w:val="clear" w:color="auto" w:fill="BBBBBB"/>
            <w:vAlign w:val="center"/>
            <w:hideMark/>
          </w:tcPr>
          <w:p w14:paraId="58BEF3EC"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384AF8C7" w14:textId="77777777">
        <w:trPr>
          <w:tblCellSpacing w:w="15" w:type="dxa"/>
          <w:jc w:val="center"/>
        </w:trPr>
        <w:tc>
          <w:tcPr>
            <w:tcW w:w="0" w:type="auto"/>
            <w:vAlign w:val="center"/>
            <w:hideMark/>
          </w:tcPr>
          <w:p w14:paraId="1866BC1A" w14:textId="77777777" w:rsidR="00000000" w:rsidRDefault="00000000">
            <w:pPr>
              <w:spacing w:after="75"/>
              <w:rPr>
                <w:rFonts w:ascii="Georgia" w:eastAsia="Times New Roman" w:hAnsi="Georgia"/>
                <w:sz w:val="20"/>
                <w:szCs w:val="20"/>
              </w:rPr>
            </w:pPr>
            <w:r>
              <w:rPr>
                <w:rFonts w:ascii="Georgia" w:eastAsia="Times New Roman" w:hAnsi="Georgia"/>
                <w:sz w:val="20"/>
                <w:szCs w:val="20"/>
              </w:rPr>
              <w:t>EN - Endangered, B1ab(iii)+2ab(iii); D (IUCN version 3.1)</w:t>
            </w:r>
          </w:p>
        </w:tc>
      </w:tr>
    </w:tbl>
    <w:p w14:paraId="2F36C123" w14:textId="77777777" w:rsidR="00000000" w:rsidRDefault="00000000">
      <w:pPr>
        <w:pStyle w:val="Heading1"/>
        <w:divId w:val="615255880"/>
        <w:rPr>
          <w:rFonts w:ascii="Georgia" w:eastAsia="Times New Roman" w:hAnsi="Georgia"/>
          <w:sz w:val="29"/>
          <w:szCs w:val="29"/>
        </w:rPr>
      </w:pPr>
      <w:r>
        <w:rPr>
          <w:rFonts w:ascii="Georgia" w:eastAsia="Times New Roman" w:hAnsi="Georgia"/>
          <w:sz w:val="29"/>
          <w:szCs w:val="29"/>
        </w:rPr>
        <w:t>Red List Assessment</w:t>
      </w:r>
    </w:p>
    <w:p w14:paraId="629C2332" w14:textId="77777777" w:rsidR="00000000" w:rsidRDefault="00000000">
      <w:pPr>
        <w:pStyle w:val="Heading2"/>
        <w:divId w:val="615255880"/>
        <w:rPr>
          <w:rFonts w:ascii="Georgia" w:eastAsia="Times New Roman" w:hAnsi="Georgia"/>
          <w:sz w:val="27"/>
          <w:szCs w:val="27"/>
        </w:rPr>
      </w:pPr>
      <w:r>
        <w:rPr>
          <w:rFonts w:ascii="Georgia" w:eastAsia="Times New Roman" w:hAnsi="Georgia"/>
          <w:sz w:val="27"/>
          <w:szCs w:val="27"/>
        </w:rPr>
        <w:t>Assessment Information</w:t>
      </w:r>
    </w:p>
    <w:p w14:paraId="1AFF19F2" w14:textId="77777777" w:rsidR="00000000" w:rsidRDefault="00000000">
      <w:pPr>
        <w:pStyle w:val="NormalWeb"/>
        <w:divId w:val="615255880"/>
        <w:rPr>
          <w:rFonts w:ascii="Georgia" w:hAnsi="Georgia"/>
        </w:rPr>
      </w:pPr>
      <w:r>
        <w:rPr>
          <w:rStyle w:val="datalabel1"/>
          <w:rFonts w:ascii="Georgia" w:hAnsi="Georgia"/>
        </w:rPr>
        <w:t xml:space="preserve">Date of Assessment: </w:t>
      </w:r>
      <w:r>
        <w:rPr>
          <w:rFonts w:ascii="Georgia" w:hAnsi="Georgia"/>
        </w:rPr>
        <w:t>2022-08-18</w:t>
      </w:r>
    </w:p>
    <w:p w14:paraId="47931827" w14:textId="77777777" w:rsidR="00000000" w:rsidRDefault="00000000">
      <w:pPr>
        <w:pStyle w:val="NormalWeb"/>
        <w:divId w:val="615255880"/>
        <w:rPr>
          <w:rFonts w:ascii="Georgia" w:hAnsi="Georgia"/>
        </w:rPr>
      </w:pPr>
      <w:r>
        <w:rPr>
          <w:rStyle w:val="datalabel1"/>
          <w:rFonts w:ascii="Georgia" w:hAnsi="Georgia"/>
        </w:rPr>
        <w:t xml:space="preserve">Assessor(s): </w:t>
      </w:r>
      <w:r>
        <w:rPr>
          <w:rFonts w:ascii="Georgia" w:hAnsi="Georgia"/>
        </w:rPr>
        <w:t>Triboun, P. &amp; Khorngton, S.</w:t>
      </w:r>
    </w:p>
    <w:p w14:paraId="711275B1" w14:textId="77777777" w:rsidR="00000000" w:rsidRDefault="00000000">
      <w:pPr>
        <w:pStyle w:val="NormalWeb"/>
        <w:divId w:val="615255880"/>
        <w:rPr>
          <w:rFonts w:ascii="Georgia" w:hAnsi="Georgia"/>
        </w:rPr>
      </w:pPr>
      <w:r>
        <w:rPr>
          <w:rStyle w:val="datalabel1"/>
          <w:rFonts w:ascii="Georgia" w:hAnsi="Georgia"/>
        </w:rPr>
        <w:t xml:space="preserve">Regions: </w:t>
      </w:r>
      <w:r>
        <w:rPr>
          <w:rFonts w:ascii="Georgia" w:hAnsi="Georgia"/>
        </w:rPr>
        <w:t>Global</w:t>
      </w:r>
    </w:p>
    <w:p w14:paraId="6C3A0C39" w14:textId="77777777" w:rsidR="00000000" w:rsidRDefault="00000000">
      <w:pPr>
        <w:pStyle w:val="Heading2"/>
        <w:divId w:val="615255880"/>
        <w:rPr>
          <w:rFonts w:ascii="Georgia" w:eastAsia="Times New Roman" w:hAnsi="Georgia"/>
          <w:sz w:val="27"/>
          <w:szCs w:val="27"/>
        </w:rPr>
      </w:pPr>
      <w:r>
        <w:rPr>
          <w:rFonts w:ascii="Georgia" w:eastAsia="Times New Roman" w:hAnsi="Georgia"/>
          <w:sz w:val="27"/>
          <w:szCs w:val="27"/>
        </w:rPr>
        <w:t>Assessment Rationale</w:t>
      </w:r>
    </w:p>
    <w:p w14:paraId="09F3C98B" w14:textId="32645D42" w:rsidR="00000000" w:rsidRDefault="00000000">
      <w:pPr>
        <w:pStyle w:val="NormalWeb"/>
        <w:divId w:val="615255880"/>
        <w:rPr>
          <w:rFonts w:ascii="Georgia" w:hAnsi="Georgia"/>
        </w:rPr>
      </w:pPr>
      <w:r>
        <w:rPr>
          <w:rStyle w:val="Emphasis"/>
          <w:rFonts w:ascii="Georgia" w:hAnsi="Georgia"/>
        </w:rPr>
        <w:t xml:space="preserve">Paraboea insularis </w:t>
      </w:r>
      <w:r>
        <w:rPr>
          <w:rFonts w:ascii="Georgia" w:hAnsi="Georgia"/>
        </w:rPr>
        <w:t xml:space="preserve">is endemic to Thailand, occupying a restricted distribution </w:t>
      </w:r>
      <w:ins w:id="0" w:author="Jack Plummer" w:date="2022-09-29T11:13:00Z">
        <w:r w:rsidR="003E75EB">
          <w:rPr>
            <w:rFonts w:ascii="Georgia" w:hAnsi="Georgia"/>
          </w:rPr>
          <w:t>on</w:t>
        </w:r>
      </w:ins>
      <w:del w:id="1" w:author="Jack Plummer" w:date="2022-09-29T11:13:00Z">
        <w:r w:rsidDel="003E75EB">
          <w:rPr>
            <w:rFonts w:ascii="Georgia" w:hAnsi="Georgia"/>
          </w:rPr>
          <w:delText>at</w:delText>
        </w:r>
      </w:del>
      <w:r>
        <w:rPr>
          <w:rFonts w:ascii="Georgia" w:hAnsi="Georgia"/>
        </w:rPr>
        <w:t xml:space="preserve"> small islands (Krabi and Phang Nga provinces) and Khlong Phanom National Park (Surat Thani province). Its estimated extent of occurrence (EOO) of 1,730 km2 and area of occupancy (AOO) of 16</w:t>
      </w:r>
      <w:ins w:id="2" w:author="Jack Plummer" w:date="2022-09-29T11:13:00Z">
        <w:r w:rsidR="003E75EB">
          <w:rPr>
            <w:rFonts w:ascii="Georgia" w:hAnsi="Georgia"/>
          </w:rPr>
          <w:t xml:space="preserve"> </w:t>
        </w:r>
      </w:ins>
      <w:r>
        <w:rPr>
          <w:rFonts w:ascii="Georgia" w:hAnsi="Georgia"/>
        </w:rPr>
        <w:t xml:space="preserve">km2 both fall within the thresholds for </w:t>
      </w:r>
      <w:ins w:id="3" w:author="Jack Plummer" w:date="2022-09-29T11:13:00Z">
        <w:r w:rsidR="003E75EB">
          <w:rPr>
            <w:rFonts w:ascii="Georgia" w:hAnsi="Georgia"/>
          </w:rPr>
          <w:t xml:space="preserve">the </w:t>
        </w:r>
      </w:ins>
      <w:r>
        <w:rPr>
          <w:rFonts w:ascii="Georgia" w:hAnsi="Georgia"/>
        </w:rPr>
        <w:t>Endangered category under criterion B. At its three known collection sites, its limestone habitat is threatened by human activities and tourism which are inferred to be contributing to a continuing decline in habitat area, extent, and quality. Moreover, the population at Klong Phanom National Park is right on the edge of the protected area</w:t>
      </w:r>
      <w:del w:id="4" w:author="Jack Plummer" w:date="2022-09-29T11:14:00Z">
        <w:r w:rsidDel="003E75EB">
          <w:rPr>
            <w:rFonts w:ascii="Georgia" w:hAnsi="Georgia"/>
          </w:rPr>
          <w:delText>.</w:delText>
        </w:r>
      </w:del>
      <w:ins w:id="5" w:author="Jack Plummer" w:date="2022-09-29T11:14:00Z">
        <w:r w:rsidR="003E75EB">
          <w:rPr>
            <w:rFonts w:ascii="Georgia" w:hAnsi="Georgia"/>
          </w:rPr>
          <w:t xml:space="preserve"> and, </w:t>
        </w:r>
      </w:ins>
      <w:del w:id="6" w:author="Jack Plummer" w:date="2022-09-29T11:14:00Z">
        <w:r w:rsidDel="003E75EB">
          <w:rPr>
            <w:rFonts w:ascii="Georgia" w:hAnsi="Georgia"/>
          </w:rPr>
          <w:delText xml:space="preserve"> S</w:delText>
        </w:r>
      </w:del>
      <w:ins w:id="7" w:author="Jack Plummer" w:date="2022-09-29T11:14:00Z">
        <w:r w:rsidR="003E75EB">
          <w:rPr>
            <w:rFonts w:ascii="Georgia" w:hAnsi="Georgia"/>
          </w:rPr>
          <w:t>s</w:t>
        </w:r>
      </w:ins>
      <w:r>
        <w:rPr>
          <w:rFonts w:ascii="Georgia" w:hAnsi="Georgia"/>
        </w:rPr>
        <w:t>o, the</w:t>
      </w:r>
      <w:ins w:id="8" w:author="Jack Plummer" w:date="2022-09-29T11:14:00Z">
        <w:r w:rsidR="003E75EB">
          <w:rPr>
            <w:rFonts w:ascii="Georgia" w:hAnsi="Georgia"/>
          </w:rPr>
          <w:t xml:space="preserve"> expansion of</w:t>
        </w:r>
      </w:ins>
      <w:r>
        <w:rPr>
          <w:rFonts w:ascii="Georgia" w:hAnsi="Georgia"/>
        </w:rPr>
        <w:t xml:space="preserve"> agricultural areas </w:t>
      </w:r>
      <w:del w:id="9" w:author="Jack Plummer" w:date="2022-09-29T11:14:00Z">
        <w:r w:rsidDel="003E75EB">
          <w:rPr>
            <w:rFonts w:ascii="Georgia" w:hAnsi="Georgia"/>
          </w:rPr>
          <w:delText xml:space="preserve">are </w:delText>
        </w:r>
      </w:del>
      <w:ins w:id="10" w:author="Jack Plummer" w:date="2022-09-29T11:14:00Z">
        <w:r w:rsidR="003E75EB">
          <w:rPr>
            <w:rFonts w:ascii="Georgia" w:hAnsi="Georgia"/>
          </w:rPr>
          <w:t>is</w:t>
        </w:r>
        <w:r w:rsidR="003E75EB">
          <w:rPr>
            <w:rFonts w:ascii="Georgia" w:hAnsi="Georgia"/>
          </w:rPr>
          <w:t xml:space="preserve"> </w:t>
        </w:r>
      </w:ins>
      <w:r>
        <w:rPr>
          <w:rFonts w:ascii="Georgia" w:hAnsi="Georgia"/>
        </w:rPr>
        <w:t xml:space="preserve">an ongoing threat to this species. This species is considered to be restricted to three locations. The population consists of </w:t>
      </w:r>
      <w:del w:id="11" w:author="Jack Plummer" w:date="2022-09-29T11:14:00Z">
        <w:r w:rsidDel="003E75EB">
          <w:rPr>
            <w:rFonts w:ascii="Georgia" w:hAnsi="Georgia"/>
          </w:rPr>
          <w:delText xml:space="preserve">less </w:delText>
        </w:r>
      </w:del>
      <w:ins w:id="12" w:author="Jack Plummer" w:date="2022-09-29T11:14:00Z">
        <w:r w:rsidR="003E75EB">
          <w:rPr>
            <w:rFonts w:ascii="Georgia" w:hAnsi="Georgia"/>
          </w:rPr>
          <w:t>fewer</w:t>
        </w:r>
        <w:r w:rsidR="003E75EB">
          <w:rPr>
            <w:rFonts w:ascii="Georgia" w:hAnsi="Georgia"/>
          </w:rPr>
          <w:t xml:space="preserve"> </w:t>
        </w:r>
      </w:ins>
      <w:r>
        <w:rPr>
          <w:rFonts w:ascii="Georgia" w:hAnsi="Georgia"/>
        </w:rPr>
        <w:t>than 250 mature individuals. The population trend is suspected to be decreasing. Given its restricted EOO, AOO, number of locations and the</w:t>
      </w:r>
      <w:ins w:id="13" w:author="Jack Plummer" w:date="2022-09-29T11:14:00Z">
        <w:r w:rsidR="003E75EB">
          <w:rPr>
            <w:rFonts w:ascii="Georgia" w:hAnsi="Georgia"/>
          </w:rPr>
          <w:t xml:space="preserve"> small</w:t>
        </w:r>
      </w:ins>
      <w:r>
        <w:rPr>
          <w:rFonts w:ascii="Georgia" w:hAnsi="Georgia"/>
        </w:rPr>
        <w:t xml:space="preserve"> population size, alongside a continuing decline in habitat, it is assessed as Endangered (EN) B1ab(iii)+2ab(iii); D.</w:t>
      </w:r>
    </w:p>
    <w:p w14:paraId="68877D16" w14:textId="77777777" w:rsidR="00000000" w:rsidRDefault="00000000">
      <w:pPr>
        <w:pStyle w:val="NormalWeb"/>
        <w:divId w:val="615255880"/>
        <w:rPr>
          <w:rFonts w:ascii="Georgia" w:hAnsi="Georgia"/>
        </w:rPr>
      </w:pPr>
    </w:p>
    <w:p w14:paraId="30D6998C" w14:textId="77777777" w:rsidR="00000000" w:rsidRDefault="00000000">
      <w:pPr>
        <w:pStyle w:val="Heading1"/>
        <w:divId w:val="1724015088"/>
        <w:rPr>
          <w:rFonts w:ascii="Georgia" w:eastAsia="Times New Roman" w:hAnsi="Georgia"/>
          <w:sz w:val="29"/>
          <w:szCs w:val="29"/>
        </w:rPr>
      </w:pPr>
      <w:r>
        <w:rPr>
          <w:rFonts w:ascii="Georgia" w:eastAsia="Times New Roman" w:hAnsi="Georgia"/>
          <w:sz w:val="29"/>
          <w:szCs w:val="29"/>
        </w:rPr>
        <w:t>Distribution</w:t>
      </w:r>
    </w:p>
    <w:p w14:paraId="33CD608F" w14:textId="77777777" w:rsidR="00000000" w:rsidRDefault="00000000">
      <w:pPr>
        <w:pStyle w:val="Heading2"/>
        <w:divId w:val="1724015088"/>
        <w:rPr>
          <w:rFonts w:ascii="Georgia" w:eastAsia="Times New Roman" w:hAnsi="Georgia"/>
          <w:sz w:val="27"/>
          <w:szCs w:val="27"/>
        </w:rPr>
      </w:pPr>
      <w:r>
        <w:rPr>
          <w:rFonts w:ascii="Georgia" w:eastAsia="Times New Roman" w:hAnsi="Georgia"/>
          <w:sz w:val="27"/>
          <w:szCs w:val="27"/>
        </w:rPr>
        <w:t>Geographic Range</w:t>
      </w:r>
    </w:p>
    <w:p w14:paraId="68FE197A" w14:textId="5E1A025F" w:rsidR="00000000" w:rsidRDefault="00000000">
      <w:pPr>
        <w:pStyle w:val="NormalWeb"/>
        <w:divId w:val="1724015088"/>
        <w:rPr>
          <w:rFonts w:ascii="Georgia" w:hAnsi="Georgia"/>
        </w:rPr>
      </w:pPr>
      <w:del w:id="14" w:author="Jack Plummer" w:date="2022-09-29T11:14:00Z">
        <w:r w:rsidDel="003E75EB">
          <w:rPr>
            <w:rFonts w:ascii="Georgia" w:hAnsi="Georgia"/>
          </w:rPr>
          <w:delText xml:space="preserve">This species is </w:delText>
        </w:r>
      </w:del>
      <w:r>
        <w:rPr>
          <w:rFonts w:ascii="Georgia" w:hAnsi="Georgia"/>
        </w:rPr>
        <w:t>This species is endemic to Thailand. It is known from small limestone islands in Krabi and Phang-Nga Bay and Klong Phanom National Par</w:t>
      </w:r>
      <w:del w:id="15" w:author="Jack Plummer" w:date="2022-09-29T11:15:00Z">
        <w:r w:rsidDel="003E75EB">
          <w:rPr>
            <w:rFonts w:ascii="Georgia" w:hAnsi="Georgia"/>
          </w:rPr>
          <w:delText>l</w:delText>
        </w:r>
      </w:del>
      <w:ins w:id="16" w:author="Jack Plummer" w:date="2022-09-29T11:15:00Z">
        <w:r w:rsidR="003E75EB">
          <w:rPr>
            <w:rFonts w:ascii="Georgia" w:hAnsi="Georgia"/>
          </w:rPr>
          <w:t>k</w:t>
        </w:r>
      </w:ins>
      <w:r>
        <w:rPr>
          <w:rFonts w:ascii="Georgia" w:hAnsi="Georgia"/>
        </w:rPr>
        <w:t xml:space="preserve"> (Surat Thani). The extent of occurrence is </w:t>
      </w:r>
      <w:del w:id="17" w:author="Jack Plummer" w:date="2022-09-29T11:15:00Z">
        <w:r w:rsidDel="003E75EB">
          <w:rPr>
            <w:rFonts w:ascii="Georgia" w:hAnsi="Georgia"/>
          </w:rPr>
          <w:delText>574</w:delText>
        </w:r>
      </w:del>
      <w:ins w:id="18" w:author="Jack Plummer" w:date="2022-09-29T11:15:00Z">
        <w:r w:rsidR="003E75EB">
          <w:rPr>
            <w:rFonts w:ascii="Georgia" w:hAnsi="Georgia"/>
          </w:rPr>
          <w:t>1,730</w:t>
        </w:r>
      </w:ins>
      <w:r>
        <w:rPr>
          <w:rFonts w:ascii="Georgia" w:hAnsi="Georgia"/>
        </w:rPr>
        <w:t xml:space="preserve"> km</w:t>
      </w:r>
      <w:r>
        <w:rPr>
          <w:rFonts w:ascii="Georgia" w:hAnsi="Georgia"/>
          <w:vertAlign w:val="superscript"/>
        </w:rPr>
        <w:t>2</w:t>
      </w:r>
      <w:r>
        <w:rPr>
          <w:rFonts w:ascii="Georgia" w:hAnsi="Georgia"/>
        </w:rPr>
        <w:t xml:space="preserve"> and the area of occupancy is 1</w:t>
      </w:r>
      <w:del w:id="19" w:author="Jack Plummer" w:date="2022-09-29T11:15:00Z">
        <w:r w:rsidDel="003E75EB">
          <w:rPr>
            <w:rFonts w:ascii="Georgia" w:hAnsi="Georgia"/>
          </w:rPr>
          <w:delText>2</w:delText>
        </w:r>
      </w:del>
      <w:ins w:id="20" w:author="Jack Plummer" w:date="2022-09-29T11:15:00Z">
        <w:r w:rsidR="003E75EB">
          <w:rPr>
            <w:rFonts w:ascii="Georgia" w:hAnsi="Georgia"/>
          </w:rPr>
          <w:t>6</w:t>
        </w:r>
      </w:ins>
      <w:r>
        <w:rPr>
          <w:rFonts w:ascii="Georgia" w:hAnsi="Georgia"/>
        </w:rPr>
        <w:t xml:space="preserve"> km</w:t>
      </w:r>
      <w:r>
        <w:rPr>
          <w:rFonts w:ascii="Georgia" w:hAnsi="Georgia"/>
          <w:vertAlign w:val="superscript"/>
        </w:rPr>
        <w:t>2</w:t>
      </w:r>
      <w:r>
        <w:rPr>
          <w:rFonts w:ascii="Georgia" w:hAnsi="Georgia"/>
        </w:rPr>
        <w:t xml:space="preserve">. </w:t>
      </w:r>
      <w:ins w:id="21" w:author="Jack Plummer" w:date="2022-09-29T11:15:00Z">
        <w:r w:rsidR="003E75EB">
          <w:rPr>
            <w:rFonts w:ascii="Georgia" w:hAnsi="Georgia"/>
          </w:rPr>
          <w:t xml:space="preserve">It </w:t>
        </w:r>
      </w:ins>
      <w:del w:id="22" w:author="Jack Plummer" w:date="2022-09-29T11:15:00Z">
        <w:r w:rsidDel="003E75EB">
          <w:rPr>
            <w:rFonts w:ascii="Georgia" w:hAnsi="Georgia"/>
          </w:rPr>
          <w:delText>O</w:delText>
        </w:r>
      </w:del>
      <w:ins w:id="23" w:author="Jack Plummer" w:date="2022-09-29T11:15:00Z">
        <w:r w:rsidR="003E75EB">
          <w:rPr>
            <w:rFonts w:ascii="Georgia" w:hAnsi="Georgia"/>
          </w:rPr>
          <w:t>o</w:t>
        </w:r>
      </w:ins>
      <w:r>
        <w:rPr>
          <w:rFonts w:ascii="Georgia" w:hAnsi="Georgia"/>
        </w:rPr>
        <w:t>ccurs between 10</w:t>
      </w:r>
      <w:ins w:id="24" w:author="Jack Plummer" w:date="2022-09-29T11:15:00Z">
        <w:r w:rsidR="003E75EB">
          <w:rPr>
            <w:rFonts w:ascii="Georgia" w:hAnsi="Georgia"/>
          </w:rPr>
          <w:t>-</w:t>
        </w:r>
      </w:ins>
      <w:del w:id="25" w:author="Jack Plummer" w:date="2022-09-29T11:15:00Z">
        <w:r w:rsidDel="003E75EB">
          <w:rPr>
            <w:rFonts w:ascii="Georgia" w:hAnsi="Georgia"/>
          </w:rPr>
          <w:delText>-</w:delText>
        </w:r>
      </w:del>
      <w:r>
        <w:rPr>
          <w:rFonts w:ascii="Georgia" w:hAnsi="Georgia"/>
        </w:rPr>
        <w:t>150 m</w:t>
      </w:r>
      <w:ins w:id="26" w:author="Jack Plummer" w:date="2022-09-29T11:15:00Z">
        <w:r w:rsidR="003E75EB">
          <w:rPr>
            <w:rFonts w:ascii="Georgia" w:hAnsi="Georgia"/>
          </w:rPr>
          <w:t xml:space="preserve"> asl</w:t>
        </w:r>
      </w:ins>
      <w:del w:id="27" w:author="Jack Plummer" w:date="2022-09-29T11:15:00Z">
        <w:r w:rsidDel="003E75EB">
          <w:rPr>
            <w:rFonts w:ascii="Georgia" w:hAnsi="Georgia"/>
          </w:rPr>
          <w:delText xml:space="preserve"> above the sea level</w:delText>
        </w:r>
      </w:del>
      <w:r>
        <w:rPr>
          <w:rFonts w:ascii="Georgia" w:hAnsi="Georgia"/>
        </w:rPr>
        <w:t>.</w:t>
      </w:r>
    </w:p>
    <w:p w14:paraId="77243AC1" w14:textId="77777777" w:rsidR="00000000" w:rsidRDefault="00000000">
      <w:pPr>
        <w:pStyle w:val="Heading2"/>
        <w:divId w:val="1724015088"/>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29"/>
        <w:gridCol w:w="6481"/>
      </w:tblGrid>
      <w:tr w:rsidR="00000000" w14:paraId="761A20DF" w14:textId="77777777">
        <w:trPr>
          <w:divId w:val="1724015088"/>
          <w:tblCellSpacing w:w="15" w:type="dxa"/>
        </w:trPr>
        <w:tc>
          <w:tcPr>
            <w:tcW w:w="0" w:type="auto"/>
            <w:tcBorders>
              <w:bottom w:val="single" w:sz="6" w:space="0" w:color="000000"/>
            </w:tcBorders>
            <w:shd w:val="clear" w:color="auto" w:fill="BBBBBB"/>
            <w:vAlign w:val="center"/>
            <w:hideMark/>
          </w:tcPr>
          <w:p w14:paraId="43EEEB5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3FC7FBF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0A35146" w14:textId="77777777">
        <w:trPr>
          <w:divId w:val="1724015088"/>
          <w:tblCellSpacing w:w="15" w:type="dxa"/>
        </w:trPr>
        <w:tc>
          <w:tcPr>
            <w:tcW w:w="0" w:type="auto"/>
            <w:vAlign w:val="center"/>
            <w:hideMark/>
          </w:tcPr>
          <w:p w14:paraId="636C0BA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w:t>
            </w:r>
          </w:p>
        </w:tc>
        <w:tc>
          <w:tcPr>
            <w:tcW w:w="0" w:type="auto"/>
            <w:vAlign w:val="center"/>
            <w:hideMark/>
          </w:tcPr>
          <w:p w14:paraId="43084DF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GeoCAT (Bachman et al. 2011). Based on point data for four location. </w:t>
            </w:r>
          </w:p>
        </w:tc>
      </w:tr>
    </w:tbl>
    <w:p w14:paraId="0471B6C9" w14:textId="77777777" w:rsidR="00000000" w:rsidRDefault="00000000">
      <w:pPr>
        <w:pStyle w:val="Heading2"/>
        <w:divId w:val="1724015088"/>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0135DF9D" w14:textId="77777777">
        <w:trPr>
          <w:divId w:val="1724015088"/>
          <w:tblCellSpacing w:w="15" w:type="dxa"/>
        </w:trPr>
        <w:tc>
          <w:tcPr>
            <w:tcW w:w="0" w:type="auto"/>
            <w:tcBorders>
              <w:bottom w:val="single" w:sz="6" w:space="0" w:color="000000"/>
            </w:tcBorders>
            <w:shd w:val="clear" w:color="auto" w:fill="BBBBBB"/>
            <w:vAlign w:val="center"/>
            <w:hideMark/>
          </w:tcPr>
          <w:p w14:paraId="197DF40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100723B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CF2947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1E264AD" w14:textId="77777777">
        <w:trPr>
          <w:divId w:val="1724015088"/>
          <w:tblCellSpacing w:w="15" w:type="dxa"/>
        </w:trPr>
        <w:tc>
          <w:tcPr>
            <w:tcW w:w="0" w:type="auto"/>
            <w:vAlign w:val="center"/>
            <w:hideMark/>
          </w:tcPr>
          <w:p w14:paraId="0AD049C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1730</w:t>
            </w:r>
          </w:p>
        </w:tc>
        <w:tc>
          <w:tcPr>
            <w:tcW w:w="0" w:type="auto"/>
            <w:vAlign w:val="center"/>
            <w:hideMark/>
          </w:tcPr>
          <w:p w14:paraId="73AC070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997714D" w14:textId="33DB03BD"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w:t>
            </w:r>
            <w:del w:id="28" w:author="Jack Plummer" w:date="2022-09-29T11:15:00Z">
              <w:r w:rsidDel="003E75EB">
                <w:rPr>
                  <w:rFonts w:ascii="Georgia" w:eastAsia="Times New Roman" w:hAnsi="Georgia"/>
                  <w:sz w:val="18"/>
                  <w:szCs w:val="18"/>
                </w:rPr>
                <w:delText>2 x 2 km grid cell</w:delText>
              </w:r>
            </w:del>
            <w:ins w:id="29" w:author="Jack Plummer" w:date="2022-09-29T11:15:00Z">
              <w:r w:rsidR="003E75EB">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GeoCAT (Bachman et al. 2011).</w:t>
            </w:r>
          </w:p>
        </w:tc>
      </w:tr>
    </w:tbl>
    <w:p w14:paraId="553D022F" w14:textId="77777777" w:rsidR="00000000" w:rsidRDefault="00000000">
      <w:pPr>
        <w:pStyle w:val="Heading2"/>
        <w:divId w:val="1724015088"/>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95"/>
        <w:gridCol w:w="7615"/>
      </w:tblGrid>
      <w:tr w:rsidR="00A519EA" w14:paraId="45CDCEBC" w14:textId="77777777">
        <w:trPr>
          <w:divId w:val="1724015088"/>
          <w:tblCellSpacing w:w="15" w:type="dxa"/>
        </w:trPr>
        <w:tc>
          <w:tcPr>
            <w:tcW w:w="0" w:type="auto"/>
            <w:tcBorders>
              <w:bottom w:val="single" w:sz="6" w:space="0" w:color="000000"/>
            </w:tcBorders>
            <w:shd w:val="clear" w:color="auto" w:fill="BBBBBB"/>
            <w:vAlign w:val="center"/>
            <w:hideMark/>
          </w:tcPr>
          <w:p w14:paraId="2089ADE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5CE12ED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519EA" w14:paraId="0A6830EE" w14:textId="77777777">
        <w:trPr>
          <w:divId w:val="1724015088"/>
          <w:tblCellSpacing w:w="15" w:type="dxa"/>
        </w:trPr>
        <w:tc>
          <w:tcPr>
            <w:tcW w:w="0" w:type="auto"/>
            <w:vAlign w:val="center"/>
            <w:hideMark/>
          </w:tcPr>
          <w:p w14:paraId="0380CEBA" w14:textId="77777777" w:rsidR="00000000" w:rsidRDefault="00000000">
            <w:pPr>
              <w:spacing w:after="75"/>
              <w:rPr>
                <w:rFonts w:ascii="Georgia" w:eastAsia="Times New Roman" w:hAnsi="Georgia"/>
                <w:sz w:val="18"/>
                <w:szCs w:val="18"/>
              </w:rPr>
            </w:pPr>
            <w:commentRangeStart w:id="30"/>
            <w:r>
              <w:rPr>
                <w:rFonts w:ascii="Georgia" w:eastAsia="Times New Roman" w:hAnsi="Georgia"/>
                <w:sz w:val="18"/>
                <w:szCs w:val="18"/>
              </w:rPr>
              <w:t>4</w:t>
            </w:r>
          </w:p>
        </w:tc>
        <w:tc>
          <w:tcPr>
            <w:tcW w:w="0" w:type="auto"/>
            <w:vAlign w:val="center"/>
            <w:hideMark/>
          </w:tcPr>
          <w:p w14:paraId="7F877388" w14:textId="4DC3DAAB" w:rsidR="00000000" w:rsidRPr="00A519EA" w:rsidRDefault="00000000">
            <w:pPr>
              <w:spacing w:after="75"/>
              <w:rPr>
                <w:rFonts w:ascii="Georgia" w:eastAsia="Times New Roman" w:hAnsi="Georgia"/>
                <w:sz w:val="18"/>
                <w:szCs w:val="18"/>
              </w:rPr>
            </w:pPr>
            <w:del w:id="31" w:author="Jack Plummer" w:date="2022-09-29T11:51:00Z">
              <w:r w:rsidRPr="00A519EA" w:rsidDel="00A519EA">
                <w:rPr>
                  <w:rFonts w:ascii="Georgia" w:eastAsia="Times New Roman" w:hAnsi="Georgia"/>
                  <w:sz w:val="18"/>
                  <w:szCs w:val="18"/>
                </w:rPr>
                <w:delText>Collection locality</w:delText>
              </w:r>
            </w:del>
            <w:ins w:id="32" w:author="Jack Plummer" w:date="2022-09-29T11:51:00Z">
              <w:r w:rsidR="00A519EA">
                <w:rPr>
                  <w:rFonts w:ascii="Georgia" w:eastAsia="Times New Roman" w:hAnsi="Georgia"/>
                  <w:sz w:val="18"/>
                  <w:szCs w:val="18"/>
                </w:rPr>
                <w:t>The species</w:t>
              </w:r>
            </w:ins>
            <w:r w:rsidRPr="00A519EA">
              <w:rPr>
                <w:rFonts w:ascii="Georgia" w:eastAsia="Times New Roman" w:hAnsi="Georgia"/>
                <w:sz w:val="18"/>
                <w:szCs w:val="18"/>
              </w:rPr>
              <w:t xml:space="preserve"> occur in four locations from small islands (Krabi and Phang-Nga Bay) and Khlong Phanom National Park (Surat Thani)</w:t>
            </w:r>
            <w:ins w:id="33" w:author="Jack Plummer" w:date="2022-09-29T11:52:00Z">
              <w:r w:rsidR="00A519EA">
                <w:rPr>
                  <w:rFonts w:ascii="Georgia" w:eastAsia="Times New Roman" w:hAnsi="Georgia"/>
                  <w:sz w:val="18"/>
                  <w:szCs w:val="18"/>
                </w:rPr>
                <w:t>, where it is threatened by tourism and expansion of agricultural areas</w:t>
              </w:r>
            </w:ins>
            <w:ins w:id="34" w:author="Jack Plummer" w:date="2022-09-29T11:53:00Z">
              <w:r w:rsidR="00A519EA">
                <w:rPr>
                  <w:rFonts w:ascii="Georgia" w:eastAsia="Times New Roman" w:hAnsi="Georgia"/>
                  <w:sz w:val="18"/>
                  <w:szCs w:val="18"/>
                </w:rPr>
                <w:t>.</w:t>
              </w:r>
            </w:ins>
            <w:del w:id="35" w:author="Jack Plummer" w:date="2022-09-29T11:52:00Z">
              <w:r w:rsidRPr="00A519EA" w:rsidDel="00A519EA">
                <w:rPr>
                  <w:rFonts w:ascii="Georgia" w:eastAsia="Times New Roman" w:hAnsi="Georgia"/>
                  <w:sz w:val="18"/>
                  <w:szCs w:val="18"/>
                </w:rPr>
                <w:delText>.</w:delText>
              </w:r>
            </w:del>
            <w:r w:rsidRPr="00A519EA">
              <w:rPr>
                <w:rFonts w:ascii="Georgia" w:eastAsia="Times New Roman" w:hAnsi="Georgia"/>
                <w:sz w:val="18"/>
                <w:szCs w:val="18"/>
              </w:rPr>
              <w:t xml:space="preserve"> </w:t>
            </w:r>
            <w:commentRangeEnd w:id="30"/>
            <w:r w:rsidR="00A519EA" w:rsidRPr="00A519EA">
              <w:rPr>
                <w:rStyle w:val="CommentReference"/>
              </w:rPr>
              <w:commentReference w:id="30"/>
            </w:r>
          </w:p>
        </w:tc>
      </w:tr>
    </w:tbl>
    <w:p w14:paraId="5A29CC23" w14:textId="77777777" w:rsidR="00000000" w:rsidRDefault="00000000">
      <w:pPr>
        <w:pStyle w:val="Heading2"/>
        <w:divId w:val="1724015088"/>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38"/>
        <w:gridCol w:w="5372"/>
      </w:tblGrid>
      <w:tr w:rsidR="00000000" w14:paraId="6F8A3C6B" w14:textId="77777777">
        <w:trPr>
          <w:divId w:val="1724015088"/>
          <w:tblCellSpacing w:w="15" w:type="dxa"/>
        </w:trPr>
        <w:tc>
          <w:tcPr>
            <w:tcW w:w="0" w:type="auto"/>
            <w:tcBorders>
              <w:bottom w:val="single" w:sz="6" w:space="0" w:color="000000"/>
            </w:tcBorders>
            <w:shd w:val="clear" w:color="auto" w:fill="BBBBBB"/>
            <w:vAlign w:val="center"/>
            <w:hideMark/>
          </w:tcPr>
          <w:p w14:paraId="108944F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7D2780E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4FC00D9" w14:textId="77777777">
        <w:trPr>
          <w:divId w:val="1724015088"/>
          <w:tblCellSpacing w:w="15" w:type="dxa"/>
        </w:trPr>
        <w:tc>
          <w:tcPr>
            <w:tcW w:w="0" w:type="auto"/>
            <w:vAlign w:val="center"/>
            <w:hideMark/>
          </w:tcPr>
          <w:p w14:paraId="253CCEC8" w14:textId="77777777" w:rsidR="00000000" w:rsidRDefault="00000000">
            <w:pPr>
              <w:spacing w:after="75"/>
              <w:rPr>
                <w:rFonts w:ascii="Georgia" w:eastAsia="Times New Roman" w:hAnsi="Georgia"/>
                <w:sz w:val="18"/>
                <w:szCs w:val="18"/>
              </w:rPr>
            </w:pPr>
            <w:commentRangeStart w:id="36"/>
            <w:r>
              <w:rPr>
                <w:rFonts w:ascii="Georgia" w:eastAsia="Times New Roman" w:hAnsi="Georgia"/>
                <w:sz w:val="18"/>
                <w:szCs w:val="18"/>
              </w:rPr>
              <w:t>Yes</w:t>
            </w:r>
          </w:p>
        </w:tc>
        <w:tc>
          <w:tcPr>
            <w:tcW w:w="0" w:type="auto"/>
            <w:vAlign w:val="center"/>
            <w:hideMark/>
          </w:tcPr>
          <w:p w14:paraId="28D5968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The species is described from only four location. Moreover, it is known from a small islands and National Park.</w:t>
            </w:r>
            <w:commentRangeEnd w:id="36"/>
            <w:r w:rsidR="003E75EB">
              <w:rPr>
                <w:rStyle w:val="CommentReference"/>
              </w:rPr>
              <w:commentReference w:id="36"/>
            </w:r>
          </w:p>
        </w:tc>
      </w:tr>
    </w:tbl>
    <w:p w14:paraId="72B955D4" w14:textId="77777777" w:rsidR="00000000" w:rsidRDefault="00000000">
      <w:pPr>
        <w:pStyle w:val="Heading2"/>
        <w:divId w:val="1724015088"/>
        <w:rPr>
          <w:rFonts w:ascii="Georgia" w:eastAsia="Times New Roman" w:hAnsi="Georgia"/>
          <w:sz w:val="27"/>
          <w:szCs w:val="27"/>
        </w:rPr>
      </w:pPr>
      <w:r>
        <w:rPr>
          <w:rFonts w:ascii="Georgia" w:eastAsia="Times New Roman" w:hAnsi="Georgia"/>
          <w:sz w:val="27"/>
          <w:szCs w:val="27"/>
        </w:rPr>
        <w:t>Elevation / Depth / Depth Zones</w:t>
      </w:r>
    </w:p>
    <w:p w14:paraId="4B1E8D6B" w14:textId="77777777" w:rsidR="00000000" w:rsidRDefault="00000000">
      <w:pPr>
        <w:pStyle w:val="NormalWeb"/>
        <w:divId w:val="1724015088"/>
        <w:rPr>
          <w:rFonts w:ascii="Georgia" w:hAnsi="Georgia"/>
        </w:rPr>
      </w:pPr>
      <w:r>
        <w:rPr>
          <w:rStyle w:val="datalabel1"/>
          <w:rFonts w:ascii="Georgia" w:hAnsi="Georgia"/>
        </w:rPr>
        <w:t xml:space="preserve">Elevation Lower Limit (in metres above sea level): </w:t>
      </w:r>
      <w:r>
        <w:rPr>
          <w:rFonts w:ascii="Georgia" w:hAnsi="Georgia"/>
        </w:rPr>
        <w:t>10</w:t>
      </w:r>
    </w:p>
    <w:p w14:paraId="6E240ED2" w14:textId="77777777" w:rsidR="00000000" w:rsidRDefault="00000000">
      <w:pPr>
        <w:pStyle w:val="NormalWeb"/>
        <w:divId w:val="1724015088"/>
        <w:rPr>
          <w:rFonts w:ascii="Georgia" w:hAnsi="Georgia"/>
        </w:rPr>
      </w:pPr>
      <w:r>
        <w:rPr>
          <w:rStyle w:val="datalabel1"/>
          <w:rFonts w:ascii="Georgia" w:hAnsi="Georgia"/>
        </w:rPr>
        <w:t xml:space="preserve">Elevation Upper Limit (in metres above sea level): </w:t>
      </w:r>
      <w:r>
        <w:rPr>
          <w:rFonts w:ascii="Georgia" w:hAnsi="Georgia"/>
        </w:rPr>
        <w:t>150</w:t>
      </w:r>
    </w:p>
    <w:p w14:paraId="78597D08" w14:textId="77777777" w:rsidR="00000000" w:rsidRDefault="00000000">
      <w:pPr>
        <w:pStyle w:val="Heading2"/>
        <w:divId w:val="172401508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031A15F4" w14:textId="77777777">
        <w:trPr>
          <w:divId w:val="1724015088"/>
          <w:tblCellSpacing w:w="15" w:type="dxa"/>
        </w:trPr>
        <w:tc>
          <w:tcPr>
            <w:tcW w:w="0" w:type="auto"/>
            <w:tcBorders>
              <w:bottom w:val="single" w:sz="6" w:space="0" w:color="000000"/>
            </w:tcBorders>
            <w:shd w:val="clear" w:color="auto" w:fill="BBBBBB"/>
            <w:vAlign w:val="center"/>
            <w:hideMark/>
          </w:tcPr>
          <w:p w14:paraId="1C1E87B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5A49D31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5D34287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35015AE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1008816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3158CBB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368D1FE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5F0CA4C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7917F52F" w14:textId="77777777">
        <w:trPr>
          <w:divId w:val="1724015088"/>
          <w:tblCellSpacing w:w="15" w:type="dxa"/>
        </w:trPr>
        <w:tc>
          <w:tcPr>
            <w:tcW w:w="0" w:type="auto"/>
            <w:vAlign w:val="center"/>
            <w:hideMark/>
          </w:tcPr>
          <w:p w14:paraId="1AC8D2D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254D212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AFCC11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Map created in GeoCAT (Bachman et al. 2011) using point data from georeferenced herbarium specimen records.</w:t>
            </w:r>
          </w:p>
        </w:tc>
        <w:tc>
          <w:tcPr>
            <w:tcW w:w="0" w:type="auto"/>
            <w:vAlign w:val="center"/>
            <w:hideMark/>
          </w:tcPr>
          <w:p w14:paraId="6D892C0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26A249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0A830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750A8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C5D79D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726023D" w14:textId="77777777" w:rsidR="00000000" w:rsidRDefault="00000000">
      <w:pPr>
        <w:pStyle w:val="Heading2"/>
        <w:divId w:val="1724015088"/>
        <w:rPr>
          <w:rFonts w:ascii="Georgia" w:eastAsia="Times New Roman" w:hAnsi="Georgia"/>
          <w:sz w:val="27"/>
          <w:szCs w:val="27"/>
        </w:rPr>
      </w:pPr>
      <w:r>
        <w:rPr>
          <w:rFonts w:ascii="Georgia" w:eastAsia="Times New Roman" w:hAnsi="Georgia"/>
          <w:sz w:val="27"/>
          <w:szCs w:val="27"/>
        </w:rPr>
        <w:lastRenderedPageBreak/>
        <w:t>Biogeographic Realms</w:t>
      </w:r>
    </w:p>
    <w:p w14:paraId="7830A2DE" w14:textId="77777777" w:rsidR="00000000" w:rsidRDefault="00000000">
      <w:pPr>
        <w:pStyle w:val="NormalWeb"/>
        <w:divId w:val="1724015088"/>
        <w:rPr>
          <w:rFonts w:ascii="Georgia" w:hAnsi="Georgia"/>
        </w:rPr>
      </w:pPr>
      <w:r>
        <w:rPr>
          <w:rStyle w:val="datalabel1"/>
          <w:rFonts w:ascii="Georgia" w:hAnsi="Georgia"/>
        </w:rPr>
        <w:t xml:space="preserve">Biogeographic Realm: </w:t>
      </w:r>
      <w:r>
        <w:rPr>
          <w:rFonts w:ascii="Georgia" w:hAnsi="Georgia"/>
        </w:rPr>
        <w:t>Indomalayan</w:t>
      </w:r>
    </w:p>
    <w:p w14:paraId="7CE50E23" w14:textId="77777777" w:rsidR="00000000" w:rsidRDefault="00000000">
      <w:pPr>
        <w:pStyle w:val="Heading1"/>
        <w:divId w:val="1051684587"/>
        <w:rPr>
          <w:rFonts w:ascii="Georgia" w:eastAsia="Times New Roman" w:hAnsi="Georgia"/>
          <w:sz w:val="29"/>
          <w:szCs w:val="29"/>
        </w:rPr>
      </w:pPr>
      <w:r>
        <w:rPr>
          <w:rFonts w:ascii="Georgia" w:eastAsia="Times New Roman" w:hAnsi="Georgia"/>
          <w:sz w:val="29"/>
          <w:szCs w:val="29"/>
        </w:rPr>
        <w:t>Occurrence</w:t>
      </w:r>
    </w:p>
    <w:p w14:paraId="7A5C5FB4" w14:textId="77777777" w:rsidR="00000000" w:rsidRDefault="00000000">
      <w:pPr>
        <w:pStyle w:val="Heading2"/>
        <w:divId w:val="1051684587"/>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10A073B7" w14:textId="77777777">
        <w:trPr>
          <w:divId w:val="1051684587"/>
          <w:tblCellSpacing w:w="15" w:type="dxa"/>
        </w:trPr>
        <w:tc>
          <w:tcPr>
            <w:tcW w:w="0" w:type="auto"/>
            <w:tcBorders>
              <w:bottom w:val="single" w:sz="6" w:space="0" w:color="000000"/>
            </w:tcBorders>
            <w:shd w:val="clear" w:color="auto" w:fill="BBBBBB"/>
            <w:vAlign w:val="center"/>
            <w:hideMark/>
          </w:tcPr>
          <w:p w14:paraId="44D07A7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CF8289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2739E32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72CC0EC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195FF0A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170661A6" w14:textId="77777777">
        <w:trPr>
          <w:divId w:val="1051684587"/>
          <w:tblCellSpacing w:w="15" w:type="dxa"/>
        </w:trPr>
        <w:tc>
          <w:tcPr>
            <w:tcW w:w="0" w:type="auto"/>
            <w:tcBorders>
              <w:bottom w:val="single" w:sz="6" w:space="0" w:color="CCCCCC"/>
            </w:tcBorders>
            <w:vAlign w:val="center"/>
            <w:hideMark/>
          </w:tcPr>
          <w:p w14:paraId="7683F1A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3EDB242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807EAA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2C2D34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72F275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6ADCD3A0" w14:textId="77777777" w:rsidR="00000000" w:rsidRDefault="00000000">
      <w:pPr>
        <w:pStyle w:val="Heading1"/>
        <w:divId w:val="1248272479"/>
        <w:rPr>
          <w:rFonts w:ascii="Georgia" w:eastAsia="Times New Roman" w:hAnsi="Georgia"/>
          <w:sz w:val="29"/>
          <w:szCs w:val="29"/>
        </w:rPr>
      </w:pPr>
      <w:r>
        <w:rPr>
          <w:rFonts w:ascii="Georgia" w:eastAsia="Times New Roman" w:hAnsi="Georgia"/>
          <w:sz w:val="29"/>
          <w:szCs w:val="29"/>
        </w:rPr>
        <w:t>Population</w:t>
      </w:r>
    </w:p>
    <w:p w14:paraId="34AF956A" w14:textId="40DC4B10" w:rsidR="00000000" w:rsidRDefault="00000000">
      <w:pPr>
        <w:pStyle w:val="NormalWeb"/>
        <w:divId w:val="1248272479"/>
        <w:rPr>
          <w:rFonts w:ascii="Georgia" w:hAnsi="Georgia"/>
        </w:rPr>
      </w:pPr>
      <w:r>
        <w:rPr>
          <w:rFonts w:ascii="Georgia" w:hAnsi="Georgia"/>
        </w:rPr>
        <w:t>The species has been d</w:t>
      </w:r>
      <w:ins w:id="37" w:author="Jack Plummer" w:date="2022-09-29T11:53:00Z">
        <w:r w:rsidR="00A519EA">
          <w:rPr>
            <w:rFonts w:ascii="Georgia" w:hAnsi="Georgia"/>
          </w:rPr>
          <w:t>ocumented from</w:t>
        </w:r>
      </w:ins>
      <w:del w:id="38" w:author="Jack Plummer" w:date="2022-09-29T11:53:00Z">
        <w:r w:rsidDel="00A519EA">
          <w:rPr>
            <w:rFonts w:ascii="Georgia" w:hAnsi="Georgia"/>
          </w:rPr>
          <w:delText>escribed at</w:delText>
        </w:r>
      </w:del>
      <w:r>
        <w:rPr>
          <w:rFonts w:ascii="Georgia" w:hAnsi="Georgia"/>
        </w:rPr>
        <w:t xml:space="preserve"> Krabi, Phang Nga and Surat Thani provinces. The population is very small and restrict</w:t>
      </w:r>
      <w:ins w:id="39" w:author="Jack Plummer" w:date="2022-09-29T11:53:00Z">
        <w:r w:rsidR="00A519EA">
          <w:rPr>
            <w:rFonts w:ascii="Georgia" w:hAnsi="Georgia"/>
          </w:rPr>
          <w:t xml:space="preserve">ed </w:t>
        </w:r>
      </w:ins>
      <w:del w:id="40" w:author="Jack Plummer" w:date="2022-09-29T11:53:00Z">
        <w:r w:rsidDel="00A519EA">
          <w:rPr>
            <w:rFonts w:ascii="Georgia" w:hAnsi="Georgia"/>
          </w:rPr>
          <w:delText xml:space="preserve">. The population is </w:delText>
        </w:r>
      </w:del>
      <w:r>
        <w:rPr>
          <w:rFonts w:ascii="Georgia" w:hAnsi="Georgia"/>
        </w:rPr>
        <w:t>consist</w:t>
      </w:r>
      <w:ins w:id="41" w:author="Jack Plummer" w:date="2022-09-29T11:53:00Z">
        <w:r w:rsidR="00A519EA">
          <w:rPr>
            <w:rFonts w:ascii="Georgia" w:hAnsi="Georgia"/>
          </w:rPr>
          <w:t>ing</w:t>
        </w:r>
      </w:ins>
      <w:r>
        <w:rPr>
          <w:rFonts w:ascii="Georgia" w:hAnsi="Georgia"/>
        </w:rPr>
        <w:t xml:space="preserve"> of </w:t>
      </w:r>
      <w:del w:id="42" w:author="Jack Plummer" w:date="2022-09-29T11:53:00Z">
        <w:r w:rsidDel="00A519EA">
          <w:rPr>
            <w:rFonts w:ascii="Georgia" w:hAnsi="Georgia"/>
          </w:rPr>
          <w:delText xml:space="preserve">less </w:delText>
        </w:r>
      </w:del>
      <w:ins w:id="43" w:author="Jack Plummer" w:date="2022-09-29T11:53:00Z">
        <w:r w:rsidR="00A519EA">
          <w:rPr>
            <w:rFonts w:ascii="Georgia" w:hAnsi="Georgia"/>
          </w:rPr>
          <w:t>fewer</w:t>
        </w:r>
        <w:r w:rsidR="00A519EA">
          <w:rPr>
            <w:rFonts w:ascii="Georgia" w:hAnsi="Georgia"/>
          </w:rPr>
          <w:t xml:space="preserve"> </w:t>
        </w:r>
      </w:ins>
      <w:r>
        <w:rPr>
          <w:rFonts w:ascii="Georgia" w:hAnsi="Georgia"/>
        </w:rPr>
        <w:t>than 250 mature individuals. </w:t>
      </w:r>
      <w:ins w:id="44" w:author="Jack Plummer" w:date="2022-09-29T11:53:00Z">
        <w:r w:rsidR="00A519EA">
          <w:rPr>
            <w:rFonts w:ascii="Georgia" w:hAnsi="Georgia"/>
          </w:rPr>
          <w:t>It is suspected that the population trend is decreasing on account of habitat loss and degrada</w:t>
        </w:r>
      </w:ins>
      <w:ins w:id="45" w:author="Jack Plummer" w:date="2022-09-29T11:54:00Z">
        <w:r w:rsidR="00A519EA">
          <w:rPr>
            <w:rFonts w:ascii="Georgia" w:hAnsi="Georgia"/>
          </w:rPr>
          <w:t>tion.</w:t>
        </w:r>
      </w:ins>
    </w:p>
    <w:p w14:paraId="4F03D9C0" w14:textId="77777777" w:rsidR="00000000" w:rsidRDefault="00000000">
      <w:pPr>
        <w:divId w:val="1248272479"/>
        <w:rPr>
          <w:rStyle w:val="fontstyle01"/>
          <w:rFonts w:eastAsia="Times New Roman"/>
          <w:sz w:val="18"/>
          <w:szCs w:val="18"/>
        </w:rPr>
      </w:pPr>
    </w:p>
    <w:p w14:paraId="61C57736" w14:textId="77777777" w:rsidR="00000000" w:rsidRDefault="00000000">
      <w:pPr>
        <w:pStyle w:val="Heading2"/>
        <w:divId w:val="1248272479"/>
        <w:rPr>
          <w:sz w:val="27"/>
          <w:szCs w:val="27"/>
        </w:rPr>
      </w:pPr>
      <w:r>
        <w:rPr>
          <w:rFonts w:ascii="Georgia" w:eastAsia="Times New Roman" w:hAnsi="Georgia"/>
          <w:sz w:val="27"/>
          <w:szCs w:val="27"/>
        </w:rPr>
        <w:t>Population Information</w:t>
      </w:r>
    </w:p>
    <w:p w14:paraId="6F7B3200" w14:textId="77777777" w:rsidR="00000000" w:rsidRDefault="00000000">
      <w:pPr>
        <w:pStyle w:val="NormalWeb"/>
        <w:divId w:val="1248272479"/>
        <w:rPr>
          <w:rFonts w:ascii="Georgia" w:hAnsi="Georgia"/>
        </w:rPr>
      </w:pPr>
      <w:r>
        <w:rPr>
          <w:rStyle w:val="datalabel1"/>
          <w:rFonts w:ascii="Georgia" w:hAnsi="Georgia"/>
        </w:rPr>
        <w:t xml:space="preserve">Current Population Trend: </w:t>
      </w:r>
      <w:r>
        <w:rPr>
          <w:rFonts w:ascii="Georgia" w:hAnsi="Georgia"/>
        </w:rPr>
        <w:t>Decreasing</w:t>
      </w:r>
    </w:p>
    <w:p w14:paraId="643A0C9B" w14:textId="77777777" w:rsidR="00000000" w:rsidRDefault="00000000">
      <w:pPr>
        <w:pStyle w:val="NormalWeb"/>
        <w:divId w:val="1248272479"/>
        <w:rPr>
          <w:rFonts w:ascii="Georgia" w:hAnsi="Georgia"/>
        </w:rPr>
      </w:pPr>
      <w:r>
        <w:rPr>
          <w:rStyle w:val="datalabel1"/>
          <w:rFonts w:ascii="Georgia" w:hAnsi="Georgia"/>
        </w:rPr>
        <w:t>Number of mature individuals (=population size</w:t>
      </w:r>
      <w:commentRangeStart w:id="46"/>
      <w:r>
        <w:rPr>
          <w:rStyle w:val="datalabel1"/>
          <w:rFonts w:ascii="Georgia" w:hAnsi="Georgia"/>
        </w:rPr>
        <w:t xml:space="preserve">): </w:t>
      </w:r>
      <w:r>
        <w:rPr>
          <w:rFonts w:ascii="Georgia" w:hAnsi="Georgia"/>
        </w:rPr>
        <w:t>50-249</w:t>
      </w:r>
      <w:commentRangeEnd w:id="46"/>
      <w:r w:rsidR="00015A90">
        <w:rPr>
          <w:rStyle w:val="CommentReference"/>
        </w:rPr>
        <w:commentReference w:id="46"/>
      </w:r>
    </w:p>
    <w:p w14:paraId="220271A6" w14:textId="77777777" w:rsidR="00000000" w:rsidRDefault="00000000">
      <w:pPr>
        <w:pStyle w:val="Heading1"/>
        <w:divId w:val="594637031"/>
        <w:rPr>
          <w:rFonts w:ascii="Georgia" w:eastAsia="Times New Roman" w:hAnsi="Georgia"/>
          <w:sz w:val="29"/>
          <w:szCs w:val="29"/>
        </w:rPr>
      </w:pPr>
      <w:r>
        <w:rPr>
          <w:rFonts w:ascii="Georgia" w:eastAsia="Times New Roman" w:hAnsi="Georgia"/>
          <w:sz w:val="29"/>
          <w:szCs w:val="29"/>
        </w:rPr>
        <w:t>Habitats and Ecology</w:t>
      </w:r>
    </w:p>
    <w:p w14:paraId="52CEB0E4" w14:textId="77777777" w:rsidR="00000000" w:rsidRDefault="00000000">
      <w:pPr>
        <w:pStyle w:val="NormalWeb"/>
        <w:divId w:val="594637031"/>
        <w:rPr>
          <w:rFonts w:ascii="Georgia" w:hAnsi="Georgia"/>
        </w:rPr>
      </w:pPr>
      <w:commentRangeStart w:id="47"/>
      <w:r>
        <w:rPr>
          <w:rFonts w:ascii="Georgia" w:hAnsi="Georgia"/>
        </w:rPr>
        <w:t xml:space="preserve">This species </w:t>
      </w:r>
      <w:commentRangeEnd w:id="47"/>
      <w:r w:rsidR="00015A90">
        <w:rPr>
          <w:rStyle w:val="CommentReference"/>
        </w:rPr>
        <w:commentReference w:id="47"/>
      </w:r>
      <w:r>
        <w:rPr>
          <w:rFonts w:ascii="Georgia" w:hAnsi="Georgia"/>
        </w:rPr>
        <w:t>is found in open sun on limestone cliffs.</w:t>
      </w:r>
    </w:p>
    <w:p w14:paraId="5E64EE86" w14:textId="77777777" w:rsidR="00000000" w:rsidRDefault="00000000">
      <w:pPr>
        <w:pStyle w:val="Heading2"/>
        <w:divId w:val="594637031"/>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6AF89CFC" w14:textId="77777777">
        <w:trPr>
          <w:divId w:val="594637031"/>
          <w:tblCellSpacing w:w="15" w:type="dxa"/>
        </w:trPr>
        <w:tc>
          <w:tcPr>
            <w:tcW w:w="0" w:type="auto"/>
            <w:tcBorders>
              <w:bottom w:val="single" w:sz="6" w:space="0" w:color="000000"/>
            </w:tcBorders>
            <w:shd w:val="clear" w:color="auto" w:fill="BBBBBB"/>
            <w:vAlign w:val="center"/>
            <w:hideMark/>
          </w:tcPr>
          <w:p w14:paraId="611F606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0BC1FB1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2BCAEA5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28BDF0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5FB1837D" w14:textId="77777777">
        <w:trPr>
          <w:divId w:val="594637031"/>
          <w:tblCellSpacing w:w="15" w:type="dxa"/>
        </w:trPr>
        <w:tc>
          <w:tcPr>
            <w:tcW w:w="0" w:type="auto"/>
            <w:tcBorders>
              <w:bottom w:val="single" w:sz="6" w:space="0" w:color="CCCCCC"/>
            </w:tcBorders>
            <w:vAlign w:val="center"/>
            <w:hideMark/>
          </w:tcPr>
          <w:p w14:paraId="5EAB504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6D33A0D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70AD306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F273F3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380E3012" w14:textId="77777777" w:rsidR="00000000" w:rsidRDefault="00000000">
      <w:pPr>
        <w:pStyle w:val="Heading2"/>
        <w:divId w:val="594637031"/>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64"/>
        <w:gridCol w:w="1473"/>
        <w:gridCol w:w="4673"/>
      </w:tblGrid>
      <w:tr w:rsidR="00015A90" w14:paraId="11BF16C5" w14:textId="77777777">
        <w:trPr>
          <w:divId w:val="594637031"/>
          <w:tblCellSpacing w:w="15" w:type="dxa"/>
        </w:trPr>
        <w:tc>
          <w:tcPr>
            <w:tcW w:w="0" w:type="auto"/>
            <w:tcBorders>
              <w:bottom w:val="single" w:sz="6" w:space="0" w:color="000000"/>
            </w:tcBorders>
            <w:shd w:val="clear" w:color="auto" w:fill="BBBBBB"/>
            <w:vAlign w:val="center"/>
            <w:hideMark/>
          </w:tcPr>
          <w:p w14:paraId="1356FE5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0B67A38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21FA133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15A90" w14:paraId="210C605E" w14:textId="77777777">
        <w:trPr>
          <w:divId w:val="594637031"/>
          <w:tblCellSpacing w:w="15" w:type="dxa"/>
        </w:trPr>
        <w:tc>
          <w:tcPr>
            <w:tcW w:w="0" w:type="auto"/>
            <w:vAlign w:val="center"/>
            <w:hideMark/>
          </w:tcPr>
          <w:p w14:paraId="6AD9407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B8BA260" w14:textId="16D1491E" w:rsidR="00000000" w:rsidRDefault="00000000">
            <w:pPr>
              <w:spacing w:after="75"/>
              <w:rPr>
                <w:rFonts w:ascii="Georgia" w:eastAsia="Times New Roman" w:hAnsi="Georgia"/>
                <w:sz w:val="18"/>
                <w:szCs w:val="18"/>
              </w:rPr>
            </w:pPr>
            <w:del w:id="48" w:author="Jack Plummer" w:date="2022-09-29T11:55:00Z">
              <w:r w:rsidDel="00015A90">
                <w:rPr>
                  <w:rFonts w:ascii="Georgia" w:eastAsia="Times New Roman" w:hAnsi="Georgia"/>
                  <w:sz w:val="18"/>
                  <w:szCs w:val="18"/>
                </w:rPr>
                <w:delText>Observed</w:delText>
              </w:r>
            </w:del>
            <w:ins w:id="49" w:author="Jack Plummer" w:date="2022-09-29T11:55:00Z">
              <w:r w:rsidR="00015A90">
                <w:rPr>
                  <w:rFonts w:ascii="Georgia" w:eastAsia="Times New Roman" w:hAnsi="Georgia"/>
                  <w:sz w:val="18"/>
                  <w:szCs w:val="18"/>
                </w:rPr>
                <w:t>Inferred</w:t>
              </w:r>
            </w:ins>
          </w:p>
        </w:tc>
        <w:tc>
          <w:tcPr>
            <w:tcW w:w="0" w:type="auto"/>
            <w:vAlign w:val="center"/>
            <w:hideMark/>
          </w:tcPr>
          <w:p w14:paraId="26E101BC" w14:textId="665048DF" w:rsidR="00000000" w:rsidRDefault="00015A90">
            <w:pPr>
              <w:spacing w:after="75"/>
              <w:rPr>
                <w:rFonts w:ascii="Georgia" w:eastAsia="Times New Roman" w:hAnsi="Georgia"/>
                <w:sz w:val="18"/>
                <w:szCs w:val="18"/>
              </w:rPr>
            </w:pPr>
            <w:ins w:id="50" w:author="Jack Plummer" w:date="2022-09-29T11:55:00Z">
              <w:r>
                <w:rPr>
                  <w:rFonts w:ascii="Georgia" w:eastAsia="Times New Roman" w:hAnsi="Georgia"/>
                  <w:sz w:val="18"/>
                  <w:szCs w:val="18"/>
                </w:rPr>
                <w:t>A continuing decline in habitat area, extent and quality is bei</w:t>
              </w:r>
            </w:ins>
            <w:ins w:id="51" w:author="Jack Plummer" w:date="2022-09-29T11:56:00Z">
              <w:r>
                <w:rPr>
                  <w:rFonts w:ascii="Georgia" w:eastAsia="Times New Roman" w:hAnsi="Georgia"/>
                  <w:sz w:val="18"/>
                  <w:szCs w:val="18"/>
                </w:rPr>
                <w:t>ng driven by tourism activity and expansion of agricultural areas.</w:t>
              </w:r>
            </w:ins>
            <w:del w:id="52" w:author="Jack Plummer" w:date="2022-09-29T11:55:00Z">
              <w:r w:rsidR="00000000" w:rsidDel="00015A90">
                <w:rPr>
                  <w:rFonts w:ascii="Georgia" w:eastAsia="Times New Roman" w:hAnsi="Georgia"/>
                  <w:sz w:val="18"/>
                  <w:szCs w:val="18"/>
                </w:rPr>
                <w:delText>-</w:delText>
              </w:r>
            </w:del>
          </w:p>
        </w:tc>
      </w:tr>
    </w:tbl>
    <w:p w14:paraId="72D9AC2B" w14:textId="77777777" w:rsidR="00000000" w:rsidRDefault="00000000">
      <w:pPr>
        <w:pStyle w:val="Heading2"/>
        <w:divId w:val="594637031"/>
        <w:rPr>
          <w:rFonts w:ascii="Georgia" w:eastAsia="Times New Roman" w:hAnsi="Georgia"/>
          <w:sz w:val="27"/>
          <w:szCs w:val="27"/>
        </w:rPr>
      </w:pPr>
      <w:r>
        <w:rPr>
          <w:rFonts w:ascii="Georgia" w:eastAsia="Times New Roman" w:hAnsi="Georgia"/>
          <w:sz w:val="27"/>
          <w:szCs w:val="27"/>
        </w:rPr>
        <w:t>Systems</w:t>
      </w:r>
    </w:p>
    <w:p w14:paraId="23AEEC67" w14:textId="77777777" w:rsidR="00000000" w:rsidRDefault="00000000">
      <w:pPr>
        <w:pStyle w:val="NormalWeb"/>
        <w:divId w:val="594637031"/>
        <w:rPr>
          <w:rFonts w:ascii="Georgia" w:hAnsi="Georgia"/>
        </w:rPr>
      </w:pPr>
      <w:r>
        <w:rPr>
          <w:rStyle w:val="datalabel1"/>
          <w:rFonts w:ascii="Georgia" w:hAnsi="Georgia"/>
        </w:rPr>
        <w:t xml:space="preserve">System: </w:t>
      </w:r>
      <w:r>
        <w:rPr>
          <w:rFonts w:ascii="Georgia" w:hAnsi="Georgia"/>
        </w:rPr>
        <w:t>Terrestrial</w:t>
      </w:r>
    </w:p>
    <w:p w14:paraId="08AFEBC9" w14:textId="77777777" w:rsidR="00000000" w:rsidRDefault="00000000">
      <w:pPr>
        <w:pStyle w:val="Heading2"/>
        <w:divId w:val="594637031"/>
        <w:rPr>
          <w:rFonts w:ascii="Georgia" w:eastAsia="Times New Roman" w:hAnsi="Georgia"/>
          <w:sz w:val="27"/>
          <w:szCs w:val="27"/>
        </w:rPr>
      </w:pPr>
      <w:r>
        <w:rPr>
          <w:rFonts w:ascii="Georgia" w:eastAsia="Times New Roman" w:hAnsi="Georgia"/>
          <w:sz w:val="27"/>
          <w:szCs w:val="27"/>
        </w:rPr>
        <w:lastRenderedPageBreak/>
        <w:t>Plant / Fungi Specific</w:t>
      </w:r>
    </w:p>
    <w:p w14:paraId="5FF5329E" w14:textId="77777777" w:rsidR="00000000" w:rsidRDefault="00000000">
      <w:pPr>
        <w:pStyle w:val="NormalWeb"/>
        <w:divId w:val="594637031"/>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11C460F4" w14:textId="77777777">
        <w:trPr>
          <w:divId w:val="594637031"/>
          <w:tblCellSpacing w:w="15" w:type="dxa"/>
        </w:trPr>
        <w:tc>
          <w:tcPr>
            <w:tcW w:w="0" w:type="auto"/>
            <w:tcBorders>
              <w:bottom w:val="single" w:sz="6" w:space="0" w:color="000000"/>
            </w:tcBorders>
            <w:shd w:val="clear" w:color="auto" w:fill="BBBBBB"/>
            <w:vAlign w:val="center"/>
            <w:hideMark/>
          </w:tcPr>
          <w:p w14:paraId="5CA3C4D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59386EEA" w14:textId="77777777">
        <w:trPr>
          <w:divId w:val="594637031"/>
          <w:tblCellSpacing w:w="15" w:type="dxa"/>
        </w:trPr>
        <w:tc>
          <w:tcPr>
            <w:tcW w:w="0" w:type="auto"/>
            <w:tcBorders>
              <w:bottom w:val="single" w:sz="6" w:space="0" w:color="CCCCCC"/>
            </w:tcBorders>
            <w:vAlign w:val="center"/>
            <w:hideMark/>
          </w:tcPr>
          <w:p w14:paraId="35C81E2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6503F72C" w14:textId="77777777" w:rsidR="00000000" w:rsidRDefault="00000000">
      <w:pPr>
        <w:pStyle w:val="Heading1"/>
        <w:divId w:val="1813214889"/>
        <w:rPr>
          <w:rFonts w:ascii="Georgia" w:eastAsia="Times New Roman" w:hAnsi="Georgia"/>
          <w:sz w:val="29"/>
          <w:szCs w:val="29"/>
        </w:rPr>
      </w:pPr>
      <w:r>
        <w:rPr>
          <w:rFonts w:ascii="Georgia" w:eastAsia="Times New Roman" w:hAnsi="Georgia"/>
          <w:sz w:val="29"/>
          <w:szCs w:val="29"/>
        </w:rPr>
        <w:t>Use and Trade</w:t>
      </w:r>
    </w:p>
    <w:p w14:paraId="642E4FF6" w14:textId="77777777" w:rsidR="00000000" w:rsidRDefault="00000000">
      <w:pPr>
        <w:pStyle w:val="Heading2"/>
        <w:divId w:val="1813214889"/>
        <w:rPr>
          <w:rFonts w:ascii="Georgia" w:eastAsia="Times New Roman" w:hAnsi="Georgia"/>
          <w:sz w:val="27"/>
          <w:szCs w:val="27"/>
        </w:rPr>
      </w:pPr>
      <w:r>
        <w:rPr>
          <w:rFonts w:ascii="Georgia" w:eastAsia="Times New Roman" w:hAnsi="Georgia"/>
          <w:sz w:val="27"/>
          <w:szCs w:val="27"/>
        </w:rPr>
        <w:t>General Use and Trade Information</w:t>
      </w:r>
    </w:p>
    <w:p w14:paraId="5FBE8FAB" w14:textId="53F01F9F" w:rsidR="00000000" w:rsidRDefault="00000000">
      <w:pPr>
        <w:pStyle w:val="NormalWeb"/>
        <w:divId w:val="1813214889"/>
        <w:rPr>
          <w:ins w:id="53" w:author="Jack Plummer" w:date="2022-09-29T11:56:00Z"/>
          <w:rFonts w:ascii="Georgia" w:hAnsi="Georgia"/>
        </w:rPr>
      </w:pPr>
      <w:r>
        <w:rPr>
          <w:rStyle w:val="datalabel1"/>
          <w:rFonts w:ascii="Georgia" w:hAnsi="Georgia"/>
        </w:rPr>
        <w:t xml:space="preserve">Species not utilized: </w:t>
      </w:r>
      <w:r>
        <w:rPr>
          <w:rFonts w:ascii="Georgia" w:hAnsi="Georgia"/>
        </w:rPr>
        <w:t>true</w:t>
      </w:r>
    </w:p>
    <w:p w14:paraId="3DF9F94B" w14:textId="7D073FF8" w:rsidR="00015A90" w:rsidRDefault="00015A90">
      <w:pPr>
        <w:pStyle w:val="NormalWeb"/>
        <w:divId w:val="1813214889"/>
        <w:rPr>
          <w:rFonts w:ascii="Georgia" w:hAnsi="Georgia"/>
        </w:rPr>
      </w:pPr>
      <w:ins w:id="54" w:author="Jack Plummer" w:date="2022-09-29T11:56:00Z">
        <w:r>
          <w:rPr>
            <w:rFonts w:ascii="Georgia" w:hAnsi="Georgia"/>
          </w:rPr>
          <w:t>This species is not known to be utilised.</w:t>
        </w:r>
      </w:ins>
    </w:p>
    <w:p w14:paraId="2C9A8444" w14:textId="77777777" w:rsidR="00000000" w:rsidRDefault="00000000">
      <w:pPr>
        <w:pStyle w:val="Heading2"/>
        <w:divId w:val="1813214889"/>
        <w:rPr>
          <w:rFonts w:ascii="Georgia" w:eastAsia="Times New Roman" w:hAnsi="Georgia"/>
          <w:sz w:val="27"/>
          <w:szCs w:val="27"/>
        </w:rPr>
      </w:pPr>
      <w:r>
        <w:rPr>
          <w:rFonts w:ascii="Georgia" w:eastAsia="Times New Roman" w:hAnsi="Georgia"/>
          <w:sz w:val="27"/>
          <w:szCs w:val="27"/>
        </w:rPr>
        <w:t>Non- Consumptive Use</w:t>
      </w:r>
    </w:p>
    <w:p w14:paraId="3ED0E2D2" w14:textId="65112493" w:rsidR="00000000" w:rsidRDefault="00000000">
      <w:pPr>
        <w:pStyle w:val="NormalWeb"/>
        <w:divId w:val="1813214889"/>
        <w:rPr>
          <w:rFonts w:ascii="Georgia" w:hAnsi="Georgia"/>
        </w:rPr>
      </w:pPr>
      <w:r>
        <w:rPr>
          <w:rStyle w:val="datalabel1"/>
          <w:rFonts w:ascii="Georgia" w:hAnsi="Georgia"/>
        </w:rPr>
        <w:t xml:space="preserve">Non-consumptive use of the </w:t>
      </w:r>
      <w:commentRangeStart w:id="55"/>
      <w:r>
        <w:rPr>
          <w:rStyle w:val="datalabel1"/>
          <w:rFonts w:ascii="Georgia" w:hAnsi="Georgia"/>
        </w:rPr>
        <w:t xml:space="preserve">species? </w:t>
      </w:r>
      <w:r>
        <w:rPr>
          <w:rFonts w:ascii="Georgia" w:hAnsi="Georgia"/>
        </w:rPr>
        <w:t>true</w:t>
      </w:r>
      <w:commentRangeEnd w:id="55"/>
      <w:r w:rsidR="00015A90">
        <w:rPr>
          <w:rStyle w:val="CommentReference"/>
        </w:rPr>
        <w:commentReference w:id="55"/>
      </w:r>
      <w:ins w:id="56" w:author="Jack Plummer" w:date="2022-09-29T11:56:00Z">
        <w:r w:rsidR="00015A90">
          <w:rPr>
            <w:rFonts w:ascii="Georgia" w:hAnsi="Georgia"/>
          </w:rPr>
          <w:t>R</w:t>
        </w:r>
      </w:ins>
    </w:p>
    <w:p w14:paraId="6E9A5C04" w14:textId="77777777" w:rsidR="00000000" w:rsidRDefault="00000000">
      <w:pPr>
        <w:pStyle w:val="Heading1"/>
        <w:divId w:val="582253319"/>
        <w:rPr>
          <w:rFonts w:ascii="Georgia" w:eastAsia="Times New Roman" w:hAnsi="Georgia"/>
          <w:sz w:val="29"/>
          <w:szCs w:val="29"/>
        </w:rPr>
      </w:pPr>
      <w:r>
        <w:rPr>
          <w:rFonts w:ascii="Georgia" w:eastAsia="Times New Roman" w:hAnsi="Georgia"/>
          <w:sz w:val="29"/>
          <w:szCs w:val="29"/>
        </w:rPr>
        <w:t>Threats</w:t>
      </w:r>
    </w:p>
    <w:p w14:paraId="32C8FB77" w14:textId="19A3A8D4" w:rsidR="00000000" w:rsidRDefault="00000000">
      <w:pPr>
        <w:pStyle w:val="NormalWeb"/>
        <w:divId w:val="582253319"/>
        <w:rPr>
          <w:rFonts w:ascii="Georgia" w:hAnsi="Georgia"/>
        </w:rPr>
      </w:pPr>
      <w:del w:id="57" w:author="Jack Plummer" w:date="2022-09-29T11:57:00Z">
        <w:r w:rsidDel="00015A90">
          <w:rPr>
            <w:rFonts w:ascii="Georgia" w:hAnsi="Georgia"/>
          </w:rPr>
          <w:delText>This species is very restricted distribution. </w:delText>
        </w:r>
      </w:del>
      <w:r>
        <w:rPr>
          <w:rFonts w:ascii="Georgia" w:hAnsi="Georgia"/>
        </w:rPr>
        <w:t>Although</w:t>
      </w:r>
      <w:ins w:id="58" w:author="Jack Plummer" w:date="2022-09-29T11:57:00Z">
        <w:r w:rsidR="00015A90">
          <w:rPr>
            <w:rFonts w:ascii="Georgia" w:hAnsi="Georgia"/>
          </w:rPr>
          <w:t xml:space="preserve"> </w:t>
        </w:r>
      </w:ins>
      <w:del w:id="59" w:author="Jack Plummer" w:date="2022-09-29T11:57:00Z">
        <w:r w:rsidDel="00015A90">
          <w:rPr>
            <w:rFonts w:ascii="Georgia" w:hAnsi="Georgia"/>
          </w:rPr>
          <w:delText xml:space="preserve">, </w:delText>
        </w:r>
      </w:del>
      <w:r>
        <w:rPr>
          <w:rFonts w:ascii="Georgia" w:hAnsi="Georgia"/>
        </w:rPr>
        <w:t>this species has been documented from protected areas</w:t>
      </w:r>
      <w:ins w:id="60" w:author="Jack Plummer" w:date="2022-09-29T11:57:00Z">
        <w:r w:rsidR="00015A90">
          <w:rPr>
            <w:rFonts w:ascii="Georgia" w:hAnsi="Georgia"/>
          </w:rPr>
          <w:t xml:space="preserve">, </w:t>
        </w:r>
      </w:ins>
      <w:del w:id="61" w:author="Jack Plummer" w:date="2022-09-29T11:57:00Z">
        <w:r w:rsidDel="00015A90">
          <w:rPr>
            <w:rFonts w:ascii="Georgia" w:hAnsi="Georgia"/>
          </w:rPr>
          <w:delText xml:space="preserve"> but </w:delText>
        </w:r>
      </w:del>
      <w:r>
        <w:rPr>
          <w:rFonts w:ascii="Georgia" w:hAnsi="Georgia"/>
        </w:rPr>
        <w:t xml:space="preserve">the population at Klong Phanom National Park </w:t>
      </w:r>
      <w:del w:id="62" w:author="Jack Plummer" w:date="2022-09-29T11:57:00Z">
        <w:r w:rsidDel="00015A90">
          <w:rPr>
            <w:rFonts w:ascii="Georgia" w:hAnsi="Georgia"/>
          </w:rPr>
          <w:delText>is </w:delText>
        </w:r>
      </w:del>
      <w:ins w:id="63" w:author="Jack Plummer" w:date="2022-09-29T11:57:00Z">
        <w:r w:rsidR="00015A90">
          <w:rPr>
            <w:rFonts w:ascii="Georgia" w:hAnsi="Georgia"/>
          </w:rPr>
          <w:t>occurs</w:t>
        </w:r>
        <w:r w:rsidR="00015A90">
          <w:rPr>
            <w:rFonts w:ascii="Georgia" w:hAnsi="Georgia"/>
          </w:rPr>
          <w:t> </w:t>
        </w:r>
      </w:ins>
      <w:r>
        <w:rPr>
          <w:rFonts w:ascii="Georgia" w:hAnsi="Georgia"/>
        </w:rPr>
        <w:t xml:space="preserve">right on the edge of the protected area. </w:t>
      </w:r>
      <w:del w:id="64" w:author="Jack Plummer" w:date="2022-09-29T11:57:00Z">
        <w:r w:rsidDel="00015A90">
          <w:rPr>
            <w:rFonts w:ascii="Georgia" w:hAnsi="Georgia"/>
          </w:rPr>
          <w:delText>So, the</w:delText>
        </w:r>
      </w:del>
      <w:ins w:id="65" w:author="Jack Plummer" w:date="2022-09-29T11:57:00Z">
        <w:r w:rsidR="00015A90">
          <w:rPr>
            <w:rFonts w:ascii="Georgia" w:hAnsi="Georgia"/>
          </w:rPr>
          <w:t>and is therefore susceptible to the expansion of</w:t>
        </w:r>
      </w:ins>
      <w:r>
        <w:rPr>
          <w:rFonts w:ascii="Georgia" w:hAnsi="Georgia"/>
        </w:rPr>
        <w:t xml:space="preserve"> agricultural areas</w:t>
      </w:r>
      <w:ins w:id="66" w:author="Jack Plummer" w:date="2022-09-29T11:57:00Z">
        <w:r w:rsidR="00015A90">
          <w:rPr>
            <w:rFonts w:ascii="Georgia" w:hAnsi="Georgia"/>
          </w:rPr>
          <w:t>. The species is also threatened by tourism activity in the vicinity of collection sites</w:t>
        </w:r>
      </w:ins>
      <w:del w:id="67" w:author="Jack Plummer" w:date="2022-09-29T11:57:00Z">
        <w:r w:rsidDel="00015A90">
          <w:rPr>
            <w:rFonts w:ascii="Georgia" w:hAnsi="Georgia"/>
          </w:rPr>
          <w:delText xml:space="preserve"> are an ongoing threat to this species</w:delText>
        </w:r>
      </w:del>
      <w:r>
        <w:rPr>
          <w:rFonts w:ascii="Georgia" w:hAnsi="Georgia"/>
        </w:rPr>
        <w:t>.</w:t>
      </w:r>
    </w:p>
    <w:p w14:paraId="6363E15D" w14:textId="77777777" w:rsidR="00000000" w:rsidRDefault="00000000">
      <w:pPr>
        <w:pStyle w:val="Heading2"/>
        <w:divId w:val="582253319"/>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23"/>
        <w:gridCol w:w="740"/>
        <w:gridCol w:w="842"/>
        <w:gridCol w:w="842"/>
        <w:gridCol w:w="1163"/>
      </w:tblGrid>
      <w:tr w:rsidR="00000000" w14:paraId="63ED5ECC" w14:textId="77777777">
        <w:trPr>
          <w:divId w:val="582253319"/>
          <w:tblCellSpacing w:w="15" w:type="dxa"/>
        </w:trPr>
        <w:tc>
          <w:tcPr>
            <w:tcW w:w="0" w:type="auto"/>
            <w:tcBorders>
              <w:bottom w:val="single" w:sz="6" w:space="0" w:color="000000"/>
            </w:tcBorders>
            <w:shd w:val="clear" w:color="auto" w:fill="BBBBBB"/>
            <w:vAlign w:val="center"/>
            <w:hideMark/>
          </w:tcPr>
          <w:p w14:paraId="09C9A48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17B9663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E926AE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121ADDA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2BB5438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5EC4A610" w14:textId="77777777">
        <w:trPr>
          <w:divId w:val="582253319"/>
          <w:tblCellSpacing w:w="15" w:type="dxa"/>
        </w:trPr>
        <w:tc>
          <w:tcPr>
            <w:tcW w:w="0" w:type="auto"/>
            <w:vAlign w:val="center"/>
            <w:hideMark/>
          </w:tcPr>
          <w:p w14:paraId="245AAB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45721CD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5C998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1E7C27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31D1BE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506055A9" w14:textId="77777777">
        <w:trPr>
          <w:divId w:val="582253319"/>
          <w:tblCellSpacing w:w="15" w:type="dxa"/>
        </w:trPr>
        <w:tc>
          <w:tcPr>
            <w:tcW w:w="0" w:type="auto"/>
            <w:vAlign w:val="center"/>
            <w:hideMark/>
          </w:tcPr>
          <w:p w14:paraId="3923ADA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28C97A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45EAF4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F783E7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3005F9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19F983D6" w14:textId="77777777">
        <w:trPr>
          <w:divId w:val="582253319"/>
          <w:tblCellSpacing w:w="15" w:type="dxa"/>
        </w:trPr>
        <w:tc>
          <w:tcPr>
            <w:tcW w:w="0" w:type="auto"/>
            <w:vAlign w:val="center"/>
            <w:hideMark/>
          </w:tcPr>
          <w:p w14:paraId="1AC30F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4836C34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7EE0E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2A0B63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A7B5F0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14436FA1" w14:textId="77777777" w:rsidR="00000000" w:rsidRDefault="00000000">
      <w:pPr>
        <w:pStyle w:val="Heading1"/>
        <w:divId w:val="333267062"/>
        <w:rPr>
          <w:rFonts w:ascii="Georgia" w:eastAsia="Times New Roman" w:hAnsi="Georgia"/>
          <w:sz w:val="29"/>
          <w:szCs w:val="29"/>
        </w:rPr>
      </w:pPr>
      <w:r>
        <w:rPr>
          <w:rFonts w:ascii="Georgia" w:eastAsia="Times New Roman" w:hAnsi="Georgia"/>
          <w:sz w:val="29"/>
          <w:szCs w:val="29"/>
        </w:rPr>
        <w:t>Conservation</w:t>
      </w:r>
    </w:p>
    <w:p w14:paraId="7A1E2084" w14:textId="62012A73" w:rsidR="00000000" w:rsidRDefault="00000000">
      <w:pPr>
        <w:pStyle w:val="NormalWeb"/>
        <w:divId w:val="333267062"/>
        <w:rPr>
          <w:rFonts w:ascii="Georgia" w:hAnsi="Georgia"/>
        </w:rPr>
      </w:pPr>
      <w:r>
        <w:rPr>
          <w:rFonts w:ascii="Georgia" w:hAnsi="Georgia"/>
        </w:rPr>
        <w:t xml:space="preserve">This species is not known to be represented in </w:t>
      </w:r>
      <w:r>
        <w:rPr>
          <w:rStyle w:val="Emphasis"/>
          <w:rFonts w:ascii="Georgia" w:hAnsi="Georgia"/>
        </w:rPr>
        <w:t xml:space="preserve">ex situ </w:t>
      </w:r>
      <w:r>
        <w:rPr>
          <w:rFonts w:ascii="Georgia" w:hAnsi="Georgia"/>
        </w:rPr>
        <w:t>conservation in botanic gardens or gene bank</w:t>
      </w:r>
      <w:del w:id="68" w:author="Jack Plummer" w:date="2022-09-29T11:58:00Z">
        <w:r w:rsidDel="00015A90">
          <w:rPr>
            <w:rFonts w:ascii="Georgia" w:hAnsi="Georgia"/>
          </w:rPr>
          <w:delText>.</w:delText>
        </w:r>
      </w:del>
      <w:r>
        <w:rPr>
          <w:rFonts w:ascii="Georgia" w:hAnsi="Georgia"/>
        </w:rPr>
        <w:t xml:space="preserve"> (BGCI 2022, Genesys 2022). This species has been recorded from protected areas across its range. 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70D26E86" w14:textId="77777777" w:rsidR="00000000" w:rsidRDefault="00000000">
      <w:pPr>
        <w:pStyle w:val="Heading2"/>
        <w:divId w:val="333267062"/>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000000" w14:paraId="3CFA057D" w14:textId="77777777">
        <w:trPr>
          <w:divId w:val="333267062"/>
          <w:tblCellSpacing w:w="15" w:type="dxa"/>
        </w:trPr>
        <w:tc>
          <w:tcPr>
            <w:tcW w:w="0" w:type="auto"/>
            <w:tcBorders>
              <w:bottom w:val="single" w:sz="6" w:space="0" w:color="000000"/>
            </w:tcBorders>
            <w:shd w:val="clear" w:color="auto" w:fill="BBBBBB"/>
            <w:vAlign w:val="center"/>
            <w:hideMark/>
          </w:tcPr>
          <w:p w14:paraId="53E6ED3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5D27050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64C58A7" w14:textId="77777777">
        <w:trPr>
          <w:divId w:val="333267062"/>
          <w:tblCellSpacing w:w="15" w:type="dxa"/>
        </w:trPr>
        <w:tc>
          <w:tcPr>
            <w:tcW w:w="0" w:type="auto"/>
            <w:vAlign w:val="center"/>
            <w:hideMark/>
          </w:tcPr>
          <w:p w14:paraId="5EB15B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 over part of range</w:t>
            </w:r>
          </w:p>
        </w:tc>
        <w:tc>
          <w:tcPr>
            <w:tcW w:w="0" w:type="auto"/>
            <w:vAlign w:val="center"/>
            <w:hideMark/>
          </w:tcPr>
          <w:p w14:paraId="551449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9F1BE0F" w14:textId="77777777" w:rsidR="00000000" w:rsidRDefault="00000000">
      <w:pPr>
        <w:divId w:val="33326706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67F76E8F" w14:textId="77777777">
        <w:trPr>
          <w:divId w:val="333267062"/>
          <w:tblCellSpacing w:w="15" w:type="dxa"/>
        </w:trPr>
        <w:tc>
          <w:tcPr>
            <w:tcW w:w="0" w:type="auto"/>
            <w:tcBorders>
              <w:bottom w:val="single" w:sz="6" w:space="0" w:color="000000"/>
            </w:tcBorders>
            <w:shd w:val="clear" w:color="auto" w:fill="BBBBBB"/>
            <w:vAlign w:val="center"/>
            <w:hideMark/>
          </w:tcPr>
          <w:p w14:paraId="0A15128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Occur in at least one PA</w:t>
            </w:r>
          </w:p>
        </w:tc>
        <w:tc>
          <w:tcPr>
            <w:tcW w:w="0" w:type="auto"/>
            <w:tcBorders>
              <w:bottom w:val="single" w:sz="6" w:space="0" w:color="000000"/>
            </w:tcBorders>
            <w:shd w:val="clear" w:color="auto" w:fill="BBBBBB"/>
            <w:vAlign w:val="center"/>
            <w:hideMark/>
          </w:tcPr>
          <w:p w14:paraId="6575818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047D66B" w14:textId="77777777">
        <w:trPr>
          <w:divId w:val="333267062"/>
          <w:tblCellSpacing w:w="15" w:type="dxa"/>
        </w:trPr>
        <w:tc>
          <w:tcPr>
            <w:tcW w:w="0" w:type="auto"/>
            <w:vAlign w:val="center"/>
            <w:hideMark/>
          </w:tcPr>
          <w:p w14:paraId="1A59659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29A9B6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EF99C37" w14:textId="77777777" w:rsidR="00000000" w:rsidRDefault="00000000">
      <w:pPr>
        <w:divId w:val="33326706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30"/>
      </w:tblGrid>
      <w:tr w:rsidR="00000000" w14:paraId="1EBAC2FE" w14:textId="77777777">
        <w:trPr>
          <w:divId w:val="333267062"/>
          <w:tblCellSpacing w:w="15" w:type="dxa"/>
        </w:trPr>
        <w:tc>
          <w:tcPr>
            <w:tcW w:w="0" w:type="auto"/>
            <w:tcBorders>
              <w:bottom w:val="single" w:sz="6" w:space="0" w:color="000000"/>
            </w:tcBorders>
            <w:shd w:val="clear" w:color="auto" w:fill="BBBBBB"/>
            <w:vAlign w:val="center"/>
            <w:hideMark/>
          </w:tcPr>
          <w:p w14:paraId="58EABF8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40C3485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27890E6" w14:textId="77777777">
        <w:trPr>
          <w:divId w:val="333267062"/>
          <w:tblCellSpacing w:w="15" w:type="dxa"/>
        </w:trPr>
        <w:tc>
          <w:tcPr>
            <w:tcW w:w="0" w:type="auto"/>
            <w:vAlign w:val="center"/>
            <w:hideMark/>
          </w:tcPr>
          <w:p w14:paraId="7DD74324" w14:textId="77777777" w:rsidR="00000000" w:rsidRDefault="00000000">
            <w:pPr>
              <w:spacing w:after="75"/>
              <w:rPr>
                <w:rFonts w:ascii="Georgia" w:eastAsia="Times New Roman" w:hAnsi="Georgia"/>
                <w:sz w:val="18"/>
                <w:szCs w:val="18"/>
              </w:rPr>
            </w:pPr>
            <w:commentRangeStart w:id="69"/>
            <w:r>
              <w:rPr>
                <w:rFonts w:ascii="Georgia" w:eastAsia="Times New Roman" w:hAnsi="Georgia"/>
                <w:sz w:val="18"/>
                <w:szCs w:val="18"/>
              </w:rPr>
              <w:t>Yes</w:t>
            </w:r>
            <w:commentRangeEnd w:id="69"/>
            <w:r w:rsidR="00015A90">
              <w:rPr>
                <w:rStyle w:val="CommentReference"/>
              </w:rPr>
              <w:commentReference w:id="69"/>
            </w:r>
          </w:p>
        </w:tc>
        <w:tc>
          <w:tcPr>
            <w:tcW w:w="0" w:type="auto"/>
            <w:vAlign w:val="center"/>
            <w:hideMark/>
          </w:tcPr>
          <w:p w14:paraId="4637B71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65BBEB1" w14:textId="77777777" w:rsidR="00000000" w:rsidRDefault="00000000">
      <w:pPr>
        <w:pStyle w:val="Heading2"/>
        <w:divId w:val="333267062"/>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17DBC9DB" w14:textId="77777777">
        <w:trPr>
          <w:divId w:val="333267062"/>
          <w:tblCellSpacing w:w="15" w:type="dxa"/>
        </w:trPr>
        <w:tc>
          <w:tcPr>
            <w:tcW w:w="0" w:type="auto"/>
            <w:tcBorders>
              <w:bottom w:val="single" w:sz="6" w:space="0" w:color="000000"/>
            </w:tcBorders>
            <w:shd w:val="clear" w:color="auto" w:fill="BBBBBB"/>
            <w:vAlign w:val="center"/>
            <w:hideMark/>
          </w:tcPr>
          <w:p w14:paraId="48AF5EC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AD4916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0125780" w14:textId="77777777">
        <w:trPr>
          <w:divId w:val="333267062"/>
          <w:tblCellSpacing w:w="15" w:type="dxa"/>
        </w:trPr>
        <w:tc>
          <w:tcPr>
            <w:tcW w:w="0" w:type="auto"/>
            <w:tcBorders>
              <w:bottom w:val="single" w:sz="6" w:space="0" w:color="CCCCCC"/>
            </w:tcBorders>
            <w:vAlign w:val="center"/>
            <w:hideMark/>
          </w:tcPr>
          <w:p w14:paraId="65DBA66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68CBBE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D7C68E1" w14:textId="77777777">
        <w:trPr>
          <w:divId w:val="333267062"/>
          <w:tblCellSpacing w:w="15" w:type="dxa"/>
        </w:trPr>
        <w:tc>
          <w:tcPr>
            <w:tcW w:w="0" w:type="auto"/>
            <w:tcBorders>
              <w:bottom w:val="single" w:sz="6" w:space="0" w:color="CCCCCC"/>
            </w:tcBorders>
            <w:vAlign w:val="center"/>
            <w:hideMark/>
          </w:tcPr>
          <w:p w14:paraId="6AB3B29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0AD877E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F3D6176" w14:textId="77777777">
        <w:trPr>
          <w:divId w:val="333267062"/>
          <w:tblCellSpacing w:w="15" w:type="dxa"/>
        </w:trPr>
        <w:tc>
          <w:tcPr>
            <w:tcW w:w="0" w:type="auto"/>
            <w:tcBorders>
              <w:bottom w:val="single" w:sz="6" w:space="0" w:color="CCCCCC"/>
            </w:tcBorders>
            <w:vAlign w:val="center"/>
            <w:hideMark/>
          </w:tcPr>
          <w:p w14:paraId="18D04DA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0A40490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71C04E5" w14:textId="77777777">
        <w:trPr>
          <w:divId w:val="333267062"/>
          <w:tblCellSpacing w:w="15" w:type="dxa"/>
        </w:trPr>
        <w:tc>
          <w:tcPr>
            <w:tcW w:w="0" w:type="auto"/>
            <w:tcBorders>
              <w:bottom w:val="single" w:sz="6" w:space="0" w:color="CCCCCC"/>
            </w:tcBorders>
            <w:vAlign w:val="center"/>
            <w:hideMark/>
          </w:tcPr>
          <w:p w14:paraId="50D0CB4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751238D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8F4AF36" w14:textId="77777777" w:rsidR="00000000" w:rsidRDefault="00000000">
      <w:pPr>
        <w:pStyle w:val="Heading2"/>
        <w:divId w:val="33326706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12"/>
        <w:gridCol w:w="530"/>
      </w:tblGrid>
      <w:tr w:rsidR="00000000" w14:paraId="3B2E428E" w14:textId="77777777">
        <w:trPr>
          <w:divId w:val="333267062"/>
          <w:tblCellSpacing w:w="15" w:type="dxa"/>
        </w:trPr>
        <w:tc>
          <w:tcPr>
            <w:tcW w:w="0" w:type="auto"/>
            <w:tcBorders>
              <w:bottom w:val="single" w:sz="6" w:space="0" w:color="000000"/>
            </w:tcBorders>
            <w:shd w:val="clear" w:color="auto" w:fill="BBBBBB"/>
            <w:vAlign w:val="center"/>
            <w:hideMark/>
          </w:tcPr>
          <w:p w14:paraId="0DF2ABA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31AFAA8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597318B" w14:textId="77777777">
        <w:trPr>
          <w:divId w:val="333267062"/>
          <w:tblCellSpacing w:w="15" w:type="dxa"/>
        </w:trPr>
        <w:tc>
          <w:tcPr>
            <w:tcW w:w="0" w:type="auto"/>
            <w:tcBorders>
              <w:bottom w:val="single" w:sz="6" w:space="0" w:color="CCCCCC"/>
            </w:tcBorders>
            <w:vAlign w:val="center"/>
            <w:hideMark/>
          </w:tcPr>
          <w:p w14:paraId="78BC13E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6255833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761E2AD" w14:textId="77777777">
        <w:trPr>
          <w:divId w:val="333267062"/>
          <w:tblCellSpacing w:w="15" w:type="dxa"/>
        </w:trPr>
        <w:tc>
          <w:tcPr>
            <w:tcW w:w="0" w:type="auto"/>
            <w:tcBorders>
              <w:bottom w:val="single" w:sz="6" w:space="0" w:color="CCCCCC"/>
            </w:tcBorders>
            <w:vAlign w:val="center"/>
            <w:hideMark/>
          </w:tcPr>
          <w:p w14:paraId="1454583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02C8409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4B330CC" w14:textId="77777777">
        <w:trPr>
          <w:divId w:val="333267062"/>
          <w:tblCellSpacing w:w="15" w:type="dxa"/>
        </w:trPr>
        <w:tc>
          <w:tcPr>
            <w:tcW w:w="0" w:type="auto"/>
            <w:tcBorders>
              <w:bottom w:val="single" w:sz="6" w:space="0" w:color="CCCCCC"/>
            </w:tcBorders>
            <w:vAlign w:val="center"/>
            <w:hideMark/>
          </w:tcPr>
          <w:p w14:paraId="6141E52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380220D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963E7A4" w14:textId="77777777" w:rsidR="00000000" w:rsidRDefault="00000000">
      <w:pPr>
        <w:pStyle w:val="Heading1"/>
        <w:divId w:val="2135325306"/>
        <w:rPr>
          <w:rFonts w:ascii="Georgia" w:eastAsia="Times New Roman" w:hAnsi="Georgia"/>
          <w:sz w:val="29"/>
          <w:szCs w:val="29"/>
        </w:rPr>
      </w:pPr>
      <w:r>
        <w:rPr>
          <w:rFonts w:ascii="Georgia" w:eastAsia="Times New Roman" w:hAnsi="Georgia"/>
          <w:sz w:val="29"/>
          <w:szCs w:val="29"/>
        </w:rPr>
        <w:t>Ecosystem Services</w:t>
      </w:r>
    </w:p>
    <w:p w14:paraId="78BA36C5" w14:textId="77777777" w:rsidR="00000000" w:rsidRDefault="00000000">
      <w:pPr>
        <w:pStyle w:val="Heading2"/>
        <w:divId w:val="2135325306"/>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623FC284" w14:textId="77777777">
        <w:trPr>
          <w:divId w:val="2135325306"/>
          <w:tblCellSpacing w:w="15" w:type="dxa"/>
        </w:trPr>
        <w:tc>
          <w:tcPr>
            <w:tcW w:w="0" w:type="auto"/>
            <w:tcBorders>
              <w:bottom w:val="single" w:sz="6" w:space="0" w:color="000000"/>
            </w:tcBorders>
            <w:shd w:val="clear" w:color="auto" w:fill="BBBBBB"/>
            <w:vAlign w:val="center"/>
            <w:hideMark/>
          </w:tcPr>
          <w:p w14:paraId="1AD42C9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58C03F0D"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38AF6CB7" w14:textId="77777777">
        <w:trPr>
          <w:divId w:val="2135325306"/>
          <w:tblCellSpacing w:w="15" w:type="dxa"/>
        </w:trPr>
        <w:tc>
          <w:tcPr>
            <w:tcW w:w="0" w:type="auto"/>
            <w:vAlign w:val="center"/>
            <w:hideMark/>
          </w:tcPr>
          <w:p w14:paraId="431638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6795B4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CEA6B9E"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082F5CA6" w14:textId="77777777" w:rsidR="00000000" w:rsidRDefault="00000000">
      <w:pPr>
        <w:pStyle w:val="NormalWeb"/>
        <w:divId w:val="940408168"/>
        <w:rPr>
          <w:rFonts w:ascii="Georgia" w:hAnsi="Georgia"/>
        </w:rPr>
      </w:pPr>
      <w:r>
        <w:rPr>
          <w:rFonts w:ascii="Georgia" w:hAnsi="Georgia"/>
        </w:rPr>
        <w:t xml:space="preserve">BGCI. 2022. Botanic Gardens Conservation International (BGCI) - PlantSearch. Available at: </w:t>
      </w:r>
      <w:hyperlink r:id="rId9" w:history="1">
        <w:r>
          <w:rPr>
            <w:rStyle w:val="Hyperlink"/>
            <w:rFonts w:ascii="Georgia" w:hAnsi="Georgia"/>
          </w:rPr>
          <w:t>https://tools.bgci.org/plant_search.php</w:t>
        </w:r>
      </w:hyperlink>
      <w:r>
        <w:rPr>
          <w:rFonts w:ascii="Georgia" w:hAnsi="Georgia"/>
        </w:rPr>
        <w:t xml:space="preserve">. </w:t>
      </w:r>
    </w:p>
    <w:p w14:paraId="1C021463" w14:textId="77777777" w:rsidR="00000000" w:rsidRDefault="00000000">
      <w:pPr>
        <w:pStyle w:val="NormalWeb"/>
        <w:divId w:val="940408168"/>
        <w:rPr>
          <w:rFonts w:ascii="Georgia" w:hAnsi="Georgia"/>
        </w:rPr>
      </w:pPr>
      <w:r>
        <w:rPr>
          <w:rFonts w:ascii="Georgia" w:hAnsi="Georgia"/>
        </w:rPr>
        <w:t xml:space="preserve">Bachman S, Moat J, Hill AW, de la Torre J, Scott B. 2011. Supporting Red List threat assessments with GeoCAT: geospatial conservation assessment tool. </w:t>
      </w:r>
      <w:r>
        <w:rPr>
          <w:rFonts w:ascii="Georgia" w:hAnsi="Georgia"/>
          <w:i/>
          <w:iCs/>
        </w:rPr>
        <w:t>ZooKeys</w:t>
      </w:r>
      <w:r>
        <w:rPr>
          <w:rFonts w:ascii="Georgia" w:hAnsi="Georgia"/>
        </w:rPr>
        <w:t xml:space="preserve"> 150: 117–126.</w:t>
      </w:r>
    </w:p>
    <w:p w14:paraId="16D4E9C4" w14:textId="77777777" w:rsidR="00000000" w:rsidRDefault="00000000">
      <w:pPr>
        <w:pStyle w:val="NormalWeb"/>
        <w:divId w:val="940408168"/>
        <w:rPr>
          <w:rFonts w:ascii="Georgia" w:hAnsi="Georgia"/>
        </w:rPr>
      </w:pPr>
      <w:r>
        <w:rPr>
          <w:rFonts w:ascii="Georgia" w:hAnsi="Georgia"/>
        </w:rPr>
        <w:t xml:space="preserve">Genesys. 2022. Genesys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0118C8D7" w14:textId="6B0E1B29" w:rsidR="00000000" w:rsidRDefault="00000000">
      <w:pPr>
        <w:pStyle w:val="NormalWeb"/>
        <w:divId w:val="940408168"/>
        <w:rPr>
          <w:rFonts w:ascii="Georgia" w:hAnsi="Georgia"/>
        </w:rPr>
      </w:pPr>
      <w:commentRangeStart w:id="70"/>
      <w:r>
        <w:rPr>
          <w:rFonts w:ascii="Georgia" w:hAnsi="Georgia"/>
        </w:rPr>
        <w:t xml:space="preserve">POWO. 2022. Plants of the World Online. Facilitated by the Royal Botanic Gardens, Kew. Available at: </w:t>
      </w:r>
      <w:r>
        <w:rPr>
          <w:rFonts w:ascii="Georgia" w:hAnsi="Georgia"/>
        </w:rPr>
        <w:fldChar w:fldCharType="begin"/>
      </w:r>
      <w:ins w:id="71" w:author="Jack Plummer" w:date="2022-09-29T11:58:00Z">
        <w:r w:rsidR="00015A90">
          <w:rPr>
            <w:rFonts w:ascii="Georgia" w:hAnsi="Georgia"/>
          </w:rPr>
          <w:instrText>HYPERLINK "C:\\Users\\jpl10kg\\Downloads\\NBT_Batch2\\2nd\\Available at: http:\\powo.science.kew.org\\"</w:instrText>
        </w:r>
      </w:ins>
      <w:del w:id="72" w:author="Jack Plummer" w:date="2022-09-29T11:58:00Z">
        <w:r w:rsidDel="00015A90">
          <w:rPr>
            <w:rFonts w:ascii="Georgia" w:hAnsi="Georgia"/>
          </w:rPr>
          <w:delInstrText xml:space="preserve"> HYPERLINK "Available at: http://powo.science.kew.org/" </w:delInstrText>
        </w:r>
      </w:del>
      <w:ins w:id="73" w:author="Jack Plummer" w:date="2022-09-29T11:58:00Z">
        <w:r w:rsidR="00015A90">
          <w:rPr>
            <w:rFonts w:ascii="Georgia" w:hAnsi="Georgia"/>
          </w:rPr>
        </w:r>
      </w:ins>
      <w:r>
        <w:rPr>
          <w:rFonts w:ascii="Georgia" w:hAnsi="Georgia"/>
        </w:rPr>
        <w:fldChar w:fldCharType="separate"/>
      </w:r>
      <w:r>
        <w:rPr>
          <w:rStyle w:val="Hyperlink"/>
          <w:rFonts w:ascii="Georgia" w:hAnsi="Georgia"/>
        </w:rPr>
        <w:t>Available at: http://powo.science.kew.org/</w:t>
      </w:r>
      <w:r>
        <w:rPr>
          <w:rFonts w:ascii="Georgia" w:hAnsi="Georgia"/>
        </w:rPr>
        <w:fldChar w:fldCharType="end"/>
      </w:r>
      <w:r>
        <w:rPr>
          <w:rFonts w:ascii="Georgia" w:hAnsi="Georgia"/>
        </w:rPr>
        <w:t>. (Accessed: 2022).</w:t>
      </w:r>
    </w:p>
    <w:p w14:paraId="2EDDA245" w14:textId="77777777" w:rsidR="0005507C" w:rsidRDefault="00000000">
      <w:pPr>
        <w:pStyle w:val="NormalWeb"/>
        <w:divId w:val="940408168"/>
        <w:rPr>
          <w:rFonts w:ascii="Georgia" w:hAnsi="Georgia"/>
        </w:rPr>
      </w:pPr>
      <w:r>
        <w:rPr>
          <w:rFonts w:ascii="Georgia" w:hAnsi="Georgia"/>
        </w:rPr>
        <w:t xml:space="preserve">Triboun, P. and Middleton, D.J. 2012. Twenty new species of Paraboea (Gesneriaceae) from Thailand. </w:t>
      </w:r>
      <w:r>
        <w:rPr>
          <w:rFonts w:ascii="Georgia" w:hAnsi="Georgia"/>
          <w:i/>
          <w:iCs/>
        </w:rPr>
        <w:t>Gardens’ Bulletin Singapore</w:t>
      </w:r>
      <w:r>
        <w:rPr>
          <w:rFonts w:ascii="Georgia" w:hAnsi="Georgia"/>
        </w:rPr>
        <w:t xml:space="preserve"> 64(2): 333-370.</w:t>
      </w:r>
      <w:commentRangeEnd w:id="70"/>
      <w:r w:rsidR="00015A90">
        <w:rPr>
          <w:rStyle w:val="CommentReference"/>
        </w:rPr>
        <w:commentReference w:id="70"/>
      </w:r>
    </w:p>
    <w:sectPr w:rsidR="0005507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Jack Plummer" w:date="2022-09-29T11:51:00Z" w:initials="JP">
    <w:p w14:paraId="6EE6FCDF" w14:textId="77777777" w:rsidR="00A519EA" w:rsidRDefault="00A519EA" w:rsidP="00957575">
      <w:pPr>
        <w:pStyle w:val="CommentText"/>
      </w:pPr>
      <w:r>
        <w:rPr>
          <w:rStyle w:val="CommentReference"/>
        </w:rPr>
        <w:annotationRef/>
      </w:r>
      <w:r>
        <w:t>In some places, AOO = 12 km2 and 3 locations; in others 16 km 2 and 4 locations - which is correct?</w:t>
      </w:r>
    </w:p>
  </w:comment>
  <w:comment w:id="36" w:author="Jack Plummer" w:date="2022-09-29T11:16:00Z" w:initials="JP">
    <w:p w14:paraId="527C3628" w14:textId="5308EB02" w:rsidR="003E75EB" w:rsidRDefault="003E75EB" w:rsidP="00A00409">
      <w:pPr>
        <w:pStyle w:val="CommentText"/>
      </w:pPr>
      <w:r>
        <w:rPr>
          <w:rStyle w:val="CommentReference"/>
        </w:rPr>
        <w:annotationRef/>
      </w:r>
      <w:r>
        <w:t>I think remove</w:t>
      </w:r>
    </w:p>
  </w:comment>
  <w:comment w:id="46" w:author="Jack Plummer" w:date="2022-09-29T11:54:00Z" w:initials="JP">
    <w:p w14:paraId="0B3A7759" w14:textId="77777777" w:rsidR="00015A90" w:rsidRDefault="00015A90" w:rsidP="002932D5">
      <w:pPr>
        <w:pStyle w:val="CommentText"/>
      </w:pPr>
      <w:r>
        <w:rPr>
          <w:rStyle w:val="CommentReference"/>
        </w:rPr>
        <w:annotationRef/>
      </w:r>
      <w:r>
        <w:t>Can we be more specific? A bit arbitrary to use the criteria thresholds.</w:t>
      </w:r>
    </w:p>
  </w:comment>
  <w:comment w:id="47" w:author="Jack Plummer" w:date="2022-09-29T11:55:00Z" w:initials="JP">
    <w:p w14:paraId="0736F7FC" w14:textId="77777777" w:rsidR="00015A90" w:rsidRDefault="00015A90" w:rsidP="0014720F">
      <w:pPr>
        <w:pStyle w:val="CommentText"/>
      </w:pPr>
      <w:r>
        <w:rPr>
          <w:rStyle w:val="CommentReference"/>
        </w:rPr>
        <w:annotationRef/>
      </w:r>
      <w:r>
        <w:t>Mention habit</w:t>
      </w:r>
    </w:p>
  </w:comment>
  <w:comment w:id="55" w:author="Jack Plummer" w:date="2022-09-29T11:56:00Z" w:initials="JP">
    <w:p w14:paraId="1372443C" w14:textId="77777777" w:rsidR="00015A90" w:rsidRDefault="00015A90" w:rsidP="009C03F9">
      <w:pPr>
        <w:pStyle w:val="CommentText"/>
      </w:pPr>
      <w:r>
        <w:rPr>
          <w:rStyle w:val="CommentReference"/>
        </w:rPr>
        <w:annotationRef/>
      </w:r>
      <w:r>
        <w:t>Remove?</w:t>
      </w:r>
    </w:p>
  </w:comment>
  <w:comment w:id="69" w:author="Jack Plummer" w:date="2022-09-29T11:58:00Z" w:initials="JP">
    <w:p w14:paraId="66235E22" w14:textId="77777777" w:rsidR="00015A90" w:rsidRDefault="00015A90" w:rsidP="00C10B68">
      <w:pPr>
        <w:pStyle w:val="CommentText"/>
      </w:pPr>
      <w:r>
        <w:rPr>
          <w:rStyle w:val="CommentReference"/>
        </w:rPr>
        <w:annotationRef/>
      </w:r>
      <w:r>
        <w:t>No?</w:t>
      </w:r>
    </w:p>
  </w:comment>
  <w:comment w:id="70" w:author="Jack Plummer" w:date="2022-09-29T11:58:00Z" w:initials="JP">
    <w:p w14:paraId="542CCC6F" w14:textId="77777777" w:rsidR="00015A90" w:rsidRDefault="00015A90" w:rsidP="00852FE7">
      <w:pPr>
        <w:pStyle w:val="CommentText"/>
      </w:pPr>
      <w:r>
        <w:rPr>
          <w:rStyle w:val="CommentReference"/>
        </w:rPr>
        <w:annotationRef/>
      </w:r>
      <w:r>
        <w:t>Include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E6FCDF" w15:done="0"/>
  <w15:commentEx w15:paraId="527C3628" w15:done="0"/>
  <w15:commentEx w15:paraId="0B3A7759" w15:done="0"/>
  <w15:commentEx w15:paraId="0736F7FC" w15:done="0"/>
  <w15:commentEx w15:paraId="1372443C" w15:done="0"/>
  <w15:commentEx w15:paraId="66235E22" w15:done="0"/>
  <w15:commentEx w15:paraId="542CCC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E00553" w16cex:dateUtc="2022-09-29T10:51:00Z"/>
  <w16cex:commentExtensible w16cex:durableId="26DFFD14" w16cex:dateUtc="2022-09-29T10:16:00Z"/>
  <w16cex:commentExtensible w16cex:durableId="26E005F7" w16cex:dateUtc="2022-09-29T10:54:00Z"/>
  <w16cex:commentExtensible w16cex:durableId="26E00636" w16cex:dateUtc="2022-09-29T10:55:00Z"/>
  <w16cex:commentExtensible w16cex:durableId="26E00686" w16cex:dateUtc="2022-09-29T10:56:00Z"/>
  <w16cex:commentExtensible w16cex:durableId="26E006DB" w16cex:dateUtc="2022-09-29T10:58:00Z"/>
  <w16cex:commentExtensible w16cex:durableId="26E006EC" w16cex:dateUtc="2022-09-29T1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6FCDF" w16cid:durableId="26E00553"/>
  <w16cid:commentId w16cid:paraId="527C3628" w16cid:durableId="26DFFD14"/>
  <w16cid:commentId w16cid:paraId="0B3A7759" w16cid:durableId="26E005F7"/>
  <w16cid:commentId w16cid:paraId="0736F7FC" w16cid:durableId="26E00636"/>
  <w16cid:commentId w16cid:paraId="1372443C" w16cid:durableId="26E00686"/>
  <w16cid:commentId w16cid:paraId="66235E22" w16cid:durableId="26E006DB"/>
  <w16cid:commentId w16cid:paraId="542CCC6F" w16cid:durableId="26E006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75EB"/>
    <w:rsid w:val="00015A90"/>
    <w:rsid w:val="0005507C"/>
    <w:rsid w:val="003E75EB"/>
    <w:rsid w:val="00A519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1820E1"/>
  <w15:chartTrackingRefBased/>
  <w15:docId w15:val="{864F6DDC-E5AE-476F-8F4F-79AD27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fontstyle01">
    <w:name w:val="fontstyle01"/>
    <w:basedOn w:val="DefaultParagraphFont"/>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3E75EB"/>
    <w:rPr>
      <w:rFonts w:eastAsiaTheme="minorEastAsia"/>
      <w:sz w:val="24"/>
      <w:szCs w:val="24"/>
    </w:rPr>
  </w:style>
  <w:style w:type="character" w:styleId="CommentReference">
    <w:name w:val="annotation reference"/>
    <w:basedOn w:val="DefaultParagraphFont"/>
    <w:uiPriority w:val="99"/>
    <w:semiHidden/>
    <w:unhideWhenUsed/>
    <w:rsid w:val="003E75EB"/>
    <w:rPr>
      <w:sz w:val="16"/>
      <w:szCs w:val="16"/>
    </w:rPr>
  </w:style>
  <w:style w:type="paragraph" w:styleId="CommentText">
    <w:name w:val="annotation text"/>
    <w:basedOn w:val="Normal"/>
    <w:link w:val="CommentTextChar"/>
    <w:uiPriority w:val="99"/>
    <w:unhideWhenUsed/>
    <w:rsid w:val="003E75EB"/>
    <w:rPr>
      <w:sz w:val="20"/>
      <w:szCs w:val="20"/>
    </w:rPr>
  </w:style>
  <w:style w:type="character" w:customStyle="1" w:styleId="CommentTextChar">
    <w:name w:val="Comment Text Char"/>
    <w:basedOn w:val="DefaultParagraphFont"/>
    <w:link w:val="CommentText"/>
    <w:uiPriority w:val="99"/>
    <w:rsid w:val="003E75EB"/>
    <w:rPr>
      <w:rFonts w:eastAsiaTheme="minorEastAsia"/>
    </w:rPr>
  </w:style>
  <w:style w:type="paragraph" w:styleId="CommentSubject">
    <w:name w:val="annotation subject"/>
    <w:basedOn w:val="CommentText"/>
    <w:next w:val="CommentText"/>
    <w:link w:val="CommentSubjectChar"/>
    <w:uiPriority w:val="99"/>
    <w:semiHidden/>
    <w:unhideWhenUsed/>
    <w:rsid w:val="003E75EB"/>
    <w:rPr>
      <w:b/>
      <w:bCs/>
    </w:rPr>
  </w:style>
  <w:style w:type="character" w:customStyle="1" w:styleId="CommentSubjectChar">
    <w:name w:val="Comment Subject Char"/>
    <w:basedOn w:val="CommentTextChar"/>
    <w:link w:val="CommentSubject"/>
    <w:uiPriority w:val="99"/>
    <w:semiHidden/>
    <w:rsid w:val="003E75EB"/>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267062">
      <w:marLeft w:val="0"/>
      <w:marRight w:val="0"/>
      <w:marTop w:val="0"/>
      <w:marBottom w:val="0"/>
      <w:divBdr>
        <w:top w:val="none" w:sz="0" w:space="0" w:color="auto"/>
        <w:left w:val="none" w:sz="0" w:space="0" w:color="auto"/>
        <w:bottom w:val="none" w:sz="0" w:space="0" w:color="auto"/>
        <w:right w:val="none" w:sz="0" w:space="0" w:color="auto"/>
      </w:divBdr>
    </w:div>
    <w:div w:id="582253319">
      <w:marLeft w:val="0"/>
      <w:marRight w:val="0"/>
      <w:marTop w:val="0"/>
      <w:marBottom w:val="0"/>
      <w:divBdr>
        <w:top w:val="none" w:sz="0" w:space="0" w:color="auto"/>
        <w:left w:val="none" w:sz="0" w:space="0" w:color="auto"/>
        <w:bottom w:val="none" w:sz="0" w:space="0" w:color="auto"/>
        <w:right w:val="none" w:sz="0" w:space="0" w:color="auto"/>
      </w:divBdr>
    </w:div>
    <w:div w:id="594637031">
      <w:marLeft w:val="0"/>
      <w:marRight w:val="0"/>
      <w:marTop w:val="0"/>
      <w:marBottom w:val="0"/>
      <w:divBdr>
        <w:top w:val="none" w:sz="0" w:space="0" w:color="auto"/>
        <w:left w:val="none" w:sz="0" w:space="0" w:color="auto"/>
        <w:bottom w:val="none" w:sz="0" w:space="0" w:color="auto"/>
        <w:right w:val="none" w:sz="0" w:space="0" w:color="auto"/>
      </w:divBdr>
    </w:div>
    <w:div w:id="615255880">
      <w:marLeft w:val="0"/>
      <w:marRight w:val="0"/>
      <w:marTop w:val="0"/>
      <w:marBottom w:val="0"/>
      <w:divBdr>
        <w:top w:val="none" w:sz="0" w:space="0" w:color="auto"/>
        <w:left w:val="none" w:sz="0" w:space="0" w:color="auto"/>
        <w:bottom w:val="none" w:sz="0" w:space="0" w:color="auto"/>
        <w:right w:val="none" w:sz="0" w:space="0" w:color="auto"/>
      </w:divBdr>
    </w:div>
    <w:div w:id="856584180">
      <w:marLeft w:val="0"/>
      <w:marRight w:val="0"/>
      <w:marTop w:val="0"/>
      <w:marBottom w:val="0"/>
      <w:divBdr>
        <w:top w:val="none" w:sz="0" w:space="0" w:color="auto"/>
        <w:left w:val="none" w:sz="0" w:space="0" w:color="auto"/>
        <w:bottom w:val="none" w:sz="0" w:space="0" w:color="auto"/>
        <w:right w:val="none" w:sz="0" w:space="0" w:color="auto"/>
      </w:divBdr>
    </w:div>
    <w:div w:id="940408168">
      <w:marLeft w:val="0"/>
      <w:marRight w:val="0"/>
      <w:marTop w:val="0"/>
      <w:marBottom w:val="0"/>
      <w:divBdr>
        <w:top w:val="none" w:sz="0" w:space="0" w:color="auto"/>
        <w:left w:val="none" w:sz="0" w:space="0" w:color="auto"/>
        <w:bottom w:val="none" w:sz="0" w:space="0" w:color="auto"/>
        <w:right w:val="none" w:sz="0" w:space="0" w:color="auto"/>
      </w:divBdr>
    </w:div>
    <w:div w:id="1051684587">
      <w:marLeft w:val="0"/>
      <w:marRight w:val="0"/>
      <w:marTop w:val="0"/>
      <w:marBottom w:val="0"/>
      <w:divBdr>
        <w:top w:val="none" w:sz="0" w:space="0" w:color="auto"/>
        <w:left w:val="none" w:sz="0" w:space="0" w:color="auto"/>
        <w:bottom w:val="none" w:sz="0" w:space="0" w:color="auto"/>
        <w:right w:val="none" w:sz="0" w:space="0" w:color="auto"/>
      </w:divBdr>
    </w:div>
    <w:div w:id="1248272479">
      <w:marLeft w:val="0"/>
      <w:marRight w:val="0"/>
      <w:marTop w:val="0"/>
      <w:marBottom w:val="0"/>
      <w:divBdr>
        <w:top w:val="none" w:sz="0" w:space="0" w:color="auto"/>
        <w:left w:val="none" w:sz="0" w:space="0" w:color="auto"/>
        <w:bottom w:val="none" w:sz="0" w:space="0" w:color="auto"/>
        <w:right w:val="none" w:sz="0" w:space="0" w:color="auto"/>
      </w:divBdr>
    </w:div>
    <w:div w:id="1724015088">
      <w:marLeft w:val="0"/>
      <w:marRight w:val="0"/>
      <w:marTop w:val="0"/>
      <w:marBottom w:val="0"/>
      <w:divBdr>
        <w:top w:val="none" w:sz="0" w:space="0" w:color="auto"/>
        <w:left w:val="none" w:sz="0" w:space="0" w:color="auto"/>
        <w:bottom w:val="none" w:sz="0" w:space="0" w:color="auto"/>
        <w:right w:val="none" w:sz="0" w:space="0" w:color="auto"/>
      </w:divBdr>
    </w:div>
    <w:div w:id="1752923203">
      <w:marLeft w:val="0"/>
      <w:marRight w:val="0"/>
      <w:marTop w:val="0"/>
      <w:marBottom w:val="0"/>
      <w:divBdr>
        <w:top w:val="none" w:sz="0" w:space="0" w:color="auto"/>
        <w:left w:val="none" w:sz="0" w:space="0" w:color="auto"/>
        <w:bottom w:val="none" w:sz="0" w:space="0" w:color="auto"/>
        <w:right w:val="none" w:sz="0" w:space="0" w:color="auto"/>
      </w:divBdr>
      <w:divsChild>
        <w:div w:id="1024943380">
          <w:marLeft w:val="0"/>
          <w:marRight w:val="0"/>
          <w:marTop w:val="0"/>
          <w:marBottom w:val="150"/>
          <w:divBdr>
            <w:top w:val="single" w:sz="12" w:space="0" w:color="000000"/>
            <w:left w:val="none" w:sz="0" w:space="0" w:color="auto"/>
            <w:bottom w:val="single" w:sz="12" w:space="0" w:color="000000"/>
            <w:right w:val="none" w:sz="0" w:space="0" w:color="auto"/>
          </w:divBdr>
        </w:div>
      </w:divsChild>
    </w:div>
    <w:div w:id="1813214889">
      <w:marLeft w:val="0"/>
      <w:marRight w:val="0"/>
      <w:marTop w:val="0"/>
      <w:marBottom w:val="0"/>
      <w:divBdr>
        <w:top w:val="none" w:sz="0" w:space="0" w:color="auto"/>
        <w:left w:val="none" w:sz="0" w:space="0" w:color="auto"/>
        <w:bottom w:val="none" w:sz="0" w:space="0" w:color="auto"/>
        <w:right w:val="none" w:sz="0" w:space="0" w:color="auto"/>
      </w:divBdr>
    </w:div>
    <w:div w:id="213532530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8ECCD4-0091-4FAA-9B83-DBDFEF2AD98C}"/>
</file>

<file path=customXml/itemProps2.xml><?xml version="1.0" encoding="utf-8"?>
<ds:datastoreItem xmlns:ds="http://schemas.openxmlformats.org/officeDocument/2006/customXml" ds:itemID="{6744F289-D5E4-4FAA-9CBD-B79EED24DD2E}"/>
</file>

<file path=customXml/itemProps3.xml><?xml version="1.0" encoding="utf-8"?>
<ds:datastoreItem xmlns:ds="http://schemas.openxmlformats.org/officeDocument/2006/customXml" ds:itemID="{7BE09C82-FD69-42DF-A6F9-8098374AFA38}"/>
</file>

<file path=customXml/itemProps4.xml><?xml version="1.0" encoding="utf-8"?>
<ds:datastoreItem xmlns:ds="http://schemas.openxmlformats.org/officeDocument/2006/customXml" ds:itemID="{7CCC7992-DD94-4F5F-B5C4-9C984C547352}"/>
</file>

<file path=customXml/itemProps5.xml><?xml version="1.0" encoding="utf-8"?>
<ds:datastoreItem xmlns:ds="http://schemas.openxmlformats.org/officeDocument/2006/customXml" ds:itemID="{4788F777-76F2-4FCC-A63D-391562C5B641}"/>
</file>

<file path=docProps/app.xml><?xml version="1.0" encoding="utf-8"?>
<Properties xmlns="http://schemas.openxmlformats.org/officeDocument/2006/extended-properties" xmlns:vt="http://schemas.openxmlformats.org/officeDocument/2006/docPropsVTypes">
  <Template>Normal</Template>
  <TotalTime>3</TotalTime>
  <Pages>5</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Paraboea insularis</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Paraboea insularis</dc:title>
  <dc:subject/>
  <dc:creator>Jack Plummer</dc:creator>
  <cp:keywords/>
  <dc:description/>
  <cp:lastModifiedBy>Jack Plummer</cp:lastModifiedBy>
  <cp:revision>2</cp:revision>
  <dcterms:created xsi:type="dcterms:W3CDTF">2022-09-29T10:58:00Z</dcterms:created>
  <dcterms:modified xsi:type="dcterms:W3CDTF">2022-09-29T10:58:00Z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