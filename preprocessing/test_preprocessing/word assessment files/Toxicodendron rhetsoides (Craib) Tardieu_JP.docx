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2687A" w14:textId="77777777" w:rsidR="00000000" w:rsidRDefault="003F04D1">
      <w:pPr>
        <w:jc w:val="center"/>
        <w:divId w:val="1729720287"/>
        <w:rPr>
          <w:rFonts w:ascii="Georgia" w:eastAsia="Times New Roman" w:hAnsi="Georgia"/>
          <w:b/>
          <w:bCs/>
          <w:sz w:val="29"/>
          <w:szCs w:val="29"/>
        </w:rPr>
      </w:pPr>
      <w:r>
        <w:rPr>
          <w:rFonts w:ascii="Georgia" w:eastAsia="Times New Roman" w:hAnsi="Georgia"/>
          <w:b/>
          <w:bCs/>
          <w:sz w:val="29"/>
          <w:szCs w:val="29"/>
        </w:rPr>
        <w:t>Draft</w:t>
      </w:r>
    </w:p>
    <w:p w14:paraId="5EBF0475" w14:textId="77777777" w:rsidR="00000000" w:rsidRDefault="003F04D1">
      <w:pPr>
        <w:divId w:val="2049210589"/>
        <w:rPr>
          <w:rFonts w:ascii="Georgia" w:eastAsia="Times New Roman" w:hAnsi="Georgia"/>
          <w:sz w:val="18"/>
          <w:szCs w:val="18"/>
        </w:rPr>
      </w:pPr>
      <w:r>
        <w:rPr>
          <w:rFonts w:ascii="Georgia" w:eastAsia="Times New Roman" w:hAnsi="Georgia"/>
          <w:noProof/>
          <w:sz w:val="18"/>
          <w:szCs w:val="18"/>
        </w:rPr>
        <w:drawing>
          <wp:inline distT="0" distB="0" distL="0" distR="0" wp14:anchorId="27E028FC" wp14:editId="5D9119EC">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1AEB52" w14:textId="77777777" w:rsidR="00000000" w:rsidRDefault="003F04D1">
      <w:pPr>
        <w:shd w:val="clear" w:color="auto" w:fill="FFFFFF"/>
        <w:spacing w:before="100" w:beforeAutospacing="1" w:after="100" w:afterAutospacing="1"/>
        <w:jc w:val="right"/>
        <w:outlineLvl w:val="1"/>
        <w:divId w:val="2049210589"/>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Toxicodendron </w:t>
      </w:r>
      <w:proofErr w:type="spellStart"/>
      <w:r>
        <w:rPr>
          <w:rStyle w:val="Emphasis"/>
          <w:rFonts w:ascii="Georgia" w:eastAsia="Times New Roman" w:hAnsi="Georgia"/>
          <w:b/>
          <w:bCs/>
          <w:color w:val="000000"/>
          <w:kern w:val="36"/>
          <w:sz w:val="29"/>
          <w:szCs w:val="29"/>
        </w:rPr>
        <w:t>rhetsoides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r>
        <w:rPr>
          <w:rFonts w:ascii="Georgia" w:eastAsia="Times New Roman" w:hAnsi="Georgia"/>
          <w:b/>
          <w:bCs/>
          <w:color w:val="000000"/>
          <w:kern w:val="36"/>
          <w:sz w:val="29"/>
          <w:szCs w:val="29"/>
        </w:rPr>
        <w:t>) Tardieu</w:t>
      </w:r>
    </w:p>
    <w:p w14:paraId="60C29B6D" w14:textId="77777777" w:rsidR="00000000" w:rsidRDefault="003F04D1">
      <w:pPr>
        <w:jc w:val="right"/>
        <w:divId w:val="2049210589"/>
        <w:rPr>
          <w:rFonts w:ascii="Georgia" w:eastAsia="Times New Roman" w:hAnsi="Georgia"/>
          <w:sz w:val="18"/>
          <w:szCs w:val="18"/>
        </w:rPr>
      </w:pPr>
      <w:r>
        <w:rPr>
          <w:rFonts w:ascii="Georgia" w:eastAsia="Times New Roman" w:hAnsi="Georgia"/>
          <w:sz w:val="18"/>
          <w:szCs w:val="18"/>
        </w:rPr>
        <w:t xml:space="preserve">PLANTAE - TRACHEOPHYTA - MAGNOLIOPSIDA - SAPINDALES - ANACARDIACEAE - Toxicodendron - </w:t>
      </w:r>
      <w:proofErr w:type="spellStart"/>
      <w:r>
        <w:rPr>
          <w:rFonts w:ascii="Georgia" w:eastAsia="Times New Roman" w:hAnsi="Georgia"/>
          <w:sz w:val="18"/>
          <w:szCs w:val="18"/>
        </w:rPr>
        <w:t>rhetsoides</w:t>
      </w:r>
      <w:proofErr w:type="spellEnd"/>
    </w:p>
    <w:p w14:paraId="24D1A15B" w14:textId="77777777" w:rsidR="00000000" w:rsidRDefault="003F04D1">
      <w:pPr>
        <w:pStyle w:val="NormalWeb"/>
        <w:divId w:val="185835265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 xml:space="preserve">Rhus </w:t>
      </w:r>
      <w:proofErr w:type="spellStart"/>
      <w:r>
        <w:rPr>
          <w:rFonts w:ascii="Georgia" w:hAnsi="Georgia"/>
        </w:rPr>
        <w:t>rhetsoi</w:t>
      </w:r>
      <w:r>
        <w:rPr>
          <w:rFonts w:ascii="Georgia" w:hAnsi="Georgia"/>
        </w:rPr>
        <w:t>des</w:t>
      </w:r>
      <w:proofErr w:type="spellEnd"/>
      <w:r>
        <w:rPr>
          <w:rFonts w:ascii="Georgia" w:hAnsi="Georgia"/>
        </w:rPr>
        <w:t xml:space="preserve"> </w:t>
      </w:r>
      <w:proofErr w:type="spellStart"/>
      <w:r>
        <w:rPr>
          <w:rFonts w:ascii="Georgia" w:hAnsi="Georgia"/>
        </w:rPr>
        <w:t>Craib</w:t>
      </w:r>
      <w:proofErr w:type="spell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Change w:id="0" w:author="Jack Plummer" w:date="2022-08-22T12:22:00Z">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PrChange>
      </w:tblPr>
      <w:tblGrid>
        <w:gridCol w:w="2885"/>
        <w:tblGridChange w:id="1">
          <w:tblGrid>
            <w:gridCol w:w="2885"/>
          </w:tblGrid>
        </w:tblGridChange>
      </w:tblGrid>
      <w:tr w:rsidR="00000000" w14:paraId="2A6643DD" w14:textId="77777777" w:rsidTr="00B3409C">
        <w:trPr>
          <w:tblCellSpacing w:w="15" w:type="dxa"/>
          <w:jc w:val="center"/>
          <w:trPrChange w:id="2" w:author="Jack Plummer" w:date="2022-08-22T12:22:00Z">
            <w:trPr>
              <w:tblCellSpacing w:w="15" w:type="dxa"/>
              <w:jc w:val="center"/>
            </w:trPr>
          </w:trPrChange>
        </w:trPr>
        <w:tc>
          <w:tcPr>
            <w:tcW w:w="2825" w:type="dxa"/>
            <w:tcBorders>
              <w:bottom w:val="single" w:sz="6" w:space="0" w:color="000000"/>
            </w:tcBorders>
            <w:shd w:val="clear" w:color="auto" w:fill="BBBBBB"/>
            <w:vAlign w:val="center"/>
            <w:hideMark/>
            <w:tcPrChange w:id="3" w:author="Jack Plummer" w:date="2022-08-22T12:22:00Z">
              <w:tcPr>
                <w:tcW w:w="0" w:type="auto"/>
                <w:tcBorders>
                  <w:bottom w:val="single" w:sz="6" w:space="0" w:color="000000"/>
                </w:tcBorders>
                <w:shd w:val="clear" w:color="auto" w:fill="BBBBBB"/>
                <w:vAlign w:val="center"/>
                <w:hideMark/>
              </w:tcPr>
            </w:tcPrChange>
          </w:tcPr>
          <w:p w14:paraId="1927E419" w14:textId="77777777" w:rsidR="00000000" w:rsidRDefault="003F04D1">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003A217" w14:textId="77777777" w:rsidTr="00B3409C">
        <w:trPr>
          <w:tblCellSpacing w:w="15" w:type="dxa"/>
          <w:jc w:val="center"/>
          <w:trPrChange w:id="4" w:author="Jack Plummer" w:date="2022-08-22T12:22:00Z">
            <w:trPr>
              <w:tblCellSpacing w:w="15" w:type="dxa"/>
              <w:jc w:val="center"/>
            </w:trPr>
          </w:trPrChange>
        </w:trPr>
        <w:tc>
          <w:tcPr>
            <w:tcW w:w="2825" w:type="dxa"/>
            <w:vAlign w:val="center"/>
            <w:hideMark/>
            <w:tcPrChange w:id="5" w:author="Jack Plummer" w:date="2022-08-22T12:22:00Z">
              <w:tcPr>
                <w:tcW w:w="0" w:type="auto"/>
                <w:vAlign w:val="center"/>
                <w:hideMark/>
              </w:tcPr>
            </w:tcPrChange>
          </w:tcPr>
          <w:p w14:paraId="30463247" w14:textId="77777777" w:rsidR="00000000" w:rsidRDefault="003F04D1">
            <w:pPr>
              <w:spacing w:after="75"/>
              <w:rPr>
                <w:rFonts w:ascii="Georgia" w:eastAsia="Times New Roman" w:hAnsi="Georgia"/>
                <w:sz w:val="20"/>
                <w:szCs w:val="20"/>
              </w:rPr>
            </w:pPr>
            <w:commentRangeStart w:id="6"/>
            <w:r>
              <w:rPr>
                <w:rFonts w:ascii="Georgia" w:eastAsia="Times New Roman" w:hAnsi="Georgia"/>
                <w:sz w:val="20"/>
                <w:szCs w:val="20"/>
              </w:rPr>
              <w:t>NT, B2b(iii) (IUCN version 3.1)</w:t>
            </w:r>
            <w:commentRangeEnd w:id="6"/>
            <w:r w:rsidR="00B3409C">
              <w:rPr>
                <w:rStyle w:val="CommentReference"/>
              </w:rPr>
              <w:commentReference w:id="6"/>
            </w:r>
          </w:p>
        </w:tc>
      </w:tr>
    </w:tbl>
    <w:p w14:paraId="766E0D17" w14:textId="77777777" w:rsidR="00000000" w:rsidRDefault="003F04D1">
      <w:pPr>
        <w:pStyle w:val="Heading1"/>
        <w:divId w:val="704210439"/>
        <w:rPr>
          <w:rFonts w:ascii="Georgia" w:eastAsia="Times New Roman" w:hAnsi="Georgia"/>
          <w:sz w:val="29"/>
          <w:szCs w:val="29"/>
        </w:rPr>
      </w:pPr>
      <w:r>
        <w:rPr>
          <w:rFonts w:ascii="Georgia" w:eastAsia="Times New Roman" w:hAnsi="Georgia"/>
          <w:sz w:val="29"/>
          <w:szCs w:val="29"/>
        </w:rPr>
        <w:t>Red List Assessment</w:t>
      </w:r>
    </w:p>
    <w:p w14:paraId="76F92928" w14:textId="77777777" w:rsidR="00000000" w:rsidRDefault="003F04D1">
      <w:pPr>
        <w:pStyle w:val="Heading2"/>
        <w:divId w:val="704210439"/>
        <w:rPr>
          <w:rFonts w:ascii="Georgia" w:eastAsia="Times New Roman" w:hAnsi="Georgia"/>
          <w:sz w:val="27"/>
          <w:szCs w:val="27"/>
        </w:rPr>
      </w:pPr>
      <w:r>
        <w:rPr>
          <w:rFonts w:ascii="Georgia" w:eastAsia="Times New Roman" w:hAnsi="Georgia"/>
          <w:sz w:val="27"/>
          <w:szCs w:val="27"/>
        </w:rPr>
        <w:t>Assessment Information</w:t>
      </w:r>
    </w:p>
    <w:p w14:paraId="4FACE2D5" w14:textId="77777777" w:rsidR="00000000" w:rsidRDefault="003F04D1">
      <w:pPr>
        <w:pStyle w:val="NormalWeb"/>
        <w:divId w:val="704210439"/>
        <w:rPr>
          <w:rFonts w:ascii="Georgia" w:hAnsi="Georgia"/>
        </w:rPr>
      </w:pPr>
      <w:r>
        <w:rPr>
          <w:rStyle w:val="datalabel1"/>
          <w:rFonts w:ascii="Georgia" w:hAnsi="Georgia"/>
        </w:rPr>
        <w:t xml:space="preserve">Date of Assessment: </w:t>
      </w:r>
      <w:r>
        <w:rPr>
          <w:rFonts w:ascii="Georgia" w:hAnsi="Georgia"/>
        </w:rPr>
        <w:t>2022-05-13</w:t>
      </w:r>
    </w:p>
    <w:p w14:paraId="3686F699" w14:textId="77777777" w:rsidR="00000000" w:rsidRDefault="003F04D1">
      <w:pPr>
        <w:pStyle w:val="NormalWeb"/>
        <w:divId w:val="704210439"/>
        <w:rPr>
          <w:rFonts w:ascii="Georgia" w:hAnsi="Georgia"/>
        </w:rPr>
      </w:pPr>
      <w:r>
        <w:rPr>
          <w:rStyle w:val="datalabel1"/>
          <w:rFonts w:ascii="Georgia" w:hAnsi="Georgia"/>
        </w:rPr>
        <w:t xml:space="preserve">Assessor(s): </w:t>
      </w:r>
      <w:r>
        <w:rPr>
          <w:rFonts w:ascii="Georgia" w:hAnsi="Georgia"/>
        </w:rPr>
        <w:t>Pakkad, G.</w:t>
      </w:r>
    </w:p>
    <w:p w14:paraId="72AF10AA" w14:textId="77777777" w:rsidR="00000000" w:rsidRDefault="003F04D1">
      <w:pPr>
        <w:pStyle w:val="NormalWeb"/>
        <w:divId w:val="704210439"/>
        <w:rPr>
          <w:rFonts w:ascii="Georgia" w:hAnsi="Georgia"/>
        </w:rPr>
      </w:pPr>
      <w:r>
        <w:rPr>
          <w:rStyle w:val="datalabel1"/>
          <w:rFonts w:ascii="Georgia" w:hAnsi="Georgia"/>
        </w:rPr>
        <w:t xml:space="preserve">Regions: </w:t>
      </w:r>
      <w:r>
        <w:rPr>
          <w:rFonts w:ascii="Georgia" w:hAnsi="Georgia"/>
        </w:rPr>
        <w:t>Global</w:t>
      </w:r>
    </w:p>
    <w:p w14:paraId="411F35BB" w14:textId="77777777" w:rsidR="00000000" w:rsidRDefault="003F04D1">
      <w:pPr>
        <w:pStyle w:val="Heading2"/>
        <w:divId w:val="704210439"/>
        <w:rPr>
          <w:rFonts w:ascii="Georgia" w:eastAsia="Times New Roman" w:hAnsi="Georgia"/>
          <w:sz w:val="27"/>
          <w:szCs w:val="27"/>
        </w:rPr>
      </w:pPr>
      <w:r>
        <w:rPr>
          <w:rFonts w:ascii="Georgia" w:eastAsia="Times New Roman" w:hAnsi="Georgia"/>
          <w:sz w:val="27"/>
          <w:szCs w:val="27"/>
        </w:rPr>
        <w:t>Assessment Rationale</w:t>
      </w:r>
    </w:p>
    <w:p w14:paraId="655D1708" w14:textId="7EB73EE5" w:rsidR="00000000" w:rsidRDefault="003F04D1">
      <w:pPr>
        <w:pStyle w:val="NormalWeb"/>
        <w:divId w:val="704210439"/>
        <w:rPr>
          <w:rFonts w:ascii="Georgia" w:hAnsi="Georgia"/>
        </w:rPr>
      </w:pPr>
      <w:r>
        <w:rPr>
          <w:rFonts w:ascii="Georgia" w:hAnsi="Georgia"/>
        </w:rPr>
        <w:t xml:space="preserve">This species has a widespread distribution throughout Laos, </w:t>
      </w:r>
      <w:proofErr w:type="gramStart"/>
      <w:r>
        <w:rPr>
          <w:rFonts w:ascii="Georgia" w:hAnsi="Georgia"/>
        </w:rPr>
        <w:t>Vietnam</w:t>
      </w:r>
      <w:proofErr w:type="gramEnd"/>
      <w:r>
        <w:rPr>
          <w:rFonts w:ascii="Georgia" w:hAnsi="Georgia"/>
        </w:rPr>
        <w:t xml:space="preserve"> and Thailand. Its extent of occurrence (EOO) of 347,959 km</w:t>
      </w:r>
      <w:r>
        <w:rPr>
          <w:rFonts w:ascii="Georgia" w:hAnsi="Georgia"/>
          <w:vertAlign w:val="superscript"/>
        </w:rPr>
        <w:t>2</w:t>
      </w:r>
      <w:r>
        <w:rPr>
          <w:rFonts w:ascii="Georgia" w:hAnsi="Georgia"/>
        </w:rPr>
        <w:t xml:space="preserve"> comfortably exceeds the threshold value for a threatened category under criterion B1. Based on georeferenced herbarium specimens</w:t>
      </w:r>
      <w:r>
        <w:rPr>
          <w:rFonts w:ascii="Georgia" w:hAnsi="Georgia"/>
        </w:rPr>
        <w:t>, the area of occupancy (AOO) is estimated as 108 km</w:t>
      </w:r>
      <w:r>
        <w:rPr>
          <w:rFonts w:ascii="Georgia" w:hAnsi="Georgia"/>
          <w:vertAlign w:val="superscript"/>
        </w:rPr>
        <w:t>2</w:t>
      </w:r>
      <w:del w:id="7" w:author="Jack Plummer" w:date="2022-08-22T12:15:00Z">
        <w:r w:rsidDel="00F464B2">
          <w:rPr>
            <w:rFonts w:ascii="Georgia" w:hAnsi="Georgia"/>
          </w:rPr>
          <w:delText>, threshold for threatened categories under criterion B2</w:delText>
        </w:r>
      </w:del>
      <w:r>
        <w:rPr>
          <w:rFonts w:ascii="Georgia" w:hAnsi="Georgia"/>
        </w:rPr>
        <w:t xml:space="preserve">. </w:t>
      </w:r>
      <w:del w:id="8" w:author="Jack Plummer" w:date="2022-08-22T12:14:00Z">
        <w:r w:rsidDel="00F464B2">
          <w:rPr>
            <w:rFonts w:ascii="Georgia" w:hAnsi="Georgia"/>
          </w:rPr>
          <w:delText>However,</w:delText>
        </w:r>
      </w:del>
      <w:ins w:id="9" w:author="Jack Plummer" w:date="2022-08-22T12:14:00Z">
        <w:r w:rsidR="00F464B2">
          <w:rPr>
            <w:rFonts w:ascii="Georgia" w:hAnsi="Georgia"/>
          </w:rPr>
          <w:t>While</w:t>
        </w:r>
      </w:ins>
      <w:r>
        <w:rPr>
          <w:rFonts w:ascii="Georgia" w:hAnsi="Georgia"/>
        </w:rPr>
        <w:t xml:space="preserve"> this is likely to be an underestimate as the species is considered common throughout </w:t>
      </w:r>
      <w:ins w:id="10" w:author="Jack Plummer" w:date="2022-08-22T12:14:00Z">
        <w:r w:rsidR="00F464B2">
          <w:rPr>
            <w:rFonts w:ascii="Georgia" w:hAnsi="Georgia"/>
          </w:rPr>
          <w:t>n</w:t>
        </w:r>
      </w:ins>
      <w:del w:id="11" w:author="Jack Plummer" w:date="2022-08-22T12:14:00Z">
        <w:r w:rsidDel="00F464B2">
          <w:rPr>
            <w:rFonts w:ascii="Georgia" w:hAnsi="Georgia"/>
          </w:rPr>
          <w:delText>N</w:delText>
        </w:r>
      </w:del>
      <w:r>
        <w:rPr>
          <w:rFonts w:ascii="Georgia" w:hAnsi="Georgia"/>
        </w:rPr>
        <w:t>orthern Thailand and botanical inventory is incomp</w:t>
      </w:r>
      <w:r>
        <w:rPr>
          <w:rFonts w:ascii="Georgia" w:hAnsi="Georgia"/>
        </w:rPr>
        <w:t>lete across its distribution</w:t>
      </w:r>
      <w:ins w:id="12" w:author="Jack Plummer" w:date="2022-08-22T12:26:00Z">
        <w:r>
          <w:rPr>
            <w:rFonts w:ascii="Georgia" w:hAnsi="Georgia"/>
          </w:rPr>
          <w:t xml:space="preserve">, </w:t>
        </w:r>
      </w:ins>
      <w:commentRangeStart w:id="13"/>
      <w:ins w:id="14" w:author="Jack Plummer" w:date="2022-08-22T12:27:00Z">
        <w:r>
          <w:rPr>
            <w:rFonts w:ascii="Georgia" w:hAnsi="Georgia"/>
          </w:rPr>
          <w:t xml:space="preserve">it </w:t>
        </w:r>
      </w:ins>
      <w:ins w:id="15" w:author="Jack Plummer" w:date="2022-08-22T12:26:00Z">
        <w:r>
          <w:rPr>
            <w:rFonts w:ascii="Georgia" w:hAnsi="Georgia"/>
          </w:rPr>
          <w:t xml:space="preserve">is suspected that the </w:t>
        </w:r>
      </w:ins>
      <w:ins w:id="16" w:author="Jack Plummer" w:date="2022-08-22T12:27:00Z">
        <w:r>
          <w:rPr>
            <w:rFonts w:ascii="Georgia" w:hAnsi="Georgia"/>
          </w:rPr>
          <w:t>true value for AOO is unlikely to exceed the 2,000 km2 threshold for threatened categories under criterion B2</w:t>
        </w:r>
      </w:ins>
      <w:commentRangeEnd w:id="13"/>
      <w:ins w:id="17" w:author="Jack Plummer" w:date="2022-08-22T12:28:00Z">
        <w:r>
          <w:rPr>
            <w:rStyle w:val="CommentReference"/>
          </w:rPr>
          <w:commentReference w:id="13"/>
        </w:r>
      </w:ins>
      <w:r>
        <w:rPr>
          <w:rFonts w:ascii="Georgia" w:hAnsi="Georgia"/>
        </w:rPr>
        <w:t>. The number of locations for the species is suspected to exceed the threshold values for threatened categories</w:t>
      </w:r>
      <w:del w:id="18" w:author="Jack Plummer" w:date="2022-08-22T12:16:00Z">
        <w:r w:rsidDel="00F464B2">
          <w:rPr>
            <w:rFonts w:ascii="Georgia" w:hAnsi="Georgia"/>
          </w:rPr>
          <w:delText>, though further research and survey work would be necessary to confirm this</w:delText>
        </w:r>
      </w:del>
      <w:r>
        <w:rPr>
          <w:rFonts w:ascii="Georgia" w:hAnsi="Georgia"/>
        </w:rPr>
        <w:t xml:space="preserve">. The species is known to be represented </w:t>
      </w:r>
      <w:r>
        <w:rPr>
          <w:rFonts w:ascii="Georgia" w:hAnsi="Georgia"/>
        </w:rPr>
        <w:t>in </w:t>
      </w:r>
      <w:r>
        <w:rPr>
          <w:rStyle w:val="Emphasis"/>
          <w:rFonts w:ascii="Georgia" w:hAnsi="Georgia"/>
        </w:rPr>
        <w:t>ex situ</w:t>
      </w:r>
      <w:r>
        <w:rPr>
          <w:rFonts w:ascii="Georgia" w:hAnsi="Georgia"/>
        </w:rPr>
        <w:t> conservation in botanic gardens. The population is not known to be severely fragmented or subject to extreme fluctuations. The species has typically been documented from unprotected areas and deforestation on account of agricultural expansion is</w:t>
      </w:r>
      <w:r>
        <w:rPr>
          <w:rFonts w:ascii="Georgia" w:hAnsi="Georgia"/>
        </w:rPr>
        <w:t xml:space="preserve"> inferred to be contributing to a continuing decline in area of occurrence, extent of occupancy, and quality of habitat across its range. Owing to a restricted AOO and continuing decline in habitat, the species is close to qualifying as Vulnerable under cr</w:t>
      </w:r>
      <w:r>
        <w:rPr>
          <w:rFonts w:ascii="Georgia" w:hAnsi="Georgia"/>
        </w:rPr>
        <w:t>iterion B2. It is therefore assessed as Near Threatened B2b(iii).</w:t>
      </w:r>
    </w:p>
    <w:p w14:paraId="3F496E6A" w14:textId="77777777" w:rsidR="00000000" w:rsidRDefault="003F04D1">
      <w:pPr>
        <w:pStyle w:val="Heading1"/>
        <w:divId w:val="152600064"/>
        <w:rPr>
          <w:rFonts w:ascii="Georgia" w:eastAsia="Times New Roman" w:hAnsi="Georgia"/>
          <w:sz w:val="29"/>
          <w:szCs w:val="29"/>
        </w:rPr>
      </w:pPr>
      <w:r>
        <w:rPr>
          <w:rFonts w:ascii="Georgia" w:eastAsia="Times New Roman" w:hAnsi="Georgia"/>
          <w:sz w:val="29"/>
          <w:szCs w:val="29"/>
        </w:rPr>
        <w:t>Distribution</w:t>
      </w:r>
    </w:p>
    <w:p w14:paraId="7F1DB08C" w14:textId="77777777" w:rsidR="00000000" w:rsidRDefault="003F04D1">
      <w:pPr>
        <w:pStyle w:val="Heading2"/>
        <w:divId w:val="152600064"/>
        <w:rPr>
          <w:rFonts w:ascii="Georgia" w:eastAsia="Times New Roman" w:hAnsi="Georgia"/>
          <w:sz w:val="27"/>
          <w:szCs w:val="27"/>
        </w:rPr>
      </w:pPr>
      <w:r>
        <w:rPr>
          <w:rFonts w:ascii="Georgia" w:eastAsia="Times New Roman" w:hAnsi="Georgia"/>
          <w:sz w:val="27"/>
          <w:szCs w:val="27"/>
        </w:rPr>
        <w:t>Geographic Range</w:t>
      </w:r>
    </w:p>
    <w:p w14:paraId="310AD51C" w14:textId="5C05B7A1" w:rsidR="00000000" w:rsidRDefault="003F04D1">
      <w:pPr>
        <w:pStyle w:val="NormalWeb"/>
        <w:divId w:val="152600064"/>
        <w:rPr>
          <w:rFonts w:ascii="Georgia" w:hAnsi="Georgia"/>
        </w:rPr>
      </w:pPr>
      <w:r>
        <w:rPr>
          <w:rFonts w:ascii="Georgia" w:hAnsi="Georgia"/>
        </w:rPr>
        <w:t>This species has a widespread distribution throughout Laos, Viet Nam and</w:t>
      </w:r>
      <w:del w:id="19" w:author="Jack Plummer" w:date="2022-08-22T12:26:00Z">
        <w:r w:rsidDel="003F04D1">
          <w:rPr>
            <w:rFonts w:ascii="Georgia" w:hAnsi="Georgia"/>
          </w:rPr>
          <w:delText xml:space="preserve"> and</w:delText>
        </w:r>
      </w:del>
      <w:r>
        <w:rPr>
          <w:rFonts w:ascii="Georgia" w:hAnsi="Georgia"/>
        </w:rPr>
        <w:t xml:space="preserve"> Thailand. It occurs at elevations up to 1,100 m asl</w:t>
      </w:r>
      <w:del w:id="20" w:author="Jack Plummer" w:date="2022-08-22T12:17:00Z">
        <w:r w:rsidDel="00F464B2">
          <w:rPr>
            <w:rFonts w:ascii="Georgia" w:hAnsi="Georgia"/>
          </w:rPr>
          <w:delText xml:space="preserve"> in </w:delText>
        </w:r>
        <w:r w:rsidDel="00F464B2">
          <w:rPr>
            <w:rFonts w:ascii="Georgia" w:hAnsi="Georgia"/>
            <w:shd w:val="clear" w:color="auto" w:fill="FFFFFF"/>
          </w:rPr>
          <w:delText>mixed evergreen forest, evergreen forest, evergreen with bamboo forest and evergreen with pine forest</w:delText>
        </w:r>
      </w:del>
      <w:r>
        <w:rPr>
          <w:rFonts w:ascii="Georgia" w:hAnsi="Georgia"/>
          <w:shd w:val="clear" w:color="auto" w:fill="FFFFFF"/>
        </w:rPr>
        <w:t> </w:t>
      </w:r>
      <w:r>
        <w:rPr>
          <w:rFonts w:ascii="Georgia" w:hAnsi="Georgia"/>
        </w:rPr>
        <w:t>(CMU herbarium Databas</w:t>
      </w:r>
      <w:r>
        <w:rPr>
          <w:rFonts w:ascii="Georgia" w:hAnsi="Georgia"/>
        </w:rPr>
        <w:t>e 2022).</w:t>
      </w:r>
    </w:p>
    <w:p w14:paraId="079E5C88" w14:textId="77777777" w:rsidR="00000000" w:rsidRDefault="003F04D1">
      <w:pPr>
        <w:pStyle w:val="Heading2"/>
        <w:divId w:val="152600064"/>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89"/>
        <w:gridCol w:w="7021"/>
      </w:tblGrid>
      <w:tr w:rsidR="00000000" w14:paraId="6953C80C" w14:textId="77777777">
        <w:trPr>
          <w:divId w:val="152600064"/>
          <w:tblCellSpacing w:w="15" w:type="dxa"/>
        </w:trPr>
        <w:tc>
          <w:tcPr>
            <w:tcW w:w="0" w:type="auto"/>
            <w:tcBorders>
              <w:bottom w:val="single" w:sz="6" w:space="0" w:color="000000"/>
            </w:tcBorders>
            <w:shd w:val="clear" w:color="auto" w:fill="BBBBBB"/>
            <w:vAlign w:val="center"/>
            <w:hideMark/>
          </w:tcPr>
          <w:p w14:paraId="61507A36"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676D5B48"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397FB8E" w14:textId="77777777">
        <w:trPr>
          <w:divId w:val="152600064"/>
          <w:tblCellSpacing w:w="15" w:type="dxa"/>
        </w:trPr>
        <w:tc>
          <w:tcPr>
            <w:tcW w:w="0" w:type="auto"/>
            <w:vAlign w:val="center"/>
            <w:hideMark/>
          </w:tcPr>
          <w:p w14:paraId="4E2E6DF8" w14:textId="77777777" w:rsidR="00000000" w:rsidRDefault="003F04D1">
            <w:pPr>
              <w:spacing w:after="75"/>
              <w:rPr>
                <w:rFonts w:ascii="Georgia" w:eastAsia="Times New Roman" w:hAnsi="Georgia"/>
                <w:sz w:val="18"/>
                <w:szCs w:val="18"/>
              </w:rPr>
            </w:pPr>
            <w:r>
              <w:rPr>
                <w:rFonts w:ascii="Georgia" w:eastAsia="Times New Roman" w:hAnsi="Georgia"/>
                <w:sz w:val="18"/>
                <w:szCs w:val="18"/>
              </w:rPr>
              <w:t>108</w:t>
            </w:r>
          </w:p>
        </w:tc>
        <w:tc>
          <w:tcPr>
            <w:tcW w:w="0" w:type="auto"/>
            <w:vAlign w:val="center"/>
            <w:hideMark/>
          </w:tcPr>
          <w:p w14:paraId="663D955D" w14:textId="08A53F15" w:rsidR="00000000" w:rsidRDefault="003F04D1">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 While the point data does not inc</w:t>
            </w:r>
            <w:r>
              <w:rPr>
                <w:rFonts w:ascii="Georgia" w:eastAsia="Times New Roman" w:hAnsi="Georgia"/>
                <w:sz w:val="18"/>
                <w:szCs w:val="18"/>
              </w:rPr>
              <w:t>lude all collections or observations, it is representative of the geographic range</w:t>
            </w:r>
            <w:ins w:id="21" w:author="Jack Plummer" w:date="2022-08-22T12:17:00Z">
              <w:r w:rsidR="00F464B2">
                <w:rPr>
                  <w:rFonts w:ascii="Georgia" w:eastAsia="Times New Roman" w:hAnsi="Georgia"/>
                  <w:sz w:val="18"/>
                  <w:szCs w:val="18"/>
                </w:rPr>
                <w:t xml:space="preserve"> </w:t>
              </w:r>
            </w:ins>
            <w:r>
              <w:rPr>
                <w:rFonts w:ascii="Georgia" w:eastAsia="Times New Roman" w:hAnsi="Georgia"/>
                <w:sz w:val="18"/>
                <w:szCs w:val="18"/>
              </w:rPr>
              <w:t>(Joker 2000).</w:t>
            </w:r>
          </w:p>
        </w:tc>
      </w:tr>
    </w:tbl>
    <w:p w14:paraId="589A7091" w14:textId="77777777" w:rsidR="00000000" w:rsidRDefault="003F04D1">
      <w:pPr>
        <w:pStyle w:val="Heading2"/>
        <w:divId w:val="152600064"/>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2454BBFD" w14:textId="77777777">
        <w:trPr>
          <w:divId w:val="152600064"/>
          <w:tblCellSpacing w:w="15" w:type="dxa"/>
        </w:trPr>
        <w:tc>
          <w:tcPr>
            <w:tcW w:w="0" w:type="auto"/>
            <w:tcBorders>
              <w:bottom w:val="single" w:sz="6" w:space="0" w:color="000000"/>
            </w:tcBorders>
            <w:shd w:val="clear" w:color="auto" w:fill="BBBBBB"/>
            <w:vAlign w:val="center"/>
            <w:hideMark/>
          </w:tcPr>
          <w:p w14:paraId="37DD5FCA"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2B09E8D"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CBF5CB8"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785683E" w14:textId="77777777">
        <w:trPr>
          <w:divId w:val="152600064"/>
          <w:tblCellSpacing w:w="15" w:type="dxa"/>
        </w:trPr>
        <w:tc>
          <w:tcPr>
            <w:tcW w:w="0" w:type="auto"/>
            <w:vAlign w:val="center"/>
            <w:hideMark/>
          </w:tcPr>
          <w:p w14:paraId="61BC94C7" w14:textId="77777777" w:rsidR="00000000" w:rsidRDefault="003F04D1">
            <w:pPr>
              <w:spacing w:after="75"/>
              <w:rPr>
                <w:rFonts w:ascii="Georgia" w:eastAsia="Times New Roman" w:hAnsi="Georgia"/>
                <w:sz w:val="18"/>
                <w:szCs w:val="18"/>
              </w:rPr>
            </w:pPr>
            <w:r>
              <w:rPr>
                <w:rFonts w:ascii="Georgia" w:eastAsia="Times New Roman" w:hAnsi="Georgia"/>
                <w:sz w:val="18"/>
                <w:szCs w:val="18"/>
              </w:rPr>
              <w:t>347959</w:t>
            </w:r>
          </w:p>
        </w:tc>
        <w:tc>
          <w:tcPr>
            <w:tcW w:w="0" w:type="auto"/>
            <w:vAlign w:val="center"/>
            <w:hideMark/>
          </w:tcPr>
          <w:p w14:paraId="1AA47528"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2F315C" w14:textId="3CFDE2BC" w:rsidR="00000000" w:rsidRDefault="003F04D1">
            <w:pPr>
              <w:spacing w:after="75"/>
              <w:rPr>
                <w:rFonts w:ascii="Georgia" w:eastAsia="Times New Roman" w:hAnsi="Georgia"/>
                <w:sz w:val="18"/>
                <w:szCs w:val="18"/>
              </w:rPr>
            </w:pPr>
            <w:r>
              <w:rPr>
                <w:rFonts w:ascii="Georgia" w:eastAsia="Times New Roman" w:hAnsi="Georgia"/>
                <w:sz w:val="18"/>
                <w:szCs w:val="18"/>
              </w:rPr>
              <w:t>Estimated f</w:t>
            </w:r>
            <w:r>
              <w:rPr>
                <w:rFonts w:ascii="Georgia" w:eastAsia="Times New Roman" w:hAnsi="Georgia"/>
                <w:sz w:val="18"/>
                <w:szCs w:val="18"/>
              </w:rPr>
              <w:t xml:space="preserve">rom a </w:t>
            </w:r>
            <w:del w:id="22" w:author="Jack Plummer" w:date="2022-08-22T12:17:00Z">
              <w:r w:rsidDel="00F464B2">
                <w:rPr>
                  <w:rFonts w:ascii="Georgia" w:eastAsia="Times New Roman" w:hAnsi="Georgia"/>
                  <w:sz w:val="18"/>
                  <w:szCs w:val="18"/>
                </w:rPr>
                <w:delText>2 x 2 km grid cell</w:delText>
              </w:r>
            </w:del>
            <w:ins w:id="23" w:author="Jack Plummer" w:date="2022-08-22T12:17:00Z">
              <w:r w:rsidR="00F464B2">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33FCF9DA" w14:textId="77777777" w:rsidR="00000000" w:rsidRDefault="003F04D1">
      <w:pPr>
        <w:pStyle w:val="Heading2"/>
        <w:divId w:val="152600064"/>
        <w:rPr>
          <w:rFonts w:ascii="Georgia" w:eastAsia="Times New Roman" w:hAnsi="Georgia"/>
          <w:sz w:val="27"/>
          <w:szCs w:val="27"/>
        </w:rPr>
      </w:pPr>
      <w:r>
        <w:rPr>
          <w:rFonts w:ascii="Georgia" w:eastAsia="Times New Roman" w:hAnsi="Georgia"/>
          <w:sz w:val="27"/>
          <w:szCs w:val="27"/>
        </w:rPr>
        <w:t>Elevation / Depth / Depth Zones</w:t>
      </w:r>
    </w:p>
    <w:p w14:paraId="0B09E62F" w14:textId="77777777" w:rsidR="00000000" w:rsidRDefault="003F04D1">
      <w:pPr>
        <w:pStyle w:val="NormalWeb"/>
        <w:divId w:val="152600064"/>
        <w:rPr>
          <w:rFonts w:ascii="Georgia" w:hAnsi="Georgia"/>
        </w:rPr>
      </w:pPr>
      <w:r>
        <w:rPr>
          <w:rStyle w:val="datalabel1"/>
          <w:rFonts w:ascii="Georgia" w:hAnsi="Georgia"/>
        </w:rPr>
        <w:t xml:space="preserve">Elevation Lower Limit (in metres above sea level): </w:t>
      </w:r>
      <w:r>
        <w:rPr>
          <w:rFonts w:ascii="Georgia" w:hAnsi="Georgia"/>
        </w:rPr>
        <w:t>0</w:t>
      </w:r>
    </w:p>
    <w:p w14:paraId="15D03F37" w14:textId="77777777" w:rsidR="00000000" w:rsidRDefault="003F04D1">
      <w:pPr>
        <w:pStyle w:val="NormalWeb"/>
        <w:divId w:val="152600064"/>
        <w:rPr>
          <w:rFonts w:ascii="Georgia" w:hAnsi="Georgia"/>
        </w:rPr>
      </w:pPr>
      <w:r>
        <w:rPr>
          <w:rStyle w:val="datalabel1"/>
          <w:rFonts w:ascii="Georgia" w:hAnsi="Georgia"/>
        </w:rPr>
        <w:t xml:space="preserve">Elevation Upper Limit (in metres above sea level): </w:t>
      </w:r>
      <w:r>
        <w:rPr>
          <w:rFonts w:ascii="Georgia" w:hAnsi="Georgia"/>
        </w:rPr>
        <w:t>1100</w:t>
      </w:r>
    </w:p>
    <w:p w14:paraId="7115E5E9" w14:textId="77777777" w:rsidR="00000000" w:rsidRDefault="003F04D1">
      <w:pPr>
        <w:pStyle w:val="Heading2"/>
        <w:divId w:val="152600064"/>
        <w:rPr>
          <w:rFonts w:ascii="Georgia" w:eastAsia="Times New Roman" w:hAnsi="Georgia"/>
          <w:sz w:val="27"/>
          <w:szCs w:val="27"/>
        </w:rPr>
      </w:pPr>
      <w:r>
        <w:rPr>
          <w:rFonts w:ascii="Georgia" w:eastAsia="Times New Roman" w:hAnsi="Georgia"/>
          <w:sz w:val="27"/>
          <w:szCs w:val="27"/>
        </w:rPr>
        <w:t xml:space="preserve">Map </w:t>
      </w:r>
      <w:r>
        <w:rPr>
          <w:rFonts w:ascii="Georgia" w:eastAsia="Times New Roman" w:hAnsi="Georgia"/>
          <w:sz w:val="27"/>
          <w:szCs w:val="27"/>
        </w:rPr>
        <w:t>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7"/>
        <w:gridCol w:w="1757"/>
        <w:gridCol w:w="979"/>
        <w:gridCol w:w="1003"/>
        <w:gridCol w:w="1228"/>
        <w:gridCol w:w="1143"/>
        <w:gridCol w:w="1088"/>
      </w:tblGrid>
      <w:tr w:rsidR="00000000" w14:paraId="4E3161EE" w14:textId="77777777">
        <w:trPr>
          <w:divId w:val="152600064"/>
          <w:tblCellSpacing w:w="15" w:type="dxa"/>
        </w:trPr>
        <w:tc>
          <w:tcPr>
            <w:tcW w:w="0" w:type="auto"/>
            <w:tcBorders>
              <w:bottom w:val="single" w:sz="6" w:space="0" w:color="000000"/>
            </w:tcBorders>
            <w:shd w:val="clear" w:color="auto" w:fill="BBBBBB"/>
            <w:vAlign w:val="center"/>
            <w:hideMark/>
          </w:tcPr>
          <w:p w14:paraId="7022200A"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8341E56"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27CA914"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36F23F4"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09C3309E"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02CE34F"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519133B"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E03ADDA"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06D71FCC" w14:textId="77777777">
        <w:trPr>
          <w:divId w:val="152600064"/>
          <w:tblCellSpacing w:w="15" w:type="dxa"/>
        </w:trPr>
        <w:tc>
          <w:tcPr>
            <w:tcW w:w="0" w:type="auto"/>
            <w:vAlign w:val="center"/>
            <w:hideMark/>
          </w:tcPr>
          <w:p w14:paraId="5786CA37" w14:textId="77777777" w:rsidR="00000000" w:rsidRDefault="003F04D1">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69088941"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866453" w14:textId="3C387A9B" w:rsidR="00000000" w:rsidRDefault="003F04D1">
            <w:pPr>
              <w:spacing w:after="75"/>
              <w:rPr>
                <w:rFonts w:ascii="Georgia" w:eastAsia="Times New Roman" w:hAnsi="Georgia"/>
                <w:sz w:val="18"/>
                <w:szCs w:val="18"/>
              </w:rPr>
            </w:pPr>
            <w:r>
              <w:rPr>
                <w:rFonts w:ascii="Georgia" w:eastAsia="Times New Roman" w:hAnsi="Georgia"/>
                <w:sz w:val="18"/>
                <w:szCs w:val="18"/>
              </w:rPr>
              <w:t>Po</w:t>
            </w:r>
            <w:r>
              <w:rPr>
                <w:rFonts w:ascii="Georgia" w:eastAsia="Times New Roman" w:hAnsi="Georgia"/>
                <w:sz w:val="18"/>
                <w:szCs w:val="18"/>
              </w:rPr>
              <w:t>int data generated from herbarium specimen records and species observations (GBIF.org 2021)</w:t>
            </w:r>
            <w:ins w:id="24" w:author="Jack Plummer" w:date="2022-08-22T12:17:00Z">
              <w:r w:rsidR="00F464B2">
                <w:rPr>
                  <w:rFonts w:ascii="Georgia" w:eastAsia="Times New Roman" w:hAnsi="Georgia"/>
                  <w:sz w:val="18"/>
                  <w:szCs w:val="18"/>
                </w:rPr>
                <w:t xml:space="preserve">, but </w:t>
              </w:r>
            </w:ins>
            <w:del w:id="25" w:author="Jack Plummer" w:date="2022-08-22T12:17:00Z">
              <w:r w:rsidDel="00F464B2">
                <w:rPr>
                  <w:rFonts w:ascii="Georgia" w:eastAsia="Times New Roman" w:hAnsi="Georgia"/>
                  <w:sz w:val="18"/>
                  <w:szCs w:val="18"/>
                </w:rPr>
                <w:delText xml:space="preserve">. </w:delText>
              </w:r>
              <w:r w:rsidDel="00F464B2">
                <w:rPr>
                  <w:rFonts w:ascii="Georgia" w:eastAsia="Times New Roman" w:hAnsi="Georgia"/>
                  <w:sz w:val="18"/>
                  <w:szCs w:val="18"/>
                </w:rPr>
                <w:delText xml:space="preserve">While the </w:delText>
              </w:r>
            </w:del>
            <w:r>
              <w:rPr>
                <w:rFonts w:ascii="Georgia" w:eastAsia="Times New Roman" w:hAnsi="Georgia"/>
                <w:sz w:val="18"/>
                <w:szCs w:val="18"/>
              </w:rPr>
              <w:t xml:space="preserve">point data </w:t>
            </w:r>
            <w:del w:id="26" w:author="Jack Plummer" w:date="2022-08-22T12:17:00Z">
              <w:r w:rsidDel="00B3409C">
                <w:rPr>
                  <w:rFonts w:ascii="Georgia" w:eastAsia="Times New Roman" w:hAnsi="Georgia"/>
                  <w:sz w:val="18"/>
                  <w:szCs w:val="18"/>
                </w:rPr>
                <w:delText xml:space="preserve">does </w:delText>
              </w:r>
            </w:del>
            <w:ins w:id="27" w:author="Jack Plummer" w:date="2022-08-22T12:17:00Z">
              <w:r w:rsidR="00B3409C">
                <w:rPr>
                  <w:rFonts w:ascii="Georgia" w:eastAsia="Times New Roman" w:hAnsi="Georgia"/>
                  <w:sz w:val="18"/>
                  <w:szCs w:val="18"/>
                </w:rPr>
                <w:t>may</w:t>
              </w:r>
              <w:r w:rsidR="00B3409C">
                <w:rPr>
                  <w:rFonts w:ascii="Georgia" w:eastAsia="Times New Roman" w:hAnsi="Georgia"/>
                  <w:sz w:val="18"/>
                  <w:szCs w:val="18"/>
                </w:rPr>
                <w:t xml:space="preserve"> </w:t>
              </w:r>
            </w:ins>
            <w:r>
              <w:rPr>
                <w:rFonts w:ascii="Georgia" w:eastAsia="Times New Roman" w:hAnsi="Georgia"/>
                <w:sz w:val="18"/>
                <w:szCs w:val="18"/>
              </w:rPr>
              <w:t>not include all collections or observations.</w:t>
            </w:r>
          </w:p>
        </w:tc>
        <w:tc>
          <w:tcPr>
            <w:tcW w:w="0" w:type="auto"/>
            <w:vAlign w:val="center"/>
            <w:hideMark/>
          </w:tcPr>
          <w:p w14:paraId="49C3723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A023678"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1F08F27"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B0CB26"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6E2D91"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r>
    </w:tbl>
    <w:p w14:paraId="05EB7C00" w14:textId="77777777" w:rsidR="00000000" w:rsidRDefault="003F04D1">
      <w:pPr>
        <w:pStyle w:val="Heading2"/>
        <w:divId w:val="152600064"/>
        <w:rPr>
          <w:rFonts w:ascii="Georgia" w:eastAsia="Times New Roman" w:hAnsi="Georgia"/>
          <w:sz w:val="27"/>
          <w:szCs w:val="27"/>
        </w:rPr>
      </w:pPr>
      <w:r>
        <w:rPr>
          <w:rFonts w:ascii="Georgia" w:eastAsia="Times New Roman" w:hAnsi="Georgia"/>
          <w:sz w:val="27"/>
          <w:szCs w:val="27"/>
        </w:rPr>
        <w:t>Biogeographic Realms</w:t>
      </w:r>
    </w:p>
    <w:p w14:paraId="3600C9E4" w14:textId="77777777" w:rsidR="00000000" w:rsidRDefault="003F04D1">
      <w:pPr>
        <w:pStyle w:val="NormalWeb"/>
        <w:divId w:val="152600064"/>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574E0B04" w14:textId="77777777" w:rsidR="00000000" w:rsidRDefault="003F04D1">
      <w:pPr>
        <w:pStyle w:val="Heading1"/>
        <w:divId w:val="983586386"/>
        <w:rPr>
          <w:rFonts w:ascii="Georgia" w:eastAsia="Times New Roman" w:hAnsi="Georgia"/>
          <w:sz w:val="29"/>
          <w:szCs w:val="29"/>
        </w:rPr>
      </w:pPr>
      <w:r>
        <w:rPr>
          <w:rFonts w:ascii="Georgia" w:eastAsia="Times New Roman" w:hAnsi="Georgia"/>
          <w:sz w:val="29"/>
          <w:szCs w:val="29"/>
        </w:rPr>
        <w:t>Occurrence</w:t>
      </w:r>
    </w:p>
    <w:p w14:paraId="68097477" w14:textId="77777777" w:rsidR="00000000" w:rsidRDefault="003F04D1">
      <w:pPr>
        <w:pStyle w:val="Heading2"/>
        <w:divId w:val="983586386"/>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000000" w14:paraId="17ECE60D" w14:textId="77777777">
        <w:trPr>
          <w:divId w:val="983586386"/>
          <w:tblCellSpacing w:w="15" w:type="dxa"/>
        </w:trPr>
        <w:tc>
          <w:tcPr>
            <w:tcW w:w="0" w:type="auto"/>
            <w:tcBorders>
              <w:bottom w:val="single" w:sz="6" w:space="0" w:color="000000"/>
            </w:tcBorders>
            <w:shd w:val="clear" w:color="auto" w:fill="BBBBBB"/>
            <w:vAlign w:val="center"/>
            <w:hideMark/>
          </w:tcPr>
          <w:p w14:paraId="4DC5D52B"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98FA797"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71D24F2"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41F30A2"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B996CBB"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25512F94" w14:textId="77777777">
        <w:trPr>
          <w:divId w:val="983586386"/>
          <w:tblCellSpacing w:w="15" w:type="dxa"/>
        </w:trPr>
        <w:tc>
          <w:tcPr>
            <w:tcW w:w="0" w:type="auto"/>
            <w:tcBorders>
              <w:bottom w:val="single" w:sz="6" w:space="0" w:color="CCCCCC"/>
            </w:tcBorders>
            <w:vAlign w:val="center"/>
            <w:hideMark/>
          </w:tcPr>
          <w:p w14:paraId="76424953" w14:textId="77777777" w:rsidR="00000000" w:rsidRDefault="003F04D1">
            <w:pPr>
              <w:spacing w:after="75"/>
              <w:rPr>
                <w:rFonts w:ascii="Georgia" w:eastAsia="Times New Roman" w:hAnsi="Georgia"/>
                <w:sz w:val="18"/>
                <w:szCs w:val="18"/>
              </w:rPr>
            </w:pPr>
            <w:r>
              <w:rPr>
                <w:rFonts w:ascii="Georgia" w:eastAsia="Times New Roman" w:hAnsi="Georgia"/>
                <w:sz w:val="18"/>
                <w:szCs w:val="18"/>
              </w:rPr>
              <w:lastRenderedPageBreak/>
              <w:t>Lao People's Democratic Republic</w:t>
            </w:r>
          </w:p>
        </w:tc>
        <w:tc>
          <w:tcPr>
            <w:tcW w:w="0" w:type="auto"/>
            <w:tcBorders>
              <w:bottom w:val="single" w:sz="6" w:space="0" w:color="CCCCCC"/>
            </w:tcBorders>
            <w:vAlign w:val="center"/>
            <w:hideMark/>
          </w:tcPr>
          <w:p w14:paraId="6803F5BA" w14:textId="77777777" w:rsidR="00000000" w:rsidRDefault="003F04D1">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AF6D515" w14:textId="77777777" w:rsidR="00000000" w:rsidRDefault="003F04D1">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5971C6"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46EAF8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Resident</w:t>
            </w:r>
          </w:p>
        </w:tc>
      </w:tr>
      <w:tr w:rsidR="00000000" w14:paraId="4B96CEEE" w14:textId="77777777">
        <w:trPr>
          <w:divId w:val="983586386"/>
          <w:tblCellSpacing w:w="15" w:type="dxa"/>
        </w:trPr>
        <w:tc>
          <w:tcPr>
            <w:tcW w:w="0" w:type="auto"/>
            <w:tcBorders>
              <w:bottom w:val="single" w:sz="6" w:space="0" w:color="CCCCCC"/>
            </w:tcBorders>
            <w:vAlign w:val="center"/>
            <w:hideMark/>
          </w:tcPr>
          <w:p w14:paraId="369B1091" w14:textId="77777777" w:rsidR="00000000" w:rsidRDefault="003F04D1">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75D74F4F" w14:textId="77777777" w:rsidR="00000000" w:rsidRDefault="003F04D1">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00A7239" w14:textId="77777777" w:rsidR="00000000" w:rsidRDefault="003F04D1">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BCCDD89"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D5B88AA" w14:textId="77777777" w:rsidR="00000000" w:rsidRDefault="003F04D1">
            <w:pPr>
              <w:spacing w:after="75"/>
              <w:rPr>
                <w:rFonts w:ascii="Georgia" w:eastAsia="Times New Roman" w:hAnsi="Georgia"/>
                <w:sz w:val="18"/>
                <w:szCs w:val="18"/>
              </w:rPr>
            </w:pPr>
            <w:r>
              <w:rPr>
                <w:rFonts w:ascii="Georgia" w:eastAsia="Times New Roman" w:hAnsi="Georgia"/>
                <w:sz w:val="18"/>
                <w:szCs w:val="18"/>
              </w:rPr>
              <w:t>Resident</w:t>
            </w:r>
          </w:p>
        </w:tc>
      </w:tr>
      <w:tr w:rsidR="00000000" w14:paraId="76AAA23D" w14:textId="77777777">
        <w:trPr>
          <w:divId w:val="983586386"/>
          <w:tblCellSpacing w:w="15" w:type="dxa"/>
        </w:trPr>
        <w:tc>
          <w:tcPr>
            <w:tcW w:w="0" w:type="auto"/>
            <w:tcBorders>
              <w:bottom w:val="single" w:sz="6" w:space="0" w:color="CCCCCC"/>
            </w:tcBorders>
            <w:vAlign w:val="center"/>
            <w:hideMark/>
          </w:tcPr>
          <w:p w14:paraId="738D4CE3" w14:textId="77777777" w:rsidR="00000000" w:rsidRDefault="003F04D1">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0ECB84C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0B241FA" w14:textId="77777777" w:rsidR="00000000" w:rsidRDefault="003F04D1">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199F2AE"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9FFD567" w14:textId="77777777" w:rsidR="00000000" w:rsidRDefault="003F04D1">
            <w:pPr>
              <w:spacing w:after="75"/>
              <w:rPr>
                <w:rFonts w:ascii="Georgia" w:eastAsia="Times New Roman" w:hAnsi="Georgia"/>
                <w:sz w:val="18"/>
                <w:szCs w:val="18"/>
              </w:rPr>
            </w:pPr>
            <w:r>
              <w:rPr>
                <w:rFonts w:ascii="Georgia" w:eastAsia="Times New Roman" w:hAnsi="Georgia"/>
                <w:sz w:val="18"/>
                <w:szCs w:val="18"/>
              </w:rPr>
              <w:t>Resident</w:t>
            </w:r>
          </w:p>
        </w:tc>
      </w:tr>
    </w:tbl>
    <w:p w14:paraId="0B1EE57D" w14:textId="77777777" w:rsidR="00000000" w:rsidRDefault="003F04D1">
      <w:pPr>
        <w:pStyle w:val="Heading1"/>
        <w:divId w:val="698630023"/>
        <w:rPr>
          <w:rFonts w:ascii="Georgia" w:eastAsia="Times New Roman" w:hAnsi="Georgia"/>
          <w:sz w:val="29"/>
          <w:szCs w:val="29"/>
        </w:rPr>
      </w:pPr>
      <w:r>
        <w:rPr>
          <w:rFonts w:ascii="Georgia" w:eastAsia="Times New Roman" w:hAnsi="Georgia"/>
          <w:sz w:val="29"/>
          <w:szCs w:val="29"/>
        </w:rPr>
        <w:t>Population</w:t>
      </w:r>
    </w:p>
    <w:p w14:paraId="3B56B278" w14:textId="43EA6B38" w:rsidR="00000000" w:rsidRDefault="003F04D1">
      <w:pPr>
        <w:pStyle w:val="NormalWeb"/>
        <w:divId w:val="698630023"/>
        <w:rPr>
          <w:rFonts w:ascii="Georgia" w:hAnsi="Georgia"/>
        </w:rPr>
      </w:pPr>
      <w:del w:id="28" w:author="Jack Plummer" w:date="2022-08-22T12:18:00Z">
        <w:r w:rsidDel="00B3409C">
          <w:rPr>
            <w:rFonts w:ascii="Georgia" w:hAnsi="Georgia"/>
          </w:rPr>
          <w:delText>This species has a widespread distribution across Laos, Viet Nam and Thailand. It</w:delText>
        </w:r>
      </w:del>
      <w:ins w:id="29" w:author="Jack Plummer" w:date="2022-08-22T12:18:00Z">
        <w:r w:rsidR="00B3409C">
          <w:rPr>
            <w:rFonts w:ascii="Georgia" w:hAnsi="Georgia"/>
          </w:rPr>
          <w:t>This species</w:t>
        </w:r>
      </w:ins>
      <w:r>
        <w:rPr>
          <w:rFonts w:ascii="Georgia" w:hAnsi="Georgia"/>
        </w:rPr>
        <w:t xml:space="preserve"> has been described as common </w:t>
      </w:r>
      <w:del w:id="30" w:author="Jack Plummer" w:date="2022-08-22T12:18:00Z">
        <w:r w:rsidDel="00B3409C">
          <w:rPr>
            <w:rFonts w:ascii="Georgia" w:hAnsi="Georgia"/>
          </w:rPr>
          <w:delText xml:space="preserve">abundance in </w:delText>
        </w:r>
        <w:r w:rsidDel="00B3409C">
          <w:rPr>
            <w:rFonts w:ascii="Georgia" w:hAnsi="Georgia"/>
            <w:shd w:val="clear" w:color="auto" w:fill="FFFFFF"/>
          </w:rPr>
          <w:delText>mixed evergreen forest, evergreen forest, evergreen with bamboo forest and evergreen with pine forest</w:delText>
        </w:r>
      </w:del>
      <w:ins w:id="31" w:author="Jack Plummer" w:date="2022-08-22T12:18:00Z">
        <w:r w:rsidR="00B3409C">
          <w:rPr>
            <w:rFonts w:ascii="Georgia" w:hAnsi="Georgia"/>
          </w:rPr>
          <w:t>across a ran</w:t>
        </w:r>
      </w:ins>
      <w:ins w:id="32" w:author="Jack Plummer" w:date="2022-08-22T12:19:00Z">
        <w:r w:rsidR="00B3409C">
          <w:rPr>
            <w:rFonts w:ascii="Georgia" w:hAnsi="Georgia"/>
          </w:rPr>
          <w:t>ge of forest habitats</w:t>
        </w:r>
      </w:ins>
      <w:commentRangeStart w:id="33"/>
      <w:r w:rsidRPr="00B3409C">
        <w:rPr>
          <w:rFonts w:ascii="Georgia" w:hAnsi="Georgia"/>
          <w:strike/>
          <w:shd w:val="clear" w:color="auto" w:fill="FFFFFF"/>
          <w:rPrChange w:id="34" w:author="Jack Plummer" w:date="2022-08-22T12:19:00Z">
            <w:rPr>
              <w:rFonts w:ascii="Georgia" w:hAnsi="Georgia"/>
              <w:shd w:val="clear" w:color="auto" w:fill="FFFFFF"/>
            </w:rPr>
          </w:rPrChange>
        </w:rPr>
        <w:t>; </w:t>
      </w:r>
      <w:r w:rsidRPr="00B3409C">
        <w:rPr>
          <w:rFonts w:ascii="Georgia" w:hAnsi="Georgia"/>
          <w:strike/>
          <w:rPrChange w:id="35" w:author="Jack Plummer" w:date="2022-08-22T12:19:00Z">
            <w:rPr>
              <w:rFonts w:ascii="Georgia" w:hAnsi="Georgia"/>
            </w:rPr>
          </w:rPrChange>
        </w:rPr>
        <w:t>altitude: 650-1550 m asl</w:t>
      </w:r>
      <w:r>
        <w:rPr>
          <w:rFonts w:ascii="Georgia" w:hAnsi="Georgia"/>
        </w:rPr>
        <w:t xml:space="preserve"> </w:t>
      </w:r>
      <w:commentRangeEnd w:id="33"/>
      <w:r w:rsidR="00B3409C">
        <w:rPr>
          <w:rStyle w:val="CommentReference"/>
        </w:rPr>
        <w:commentReference w:id="33"/>
      </w:r>
      <w:r>
        <w:rPr>
          <w:rFonts w:ascii="Georgia" w:hAnsi="Georgia"/>
        </w:rPr>
        <w:t>(CMU</w:t>
      </w:r>
      <w:r>
        <w:rPr>
          <w:rFonts w:ascii="Georgia" w:hAnsi="Georgia"/>
        </w:rPr>
        <w:t xml:space="preserve"> herbarium Database 2022). It is suspected that the global population is large. However, no numerical population information is available, and the current population trend is unknown. Further research would be necessary to establish the population status a</w:t>
      </w:r>
      <w:r>
        <w:rPr>
          <w:rFonts w:ascii="Georgia" w:hAnsi="Georgia"/>
        </w:rPr>
        <w:t>nd trend.</w:t>
      </w:r>
    </w:p>
    <w:p w14:paraId="08097911" w14:textId="77777777" w:rsidR="00000000" w:rsidRDefault="003F04D1">
      <w:pPr>
        <w:divId w:val="698630023"/>
        <w:rPr>
          <w:rFonts w:ascii="Georgia" w:eastAsia="Times New Roman" w:hAnsi="Georgia"/>
          <w:sz w:val="18"/>
          <w:szCs w:val="18"/>
        </w:rPr>
      </w:pPr>
    </w:p>
    <w:p w14:paraId="6E7641FC" w14:textId="77777777" w:rsidR="00000000" w:rsidRDefault="003F04D1">
      <w:pPr>
        <w:pStyle w:val="Heading2"/>
        <w:divId w:val="698630023"/>
        <w:rPr>
          <w:rFonts w:ascii="Georgia" w:eastAsia="Times New Roman" w:hAnsi="Georgia"/>
          <w:sz w:val="27"/>
          <w:szCs w:val="27"/>
        </w:rPr>
      </w:pPr>
      <w:r>
        <w:rPr>
          <w:rFonts w:ascii="Georgia" w:eastAsia="Times New Roman" w:hAnsi="Georgia"/>
          <w:sz w:val="27"/>
          <w:szCs w:val="27"/>
        </w:rPr>
        <w:t>Population Information</w:t>
      </w:r>
    </w:p>
    <w:p w14:paraId="49CE6552" w14:textId="73879B8B" w:rsidR="00000000" w:rsidRDefault="003F04D1">
      <w:pPr>
        <w:pStyle w:val="NormalWeb"/>
        <w:divId w:val="698630023"/>
        <w:rPr>
          <w:rFonts w:ascii="Georgia" w:hAnsi="Georgia"/>
        </w:rPr>
      </w:pPr>
      <w:r>
        <w:rPr>
          <w:rStyle w:val="datalabel1"/>
          <w:rFonts w:ascii="Georgia" w:hAnsi="Georgia"/>
        </w:rPr>
        <w:t xml:space="preserve">Current Population Trend: </w:t>
      </w:r>
      <w:del w:id="36" w:author="Jack Plummer" w:date="2022-08-22T12:19:00Z">
        <w:r w:rsidDel="00B3409C">
          <w:rPr>
            <w:rFonts w:ascii="Georgia" w:hAnsi="Georgia"/>
          </w:rPr>
          <w:delText>Decreasing</w:delText>
        </w:r>
      </w:del>
      <w:ins w:id="37" w:author="Jack Plummer" w:date="2022-08-22T12:19:00Z">
        <w:r w:rsidR="00B3409C">
          <w:rPr>
            <w:rFonts w:ascii="Georgia" w:hAnsi="Georgia"/>
          </w:rPr>
          <w:t>Unknown</w:t>
        </w:r>
      </w:ins>
    </w:p>
    <w:p w14:paraId="0E11CF89" w14:textId="77777777" w:rsidR="00000000" w:rsidRDefault="003F04D1">
      <w:pPr>
        <w:pStyle w:val="Heading1"/>
        <w:divId w:val="1732995471"/>
        <w:rPr>
          <w:rFonts w:ascii="Georgia" w:eastAsia="Times New Roman" w:hAnsi="Georgia"/>
          <w:sz w:val="29"/>
          <w:szCs w:val="29"/>
        </w:rPr>
      </w:pPr>
      <w:r>
        <w:rPr>
          <w:rFonts w:ascii="Georgia" w:eastAsia="Times New Roman" w:hAnsi="Georgia"/>
          <w:sz w:val="29"/>
          <w:szCs w:val="29"/>
        </w:rPr>
        <w:t>Habitats and Ecology</w:t>
      </w:r>
    </w:p>
    <w:p w14:paraId="5C537EF4" w14:textId="10F8BCAE" w:rsidR="00000000" w:rsidRDefault="003F04D1">
      <w:pPr>
        <w:pStyle w:val="NormalWeb"/>
        <w:divId w:val="1732995471"/>
        <w:rPr>
          <w:rFonts w:ascii="Georgia" w:hAnsi="Georgia"/>
        </w:rPr>
      </w:pPr>
      <w:r>
        <w:rPr>
          <w:rFonts w:ascii="Georgia" w:hAnsi="Georgia"/>
        </w:rPr>
        <w:t>The species is a</w:t>
      </w:r>
      <w:del w:id="38" w:author="Jack Plummer" w:date="2022-08-22T12:19:00Z">
        <w:r w:rsidDel="00B3409C">
          <w:rPr>
            <w:rFonts w:ascii="Georgia" w:hAnsi="Georgia"/>
          </w:rPr>
          <w:delText>n</w:delText>
        </w:r>
      </w:del>
      <w:r>
        <w:rPr>
          <w:rFonts w:ascii="Georgia" w:hAnsi="Georgia"/>
        </w:rPr>
        <w:t xml:space="preserve"> perennial deciduous tree that grows </w:t>
      </w:r>
      <w:ins w:id="39" w:author="Jack Plummer" w:date="2022-08-22T12:20:00Z">
        <w:r w:rsidR="00B3409C">
          <w:rPr>
            <w:rFonts w:ascii="Georgia" w:hAnsi="Georgia"/>
          </w:rPr>
          <w:t xml:space="preserve">to </w:t>
        </w:r>
      </w:ins>
      <w:r>
        <w:rPr>
          <w:rFonts w:ascii="Georgia" w:hAnsi="Georgia"/>
        </w:rPr>
        <w:t>around 1</w:t>
      </w:r>
      <w:ins w:id="40" w:author="Jack Plummer" w:date="2022-08-22T12:20:00Z">
        <w:r w:rsidR="00B3409C">
          <w:rPr>
            <w:rFonts w:ascii="Georgia" w:hAnsi="Georgia"/>
          </w:rPr>
          <w:t>0</w:t>
        </w:r>
      </w:ins>
      <w:del w:id="41" w:author="Jack Plummer" w:date="2022-08-22T12:20:00Z">
        <w:r w:rsidDel="00B3409C">
          <w:rPr>
            <w:rFonts w:ascii="Georgia" w:hAnsi="Georgia"/>
          </w:rPr>
          <w:delText>0 </w:delText>
        </w:r>
        <w:r w:rsidDel="00B3409C">
          <w:rPr>
            <w:rFonts w:ascii="Georgia" w:hAnsi="Georgia"/>
          </w:rPr>
          <w:delText xml:space="preserve"> </w:delText>
        </w:r>
      </w:del>
      <w:ins w:id="42" w:author="Jack Plummer" w:date="2022-08-22T12:20:00Z">
        <w:r w:rsidR="00B3409C">
          <w:rPr>
            <w:rFonts w:ascii="Georgia" w:hAnsi="Georgia"/>
          </w:rPr>
          <w:t xml:space="preserve"> </w:t>
        </w:r>
      </w:ins>
      <w:r>
        <w:rPr>
          <w:rFonts w:ascii="Georgia" w:hAnsi="Georgia"/>
        </w:rPr>
        <w:t>m</w:t>
      </w:r>
      <w:del w:id="43" w:author="Jack Plummer" w:date="2022-08-22T12:20:00Z">
        <w:r w:rsidDel="00B3409C">
          <w:rPr>
            <w:rFonts w:ascii="Georgia" w:hAnsi="Georgia"/>
          </w:rPr>
          <w:delText>.</w:delText>
        </w:r>
      </w:del>
      <w:r>
        <w:rPr>
          <w:rFonts w:ascii="Georgia" w:hAnsi="Georgia"/>
        </w:rPr>
        <w:t xml:space="preserve"> tall</w:t>
      </w:r>
      <w:ins w:id="44" w:author="Jack Plummer" w:date="2022-08-22T12:20:00Z">
        <w:r w:rsidR="00B3409C">
          <w:rPr>
            <w:rFonts w:ascii="Georgia" w:hAnsi="Georgia"/>
          </w:rPr>
          <w:t xml:space="preserve"> in mixed ev</w:t>
        </w:r>
      </w:ins>
      <w:ins w:id="45" w:author="Jack Plummer" w:date="2022-08-22T12:21:00Z">
        <w:r w:rsidR="00B3409C">
          <w:rPr>
            <w:rFonts w:ascii="Georgia" w:hAnsi="Georgia"/>
          </w:rPr>
          <w:t>ergreen forest, evergreen forest, evergreen with bamboo forest and evergreen with pine forest (CMU herbarium Database 2022).</w:t>
        </w:r>
      </w:ins>
      <w:del w:id="46" w:author="Jack Plummer" w:date="2022-08-22T12:20:00Z">
        <w:r w:rsidDel="00B3409C">
          <w:rPr>
            <w:rFonts w:ascii="Georgia" w:hAnsi="Georgia"/>
          </w:rPr>
          <w:delText>.</w:delText>
        </w:r>
      </w:del>
      <w:r>
        <w:rPr>
          <w:rFonts w:ascii="Georgia" w:hAnsi="Georgia"/>
        </w:rPr>
        <w:t> </w:t>
      </w:r>
      <w:r>
        <w:rPr>
          <w:rFonts w:ascii="Georgia" w:hAnsi="Georgia"/>
        </w:rPr>
        <w:t>The tree is planted as a pioneer species in reforestation projects in Thailand (Pakkad</w:t>
      </w:r>
      <w:del w:id="47" w:author="Jack Plummer" w:date="2022-08-22T12:20:00Z">
        <w:r w:rsidDel="00B3409C">
          <w:rPr>
            <w:rFonts w:ascii="Georgia" w:hAnsi="Georgia"/>
          </w:rPr>
          <w:delText>,</w:delText>
        </w:r>
      </w:del>
      <w:r>
        <w:rPr>
          <w:rFonts w:ascii="Georgia" w:hAnsi="Georgia"/>
        </w:rPr>
        <w:t xml:space="preserve"> </w:t>
      </w:r>
      <w:r>
        <w:rPr>
          <w:rStyle w:val="Emphasis"/>
          <w:rFonts w:ascii="Georgia" w:hAnsi="Georgia"/>
        </w:rPr>
        <w:t>et al</w:t>
      </w:r>
      <w:ins w:id="48" w:author="Jack Plummer" w:date="2022-08-22T12:20:00Z">
        <w:r w:rsidR="00B3409C">
          <w:rPr>
            <w:rStyle w:val="Emphasis"/>
            <w:rFonts w:ascii="Georgia" w:hAnsi="Georgia"/>
            <w:i w:val="0"/>
            <w:iCs w:val="0"/>
          </w:rPr>
          <w:t>.</w:t>
        </w:r>
      </w:ins>
      <w:r>
        <w:rPr>
          <w:rStyle w:val="Emphasis"/>
          <w:rFonts w:ascii="Georgia" w:hAnsi="Georgia"/>
        </w:rPr>
        <w:t xml:space="preserve"> </w:t>
      </w:r>
      <w:r>
        <w:rPr>
          <w:rFonts w:ascii="Georgia" w:hAnsi="Georgia"/>
        </w:rPr>
        <w:t>2002).</w:t>
      </w:r>
    </w:p>
    <w:p w14:paraId="0A3A3BB9" w14:textId="77777777" w:rsidR="00000000" w:rsidRDefault="003F04D1">
      <w:pPr>
        <w:pStyle w:val="Heading2"/>
        <w:divId w:val="173299547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000000" w14:paraId="19A0C8BC" w14:textId="77777777">
        <w:trPr>
          <w:divId w:val="1732995471"/>
          <w:tblCellSpacing w:w="15" w:type="dxa"/>
        </w:trPr>
        <w:tc>
          <w:tcPr>
            <w:tcW w:w="0" w:type="auto"/>
            <w:tcBorders>
              <w:bottom w:val="single" w:sz="6" w:space="0" w:color="000000"/>
            </w:tcBorders>
            <w:shd w:val="clear" w:color="auto" w:fill="BBBBBB"/>
            <w:vAlign w:val="center"/>
            <w:hideMark/>
          </w:tcPr>
          <w:p w14:paraId="7711DCF4"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356780D"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748447F"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A787157"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43B3C221" w14:textId="77777777">
        <w:trPr>
          <w:divId w:val="1732995471"/>
          <w:tblCellSpacing w:w="15" w:type="dxa"/>
        </w:trPr>
        <w:tc>
          <w:tcPr>
            <w:tcW w:w="0" w:type="auto"/>
            <w:tcBorders>
              <w:bottom w:val="single" w:sz="6" w:space="0" w:color="CCCCCC"/>
            </w:tcBorders>
            <w:vAlign w:val="center"/>
            <w:hideMark/>
          </w:tcPr>
          <w:p w14:paraId="48419BA1" w14:textId="77777777" w:rsidR="00000000" w:rsidRDefault="003F04D1">
            <w:pPr>
              <w:spacing w:after="75"/>
              <w:rPr>
                <w:rFonts w:ascii="Georgia" w:eastAsia="Times New Roman" w:hAnsi="Georgia"/>
                <w:sz w:val="18"/>
                <w:szCs w:val="18"/>
              </w:rPr>
            </w:pPr>
            <w:r>
              <w:rPr>
                <w:rFonts w:ascii="Georgia" w:eastAsia="Times New Roman" w:hAnsi="Georgia"/>
                <w:sz w:val="18"/>
                <w:szCs w:val="18"/>
              </w:rPr>
              <w:t>1.5. Forest -</w:t>
            </w:r>
            <w:r>
              <w:rPr>
                <w:rFonts w:ascii="Georgia" w:eastAsia="Times New Roman" w:hAnsi="Georgia"/>
                <w:sz w:val="18"/>
                <w:szCs w:val="18"/>
              </w:rPr>
              <w:t>&gt; Forest - Subtropical/Tropical Dry</w:t>
            </w:r>
          </w:p>
        </w:tc>
        <w:tc>
          <w:tcPr>
            <w:tcW w:w="0" w:type="auto"/>
            <w:tcBorders>
              <w:bottom w:val="single" w:sz="6" w:space="0" w:color="CCCCCC"/>
            </w:tcBorders>
            <w:vAlign w:val="center"/>
            <w:hideMark/>
          </w:tcPr>
          <w:p w14:paraId="17FC4655"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422F25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BB89834"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r>
    </w:tbl>
    <w:p w14:paraId="622B5184" w14:textId="77777777" w:rsidR="00000000" w:rsidRDefault="003F04D1">
      <w:pPr>
        <w:pStyle w:val="Heading2"/>
        <w:divId w:val="1732995471"/>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61"/>
        <w:gridCol w:w="894"/>
        <w:gridCol w:w="5655"/>
      </w:tblGrid>
      <w:tr w:rsidR="00000000" w14:paraId="3D43DA57" w14:textId="77777777">
        <w:trPr>
          <w:divId w:val="1732995471"/>
          <w:tblCellSpacing w:w="15" w:type="dxa"/>
        </w:trPr>
        <w:tc>
          <w:tcPr>
            <w:tcW w:w="0" w:type="auto"/>
            <w:tcBorders>
              <w:bottom w:val="single" w:sz="6" w:space="0" w:color="000000"/>
            </w:tcBorders>
            <w:shd w:val="clear" w:color="auto" w:fill="BBBBBB"/>
            <w:vAlign w:val="center"/>
            <w:hideMark/>
          </w:tcPr>
          <w:p w14:paraId="32E31384"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C706B45"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FD01860"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97F7715" w14:textId="77777777">
        <w:trPr>
          <w:divId w:val="1732995471"/>
          <w:tblCellSpacing w:w="15" w:type="dxa"/>
        </w:trPr>
        <w:tc>
          <w:tcPr>
            <w:tcW w:w="0" w:type="auto"/>
            <w:vAlign w:val="center"/>
            <w:hideMark/>
          </w:tcPr>
          <w:p w14:paraId="6F1C0FA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292320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D96B3E0" w14:textId="75A33273" w:rsidR="00000000" w:rsidRDefault="003F04D1">
            <w:pPr>
              <w:spacing w:after="75"/>
              <w:rPr>
                <w:rFonts w:ascii="Georgia" w:eastAsia="Times New Roman" w:hAnsi="Georgia"/>
                <w:sz w:val="18"/>
                <w:szCs w:val="18"/>
              </w:rPr>
            </w:pPr>
            <w:del w:id="49" w:author="Jack Plummer" w:date="2022-08-22T12:21:00Z">
              <w:r w:rsidDel="00B3409C">
                <w:rPr>
                  <w:rFonts w:ascii="Georgia" w:eastAsia="Times New Roman" w:hAnsi="Georgia"/>
                  <w:sz w:val="18"/>
                  <w:szCs w:val="18"/>
                </w:rPr>
                <w:delText xml:space="preserve">The WWF reports that </w:delText>
              </w:r>
            </w:del>
            <w:r>
              <w:rPr>
                <w:rFonts w:ascii="Georgia" w:eastAsia="Times New Roman" w:hAnsi="Georgia"/>
                <w:sz w:val="18"/>
                <w:szCs w:val="18"/>
              </w:rPr>
              <w:t xml:space="preserve">Between 1973 and 2009 the </w:t>
            </w:r>
            <w:ins w:id="50" w:author="Jack Plummer" w:date="2022-08-22T12:21:00Z">
              <w:r w:rsidR="00B3409C">
                <w:rPr>
                  <w:rFonts w:ascii="Georgia" w:eastAsia="Times New Roman" w:hAnsi="Georgia"/>
                  <w:sz w:val="18"/>
                  <w:szCs w:val="18"/>
                </w:rPr>
                <w:t xml:space="preserve">Indochina </w:t>
              </w:r>
            </w:ins>
            <w:r>
              <w:rPr>
                <w:rFonts w:ascii="Georgia" w:eastAsia="Times New Roman" w:hAnsi="Georgia"/>
                <w:sz w:val="18"/>
                <w:szCs w:val="18"/>
              </w:rPr>
              <w:t>region lost approximately one</w:t>
            </w:r>
            <w:r>
              <w:rPr>
                <w:rFonts w:ascii="Georgia" w:eastAsia="Times New Roman" w:hAnsi="Georgia"/>
                <w:sz w:val="18"/>
                <w:szCs w:val="18"/>
              </w:rPr>
              <w:t>-third of its forest cover overall: 24% in Laos and 43% in Thailand and Vietnam (WWF-Greater Mekong 2013).</w:t>
            </w:r>
          </w:p>
        </w:tc>
      </w:tr>
    </w:tbl>
    <w:p w14:paraId="2A08513F" w14:textId="77777777" w:rsidR="00000000" w:rsidRDefault="003F04D1">
      <w:pPr>
        <w:pStyle w:val="Heading2"/>
        <w:divId w:val="1732995471"/>
        <w:rPr>
          <w:rFonts w:ascii="Georgia" w:eastAsia="Times New Roman" w:hAnsi="Georgia"/>
          <w:sz w:val="27"/>
          <w:szCs w:val="27"/>
        </w:rPr>
      </w:pPr>
      <w:r>
        <w:rPr>
          <w:rFonts w:ascii="Georgia" w:eastAsia="Times New Roman" w:hAnsi="Georgia"/>
          <w:sz w:val="27"/>
          <w:szCs w:val="27"/>
        </w:rPr>
        <w:t>Movement Patterns</w:t>
      </w:r>
    </w:p>
    <w:p w14:paraId="1C21B807" w14:textId="77777777" w:rsidR="00000000" w:rsidRDefault="003F04D1">
      <w:pPr>
        <w:pStyle w:val="NormalWeb"/>
        <w:divId w:val="1732995471"/>
        <w:rPr>
          <w:rFonts w:ascii="Georgia" w:hAnsi="Georgia"/>
        </w:rPr>
      </w:pPr>
      <w:r>
        <w:rPr>
          <w:rStyle w:val="datalabel1"/>
          <w:rFonts w:ascii="Georgia" w:hAnsi="Georgia"/>
        </w:rPr>
        <w:t xml:space="preserve">Movement Patterns: </w:t>
      </w:r>
      <w:r>
        <w:rPr>
          <w:rFonts w:ascii="Georgia" w:hAnsi="Georgia"/>
        </w:rPr>
        <w:t>Unknown</w:t>
      </w:r>
    </w:p>
    <w:p w14:paraId="549DABB9" w14:textId="77777777" w:rsidR="00000000" w:rsidRDefault="003F04D1">
      <w:pPr>
        <w:pStyle w:val="Heading2"/>
        <w:divId w:val="1732995471"/>
        <w:rPr>
          <w:rFonts w:ascii="Georgia" w:eastAsia="Times New Roman" w:hAnsi="Georgia"/>
          <w:sz w:val="27"/>
          <w:szCs w:val="27"/>
        </w:rPr>
      </w:pPr>
      <w:r>
        <w:rPr>
          <w:rFonts w:ascii="Georgia" w:eastAsia="Times New Roman" w:hAnsi="Georgia"/>
          <w:sz w:val="27"/>
          <w:szCs w:val="27"/>
        </w:rPr>
        <w:t>Systems</w:t>
      </w:r>
    </w:p>
    <w:p w14:paraId="3FD1C77A" w14:textId="77777777" w:rsidR="00000000" w:rsidRDefault="003F04D1">
      <w:pPr>
        <w:pStyle w:val="NormalWeb"/>
        <w:divId w:val="1732995471"/>
        <w:rPr>
          <w:rFonts w:ascii="Georgia" w:hAnsi="Georgia"/>
        </w:rPr>
      </w:pPr>
      <w:r>
        <w:rPr>
          <w:rStyle w:val="datalabel1"/>
          <w:rFonts w:ascii="Georgia" w:hAnsi="Georgia"/>
        </w:rPr>
        <w:t xml:space="preserve">System: </w:t>
      </w:r>
      <w:r>
        <w:rPr>
          <w:rFonts w:ascii="Georgia" w:hAnsi="Georgia"/>
        </w:rPr>
        <w:t>Terrestrial</w:t>
      </w:r>
    </w:p>
    <w:p w14:paraId="6DDE630B" w14:textId="77777777" w:rsidR="00000000" w:rsidRDefault="003F04D1">
      <w:pPr>
        <w:pStyle w:val="Heading2"/>
        <w:divId w:val="1732995471"/>
        <w:rPr>
          <w:rFonts w:ascii="Georgia" w:eastAsia="Times New Roman" w:hAnsi="Georgia"/>
          <w:sz w:val="27"/>
          <w:szCs w:val="27"/>
        </w:rPr>
      </w:pPr>
      <w:r>
        <w:rPr>
          <w:rFonts w:ascii="Georgia" w:eastAsia="Times New Roman" w:hAnsi="Georgia"/>
          <w:sz w:val="27"/>
          <w:szCs w:val="27"/>
        </w:rPr>
        <w:t>Plant Specific</w:t>
      </w:r>
    </w:p>
    <w:p w14:paraId="078A8107" w14:textId="77777777" w:rsidR="00000000" w:rsidRDefault="003F04D1">
      <w:pPr>
        <w:pStyle w:val="NormalWeb"/>
        <w:divId w:val="1732995471"/>
        <w:rPr>
          <w:rFonts w:ascii="Georgia" w:hAnsi="Georgia"/>
        </w:rPr>
      </w:pPr>
      <w:r>
        <w:rPr>
          <w:rStyle w:val="datalabel1"/>
          <w:rFonts w:ascii="Georgia" w:hAnsi="Georgia"/>
        </w:rPr>
        <w:lastRenderedPageBreak/>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685CF9E5" w14:textId="77777777">
        <w:trPr>
          <w:divId w:val="1732995471"/>
          <w:tblCellSpacing w:w="15" w:type="dxa"/>
        </w:trPr>
        <w:tc>
          <w:tcPr>
            <w:tcW w:w="0" w:type="auto"/>
            <w:tcBorders>
              <w:bottom w:val="single" w:sz="6" w:space="0" w:color="000000"/>
            </w:tcBorders>
            <w:shd w:val="clear" w:color="auto" w:fill="BBBBBB"/>
            <w:vAlign w:val="center"/>
            <w:hideMark/>
          </w:tcPr>
          <w:p w14:paraId="6784AFE6"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5CAE27CB" w14:textId="77777777">
        <w:trPr>
          <w:divId w:val="1732995471"/>
          <w:tblCellSpacing w:w="15" w:type="dxa"/>
        </w:trPr>
        <w:tc>
          <w:tcPr>
            <w:tcW w:w="0" w:type="auto"/>
            <w:tcBorders>
              <w:bottom w:val="single" w:sz="6" w:space="0" w:color="CCCCCC"/>
            </w:tcBorders>
            <w:vAlign w:val="center"/>
            <w:hideMark/>
          </w:tcPr>
          <w:p w14:paraId="51EBC33F" w14:textId="77777777" w:rsidR="00000000" w:rsidRDefault="003F04D1">
            <w:pPr>
              <w:spacing w:after="75"/>
              <w:rPr>
                <w:rFonts w:ascii="Georgia" w:eastAsia="Times New Roman" w:hAnsi="Georgia"/>
                <w:sz w:val="18"/>
                <w:szCs w:val="18"/>
              </w:rPr>
            </w:pPr>
            <w:r>
              <w:rPr>
                <w:rFonts w:ascii="Georgia" w:eastAsia="Times New Roman" w:hAnsi="Georgia"/>
                <w:sz w:val="18"/>
                <w:szCs w:val="18"/>
              </w:rPr>
              <w:t>Tree - small</w:t>
            </w:r>
          </w:p>
        </w:tc>
      </w:tr>
    </w:tbl>
    <w:p w14:paraId="203983C5" w14:textId="77777777" w:rsidR="00000000" w:rsidRDefault="003F04D1">
      <w:pPr>
        <w:pStyle w:val="Heading1"/>
        <w:divId w:val="1244411263"/>
        <w:rPr>
          <w:rFonts w:ascii="Georgia" w:eastAsia="Times New Roman" w:hAnsi="Georgia"/>
          <w:sz w:val="29"/>
          <w:szCs w:val="29"/>
        </w:rPr>
      </w:pPr>
      <w:commentRangeStart w:id="51"/>
      <w:r>
        <w:rPr>
          <w:rFonts w:ascii="Georgia" w:eastAsia="Times New Roman" w:hAnsi="Georgia"/>
          <w:sz w:val="29"/>
          <w:szCs w:val="29"/>
        </w:rPr>
        <w:t>Use and Trade</w:t>
      </w:r>
      <w:commentRangeEnd w:id="51"/>
      <w:r>
        <w:rPr>
          <w:rStyle w:val="CommentReference"/>
          <w:b w:val="0"/>
          <w:bCs w:val="0"/>
          <w:color w:val="auto"/>
          <w:kern w:val="0"/>
        </w:rPr>
        <w:commentReference w:id="51"/>
      </w:r>
    </w:p>
    <w:p w14:paraId="5980DB0E" w14:textId="77777777" w:rsidR="00000000" w:rsidRDefault="003F04D1">
      <w:pPr>
        <w:pStyle w:val="Heading2"/>
        <w:divId w:val="1244411263"/>
        <w:rPr>
          <w:rFonts w:ascii="Georgia" w:eastAsia="Times New Roman" w:hAnsi="Georgia"/>
          <w:sz w:val="27"/>
          <w:szCs w:val="27"/>
        </w:rPr>
      </w:pPr>
      <w:r>
        <w:rPr>
          <w:rFonts w:ascii="Georgia" w:eastAsia="Times New Roman" w:hAnsi="Georgia"/>
          <w:sz w:val="27"/>
          <w:szCs w:val="27"/>
        </w:rPr>
        <w:t>General Use and Trade Information</w:t>
      </w:r>
    </w:p>
    <w:p w14:paraId="3F6094A8" w14:textId="3C94D1FF" w:rsidR="00000000" w:rsidRDefault="003F04D1">
      <w:pPr>
        <w:pStyle w:val="NormalWeb"/>
        <w:divId w:val="1244411263"/>
        <w:rPr>
          <w:rFonts w:ascii="Georgia" w:hAnsi="Georgia"/>
        </w:rPr>
      </w:pPr>
      <w:r>
        <w:rPr>
          <w:rFonts w:ascii="Georgia" w:hAnsi="Georgia"/>
        </w:rPr>
        <w:t xml:space="preserve">The tree is planted as a pioneer species in northern Thailand in reforestation projects to restore native woodland - it is planted in degraded woodland and open areas </w:t>
      </w:r>
      <w:del w:id="52" w:author="Jack Plummer" w:date="2022-08-22T12:22:00Z">
        <w:r w:rsidDel="00B3409C">
          <w:rPr>
            <w:rFonts w:ascii="Georgia" w:hAnsi="Georgia"/>
          </w:rPr>
          <w:delText>in a mi</w:delText>
        </w:r>
        <w:r w:rsidDel="00B3409C">
          <w:rPr>
            <w:rFonts w:ascii="Georgia" w:hAnsi="Georgia"/>
          </w:rPr>
          <w:delText xml:space="preserve">x </w:delText>
        </w:r>
      </w:del>
      <w:r>
        <w:rPr>
          <w:rFonts w:ascii="Georgia" w:hAnsi="Georgia"/>
        </w:rPr>
        <w:t xml:space="preserve">with various other species that all </w:t>
      </w:r>
      <w:proofErr w:type="gramStart"/>
      <w:r>
        <w:rPr>
          <w:rFonts w:ascii="Georgia" w:hAnsi="Georgia"/>
        </w:rPr>
        <w:t>have the ability to</w:t>
      </w:r>
      <w:proofErr w:type="gramEnd"/>
      <w:r>
        <w:rPr>
          <w:rFonts w:ascii="Georgia" w:hAnsi="Georgia"/>
        </w:rPr>
        <w:t xml:space="preserve"> grow fast; produce dense, weed-suppressing crowns; and attract seed-dispersing wildlife, particularly birds and bats (Pakkad </w:t>
      </w:r>
      <w:r>
        <w:rPr>
          <w:rStyle w:val="Emphasis"/>
          <w:rFonts w:ascii="Georgia" w:hAnsi="Georgia"/>
        </w:rPr>
        <w:t xml:space="preserve">et al. </w:t>
      </w:r>
      <w:r>
        <w:rPr>
          <w:rFonts w:ascii="Georgia" w:hAnsi="Georgia"/>
        </w:rPr>
        <w:t>2002).</w:t>
      </w:r>
    </w:p>
    <w:p w14:paraId="7733D26F" w14:textId="77777777" w:rsidR="00000000" w:rsidRDefault="003F04D1">
      <w:pPr>
        <w:pStyle w:val="Heading1"/>
        <w:divId w:val="1696417810"/>
        <w:rPr>
          <w:rFonts w:ascii="Georgia" w:eastAsia="Times New Roman" w:hAnsi="Georgia"/>
          <w:sz w:val="29"/>
          <w:szCs w:val="29"/>
        </w:rPr>
      </w:pPr>
      <w:r>
        <w:rPr>
          <w:rFonts w:ascii="Georgia" w:eastAsia="Times New Roman" w:hAnsi="Georgia"/>
          <w:sz w:val="29"/>
          <w:szCs w:val="29"/>
        </w:rPr>
        <w:t>Threats</w:t>
      </w:r>
    </w:p>
    <w:p w14:paraId="1A1CF1A0" w14:textId="38000A71" w:rsidR="00000000" w:rsidRDefault="003F04D1">
      <w:pPr>
        <w:pStyle w:val="NormalWeb"/>
        <w:divId w:val="1696417810"/>
        <w:rPr>
          <w:rFonts w:ascii="Georgia" w:hAnsi="Georgia"/>
        </w:rPr>
      </w:pPr>
      <w:r>
        <w:rPr>
          <w:rFonts w:ascii="Georgia" w:hAnsi="Georgia"/>
        </w:rPr>
        <w:t>Conversion of forest cover to cash crop plantations</w:t>
      </w:r>
      <w:r>
        <w:rPr>
          <w:rFonts w:ascii="Georgia" w:hAnsi="Georgia"/>
        </w:rPr>
        <w:t xml:space="preserve"> is the dominant driver of forest change in Southeast Asia, followed by selective logging, and establishment of tree plantations (</w:t>
      </w:r>
      <w:proofErr w:type="spellStart"/>
      <w:r>
        <w:rPr>
          <w:rFonts w:ascii="Georgia" w:hAnsi="Georgia"/>
        </w:rPr>
        <w:t>Stibig</w:t>
      </w:r>
      <w:proofErr w:type="spellEnd"/>
      <w:r>
        <w:rPr>
          <w:rFonts w:ascii="Georgia" w:hAnsi="Georgia"/>
        </w:rPr>
        <w:t xml:space="preserve"> </w:t>
      </w:r>
      <w:r>
        <w:rPr>
          <w:rStyle w:val="Emphasis"/>
          <w:rFonts w:ascii="Georgia" w:hAnsi="Georgia"/>
        </w:rPr>
        <w:t>et al.</w:t>
      </w:r>
      <w:r>
        <w:rPr>
          <w:rFonts w:ascii="Georgia" w:hAnsi="Georgia"/>
        </w:rPr>
        <w:t xml:space="preserve"> 2013). However, this species has been recorded as common</w:t>
      </w:r>
      <w:ins w:id="53" w:author="Jack Plummer" w:date="2022-08-22T12:23:00Z">
        <w:r>
          <w:rPr>
            <w:rFonts w:ascii="Georgia" w:hAnsi="Georgia"/>
          </w:rPr>
          <w:t xml:space="preserve"> across its range and</w:t>
        </w:r>
      </w:ins>
      <w:r>
        <w:rPr>
          <w:rFonts w:ascii="Georgia" w:hAnsi="Georgia"/>
        </w:rPr>
        <w:t xml:space="preserve"> </w:t>
      </w:r>
      <w:del w:id="54" w:author="Jack Plummer" w:date="2022-08-22T12:23:00Z">
        <w:r w:rsidDel="003F04D1">
          <w:rPr>
            <w:rFonts w:ascii="Georgia" w:hAnsi="Georgia"/>
          </w:rPr>
          <w:delText xml:space="preserve">abundance from </w:delText>
        </w:r>
      </w:del>
      <w:ins w:id="55" w:author="Jack Plummer" w:date="2022-08-22T12:23:00Z">
        <w:r>
          <w:rPr>
            <w:rFonts w:ascii="Georgia" w:hAnsi="Georgia"/>
          </w:rPr>
          <w:t xml:space="preserve">in </w:t>
        </w:r>
      </w:ins>
      <w:r>
        <w:rPr>
          <w:rFonts w:ascii="Georgia" w:hAnsi="Georgia"/>
        </w:rPr>
        <w:t>protected area</w:t>
      </w:r>
      <w:ins w:id="56" w:author="Jack Plummer" w:date="2022-08-22T12:23:00Z">
        <w:r>
          <w:rPr>
            <w:rFonts w:ascii="Georgia" w:hAnsi="Georgia"/>
          </w:rPr>
          <w:t>s</w:t>
        </w:r>
      </w:ins>
      <w:r>
        <w:rPr>
          <w:rFonts w:ascii="Georgia" w:hAnsi="Georgia"/>
        </w:rPr>
        <w:t xml:space="preserve"> in Northern Thailand</w:t>
      </w:r>
      <w:del w:id="57" w:author="Jack Plummer" w:date="2022-08-22T12:23:00Z">
        <w:r w:rsidDel="003F04D1">
          <w:rPr>
            <w:rFonts w:ascii="Georgia" w:hAnsi="Georgia"/>
          </w:rPr>
          <w:delText> </w:delText>
        </w:r>
        <w:r w:rsidDel="003F04D1">
          <w:rPr>
            <w:rStyle w:val="Emphasis"/>
            <w:rFonts w:ascii="Georgia" w:hAnsi="Georgia"/>
          </w:rPr>
          <w:delText>e.g.</w:delText>
        </w:r>
      </w:del>
      <w:ins w:id="58" w:author="Jack Plummer" w:date="2022-08-22T12:23:00Z">
        <w:r>
          <w:rPr>
            <w:rStyle w:val="Emphasis"/>
            <w:rFonts w:ascii="Georgia" w:hAnsi="Georgia"/>
            <w:i w:val="0"/>
            <w:iCs w:val="0"/>
          </w:rPr>
          <w:t>, including</w:t>
        </w:r>
      </w:ins>
      <w:r>
        <w:rPr>
          <w:rStyle w:val="Emphasis"/>
          <w:rFonts w:ascii="Georgia" w:hAnsi="Georgia"/>
        </w:rPr>
        <w:t xml:space="preserve"> </w:t>
      </w:r>
      <w:r>
        <w:rPr>
          <w:rFonts w:ascii="Georgia" w:hAnsi="Georgia"/>
        </w:rPr>
        <w:t xml:space="preserve">Doi </w:t>
      </w:r>
      <w:proofErr w:type="spellStart"/>
      <w:r>
        <w:rPr>
          <w:rFonts w:ascii="Georgia" w:hAnsi="Georgia"/>
        </w:rPr>
        <w:t>Khun</w:t>
      </w:r>
      <w:proofErr w:type="spellEnd"/>
      <w:r>
        <w:rPr>
          <w:rFonts w:ascii="Georgia" w:hAnsi="Georgia"/>
        </w:rPr>
        <w:t xml:space="preserve"> Than </w:t>
      </w:r>
      <w:del w:id="59" w:author="Jack Plummer" w:date="2022-08-22T12:23:00Z">
        <w:r w:rsidDel="003F04D1">
          <w:rPr>
            <w:rFonts w:ascii="Georgia" w:hAnsi="Georgia"/>
          </w:rPr>
          <w:delText> </w:delText>
        </w:r>
      </w:del>
      <w:r>
        <w:rPr>
          <w:rFonts w:ascii="Georgia" w:hAnsi="Georgia"/>
        </w:rPr>
        <w:t xml:space="preserve">National Park, Doi </w:t>
      </w:r>
      <w:proofErr w:type="spellStart"/>
      <w:r>
        <w:rPr>
          <w:rFonts w:ascii="Georgia" w:hAnsi="Georgia"/>
        </w:rPr>
        <w:t>Luang</w:t>
      </w:r>
      <w:proofErr w:type="spellEnd"/>
      <w:r>
        <w:rPr>
          <w:rFonts w:ascii="Georgia" w:hAnsi="Georgia"/>
        </w:rPr>
        <w:t xml:space="preserve"> National Park, Doi Suthep </w:t>
      </w:r>
      <w:proofErr w:type="spellStart"/>
      <w:r>
        <w:rPr>
          <w:rFonts w:ascii="Georgia" w:hAnsi="Georgia"/>
        </w:rPr>
        <w:t>Pui</w:t>
      </w:r>
      <w:proofErr w:type="spellEnd"/>
      <w:r>
        <w:rPr>
          <w:rFonts w:ascii="Georgia" w:hAnsi="Georgia"/>
        </w:rPr>
        <w:t xml:space="preserve"> National Park, and Chae Sawn National Park (CMU herbarium Database 2022). It is therefore considered unlikely that any ongoing threats will affect the extinction risk of this species in</w:t>
      </w:r>
      <w:r>
        <w:rPr>
          <w:rFonts w:ascii="Georgia" w:hAnsi="Georgia"/>
        </w:rPr>
        <w:t xml:space="preserve"> a short time.</w:t>
      </w:r>
    </w:p>
    <w:p w14:paraId="636E3FFE" w14:textId="77777777" w:rsidR="00000000" w:rsidRDefault="003F04D1">
      <w:pPr>
        <w:pStyle w:val="Heading2"/>
        <w:divId w:val="1696417810"/>
        <w:rPr>
          <w:rFonts w:ascii="Georgia" w:eastAsia="Times New Roman" w:hAnsi="Georgia"/>
          <w:sz w:val="27"/>
          <w:szCs w:val="27"/>
        </w:rPr>
      </w:pPr>
      <w:r>
        <w:rPr>
          <w:rFonts w:ascii="Georgia" w:eastAsia="Times New Roman" w:hAnsi="Georgia"/>
          <w:sz w:val="27"/>
          <w:szCs w:val="27"/>
        </w:rPr>
        <w:t>Threats Classification Scheme</w:t>
      </w:r>
    </w:p>
    <w:p w14:paraId="1799EE4F" w14:textId="77777777" w:rsidR="00000000" w:rsidRDefault="003F04D1">
      <w:pPr>
        <w:pStyle w:val="NormalWeb"/>
        <w:divId w:val="1696417810"/>
        <w:rPr>
          <w:rFonts w:ascii="Georgia" w:hAnsi="Georgia"/>
        </w:rPr>
      </w:pPr>
      <w:r>
        <w:rPr>
          <w:rStyle w:val="datalabel1"/>
          <w:rFonts w:ascii="Georgia" w:hAnsi="Georgia"/>
        </w:rPr>
        <w:t xml:space="preserve">The threats to this species are unknown. </w:t>
      </w:r>
      <w:commentRangeStart w:id="60"/>
      <w:r>
        <w:rPr>
          <w:rFonts w:ascii="Georgia" w:hAnsi="Georgia"/>
        </w:rPr>
        <w:t>true</w:t>
      </w:r>
      <w:commentRangeEnd w:id="60"/>
      <w:r>
        <w:rPr>
          <w:rStyle w:val="CommentReference"/>
        </w:rPr>
        <w:commentReference w:id="60"/>
      </w:r>
    </w:p>
    <w:p w14:paraId="075809EB" w14:textId="77777777" w:rsidR="00000000" w:rsidRDefault="003F04D1">
      <w:pPr>
        <w:pStyle w:val="Heading1"/>
        <w:divId w:val="1086995452"/>
        <w:rPr>
          <w:rFonts w:ascii="Georgia" w:eastAsia="Times New Roman" w:hAnsi="Georgia"/>
          <w:sz w:val="29"/>
          <w:szCs w:val="29"/>
        </w:rPr>
      </w:pPr>
      <w:r>
        <w:rPr>
          <w:rFonts w:ascii="Georgia" w:eastAsia="Times New Roman" w:hAnsi="Georgia"/>
          <w:sz w:val="29"/>
          <w:szCs w:val="29"/>
        </w:rPr>
        <w:t>Conservation</w:t>
      </w:r>
    </w:p>
    <w:p w14:paraId="57813F35" w14:textId="1D25EEDA" w:rsidR="00000000" w:rsidRDefault="003F04D1">
      <w:pPr>
        <w:pStyle w:val="NormalWeb"/>
        <w:divId w:val="1086995452"/>
        <w:rPr>
          <w:rFonts w:ascii="Georgia" w:hAnsi="Georgia"/>
        </w:rPr>
      </w:pPr>
      <w:r>
        <w:rPr>
          <w:rFonts w:ascii="Georgia" w:hAnsi="Georgia"/>
        </w:rPr>
        <w:t>The species is </w:t>
      </w:r>
      <w:del w:id="61" w:author="Jack Plummer" w:date="2022-08-22T12:24:00Z">
        <w:r w:rsidDel="003F04D1">
          <w:rPr>
            <w:rFonts w:ascii="Georgia" w:hAnsi="Georgia"/>
          </w:rPr>
          <w:delText xml:space="preserve"> </w:delText>
        </w:r>
      </w:del>
      <w:r>
        <w:rPr>
          <w:rFonts w:ascii="Georgia" w:hAnsi="Georgia"/>
        </w:rPr>
        <w:t>known to be represented in </w:t>
      </w:r>
      <w:r>
        <w:rPr>
          <w:rStyle w:val="Emphasis"/>
          <w:rFonts w:ascii="Georgia" w:hAnsi="Georgia"/>
        </w:rPr>
        <w:t>ex situ</w:t>
      </w:r>
      <w:r>
        <w:rPr>
          <w:rFonts w:ascii="Georgia" w:hAnsi="Georgia"/>
        </w:rPr>
        <w:t xml:space="preserve"> conservation in botanic gardens (BGCI 2021). The species has been recorded as common </w:t>
      </w:r>
      <w:del w:id="62" w:author="Jack Plummer" w:date="2022-08-22T12:24:00Z">
        <w:r w:rsidDel="003F04D1">
          <w:rPr>
            <w:rFonts w:ascii="Georgia" w:hAnsi="Georgia"/>
          </w:rPr>
          <w:delText>abundance from</w:delText>
        </w:r>
      </w:del>
      <w:ins w:id="63" w:author="Jack Plummer" w:date="2022-08-22T12:24:00Z">
        <w:r>
          <w:rPr>
            <w:rFonts w:ascii="Georgia" w:hAnsi="Georgia"/>
          </w:rPr>
          <w:t>in</w:t>
        </w:r>
      </w:ins>
      <w:r>
        <w:rPr>
          <w:rFonts w:ascii="Georgia" w:hAnsi="Georgia"/>
        </w:rPr>
        <w:t xml:space="preserve"> m</w:t>
      </w:r>
      <w:r>
        <w:rPr>
          <w:rFonts w:ascii="Georgia" w:hAnsi="Georgia"/>
        </w:rPr>
        <w:t>ultiple protected areas across its range</w:t>
      </w:r>
      <w:del w:id="64" w:author="Jack Plummer" w:date="2022-08-22T12:24:00Z">
        <w:r w:rsidDel="003F04D1">
          <w:rPr>
            <w:rFonts w:ascii="Georgia" w:hAnsi="Georgia"/>
          </w:rPr>
          <w:delText xml:space="preserve">, </w:delText>
        </w:r>
        <w:r w:rsidDel="003F04D1">
          <w:rPr>
            <w:rStyle w:val="Emphasis"/>
            <w:rFonts w:ascii="Georgia" w:hAnsi="Georgia"/>
          </w:rPr>
          <w:delText>e.g</w:delText>
        </w:r>
        <w:r w:rsidDel="003F04D1">
          <w:rPr>
            <w:rStyle w:val="Emphasis"/>
            <w:rFonts w:ascii="Georgia" w:hAnsi="Georgia"/>
          </w:rPr>
          <w:delText>.</w:delText>
        </w:r>
      </w:del>
      <w:ins w:id="65" w:author="Jack Plummer" w:date="2022-08-22T12:24:00Z">
        <w:r>
          <w:rPr>
            <w:rStyle w:val="Emphasis"/>
            <w:rFonts w:ascii="Georgia" w:hAnsi="Georgia"/>
            <w:i w:val="0"/>
            <w:iCs w:val="0"/>
          </w:rPr>
          <w:t xml:space="preserve"> including</w:t>
        </w:r>
      </w:ins>
      <w:r>
        <w:rPr>
          <w:rFonts w:ascii="Georgia" w:hAnsi="Georgia"/>
        </w:rPr>
        <w:t xml:space="preserve"> Doi Suthep </w:t>
      </w:r>
      <w:proofErr w:type="spellStart"/>
      <w:r>
        <w:rPr>
          <w:rFonts w:ascii="Georgia" w:hAnsi="Georgia"/>
        </w:rPr>
        <w:t>Pui</w:t>
      </w:r>
      <w:proofErr w:type="spellEnd"/>
      <w:r>
        <w:rPr>
          <w:rFonts w:ascii="Georgia" w:hAnsi="Georgia"/>
        </w:rPr>
        <w:t xml:space="preserve"> National Park, Doi </w:t>
      </w:r>
      <w:proofErr w:type="spellStart"/>
      <w:r>
        <w:rPr>
          <w:rFonts w:ascii="Georgia" w:hAnsi="Georgia"/>
        </w:rPr>
        <w:t>Luang</w:t>
      </w:r>
      <w:proofErr w:type="spellEnd"/>
      <w:r>
        <w:rPr>
          <w:rFonts w:ascii="Georgia" w:hAnsi="Georgia"/>
        </w:rPr>
        <w:t xml:space="preserve"> National Park, Doi </w:t>
      </w:r>
      <w:proofErr w:type="spellStart"/>
      <w:r>
        <w:rPr>
          <w:rFonts w:ascii="Georgia" w:hAnsi="Georgia"/>
        </w:rPr>
        <w:t>Khuntan</w:t>
      </w:r>
      <w:proofErr w:type="spellEnd"/>
      <w:r>
        <w:rPr>
          <w:rFonts w:ascii="Georgia" w:hAnsi="Georgia"/>
        </w:rPr>
        <w:t xml:space="preserve"> National Park and </w:t>
      </w:r>
      <w:del w:id="66" w:author="Jack Plummer" w:date="2022-08-22T12:25:00Z">
        <w:r w:rsidDel="003F04D1">
          <w:rPr>
            <w:rFonts w:ascii="Georgia" w:hAnsi="Georgia"/>
          </w:rPr>
          <w:delText xml:space="preserve"> </w:delText>
        </w:r>
      </w:del>
      <w:r>
        <w:rPr>
          <w:rFonts w:ascii="Georgia" w:hAnsi="Georgia"/>
        </w:rPr>
        <w:t>Jae Sawn National Park (CMU herbarium Database 2022).</w:t>
      </w:r>
    </w:p>
    <w:p w14:paraId="1462AEFF" w14:textId="77777777" w:rsidR="00000000" w:rsidRDefault="003F04D1">
      <w:pPr>
        <w:pStyle w:val="Heading2"/>
        <w:divId w:val="108699545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01"/>
        <w:gridCol w:w="7009"/>
      </w:tblGrid>
      <w:tr w:rsidR="00000000" w14:paraId="19792481" w14:textId="77777777">
        <w:trPr>
          <w:divId w:val="1086995452"/>
          <w:tblCellSpacing w:w="15" w:type="dxa"/>
        </w:trPr>
        <w:tc>
          <w:tcPr>
            <w:tcW w:w="0" w:type="auto"/>
            <w:tcBorders>
              <w:bottom w:val="single" w:sz="6" w:space="0" w:color="000000"/>
            </w:tcBorders>
            <w:shd w:val="clear" w:color="auto" w:fill="BBBBBB"/>
            <w:vAlign w:val="center"/>
            <w:hideMark/>
          </w:tcPr>
          <w:p w14:paraId="28E01ED7"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390BEC68"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E5A8A72" w14:textId="77777777">
        <w:trPr>
          <w:divId w:val="1086995452"/>
          <w:tblCellSpacing w:w="15" w:type="dxa"/>
        </w:trPr>
        <w:tc>
          <w:tcPr>
            <w:tcW w:w="0" w:type="auto"/>
            <w:vAlign w:val="center"/>
            <w:hideMark/>
          </w:tcPr>
          <w:p w14:paraId="577A30B8" w14:textId="77777777" w:rsidR="00000000" w:rsidRDefault="003F04D1">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5ABE41B" w14:textId="3E604926" w:rsidR="00000000" w:rsidRDefault="003F04D1">
            <w:pPr>
              <w:spacing w:after="75"/>
              <w:rPr>
                <w:rFonts w:ascii="Georgia" w:eastAsia="Times New Roman" w:hAnsi="Georgia"/>
                <w:sz w:val="18"/>
                <w:szCs w:val="18"/>
              </w:rPr>
            </w:pPr>
            <w:r>
              <w:rPr>
                <w:rFonts w:ascii="Georgia" w:eastAsia="Times New Roman" w:hAnsi="Georgia"/>
                <w:sz w:val="18"/>
                <w:szCs w:val="18"/>
              </w:rPr>
              <w:t>The</w:t>
            </w:r>
            <w:r>
              <w:rPr>
                <w:rFonts w:ascii="Georgia" w:eastAsia="Times New Roman" w:hAnsi="Georgia"/>
                <w:sz w:val="18"/>
                <w:szCs w:val="18"/>
              </w:rPr>
              <w:t xml:space="preserve"> species has been recorded as common </w:t>
            </w:r>
            <w:del w:id="67" w:author="Jack Plummer" w:date="2022-08-22T12:24:00Z">
              <w:r w:rsidDel="003F04D1">
                <w:rPr>
                  <w:rFonts w:ascii="Georgia" w:eastAsia="Times New Roman" w:hAnsi="Georgia"/>
                  <w:sz w:val="18"/>
                  <w:szCs w:val="18"/>
                </w:rPr>
                <w:delText>abundance from</w:delText>
              </w:r>
            </w:del>
            <w:ins w:id="68" w:author="Jack Plummer" w:date="2022-08-22T12:24:00Z">
              <w:r>
                <w:rPr>
                  <w:rFonts w:ascii="Georgia" w:eastAsia="Times New Roman" w:hAnsi="Georgia"/>
                  <w:sz w:val="18"/>
                  <w:szCs w:val="18"/>
                </w:rPr>
                <w:t>in</w:t>
              </w:r>
            </w:ins>
            <w:r>
              <w:rPr>
                <w:rFonts w:ascii="Georgia" w:eastAsia="Times New Roman" w:hAnsi="Georgia"/>
                <w:sz w:val="18"/>
                <w:szCs w:val="18"/>
              </w:rPr>
              <w:t xml:space="preserve"> multiple protected areas across its range.</w:t>
            </w:r>
          </w:p>
        </w:tc>
      </w:tr>
    </w:tbl>
    <w:p w14:paraId="627DF873" w14:textId="77777777" w:rsidR="00000000" w:rsidRDefault="003F04D1">
      <w:pPr>
        <w:divId w:val="108699545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23"/>
        <w:gridCol w:w="6387"/>
      </w:tblGrid>
      <w:tr w:rsidR="00000000" w14:paraId="4105A6C1" w14:textId="77777777">
        <w:trPr>
          <w:divId w:val="1086995452"/>
          <w:tblCellSpacing w:w="15" w:type="dxa"/>
        </w:trPr>
        <w:tc>
          <w:tcPr>
            <w:tcW w:w="0" w:type="auto"/>
            <w:tcBorders>
              <w:bottom w:val="single" w:sz="6" w:space="0" w:color="000000"/>
            </w:tcBorders>
            <w:shd w:val="clear" w:color="auto" w:fill="BBBBBB"/>
            <w:vAlign w:val="center"/>
            <w:hideMark/>
          </w:tcPr>
          <w:p w14:paraId="15B14718"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4D012C19"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7181478" w14:textId="77777777">
        <w:trPr>
          <w:divId w:val="1086995452"/>
          <w:tblCellSpacing w:w="15" w:type="dxa"/>
        </w:trPr>
        <w:tc>
          <w:tcPr>
            <w:tcW w:w="0" w:type="auto"/>
            <w:vAlign w:val="center"/>
            <w:hideMark/>
          </w:tcPr>
          <w:p w14:paraId="10DB14A1" w14:textId="77777777" w:rsidR="00000000" w:rsidRDefault="003F04D1">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FB32826" w14:textId="77777777" w:rsidR="00000000" w:rsidRDefault="003F04D1">
            <w:pPr>
              <w:spacing w:after="75"/>
              <w:rPr>
                <w:rFonts w:ascii="Georgia" w:eastAsia="Times New Roman" w:hAnsi="Georgia"/>
                <w:sz w:val="18"/>
                <w:szCs w:val="18"/>
              </w:rPr>
            </w:pPr>
            <w:r>
              <w:rPr>
                <w:rFonts w:ascii="Georgia" w:eastAsia="Times New Roman" w:hAnsi="Georgia"/>
                <w:sz w:val="18"/>
                <w:szCs w:val="18"/>
              </w:rPr>
              <w:t xml:space="preserve">The species is </w:t>
            </w:r>
            <w:r>
              <w:rPr>
                <w:rFonts w:ascii="Georgia" w:eastAsia="Times New Roman" w:hAnsi="Georgia"/>
                <w:sz w:val="18"/>
                <w:szCs w:val="18"/>
              </w:rPr>
              <w:t>known to be represented in ex situ conservation in botanic gardens (BGCI 2021).</w:t>
            </w:r>
          </w:p>
        </w:tc>
      </w:tr>
    </w:tbl>
    <w:p w14:paraId="51D61131" w14:textId="77777777" w:rsidR="00000000" w:rsidRDefault="003F04D1">
      <w:pPr>
        <w:pStyle w:val="Heading2"/>
        <w:divId w:val="108699545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72ECFC76" w14:textId="77777777">
        <w:trPr>
          <w:divId w:val="1086995452"/>
          <w:tblCellSpacing w:w="15" w:type="dxa"/>
        </w:trPr>
        <w:tc>
          <w:tcPr>
            <w:tcW w:w="0" w:type="auto"/>
            <w:tcBorders>
              <w:bottom w:val="single" w:sz="6" w:space="0" w:color="000000"/>
            </w:tcBorders>
            <w:shd w:val="clear" w:color="auto" w:fill="BBBBBB"/>
            <w:vAlign w:val="center"/>
            <w:hideMark/>
          </w:tcPr>
          <w:p w14:paraId="1C5E5739"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A44F80D"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62902F7" w14:textId="77777777">
        <w:trPr>
          <w:divId w:val="1086995452"/>
          <w:tblCellSpacing w:w="15" w:type="dxa"/>
        </w:trPr>
        <w:tc>
          <w:tcPr>
            <w:tcW w:w="0" w:type="auto"/>
            <w:tcBorders>
              <w:bottom w:val="single" w:sz="6" w:space="0" w:color="CCCCCC"/>
            </w:tcBorders>
            <w:vAlign w:val="center"/>
            <w:hideMark/>
          </w:tcPr>
          <w:p w14:paraId="089E30BC" w14:textId="77777777" w:rsidR="00000000" w:rsidRDefault="003F04D1">
            <w:pPr>
              <w:spacing w:after="75"/>
              <w:rPr>
                <w:rFonts w:ascii="Georgia" w:eastAsia="Times New Roman" w:hAnsi="Georgia"/>
                <w:sz w:val="18"/>
                <w:szCs w:val="18"/>
              </w:rPr>
            </w:pPr>
            <w:r>
              <w:rPr>
                <w:rFonts w:ascii="Georgia" w:eastAsia="Times New Roman" w:hAnsi="Georgia"/>
                <w:sz w:val="18"/>
                <w:szCs w:val="18"/>
              </w:rPr>
              <w:lastRenderedPageBreak/>
              <w:t>1.1. Land/water protection -&gt; Site/area protection</w:t>
            </w:r>
          </w:p>
        </w:tc>
        <w:tc>
          <w:tcPr>
            <w:tcW w:w="0" w:type="auto"/>
            <w:tcBorders>
              <w:bottom w:val="single" w:sz="6" w:space="0" w:color="CCCCCC"/>
            </w:tcBorders>
            <w:vAlign w:val="center"/>
            <w:hideMark/>
          </w:tcPr>
          <w:p w14:paraId="37C04522"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r>
      <w:tr w:rsidR="00000000" w14:paraId="42F6A2F3" w14:textId="77777777">
        <w:trPr>
          <w:divId w:val="1086995452"/>
          <w:tblCellSpacing w:w="15" w:type="dxa"/>
        </w:trPr>
        <w:tc>
          <w:tcPr>
            <w:tcW w:w="0" w:type="auto"/>
            <w:tcBorders>
              <w:bottom w:val="single" w:sz="6" w:space="0" w:color="CCCCCC"/>
            </w:tcBorders>
            <w:vAlign w:val="center"/>
            <w:hideMark/>
          </w:tcPr>
          <w:p w14:paraId="4E63A0D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1.2. Land/water protection -&gt; Resource &amp; habitat protect</w:t>
            </w:r>
            <w:r>
              <w:rPr>
                <w:rFonts w:ascii="Georgia" w:eastAsia="Times New Roman" w:hAnsi="Georgia"/>
                <w:sz w:val="18"/>
                <w:szCs w:val="18"/>
              </w:rPr>
              <w:t>ion</w:t>
            </w:r>
          </w:p>
        </w:tc>
        <w:tc>
          <w:tcPr>
            <w:tcW w:w="0" w:type="auto"/>
            <w:tcBorders>
              <w:bottom w:val="single" w:sz="6" w:space="0" w:color="CCCCCC"/>
            </w:tcBorders>
            <w:vAlign w:val="center"/>
            <w:hideMark/>
          </w:tcPr>
          <w:p w14:paraId="5F1EFDA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r>
    </w:tbl>
    <w:p w14:paraId="0AD61A99" w14:textId="77777777" w:rsidR="00000000" w:rsidRDefault="003F04D1">
      <w:pPr>
        <w:pStyle w:val="Heading2"/>
        <w:divId w:val="108699545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39A88A7" w14:textId="77777777">
        <w:trPr>
          <w:divId w:val="1086995452"/>
          <w:tblCellSpacing w:w="15" w:type="dxa"/>
        </w:trPr>
        <w:tc>
          <w:tcPr>
            <w:tcW w:w="0" w:type="auto"/>
            <w:tcBorders>
              <w:bottom w:val="single" w:sz="6" w:space="0" w:color="000000"/>
            </w:tcBorders>
            <w:shd w:val="clear" w:color="auto" w:fill="BBBBBB"/>
            <w:vAlign w:val="center"/>
            <w:hideMark/>
          </w:tcPr>
          <w:p w14:paraId="52C71CA6"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3BA2E791"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7FB11EB" w14:textId="77777777">
        <w:trPr>
          <w:divId w:val="1086995452"/>
          <w:tblCellSpacing w:w="15" w:type="dxa"/>
        </w:trPr>
        <w:tc>
          <w:tcPr>
            <w:tcW w:w="0" w:type="auto"/>
            <w:tcBorders>
              <w:bottom w:val="single" w:sz="6" w:space="0" w:color="CCCCCC"/>
            </w:tcBorders>
            <w:vAlign w:val="center"/>
            <w:hideMark/>
          </w:tcPr>
          <w:p w14:paraId="0A796CDA" w14:textId="77777777" w:rsidR="00000000" w:rsidRDefault="003F04D1">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F51962C"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r>
    </w:tbl>
    <w:p w14:paraId="65EB28A1" w14:textId="77777777" w:rsidR="00000000" w:rsidRDefault="003F04D1">
      <w:pPr>
        <w:pStyle w:val="Heading1"/>
        <w:divId w:val="2136286714"/>
        <w:rPr>
          <w:rFonts w:ascii="Georgia" w:eastAsia="Times New Roman" w:hAnsi="Georgia"/>
          <w:sz w:val="29"/>
          <w:szCs w:val="29"/>
        </w:rPr>
      </w:pPr>
      <w:r>
        <w:rPr>
          <w:rFonts w:ascii="Georgia" w:eastAsia="Times New Roman" w:hAnsi="Georgia"/>
          <w:sz w:val="29"/>
          <w:szCs w:val="29"/>
        </w:rPr>
        <w:t>Ecosystem Services</w:t>
      </w:r>
    </w:p>
    <w:p w14:paraId="0982948A" w14:textId="77777777" w:rsidR="00000000" w:rsidRDefault="003F04D1">
      <w:pPr>
        <w:pStyle w:val="Heading2"/>
        <w:divId w:val="2136286714"/>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8378883" w14:textId="77777777">
        <w:trPr>
          <w:divId w:val="2136286714"/>
          <w:tblCellSpacing w:w="15" w:type="dxa"/>
        </w:trPr>
        <w:tc>
          <w:tcPr>
            <w:tcW w:w="0" w:type="auto"/>
            <w:tcBorders>
              <w:bottom w:val="single" w:sz="6" w:space="0" w:color="000000"/>
            </w:tcBorders>
            <w:shd w:val="clear" w:color="auto" w:fill="BBBBBB"/>
            <w:vAlign w:val="center"/>
            <w:hideMark/>
          </w:tcPr>
          <w:p w14:paraId="718922C2" w14:textId="77777777" w:rsidR="00000000" w:rsidRDefault="003F04D1">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35076842" w14:textId="77777777" w:rsidR="00000000" w:rsidRDefault="003F04D1">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1DD227BA" w14:textId="77777777">
        <w:trPr>
          <w:divId w:val="2136286714"/>
          <w:tblCellSpacing w:w="15" w:type="dxa"/>
        </w:trPr>
        <w:tc>
          <w:tcPr>
            <w:tcW w:w="0" w:type="auto"/>
            <w:vAlign w:val="center"/>
            <w:hideMark/>
          </w:tcPr>
          <w:p w14:paraId="057CEFF2" w14:textId="77777777" w:rsidR="00000000" w:rsidRDefault="003F04D1">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50DCF30" w14:textId="77777777" w:rsidR="00000000" w:rsidRDefault="003F04D1">
            <w:pPr>
              <w:spacing w:after="75"/>
              <w:rPr>
                <w:rFonts w:ascii="Georgia" w:eastAsia="Times New Roman" w:hAnsi="Georgia"/>
                <w:sz w:val="18"/>
                <w:szCs w:val="18"/>
              </w:rPr>
            </w:pPr>
            <w:r>
              <w:rPr>
                <w:rFonts w:ascii="Georgia" w:eastAsia="Times New Roman" w:hAnsi="Georgia"/>
                <w:sz w:val="18"/>
                <w:szCs w:val="18"/>
              </w:rPr>
              <w:t>-</w:t>
            </w:r>
          </w:p>
        </w:tc>
      </w:tr>
    </w:tbl>
    <w:p w14:paraId="224AC265" w14:textId="77777777" w:rsidR="00000000" w:rsidRDefault="003F04D1">
      <w:pPr>
        <w:pStyle w:val="Heading1"/>
        <w:rPr>
          <w:rFonts w:ascii="Georgia" w:eastAsia="Times New Roman" w:hAnsi="Georgia"/>
          <w:sz w:val="29"/>
          <w:szCs w:val="29"/>
        </w:rPr>
      </w:pPr>
      <w:r>
        <w:rPr>
          <w:rFonts w:ascii="Georgia" w:eastAsia="Times New Roman" w:hAnsi="Georgia"/>
          <w:sz w:val="29"/>
          <w:szCs w:val="29"/>
        </w:rPr>
        <w:t>Bibliography</w:t>
      </w:r>
    </w:p>
    <w:p w14:paraId="29105C88" w14:textId="77777777" w:rsidR="00000000" w:rsidRDefault="003F04D1">
      <w:pPr>
        <w:pStyle w:val="NormalWeb"/>
        <w:divId w:val="89551397"/>
        <w:rPr>
          <w:rFonts w:ascii="Georgia" w:hAnsi="Georgia"/>
        </w:rPr>
      </w:pPr>
      <w:r>
        <w:rPr>
          <w:rFonts w:ascii="Georgia" w:hAnsi="Georgia"/>
        </w:rPr>
        <w:t xml:space="preserve">BGCI. 2021.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4" w:history="1">
        <w:r>
          <w:rPr>
            <w:rStyle w:val="Hyperlink"/>
            <w:rFonts w:ascii="Georgia" w:hAnsi="Georgia"/>
          </w:rPr>
          <w:t>https://tools.bgci</w:t>
        </w:r>
        <w:r>
          <w:rPr>
            <w:rStyle w:val="Hyperlink"/>
            <w:rFonts w:ascii="Georgia" w:hAnsi="Georgia"/>
          </w:rPr>
          <w:t>.org/plant_search.php</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73BA9DF4" w14:textId="77777777" w:rsidR="00000000" w:rsidRDefault="003F04D1">
      <w:pPr>
        <w:pStyle w:val="NormalWeb"/>
        <w:divId w:val="89551397"/>
        <w:rPr>
          <w:rFonts w:ascii="Georgia" w:hAnsi="Georgia"/>
        </w:rPr>
      </w:pPr>
      <w:r>
        <w:rPr>
          <w:rFonts w:ascii="Georgia" w:hAnsi="Georgia"/>
        </w:rPr>
        <w:t xml:space="preserve">Bachman, S., Moat, J., Hill, A.W., de la Torre, </w:t>
      </w:r>
      <w:proofErr w:type="gramStart"/>
      <w:r>
        <w:rPr>
          <w:rFonts w:ascii="Georgia" w:hAnsi="Georgia"/>
        </w:rPr>
        <w:t>J.</w:t>
      </w:r>
      <w:proofErr w:type="gramEnd"/>
      <w:r>
        <w:rPr>
          <w:rFonts w:ascii="Georgia" w:hAnsi="Georgia"/>
        </w:rPr>
        <w:t xml:space="preserve"> and Scott.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e-Infrastruct</w:t>
      </w:r>
      <w:r>
        <w:rPr>
          <w:rFonts w:ascii="Georgia" w:hAnsi="Georgia"/>
          <w:i/>
          <w:iCs/>
        </w:rPr>
        <w:t xml:space="preserve">ures for data publishing in biodiversity </w:t>
      </w:r>
      <w:proofErr w:type="gramStart"/>
      <w:r>
        <w:rPr>
          <w:rFonts w:ascii="Georgia" w:hAnsi="Georgia"/>
          <w:i/>
          <w:iCs/>
        </w:rPr>
        <w:t>science</w:t>
      </w:r>
      <w:r>
        <w:rPr>
          <w:rFonts w:ascii="Georgia" w:hAnsi="Georgia"/>
        </w:rPr>
        <w:t xml:space="preserve"> .</w:t>
      </w:r>
      <w:proofErr w:type="gramEnd"/>
      <w:r>
        <w:rPr>
          <w:rFonts w:ascii="Georgia" w:hAnsi="Georgia"/>
        </w:rPr>
        <w:t>: 117-126.</w:t>
      </w:r>
    </w:p>
    <w:p w14:paraId="594A7D98" w14:textId="77777777" w:rsidR="00000000" w:rsidRDefault="003F04D1">
      <w:pPr>
        <w:pStyle w:val="NormalWeb"/>
        <w:divId w:val="89551397"/>
        <w:rPr>
          <w:rFonts w:ascii="Georgia" w:hAnsi="Georgia"/>
        </w:rPr>
      </w:pPr>
      <w:r>
        <w:rPr>
          <w:rFonts w:ascii="Georgia" w:hAnsi="Georgia"/>
        </w:rPr>
        <w:t>CMU Herbarium Database. 2002.</w:t>
      </w:r>
    </w:p>
    <w:p w14:paraId="19C1160D" w14:textId="21483761" w:rsidR="00000000" w:rsidRDefault="003F04D1">
      <w:pPr>
        <w:pStyle w:val="NormalWeb"/>
        <w:divId w:val="89551397"/>
        <w:rPr>
          <w:rFonts w:ascii="Georgia" w:hAnsi="Georgia"/>
        </w:rPr>
      </w:pPr>
      <w:r>
        <w:rPr>
          <w:rFonts w:ascii="Georgia" w:hAnsi="Georgia"/>
        </w:rPr>
        <w:t xml:space="preserve">GBIF.org. 2022. Global Biodiversity Information Facility (GBIF) data portal. Collection of online herbarium specimens. GBIF. Available at: </w:t>
      </w:r>
      <w:r>
        <w:rPr>
          <w:rFonts w:ascii="Georgia" w:hAnsi="Georgia"/>
        </w:rPr>
        <w:fldChar w:fldCharType="begin"/>
      </w:r>
      <w:ins w:id="69" w:author="Jack Plummer" w:date="2022-08-22T12:28:00Z">
        <w:r>
          <w:rPr>
            <w:rFonts w:ascii="Georgia" w:hAnsi="Georgia"/>
          </w:rPr>
          <w:instrText>HYPERLINK "https://rbgkew.sharepoint.com/sites/KewPlantAssessment2022-2/Shared Documents/General/Projects/Threatened Biodiversity Hotspots Programme/Thailand/FORRU_reviews/Available at: https:/www.gbif.org/occurrence/"</w:instrText>
        </w:r>
      </w:ins>
      <w:del w:id="70" w:author="Jack Plummer" w:date="2022-08-22T12:28:00Z">
        <w:r w:rsidDel="003F04D1">
          <w:rPr>
            <w:rFonts w:ascii="Georgia" w:hAnsi="Georgia"/>
          </w:rPr>
          <w:delInstrText xml:space="preserve"> </w:delInstrText>
        </w:r>
        <w:r w:rsidDel="003F04D1">
          <w:rPr>
            <w:rFonts w:ascii="Georgia" w:hAnsi="Georgia"/>
          </w:rPr>
          <w:delInstrText>HYPERLINK "Available at: h</w:delInstrText>
        </w:r>
        <w:r w:rsidDel="003F04D1">
          <w:rPr>
            <w:rFonts w:ascii="Georgia" w:hAnsi="Georgia"/>
          </w:rPr>
          <w:delInstrText>ttps://www.gbif.org/occurrence/"</w:delInstrText>
        </w:r>
        <w:r w:rsidDel="003F04D1">
          <w:rPr>
            <w:rFonts w:ascii="Georgia" w:hAnsi="Georgia"/>
          </w:rPr>
          <w:delInstrText xml:space="preserve"> </w:delInstrText>
        </w:r>
      </w:del>
      <w:ins w:id="71" w:author="Jack Plummer" w:date="2022-08-22T12:28:00Z">
        <w:r>
          <w:rPr>
            <w:rFonts w:ascii="Georgia" w:hAnsi="Georgia"/>
          </w:rPr>
        </w:r>
      </w:ins>
      <w:r>
        <w:rPr>
          <w:rFonts w:ascii="Georgia" w:hAnsi="Georgia"/>
        </w:rPr>
        <w:fldChar w:fldCharType="separate"/>
      </w:r>
      <w:r>
        <w:rPr>
          <w:rStyle w:val="Hyperlink"/>
          <w:rFonts w:ascii="Georgia" w:hAnsi="Georgia"/>
        </w:rPr>
        <w:t>Available at: https://www.gbif.org/occurrence/</w:t>
      </w:r>
      <w:r>
        <w:rPr>
          <w:rFonts w:ascii="Georgia" w:hAnsi="Georgia"/>
        </w:rPr>
        <w:fldChar w:fldCharType="end"/>
      </w:r>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1F779E6E" w14:textId="77777777" w:rsidR="00000000" w:rsidRDefault="003F04D1">
      <w:pPr>
        <w:pStyle w:val="NormalWeb"/>
        <w:divId w:val="89551397"/>
        <w:rPr>
          <w:rFonts w:ascii="Georgia" w:hAnsi="Georgia"/>
        </w:rPr>
      </w:pPr>
      <w:proofErr w:type="spellStart"/>
      <w:r>
        <w:rPr>
          <w:rFonts w:ascii="Georgia" w:hAnsi="Georgia"/>
        </w:rPr>
        <w:t>Jøker</w:t>
      </w:r>
      <w:proofErr w:type="spellEnd"/>
      <w:r>
        <w:rPr>
          <w:rFonts w:ascii="Georgia" w:hAnsi="Georgia"/>
        </w:rPr>
        <w:t xml:space="preserve">, D. 2000. </w:t>
      </w:r>
      <w:proofErr w:type="spellStart"/>
      <w:r>
        <w:rPr>
          <w:rFonts w:ascii="Georgia" w:hAnsi="Georgia"/>
        </w:rPr>
        <w:t>Afzelia</w:t>
      </w:r>
      <w:proofErr w:type="spellEnd"/>
      <w:r>
        <w:rPr>
          <w:rFonts w:ascii="Georgia" w:hAnsi="Georgia"/>
        </w:rPr>
        <w:t xml:space="preserve"> </w:t>
      </w:r>
      <w:proofErr w:type="spellStart"/>
      <w:r>
        <w:rPr>
          <w:rFonts w:ascii="Georgia" w:hAnsi="Georgia"/>
        </w:rPr>
        <w:t>xylocarpa</w:t>
      </w:r>
      <w:proofErr w:type="spellEnd"/>
      <w:r>
        <w:rPr>
          <w:rFonts w:ascii="Georgia" w:hAnsi="Georgia"/>
        </w:rPr>
        <w:t xml:space="preserve">. Seed Leaflet No. 6. Available at: </w:t>
      </w:r>
      <w:hyperlink r:id="rId15" w:history="1">
        <w:r>
          <w:rPr>
            <w:rStyle w:val="Hyperlink"/>
            <w:rFonts w:ascii="Georgia" w:hAnsi="Georgia"/>
          </w:rPr>
          <w:t>https://curis.ku.dk/ws/files/20646176/afzelia_xylocarpa.pdf</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p w14:paraId="4B05B428" w14:textId="77777777" w:rsidR="00000000" w:rsidRDefault="003F04D1">
      <w:pPr>
        <w:pStyle w:val="NormalWeb"/>
        <w:divId w:val="89551397"/>
        <w:rPr>
          <w:rFonts w:ascii="Georgia" w:hAnsi="Georgia"/>
        </w:rPr>
      </w:pPr>
      <w:r>
        <w:rPr>
          <w:rFonts w:ascii="Georgia" w:hAnsi="Georgia"/>
        </w:rPr>
        <w:t xml:space="preserve">Pakkad, G., Elliott, S., </w:t>
      </w:r>
      <w:proofErr w:type="spellStart"/>
      <w:r>
        <w:rPr>
          <w:rFonts w:ascii="Georgia" w:hAnsi="Georgia"/>
        </w:rPr>
        <w:t>Anusarnsunthorn</w:t>
      </w:r>
      <w:proofErr w:type="spellEnd"/>
      <w:r>
        <w:rPr>
          <w:rFonts w:ascii="Georgia" w:hAnsi="Georgia"/>
        </w:rPr>
        <w:t xml:space="preserve">, V. 2002. </w:t>
      </w:r>
      <w:r>
        <w:rPr>
          <w:rFonts w:ascii="Georgia" w:hAnsi="Georgia"/>
          <w:i/>
          <w:iCs/>
        </w:rPr>
        <w:t>Forest Restoration Planting in Northern Thailand</w:t>
      </w:r>
      <w:r>
        <w:rPr>
          <w:rFonts w:ascii="Georgia" w:hAnsi="Georgia"/>
        </w:rPr>
        <w:t>. Food and Agriculture Organization of the United Nations; Bangkok.</w:t>
      </w:r>
    </w:p>
    <w:p w14:paraId="34DD4656" w14:textId="77777777" w:rsidR="00000000" w:rsidRDefault="003F04D1">
      <w:pPr>
        <w:pStyle w:val="NormalWeb"/>
        <w:divId w:val="89551397"/>
        <w:rPr>
          <w:rFonts w:ascii="Georgia" w:hAnsi="Georgia"/>
        </w:rPr>
      </w:pPr>
      <w:r>
        <w:rPr>
          <w:rFonts w:ascii="Georgia" w:hAnsi="Georgia"/>
        </w:rPr>
        <w:t>WW</w:t>
      </w:r>
      <w:r>
        <w:rPr>
          <w:rFonts w:ascii="Georgia" w:hAnsi="Georgia"/>
        </w:rPr>
        <w:t xml:space="preserve">F-Greater Mekong. 2013. Ecosystems in the Greater Mekong: Past trends, </w:t>
      </w:r>
      <w:proofErr w:type="gramStart"/>
      <w:r>
        <w:rPr>
          <w:rFonts w:ascii="Georgia" w:hAnsi="Georgia"/>
        </w:rPr>
        <w:t>current status</w:t>
      </w:r>
      <w:proofErr w:type="gramEnd"/>
      <w:r>
        <w:rPr>
          <w:rFonts w:ascii="Georgia" w:hAnsi="Georgia"/>
        </w:rPr>
        <w:t xml:space="preserve">, possible futures. Available at: </w:t>
      </w:r>
      <w:hyperlink r:id="rId16" w:history="1">
        <w:r>
          <w:rPr>
            <w:rStyle w:val="Hyperlink"/>
            <w:rFonts w:ascii="Georgia" w:hAnsi="Georgia"/>
          </w:rPr>
          <w:t>https://data.opendevelopmentmekong.net/library_record/ecosystems-in-the-greater-mekong-past-trends-current-status-future-possibilities</w:t>
        </w:r>
      </w:hyperlink>
      <w:r>
        <w:rPr>
          <w:rFonts w:ascii="Georgia" w:hAnsi="Georgia"/>
        </w:rPr>
        <w:t xml:space="preserve">. (Accessed: 10 </w:t>
      </w:r>
      <w:proofErr w:type="gramStart"/>
      <w:r>
        <w:rPr>
          <w:rFonts w:ascii="Georgia" w:hAnsi="Georgia"/>
        </w:rPr>
        <w:t>May,</w:t>
      </w:r>
      <w:proofErr w:type="gramEnd"/>
      <w:r>
        <w:rPr>
          <w:rFonts w:ascii="Georgia" w:hAnsi="Georgia"/>
        </w:rPr>
        <w:t xml:space="preserve"> 2022).</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Jack Plummer" w:date="2022-08-22T12:22:00Z" w:initials="JP">
    <w:p w14:paraId="31D8B07D" w14:textId="77777777" w:rsidR="00B3409C" w:rsidRDefault="00B3409C" w:rsidP="00C83226">
      <w:pPr>
        <w:pStyle w:val="CommentText"/>
      </w:pPr>
      <w:r>
        <w:rPr>
          <w:rStyle w:val="CommentReference"/>
        </w:rPr>
        <w:annotationRef/>
      </w:r>
      <w:r>
        <w:t>Perhaps this should be LC?</w:t>
      </w:r>
    </w:p>
  </w:comment>
  <w:comment w:id="13" w:author="Jack Plummer" w:date="2022-08-22T12:28:00Z" w:initials="JP">
    <w:p w14:paraId="434BF952" w14:textId="77777777" w:rsidR="003F04D1" w:rsidRDefault="003F04D1" w:rsidP="00DA60DD">
      <w:pPr>
        <w:pStyle w:val="CommentText"/>
      </w:pPr>
      <w:r>
        <w:rPr>
          <w:rStyle w:val="CommentReference"/>
        </w:rPr>
        <w:annotationRef/>
      </w:r>
      <w:r>
        <w:t>Add this if assessing as NT. I do wonder whether LC would be more appropriate here.</w:t>
      </w:r>
    </w:p>
  </w:comment>
  <w:comment w:id="33" w:author="Jack Plummer" w:date="2022-08-22T12:19:00Z" w:initials="JP">
    <w:p w14:paraId="6CC75E0F" w14:textId="3FE08F04" w:rsidR="00B3409C" w:rsidRDefault="00B3409C" w:rsidP="0074104A">
      <w:pPr>
        <w:pStyle w:val="CommentText"/>
      </w:pPr>
      <w:r>
        <w:rPr>
          <w:rStyle w:val="CommentReference"/>
        </w:rPr>
        <w:annotationRef/>
      </w:r>
      <w:r>
        <w:t>This altitude profile is different?</w:t>
      </w:r>
    </w:p>
  </w:comment>
  <w:comment w:id="51" w:author="Jack Plummer" w:date="2022-08-22T12:23:00Z" w:initials="JP">
    <w:p w14:paraId="75C06655" w14:textId="77777777" w:rsidR="003F04D1" w:rsidRDefault="003F04D1" w:rsidP="00E22245">
      <w:pPr>
        <w:pStyle w:val="CommentText"/>
      </w:pPr>
      <w:r>
        <w:rPr>
          <w:rStyle w:val="CommentReference"/>
        </w:rPr>
        <w:annotationRef/>
      </w:r>
      <w:r>
        <w:t>Complete use and trade table</w:t>
      </w:r>
    </w:p>
  </w:comment>
  <w:comment w:id="60" w:author="Jack Plummer" w:date="2022-08-22T12:26:00Z" w:initials="JP">
    <w:p w14:paraId="7A2F819A" w14:textId="77777777" w:rsidR="003F04D1" w:rsidRDefault="003F04D1" w:rsidP="007569CF">
      <w:pPr>
        <w:pStyle w:val="CommentText"/>
      </w:pPr>
      <w:r>
        <w:rPr>
          <w:rStyle w:val="CommentReference"/>
        </w:rPr>
        <w:annotationRef/>
      </w:r>
      <w:r>
        <w:t>Tick the other checkbox i.e. no past, present, ongoing threats.</w:t>
      </w:r>
      <w:r>
        <w:br/>
        <w:t>Or code out the generic threats mentioned i.e. crop agriculture, logging and tree plantations.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D8B07D" w15:done="0"/>
  <w15:commentEx w15:paraId="434BF952" w15:done="0"/>
  <w15:commentEx w15:paraId="6CC75E0F" w15:done="0"/>
  <w15:commentEx w15:paraId="75C06655" w15:done="0"/>
  <w15:commentEx w15:paraId="7A2F81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DF380" w16cex:dateUtc="2022-08-22T11:22:00Z"/>
  <w16cex:commentExtensible w16cex:durableId="26ADF4D0" w16cex:dateUtc="2022-08-22T11:28:00Z"/>
  <w16cex:commentExtensible w16cex:durableId="26ADF2CD" w16cex:dateUtc="2022-08-22T11:19:00Z"/>
  <w16cex:commentExtensible w16cex:durableId="26ADF3A4" w16cex:dateUtc="2022-08-22T11:23:00Z"/>
  <w16cex:commentExtensible w16cex:durableId="26ADF45F" w16cex:dateUtc="2022-08-22T1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D8B07D" w16cid:durableId="26ADF380"/>
  <w16cid:commentId w16cid:paraId="434BF952" w16cid:durableId="26ADF4D0"/>
  <w16cid:commentId w16cid:paraId="6CC75E0F" w16cid:durableId="26ADF2CD"/>
  <w16cid:commentId w16cid:paraId="75C06655" w16cid:durableId="26ADF3A4"/>
  <w16cid:commentId w16cid:paraId="7A2F819A" w16cid:durableId="26ADF4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64B2"/>
    <w:rsid w:val="003F04D1"/>
    <w:rsid w:val="00B3409C"/>
    <w:rsid w:val="00F46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CB555"/>
  <w15:chartTrackingRefBased/>
  <w15:docId w15:val="{8E25C600-3353-4B76-8BD7-5F3A768F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F464B2"/>
    <w:rPr>
      <w:rFonts w:eastAsiaTheme="minorEastAsia"/>
      <w:sz w:val="24"/>
      <w:szCs w:val="24"/>
    </w:rPr>
  </w:style>
  <w:style w:type="character" w:styleId="CommentReference">
    <w:name w:val="annotation reference"/>
    <w:basedOn w:val="DefaultParagraphFont"/>
    <w:uiPriority w:val="99"/>
    <w:semiHidden/>
    <w:unhideWhenUsed/>
    <w:rsid w:val="00F464B2"/>
    <w:rPr>
      <w:sz w:val="16"/>
      <w:szCs w:val="16"/>
    </w:rPr>
  </w:style>
  <w:style w:type="paragraph" w:styleId="CommentText">
    <w:name w:val="annotation text"/>
    <w:basedOn w:val="Normal"/>
    <w:link w:val="CommentTextChar"/>
    <w:uiPriority w:val="99"/>
    <w:unhideWhenUsed/>
    <w:rsid w:val="00F464B2"/>
    <w:rPr>
      <w:sz w:val="20"/>
      <w:szCs w:val="20"/>
    </w:rPr>
  </w:style>
  <w:style w:type="character" w:customStyle="1" w:styleId="CommentTextChar">
    <w:name w:val="Comment Text Char"/>
    <w:basedOn w:val="DefaultParagraphFont"/>
    <w:link w:val="CommentText"/>
    <w:uiPriority w:val="99"/>
    <w:rsid w:val="00F464B2"/>
    <w:rPr>
      <w:rFonts w:eastAsiaTheme="minorEastAsia"/>
    </w:rPr>
  </w:style>
  <w:style w:type="paragraph" w:styleId="CommentSubject">
    <w:name w:val="annotation subject"/>
    <w:basedOn w:val="CommentText"/>
    <w:next w:val="CommentText"/>
    <w:link w:val="CommentSubjectChar"/>
    <w:uiPriority w:val="99"/>
    <w:semiHidden/>
    <w:unhideWhenUsed/>
    <w:rsid w:val="00F464B2"/>
    <w:rPr>
      <w:b/>
      <w:bCs/>
    </w:rPr>
  </w:style>
  <w:style w:type="character" w:customStyle="1" w:styleId="CommentSubjectChar">
    <w:name w:val="Comment Subject Char"/>
    <w:basedOn w:val="CommentTextChar"/>
    <w:link w:val="CommentSubject"/>
    <w:uiPriority w:val="99"/>
    <w:semiHidden/>
    <w:rsid w:val="00F464B2"/>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51397">
      <w:marLeft w:val="0"/>
      <w:marRight w:val="0"/>
      <w:marTop w:val="0"/>
      <w:marBottom w:val="0"/>
      <w:divBdr>
        <w:top w:val="none" w:sz="0" w:space="0" w:color="auto"/>
        <w:left w:val="none" w:sz="0" w:space="0" w:color="auto"/>
        <w:bottom w:val="none" w:sz="0" w:space="0" w:color="auto"/>
        <w:right w:val="none" w:sz="0" w:space="0" w:color="auto"/>
      </w:divBdr>
    </w:div>
    <w:div w:id="152600064">
      <w:marLeft w:val="0"/>
      <w:marRight w:val="0"/>
      <w:marTop w:val="0"/>
      <w:marBottom w:val="0"/>
      <w:divBdr>
        <w:top w:val="none" w:sz="0" w:space="0" w:color="auto"/>
        <w:left w:val="none" w:sz="0" w:space="0" w:color="auto"/>
        <w:bottom w:val="none" w:sz="0" w:space="0" w:color="auto"/>
        <w:right w:val="none" w:sz="0" w:space="0" w:color="auto"/>
      </w:divBdr>
    </w:div>
    <w:div w:id="698630023">
      <w:marLeft w:val="0"/>
      <w:marRight w:val="0"/>
      <w:marTop w:val="0"/>
      <w:marBottom w:val="0"/>
      <w:divBdr>
        <w:top w:val="none" w:sz="0" w:space="0" w:color="auto"/>
        <w:left w:val="none" w:sz="0" w:space="0" w:color="auto"/>
        <w:bottom w:val="none" w:sz="0" w:space="0" w:color="auto"/>
        <w:right w:val="none" w:sz="0" w:space="0" w:color="auto"/>
      </w:divBdr>
    </w:div>
    <w:div w:id="704210439">
      <w:marLeft w:val="0"/>
      <w:marRight w:val="0"/>
      <w:marTop w:val="0"/>
      <w:marBottom w:val="0"/>
      <w:divBdr>
        <w:top w:val="none" w:sz="0" w:space="0" w:color="auto"/>
        <w:left w:val="none" w:sz="0" w:space="0" w:color="auto"/>
        <w:bottom w:val="none" w:sz="0" w:space="0" w:color="auto"/>
        <w:right w:val="none" w:sz="0" w:space="0" w:color="auto"/>
      </w:divBdr>
    </w:div>
    <w:div w:id="983586386">
      <w:marLeft w:val="0"/>
      <w:marRight w:val="0"/>
      <w:marTop w:val="0"/>
      <w:marBottom w:val="0"/>
      <w:divBdr>
        <w:top w:val="none" w:sz="0" w:space="0" w:color="auto"/>
        <w:left w:val="none" w:sz="0" w:space="0" w:color="auto"/>
        <w:bottom w:val="none" w:sz="0" w:space="0" w:color="auto"/>
        <w:right w:val="none" w:sz="0" w:space="0" w:color="auto"/>
      </w:divBdr>
    </w:div>
    <w:div w:id="1086995452">
      <w:marLeft w:val="0"/>
      <w:marRight w:val="0"/>
      <w:marTop w:val="0"/>
      <w:marBottom w:val="0"/>
      <w:divBdr>
        <w:top w:val="none" w:sz="0" w:space="0" w:color="auto"/>
        <w:left w:val="none" w:sz="0" w:space="0" w:color="auto"/>
        <w:bottom w:val="none" w:sz="0" w:space="0" w:color="auto"/>
        <w:right w:val="none" w:sz="0" w:space="0" w:color="auto"/>
      </w:divBdr>
    </w:div>
    <w:div w:id="1244411263">
      <w:marLeft w:val="0"/>
      <w:marRight w:val="0"/>
      <w:marTop w:val="0"/>
      <w:marBottom w:val="0"/>
      <w:divBdr>
        <w:top w:val="none" w:sz="0" w:space="0" w:color="auto"/>
        <w:left w:val="none" w:sz="0" w:space="0" w:color="auto"/>
        <w:bottom w:val="none" w:sz="0" w:space="0" w:color="auto"/>
        <w:right w:val="none" w:sz="0" w:space="0" w:color="auto"/>
      </w:divBdr>
    </w:div>
    <w:div w:id="1696417810">
      <w:marLeft w:val="0"/>
      <w:marRight w:val="0"/>
      <w:marTop w:val="0"/>
      <w:marBottom w:val="0"/>
      <w:divBdr>
        <w:top w:val="none" w:sz="0" w:space="0" w:color="auto"/>
        <w:left w:val="none" w:sz="0" w:space="0" w:color="auto"/>
        <w:bottom w:val="none" w:sz="0" w:space="0" w:color="auto"/>
        <w:right w:val="none" w:sz="0" w:space="0" w:color="auto"/>
      </w:divBdr>
    </w:div>
    <w:div w:id="1732995471">
      <w:marLeft w:val="0"/>
      <w:marRight w:val="0"/>
      <w:marTop w:val="0"/>
      <w:marBottom w:val="0"/>
      <w:divBdr>
        <w:top w:val="none" w:sz="0" w:space="0" w:color="auto"/>
        <w:left w:val="none" w:sz="0" w:space="0" w:color="auto"/>
        <w:bottom w:val="none" w:sz="0" w:space="0" w:color="auto"/>
        <w:right w:val="none" w:sz="0" w:space="0" w:color="auto"/>
      </w:divBdr>
    </w:div>
    <w:div w:id="1858352652">
      <w:marLeft w:val="0"/>
      <w:marRight w:val="0"/>
      <w:marTop w:val="0"/>
      <w:marBottom w:val="0"/>
      <w:divBdr>
        <w:top w:val="none" w:sz="0" w:space="0" w:color="auto"/>
        <w:left w:val="none" w:sz="0" w:space="0" w:color="auto"/>
        <w:bottom w:val="none" w:sz="0" w:space="0" w:color="auto"/>
        <w:right w:val="none" w:sz="0" w:space="0" w:color="auto"/>
      </w:divBdr>
    </w:div>
    <w:div w:id="2049210589">
      <w:marLeft w:val="0"/>
      <w:marRight w:val="0"/>
      <w:marTop w:val="0"/>
      <w:marBottom w:val="0"/>
      <w:divBdr>
        <w:top w:val="none" w:sz="0" w:space="0" w:color="auto"/>
        <w:left w:val="none" w:sz="0" w:space="0" w:color="auto"/>
        <w:bottom w:val="none" w:sz="0" w:space="0" w:color="auto"/>
        <w:right w:val="none" w:sz="0" w:space="0" w:color="auto"/>
      </w:divBdr>
      <w:divsChild>
        <w:div w:id="1729720287">
          <w:marLeft w:val="0"/>
          <w:marRight w:val="0"/>
          <w:marTop w:val="0"/>
          <w:marBottom w:val="150"/>
          <w:divBdr>
            <w:top w:val="single" w:sz="12" w:space="0" w:color="000000"/>
            <w:left w:val="none" w:sz="0" w:space="0" w:color="auto"/>
            <w:bottom w:val="single" w:sz="12" w:space="0" w:color="000000"/>
            <w:right w:val="none" w:sz="0" w:space="0" w:color="auto"/>
          </w:divBdr>
        </w:div>
      </w:divsChild>
    </w:div>
    <w:div w:id="213628671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ata.opendevelopmentmekong.net/library_record/ecosystems-in-the-greater-mekong-past-trends-current-status-future-possibili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curis.ku.dk/ws/files/20646176/afzelia_xylocarpa.pdf"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CC49BE-0638-49B5-A949-0352E543D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38F86B-F29A-4C09-9839-22480D50D6E1}">
  <ds:schemaRefs>
    <ds:schemaRef ds:uri="Microsoft.SharePoint.Taxonomy.ContentTypeSync"/>
  </ds:schemaRefs>
</ds:datastoreItem>
</file>

<file path=customXml/itemProps3.xml><?xml version="1.0" encoding="utf-8"?>
<ds:datastoreItem xmlns:ds="http://schemas.openxmlformats.org/officeDocument/2006/customXml" ds:itemID="{CC2389CA-BE65-4402-A6C6-19905544F8D1}">
  <ds:schemaRefs>
    <ds:schemaRef ds:uri="http://schemas.microsoft.com/sharepoint/events"/>
  </ds:schemaRefs>
</ds:datastoreItem>
</file>

<file path=customXml/itemProps4.xml><?xml version="1.0" encoding="utf-8"?>
<ds:datastoreItem xmlns:ds="http://schemas.openxmlformats.org/officeDocument/2006/customXml" ds:itemID="{B7448F74-7162-4356-8E3C-45BC8963C4E5}">
  <ds:schemaRefs>
    <ds:schemaRef ds:uri="http://schemas.microsoft.com/sharepoint/v3/contenttype/forms"/>
  </ds:schemaRefs>
</ds:datastoreItem>
</file>

<file path=customXml/itemProps5.xml><?xml version="1.0" encoding="utf-8"?>
<ds:datastoreItem xmlns:ds="http://schemas.openxmlformats.org/officeDocument/2006/customXml" ds:itemID="{7A641B9D-F742-4DEB-8E14-AD9EAEF5E4ED}">
  <ds:schemaRefs>
    <ds:schemaRef ds:uri="http://schemas.microsoft.com/office/2006/metadata/properties"/>
    <ds:schemaRef ds:uri="http://schemas.microsoft.com/office/2006/documentManagement/types"/>
    <ds:schemaRef ds:uri="150f78d0-e5c4-40ba-9879-1115501c63e5"/>
    <ds:schemaRef ds:uri="http://purl.org/dc/terms/"/>
    <ds:schemaRef ds:uri="590658d6-28a4-43df-8461-354b94568f6c"/>
    <ds:schemaRef ds:uri="http://purl.org/dc/dcmitype/"/>
    <ds:schemaRef ds:uri="http://schemas.openxmlformats.org/package/2006/metadata/core-properties"/>
    <ds:schemaRef ds:uri="http://purl.org/dc/elements/1.1/"/>
    <ds:schemaRef ds:uri="http://schemas.microsoft.com/office/infopath/2007/PartnerControls"/>
    <ds:schemaRef ds:uri="3174fa65-5130-4218-be7b-3006b691958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1185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Toxicodendron rhetsoides</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Toxicodendron rhetsoides</dc:title>
  <dc:subject/>
  <dc:creator>Jack Plummer</dc:creator>
  <cp:keywords/>
  <dc:description/>
  <cp:lastModifiedBy>Jack Plummer</cp:lastModifiedBy>
  <cp:revision>2</cp:revision>
  <dcterms:created xsi:type="dcterms:W3CDTF">2022-08-22T11:28:00Z</dcterms:created>
  <dcterms:modified xsi:type="dcterms:W3CDTF">2022-08-22T11:28:00Z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